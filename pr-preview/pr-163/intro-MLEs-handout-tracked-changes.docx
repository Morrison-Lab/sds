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13:25:43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ins w:id="3" w:author="PR Preview" w:date="2026-01-01T00:00:00Z">
        <w:r>
          <w:rPr>
            <w:b/>
            <w:bCs/>
          </w:rPr>
          <w:t xml:space="preserve">Theorem 3 (Likelihood of binary outcomes with one event probability)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Let</w:t>
        </w:r>
      </w:ins>
      <w:ins w:id="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for</w:t>
        </w:r>
      </w:ins>
      <w:ins w:id="9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10" w:author="PR Preview" w:date="2026-01-01T00:00:00Z">
        <w:r>
          <w:t xml:space="preserve">, and</w:t>
        </w:r>
      </w:ins>
      <w:ins w:id="1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12" w:author="PR Preview" w:date="2026-01-01T00:00:00Z">
        <w:r>
          <w:t xml:space="preserve">.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The likelihood of</w:t>
        </w:r>
      </w:ins>
      <w:ins w:id="1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depends on the data only through the number of events: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ins w:id="18" w:author="PR Preview" w:date="2026-01-01T00:00:00Z">
        <w:r>
          <w:rPr>
            <w:i/>
            <w:iCs/>
          </w:rPr>
          <w:t xml:space="preserve">Proof</w:t>
        </w:r>
      </w:ins>
      <w:ins w:id="19" w:author="PR Preview" w:date="2026-01-01T00:00:00Z">
        <w:r>
          <w:t xml:space="preserve">. </w:t>
        </w:r>
      </w:ins>
      <w:ins w:id="20" w:author="PR Preview" w:date="2026-01-01T00:00:00Z">
        <w:r>
          <w:t xml:space="preserve">This is the solution to</w:t>
        </w:r>
      </w:ins>
      <w:ins w:id="21" w:author="PR Preview" w:date="2026-01-01T00:00:00Z">
        <w:r>
          <w:t xml:space="preserve"> </w:t>
        </w:r>
      </w:ins>
      <w:hyperlink w:anchor="exr-bernoulli-likelihood-one-group">
        <w:ins w:id="22" w:author="PR Preview" w:date="2026-01-01T00:00:00Z">
          <w:r>
            <w:rPr>
              <w:rStyle w:val="Hyperlink"/>
            </w:rPr>
            <w:t xml:space="preserve">Exercise 3</w:t>
          </w:r>
        </w:ins>
      </w:hyperlink>
      <w:ins w:id="23" w:author="PR Preview" w:date="2026-01-01T00:00:00Z">
        <w:r>
          <w:t xml:space="preserve">.</w:t>
        </w:r>
      </w:ins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del w:id="24" w:author="PR Preview" w:date="2026-01-01T00:00:00Z">
        <w:r>
          <w:rPr>
            <w:b/>
            <w:bCs/>
          </w:rPr>
          <w:delText xml:space="preserve">Theorem 3 (Maximize the log-likelihood instead of the likelihood)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If</w:delText>
        </w:r>
      </w:del>
      <w:del w:id="2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for every</w:delText>
        </w:r>
      </w:del>
      <w:del w:id="30" w:author="PR Preview" w:date="2026-01-01T00:00:00Z">
        <w:r>
          <w:delText xml:space="preserve"> </w:delText>
        </w:r>
      </w:del>
      <m:oMath>
        <m:r>
          <m:t>θ</m:t>
        </m:r>
      </m:oMath>
      <w:del w:id="31" w:author="PR Preview" w:date="2026-01-01T00:00:00Z">
        <w:r>
          <w:delText xml:space="preserve">,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the likelihood and log-likelihood have the same maximizers:</w:delText>
        </w:r>
      </w:del>
    </w:p>
    <w:p>
      <w:pPr>
        <w:pStyle w:val="BodyText"/>
      </w:pPr>
      <w:ins w:id="34" w:author="PR Preview" w:date="2026-01-01T00:00:00Z">
        <w:r>
          <w:rPr>
            <w:b/>
            <w:bCs/>
          </w:rPr>
          <w:t xml:space="preserve">Theorem 4 (Maximize the log-likelihood instead of the likelihood)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If</w:t>
        </w:r>
      </w:ins>
      <w:ins w:id="3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for every</w:t>
        </w:r>
      </w:ins>
      <w:ins w:id="40" w:author="PR Preview" w:date="2026-01-01T00:00:00Z">
        <w:r>
          <w:t xml:space="preserve"> </w:t>
        </w:r>
      </w:ins>
      <m:oMath>
        <m:r>
          <m:t>θ</m:t>
        </m:r>
      </m:oMath>
      <w:ins w:id="41" w:author="PR Preview" w:date="2026-01-01T00:00:00Z">
        <w:r>
          <w:t xml:space="preserve">,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the likelihood and log-likelihood have the same maximizers: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del w:id="44" w:author="PR Preview" w:date="2026-01-01T00:00:00Z">
        <w:r>
          <w:rPr>
            <w:b/>
            <w:bCs/>
          </w:rPr>
          <w:delText xml:space="preserve">Theorem 4 (Log-likelihood of an independent sample)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For mutually independent data</w:delText>
        </w:r>
      </w:del>
      <w:del w:id="4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48" w:author="PR Preview" w:date="2026-01-01T00:00:00Z">
        <w:r>
          <w:delText xml:space="preserve">:</w:delText>
        </w:r>
      </w:del>
    </w:p>
    <w:p>
      <w:pPr>
        <w:pStyle w:val="BodyText"/>
      </w:pPr>
      <w:ins w:id="49" w:author="PR Preview" w:date="2026-01-01T00:00:00Z">
        <w:r>
          <w:rPr>
            <w:b/>
            <w:bCs/>
          </w:rPr>
          <w:t xml:space="preserve">Theorem 5 (Log-likelihood of an independent sample)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For mutually independent data</w:t>
        </w:r>
      </w:ins>
      <w:ins w:id="5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53" w:author="PR Preview" w:date="2026-01-01T00:00:00Z">
        <w:r>
          <w:t xml:space="preserve">:</w:t>
        </w:r>
      </w:ins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del w:id="54" w:author="PR Preview" w:date="2026-01-01T00:00:00Z">
        <w:r>
          <w:rPr>
            <w:b/>
            <w:bCs/>
          </w:rPr>
          <w:delText xml:space="preserve">Exercise 6 (Derivative of the log-likelihood for</w:delText>
        </w:r>
      </w:del>
      <w:del w:id="55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iid</m:t>
        </m:r>
      </m:oMath>
      <w:del w:id="56" w:author="PR Preview" w:date="2026-01-01T00:00:00Z">
        <w:r>
          <w:rPr>
            <w:b/>
            <w:bCs/>
          </w:rPr>
          <w:delText xml:space="preserve"> </w:delText>
        </w:r>
      </w:del>
      <w:del w:id="57" w:author="PR Preview" w:date="2026-01-01T00:00:00Z">
        <w:r>
          <w:rPr>
            <w:b/>
            <w:bCs/>
          </w:rPr>
          <w:delText xml:space="preserve">data)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For</w:delText>
        </w:r>
      </w:del>
      <w:del w:id="60" w:author="PR Preview" w:date="2026-01-01T00:00:00Z">
        <w:r>
          <w:delText xml:space="preserve"> </w:delText>
        </w:r>
      </w:del>
      <m:oMath>
        <m:r>
          <m:rPr>
            <m:sty m:val="p"/>
          </m:rPr>
          <m:t>iid</m:t>
        </m:r>
      </m:oMath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data,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use</w:delText>
        </w:r>
      </w:del>
      <w:del w:id="65" w:author="PR Preview" w:date="2026-01-01T00:00:00Z">
        <w:r>
          <w:delText xml:space="preserve"> </w:delText>
        </w:r>
      </w:del>
      <w:hyperlink w:anchor="thm-loglik-iid">
        <w:del w:id="66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to write the derivative</w:delText>
        </w:r>
      </w:del>
      <w:del w:id="69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of the log-likelihood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as a sum over the observations.</w:delText>
        </w:r>
      </w:del>
    </w:p>
    <w:p>
      <w:pPr>
        <w:pStyle w:val="BodyText"/>
      </w:pPr>
      <w:ins w:id="74" w:author="PR Preview" w:date="2026-01-01T00:00:00Z">
        <w:r>
          <w:rPr>
            <w:b/>
            <w:bCs/>
          </w:rPr>
          <w:t xml:space="preserve">Exercise 6 (Derivative of the log-likelihood for</w:t>
        </w:r>
      </w:ins>
      <w:ins w:id="75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iid</m:t>
        </m:r>
      </m:oMath>
      <w:ins w:id="76" w:author="PR Preview" w:date="2026-01-01T00:00:00Z">
        <w:r>
          <w:rPr>
            <w:b/>
            <w:bCs/>
          </w:rPr>
          <w:t xml:space="preserve"> </w:t>
        </w:r>
      </w:ins>
      <w:ins w:id="77" w:author="PR Preview" w:date="2026-01-01T00:00:00Z">
        <w:r>
          <w:rPr>
            <w:b/>
            <w:bCs/>
          </w:rPr>
          <w:t xml:space="preserve">data)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For</w:t>
        </w:r>
      </w:ins>
      <w:ins w:id="80" w:author="PR Preview" w:date="2026-01-01T00:00:00Z">
        <w:r>
          <w:t xml:space="preserve"> </w:t>
        </w:r>
      </w:ins>
      <m:oMath>
        <m:r>
          <m:rPr>
            <m:sty m:val="p"/>
          </m:rPr>
          <m:t>iid</m:t>
        </m:r>
      </m:oMath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data,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use</w:t>
        </w:r>
      </w:ins>
      <w:ins w:id="85" w:author="PR Preview" w:date="2026-01-01T00:00:00Z">
        <w:r>
          <w:t xml:space="preserve"> </w:t>
        </w:r>
      </w:ins>
      <w:hyperlink w:anchor="thm-loglik-iid">
        <w:ins w:id="86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to write the derivative</w:t>
        </w:r>
      </w:ins>
      <w:ins w:id="89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of the log-likelihood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as a sum over the observations.</w:t>
        </w:r>
      </w:ins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del w:id="94" w:author="PR Preview" w:date="2026-01-01T00:00:00Z">
        <w:r>
          <w:rPr>
            <w:b/>
            <w:bCs/>
          </w:rPr>
          <w:delText xml:space="preserve">Theorem 5 (Derivative of the log-likelihood function for</w:delText>
        </w:r>
      </w:del>
      <w:del w:id="95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iid</m:t>
        </m:r>
      </m:oMath>
      <w:del w:id="96" w:author="PR Preview" w:date="2026-01-01T00:00:00Z">
        <w:r>
          <w:rPr>
            <w:b/>
            <w:bCs/>
          </w:rPr>
          <w:delText xml:space="preserve"> </w:delText>
        </w:r>
      </w:del>
      <w:del w:id="97" w:author="PR Preview" w:date="2026-01-01T00:00:00Z">
        <w:r>
          <w:rPr>
            <w:b/>
            <w:bCs/>
          </w:rPr>
          <w:delText xml:space="preserve">data)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For</w:delText>
        </w:r>
      </w:del>
      <w:del w:id="100" w:author="PR Preview" w:date="2026-01-01T00:00:00Z">
        <w:r>
          <w:delText xml:space="preserve"> </w:delText>
        </w:r>
      </w:del>
      <m:oMath>
        <m:r>
          <m:rPr>
            <m:sty m:val="p"/>
          </m:rPr>
          <m:t>iid</m:t>
        </m:r>
      </m:oMath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data:</w:delText>
        </w:r>
      </w:del>
    </w:p>
    <w:p>
      <w:pPr>
        <w:pStyle w:val="BodyText"/>
      </w:pPr>
      <w:ins w:id="103" w:author="PR Preview" w:date="2026-01-01T00:00:00Z">
        <w:r>
          <w:rPr>
            <w:b/>
            <w:bCs/>
          </w:rPr>
          <w:t xml:space="preserve">Theorem 6 (Derivative of the log-likelihood function for</w:t>
        </w:r>
      </w:ins>
      <w:ins w:id="104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iid</m:t>
        </m:r>
      </m:oMath>
      <w:ins w:id="105" w:author="PR Preview" w:date="2026-01-01T00:00:00Z">
        <w:r>
          <w:rPr>
            <w:b/>
            <w:bCs/>
          </w:rPr>
          <w:t xml:space="preserve"> </w:t>
        </w:r>
      </w:ins>
      <w:ins w:id="106" w:author="PR Preview" w:date="2026-01-01T00:00:00Z">
        <w:r>
          <w:rPr>
            <w:b/>
            <w:bCs/>
          </w:rPr>
          <w:t xml:space="preserve">data)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For</w:t>
        </w:r>
      </w:ins>
      <w:ins w:id="109" w:author="PR Preview" w:date="2026-01-01T00:00:00Z">
        <w:r>
          <w:t xml:space="preserve"> </w:t>
        </w:r>
      </w:ins>
      <m:oMath>
        <m:r>
          <m:rPr>
            <m:sty m:val="p"/>
          </m:rPr>
          <m:t>iid</m:t>
        </m:r>
      </m:oMath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data:</w:t>
        </w:r>
      </w:ins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ins w:id="112" w:author="PR Preview" w:date="2026-01-01T00:00:00Z">
        <w:r>
          <w:rPr>
            <w:b/>
            <w:bCs/>
          </w:rPr>
          <w:t xml:space="preserve">Theorem 7 (Log-likelihood of binary outcomes with one event probability)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Let</w:t>
        </w:r>
      </w:ins>
      <w:ins w:id="115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for</w:t>
        </w:r>
      </w:ins>
      <w:ins w:id="11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119" w:author="PR Preview" w:date="2026-01-01T00:00:00Z">
        <w:r>
          <w:t xml:space="preserve">, and</w:t>
        </w:r>
      </w:ins>
      <w:ins w:id="12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121" w:author="PR Preview" w:date="2026-01-01T00:00:00Z">
        <w:r>
          <w:t xml:space="preserve">.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The log-likelihood of</w:t>
        </w:r>
      </w:ins>
      <w:ins w:id="12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ins w:id="127" w:author="PR Preview" w:date="2026-01-01T00:00:00Z">
        <w:r>
          <w:rPr>
            <w:i/>
            <w:iCs/>
          </w:rPr>
          <w:t xml:space="preserve">Proof</w:t>
        </w:r>
      </w:ins>
      <w:ins w:id="128" w:author="PR Preview" w:date="2026-01-01T00:00:00Z">
        <w:r>
          <w:t xml:space="preserve">. </w:t>
        </w:r>
      </w:ins>
      <w:ins w:id="129" w:author="PR Preview" w:date="2026-01-01T00:00:00Z">
        <w:r>
          <w:t xml:space="preserve">This is the solution to</w:t>
        </w:r>
      </w:ins>
      <w:ins w:id="130" w:author="PR Preview" w:date="2026-01-01T00:00:00Z">
        <w:r>
          <w:t xml:space="preserve"> </w:t>
        </w:r>
      </w:ins>
      <w:hyperlink w:anchor="exr-bernoulli-loglik-one-group">
        <w:ins w:id="131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32" w:author="PR Preview" w:date="2026-01-01T00:00:00Z">
        <w:r>
          <w:t xml:space="preserve">.</w:t>
        </w:r>
      </w:ins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ins w:id="133" w:author="PR Preview" w:date="2026-01-01T00:00:00Z">
        <w:r>
          <w:rPr>
            <w:b/>
            <w:bCs/>
          </w:rPr>
          <w:t xml:space="preserve">Theorem 8 (Score function of a Bernoulli variable)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Let</w:t>
        </w:r>
      </w:ins>
      <w:ins w:id="13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37" w:author="PR Preview" w:date="2026-01-01T00:00:00Z">
        <w:r>
          <w:t xml:space="preserve">.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The score of a single observation</w:t>
        </w:r>
      </w:ins>
      <w:ins w:id="140" w:author="PR Preview" w:date="2026-01-01T00:00:00Z">
        <w:r>
          <w:t xml:space="preserve"> </w:t>
        </w:r>
      </w:ins>
      <m:oMath>
        <m:r>
          <m:t>x</m:t>
        </m:r>
      </m:oMath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is its deviation from the mean,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divided by the variance: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ins w:id="145" w:author="PR Preview" w:date="2026-01-01T00:00:00Z">
        <w:r>
          <w:rPr>
            <w:i/>
            <w:iCs/>
          </w:rPr>
          <w:t xml:space="preserve">Proof</w:t>
        </w:r>
      </w:ins>
      <w:ins w:id="146" w:author="PR Preview" w:date="2026-01-01T00:00:00Z">
        <w:r>
          <w:t xml:space="preserve">. </w:t>
        </w:r>
      </w:ins>
      <w:ins w:id="147" w:author="PR Preview" w:date="2026-01-01T00:00:00Z">
        <w:r>
          <w:t xml:space="preserve">This is the solution to</w:t>
        </w:r>
      </w:ins>
      <w:ins w:id="148" w:author="PR Preview" w:date="2026-01-01T00:00:00Z">
        <w:r>
          <w:t xml:space="preserve"> </w:t>
        </w:r>
      </w:ins>
      <w:hyperlink w:anchor="exr-derive-bernoulli-score">
        <w:ins w:id="149" w:author="PR Preview" w:date="2026-01-01T00:00:00Z">
          <w:r>
            <w:rPr>
              <w:rStyle w:val="Hyperlink"/>
            </w:rPr>
            <w:t xml:space="preserve">Exercise 8</w:t>
          </w:r>
        </w:ins>
      </w:hyperlink>
      <w:ins w:id="150" w:author="PR Preview" w:date="2026-01-01T00:00:00Z">
        <w:r>
          <w:t xml:space="preserve">.</w:t>
        </w:r>
      </w:ins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ins w:id="151" w:author="PR Preview" w:date="2026-01-01T00:00:00Z">
        <w:r>
          <w:rPr>
            <w:b/>
            <w:bCs/>
          </w:rPr>
          <w:t xml:space="preserve">Theorem 9 (Score function of a Poisson variable)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Let</w:t>
        </w:r>
      </w:ins>
      <w:ins w:id="15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155" w:author="PR Preview" w:date="2026-01-01T00:00:00Z">
        <w:r>
          <w:t xml:space="preserve">.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The score of a single observation</w:t>
        </w:r>
      </w:ins>
      <w:ins w:id="158" w:author="PR Preview" w:date="2026-01-01T00:00:00Z">
        <w:r>
          <w:t xml:space="preserve"> </w:t>
        </w:r>
      </w:ins>
      <m:oMath>
        <m:r>
          <m:t>x</m:t>
        </m:r>
      </m:oMath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with respect to</w:t>
        </w:r>
      </w:ins>
      <w:ins w:id="161" w:author="PR Preview" w:date="2026-01-01T00:00:00Z">
        <w:r>
          <w:t xml:space="preserve"> </w:t>
        </w:r>
      </w:ins>
      <m:oMath>
        <m:r>
          <m:t>λ</m:t>
        </m:r>
      </m:oMath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is its deviation from the mean, divided by the variance: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ins w:id="164" w:author="PR Preview" w:date="2026-01-01T00:00:00Z">
        <w:r>
          <w:rPr>
            <w:i/>
            <w:iCs/>
          </w:rPr>
          <w:t xml:space="preserve">Proof</w:t>
        </w:r>
      </w:ins>
      <w:ins w:id="165" w:author="PR Preview" w:date="2026-01-01T00:00:00Z">
        <w:r>
          <w:t xml:space="preserve">. </w:t>
        </w:r>
      </w:ins>
      <w:ins w:id="166" w:author="PR Preview" w:date="2026-01-01T00:00:00Z">
        <w:r>
          <w:t xml:space="preserve">This is the solution to</w:t>
        </w:r>
      </w:ins>
      <w:ins w:id="167" w:author="PR Preview" w:date="2026-01-01T00:00:00Z">
        <w:r>
          <w:t xml:space="preserve"> </w:t>
        </w:r>
      </w:ins>
      <w:hyperlink w:anchor="exr-pois-score-fn">
        <w:ins w:id="168" w:author="PR Preview" w:date="2026-01-01T00:00:00Z">
          <w:r>
            <w:rPr>
              <w:rStyle w:val="Hyperlink"/>
            </w:rPr>
            <w:t xml:space="preserve">Exercise 9</w:t>
          </w:r>
        </w:ins>
      </w:hyperlink>
      <w:ins w:id="169" w:author="PR Preview" w:date="2026-01-01T00:00:00Z">
        <w:r>
          <w:t xml:space="preserve">.</w:t>
        </w:r>
      </w:ins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ins w:id="170" w:author="PR Preview" w:date="2026-01-01T00:00:00Z">
        <w:r>
          <w:rPr>
            <w:b/>
            <w:bCs/>
          </w:rPr>
          <w:t xml:space="preserve">Theorem 10 (Score function of a Gaussian variable)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Let</w:t>
        </w:r>
      </w:ins>
      <w:ins w:id="17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with</w:t>
        </w:r>
      </w:ins>
      <w:ins w:id="176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known.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The score of a single observation</w:t>
        </w:r>
      </w:ins>
      <w:ins w:id="181" w:author="PR Preview" w:date="2026-01-01T00:00:00Z">
        <w:r>
          <w:t xml:space="preserve"> </w:t>
        </w:r>
      </w:ins>
      <m:oMath>
        <m:r>
          <m:t>x</m:t>
        </m:r>
      </m:oMath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with respect to</w:t>
        </w:r>
      </w:ins>
      <w:ins w:id="184" w:author="PR Preview" w:date="2026-01-01T00:00:00Z">
        <w:r>
          <w:t xml:space="preserve"> </w:t>
        </w:r>
      </w:ins>
      <m:oMath>
        <m:r>
          <m:t>μ</m:t>
        </m:r>
      </m:oMath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is its deviation from the mean, divided by the variance: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ins w:id="187" w:author="PR Preview" w:date="2026-01-01T00:00:00Z">
        <w:r>
          <w:rPr>
            <w:i/>
            <w:iCs/>
          </w:rPr>
          <w:t xml:space="preserve">Proof</w:t>
        </w:r>
      </w:ins>
      <w:ins w:id="188" w:author="PR Preview" w:date="2026-01-01T00:00:00Z">
        <w:r>
          <w:t xml:space="preserve">. </w:t>
        </w:r>
      </w:ins>
      <w:ins w:id="189" w:author="PR Preview" w:date="2026-01-01T00:00:00Z">
        <w:r>
          <w:t xml:space="preserve">This is the solution to</w:t>
        </w:r>
      </w:ins>
      <w:ins w:id="190" w:author="PR Preview" w:date="2026-01-01T00:00:00Z">
        <w:r>
          <w:t xml:space="preserve"> </w:t>
        </w:r>
      </w:ins>
      <w:hyperlink w:anchor="exr-gauss-score-fn">
        <w:ins w:id="191" w:author="PR Preview" w:date="2026-01-01T00:00:00Z">
          <w:r>
            <w:rPr>
              <w:rStyle w:val="Hyperlink"/>
            </w:rPr>
            <w:t xml:space="preserve">Exercise 10</w:t>
          </w:r>
        </w:ins>
      </w:hyperlink>
      <w:ins w:id="192" w:author="PR Preview" w:date="2026-01-01T00:00:00Z">
        <w:r>
          <w:t xml:space="preserve">.</w:t>
        </w:r>
      </w:ins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del w:id="193" w:author="PR Preview" w:date="2026-01-01T00:00:00Z">
        <w:r>
          <w:delText xml:space="preserve">In all four examples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(</w:delText>
        </w:r>
      </w:del>
      <w:hyperlink w:anchor="exr-derive-bernoulli-score">
        <w:del w:id="196" w:author="PR Preview" w:date="2026-01-01T00:00:00Z">
          <w:r>
            <w:rPr>
              <w:rStyle w:val="Hyperlink"/>
            </w:rPr>
            <w:delText xml:space="preserve">Exercise 8</w:delText>
          </w:r>
        </w:del>
      </w:hyperlink>
      <w:del w:id="197" w:author="PR Preview" w:date="2026-01-01T00:00:00Z">
        <w:r>
          <w:delText xml:space="preserve">,</w:delText>
        </w:r>
      </w:del>
      <w:del w:id="198" w:author="PR Preview" w:date="2026-01-01T00:00:00Z">
        <w:r>
          <w:delText xml:space="preserve"> </w:delText>
        </w:r>
      </w:del>
      <w:hyperlink w:anchor="exr-pois-score-fn">
        <w:del w:id="199" w:author="PR Preview" w:date="2026-01-01T00:00:00Z">
          <w:r>
            <w:rPr>
              <w:rStyle w:val="Hyperlink"/>
            </w:rPr>
            <w:delText xml:space="preserve">Exercise 9</w:delText>
          </w:r>
        </w:del>
      </w:hyperlink>
      <w:del w:id="200" w:author="PR Preview" w:date="2026-01-01T00:00:00Z">
        <w:r>
          <w:delText xml:space="preserve">,</w:delText>
        </w:r>
      </w:del>
      <w:del w:id="201" w:author="PR Preview" w:date="2026-01-01T00:00:00Z">
        <w:r>
          <w:delText xml:space="preserve"> </w:delText>
        </w:r>
      </w:del>
      <w:hyperlink w:anchor="exr-gauss-score-fn">
        <w:del w:id="202" w:author="PR Preview" w:date="2026-01-01T00:00:00Z">
          <w:r>
            <w:rPr>
              <w:rStyle w:val="Hyperlink"/>
            </w:rPr>
            <w:delText xml:space="preserve">Exercise 10</w:delText>
          </w:r>
        </w:del>
      </w:hyperlink>
      <w:del w:id="203" w:author="PR Preview" w:date="2026-01-01T00:00:00Z">
        <w:r>
          <w:delText xml:space="preserve">, and</w:delText>
        </w:r>
      </w:del>
      <w:del w:id="204" w:author="PR Preview" w:date="2026-01-01T00:00:00Z">
        <w:r>
          <w:delText xml:space="preserve"> </w:delText>
        </w:r>
      </w:del>
      <w:hyperlink w:anchor="exr-exp-score-fn">
        <w:del w:id="205" w:author="PR Preview" w:date="2026-01-01T00:00:00Z">
          <w:r>
            <w:rPr>
              <w:rStyle w:val="Hyperlink"/>
            </w:rPr>
            <w:delText xml:space="preserve">Exercise 11</w:delText>
          </w:r>
        </w:del>
      </w:hyperlink>
      <w:del w:id="206" w:author="PR Preview" w:date="2026-01-01T00:00:00Z">
        <w:r>
          <w:delText xml:space="preserve">),</w:delText>
        </w:r>
      </w:del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the score function with respect to the mean turned out to be:</w:delText>
        </w:r>
      </w:del>
    </w:p>
    <w:p>
      <w:pPr>
        <w:pStyle w:val="FirstParagraph"/>
      </w:pPr>
      <w:ins w:id="209" w:author="PR Preview" w:date="2026-01-01T00:00:00Z">
        <w:r>
          <w:rPr>
            <w:b/>
            <w:bCs/>
          </w:rPr>
          <w:t xml:space="preserve">Theorem 11 (Score function of an exponential variable)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Let</w:t>
        </w:r>
      </w:ins>
      <w:ins w:id="212" w:author="PR Preview" w:date="2026-01-01T00:00:00Z">
        <w:r>
          <w:t xml:space="preserve"> </w:t>
        </w:r>
      </w:ins>
      <m:oMath>
        <m:r>
          <m:t>X</m:t>
        </m:r>
      </m:oMath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be an exponential random variable with mean</w:t>
        </w:r>
      </w:ins>
      <w:ins w:id="215" w:author="PR Preview" w:date="2026-01-01T00:00:00Z">
        <w:r>
          <w:t xml:space="preserve"> </w:t>
        </w:r>
      </w:ins>
      <m:oMath>
        <m:r>
          <m:t>μ</m:t>
        </m:r>
      </m:oMath>
      <w:ins w:id="216" w:author="PR Preview" w:date="2026-01-01T00:00:00Z">
        <w:r>
          <w:t xml:space="preserve">.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The score of a single observation</w:t>
        </w:r>
      </w:ins>
      <w:ins w:id="219" w:author="PR Preview" w:date="2026-01-01T00:00:00Z">
        <w:r>
          <w:t xml:space="preserve"> </w:t>
        </w:r>
      </w:ins>
      <m:oMath>
        <m:r>
          <m:t>x</m:t>
        </m:r>
      </m:oMath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with respect to</w:t>
        </w:r>
      </w:ins>
      <w:ins w:id="222" w:author="PR Preview" w:date="2026-01-01T00:00:00Z">
        <w:r>
          <w:t xml:space="preserve"> </w:t>
        </w:r>
      </w:ins>
      <m:oMath>
        <m:r>
          <m:t>μ</m:t>
        </m:r>
      </m:oMath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is its deviation from the mean, divided by the variance: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ins w:id="225" w:author="PR Preview" w:date="2026-01-01T00:00:00Z">
        <w:r>
          <w:rPr>
            <w:i/>
            <w:iCs/>
          </w:rPr>
          <w:t xml:space="preserve">Proof</w:t>
        </w:r>
      </w:ins>
      <w:ins w:id="226" w:author="PR Preview" w:date="2026-01-01T00:00:00Z">
        <w:r>
          <w:t xml:space="preserve">. </w:t>
        </w:r>
      </w:ins>
      <w:ins w:id="227" w:author="PR Preview" w:date="2026-01-01T00:00:00Z">
        <w:r>
          <w:t xml:space="preserve">This is the solution to</w:t>
        </w:r>
      </w:ins>
      <w:ins w:id="228" w:author="PR Preview" w:date="2026-01-01T00:00:00Z">
        <w:r>
          <w:t xml:space="preserve"> </w:t>
        </w:r>
      </w:ins>
      <w:hyperlink w:anchor="exr-exp-score-fn">
        <w:ins w:id="229" w:author="PR Preview" w:date="2026-01-01T00:00:00Z">
          <w:r>
            <w:rPr>
              <w:rStyle w:val="Hyperlink"/>
            </w:rPr>
            <w:t xml:space="preserve">Exercise 11</w:t>
          </w:r>
        </w:ins>
      </w:hyperlink>
      <w:ins w:id="230" w:author="PR Preview" w:date="2026-01-01T00:00:00Z">
        <w:r>
          <w:t xml:space="preserve">.</w:t>
        </w:r>
      </w:ins>
    </w:p>
    <w:p>
      <w:pPr>
        <w:pStyle w:val="BodyText"/>
      </w:pPr>
      <w:ins w:id="231" w:author="PR Preview" w:date="2026-01-01T00:00:00Z">
        <w:r>
          <w:t xml:space="preserve">In all four examples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(</w:t>
        </w:r>
      </w:ins>
      <w:hyperlink w:anchor="thm-bernoulli-score">
        <w:ins w:id="234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235" w:author="PR Preview" w:date="2026-01-01T00:00:00Z">
        <w:r>
          <w:t xml:space="preserve">,</w:t>
        </w:r>
      </w:ins>
      <w:ins w:id="236" w:author="PR Preview" w:date="2026-01-01T00:00:00Z">
        <w:r>
          <w:t xml:space="preserve"> </w:t>
        </w:r>
      </w:ins>
      <w:hyperlink w:anchor="thm-pois-score">
        <w:ins w:id="237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238" w:author="PR Preview" w:date="2026-01-01T00:00:00Z">
        <w:r>
          <w:t xml:space="preserve">,</w:t>
        </w:r>
      </w:ins>
      <w:ins w:id="239" w:author="PR Preview" w:date="2026-01-01T00:00:00Z">
        <w:r>
          <w:t xml:space="preserve"> </w:t>
        </w:r>
      </w:ins>
      <w:hyperlink w:anchor="thm-gauss-score">
        <w:ins w:id="240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241" w:author="PR Preview" w:date="2026-01-01T00:00:00Z">
        <w:r>
          <w:t xml:space="preserve">, and</w:t>
        </w:r>
      </w:ins>
      <w:ins w:id="242" w:author="PR Preview" w:date="2026-01-01T00:00:00Z">
        <w:r>
          <w:t xml:space="preserve"> </w:t>
        </w:r>
      </w:ins>
      <w:hyperlink w:anchor="thm-exp-score">
        <w:ins w:id="243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244" w:author="PR Preview" w:date="2026-01-01T00:00:00Z">
        <w:r>
          <w:t xml:space="preserve">),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the score function with respect to the mean turned out to be: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bookmarkStart w:id="75" w:name="exm-score-equation"/>
    <w:p>
      <w:pPr>
        <w:pStyle w:val="FirstParagraph"/>
      </w:pPr>
      <w:del w:id="247" w:author="PR Preview" w:date="2026-01-01T00:00:00Z">
        <w:r>
          <w:rPr>
            <w:b/>
            <w:bCs/>
          </w:rPr>
          <w:delText xml:space="preserve">Example 4 (Score equation of a Bernoulli sample)</w:delText>
        </w:r>
      </w:del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For</w:delText>
        </w:r>
      </w:del>
      <w:del w:id="250" w:author="PR Preview" w:date="2026-01-01T00:00:00Z">
        <w:r>
          <w:delText xml:space="preserve"> </w:delText>
        </w:r>
      </w:del>
      <m:oMath>
        <m:r>
          <m:t>n</m:t>
        </m:r>
      </m:oMath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independent Bernoulli observations with</w:delText>
        </w:r>
      </w:del>
      <w:del w:id="253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delText xml:space="preserve">successes,</w:delText>
        </w:r>
      </w:del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delText xml:space="preserve">the score is</w:delText>
        </w:r>
      </w:del>
      <w:del w:id="258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(summing</w:delText>
        </w:r>
      </w:del>
      <w:del w:id="261" w:author="PR Preview" w:date="2026-01-01T00:00:00Z">
        <w:r>
          <w:delText xml:space="preserve"> </w:delText>
        </w:r>
      </w:del>
      <w:hyperlink w:anchor="exr-derive-bernoulli-score">
        <w:del w:id="262" w:author="PR Preview" w:date="2026-01-01T00:00:00Z">
          <w:r>
            <w:rPr>
              <w:rStyle w:val="Hyperlink"/>
            </w:rPr>
            <w:delText xml:space="preserve">Exercise 8</w:delText>
          </w:r>
        </w:del>
      </w:hyperlink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over the observations),</w:delText>
        </w:r>
      </w:del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so for</w:delText>
        </w:r>
      </w:del>
      <w:del w:id="267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the score equation</w:delText>
        </w:r>
      </w:del>
      <w:del w:id="27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has the single solution</w:delText>
        </w:r>
      </w:del>
      <w:del w:id="273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del w:id="274" w:author="PR Preview" w:date="2026-01-01T00:00:00Z">
        <w:r>
          <w:delText xml:space="preserve">.</w:delText>
        </w:r>
      </w:del>
    </w:p>
    <w:p>
      <w:pPr>
        <w:pStyle w:val="FirstParagraph"/>
      </w:pPr>
      <w:ins w:id="275" w:author="PR Preview" w:date="2026-01-01T00:00:00Z">
        <w:r>
          <w:rPr>
            <w:b/>
            <w:bCs/>
          </w:rPr>
          <w:t xml:space="preserve">Example 4 (Score equation of a Bernoulli sample)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For</w:t>
        </w:r>
      </w:ins>
      <w:ins w:id="278" w:author="PR Preview" w:date="2026-01-01T00:00:00Z">
        <w:r>
          <w:t xml:space="preserve"> </w:t>
        </w:r>
      </w:ins>
      <m:oMath>
        <m:r>
          <m:t>n</m:t>
        </m:r>
      </m:oMath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independent Bernoulli observations with</w:t>
        </w:r>
      </w:ins>
      <w:ins w:id="281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successes,</w:t>
        </w:r>
      </w:ins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the score is</w:t>
        </w:r>
      </w:ins>
      <w:ins w:id="286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(summing</w:t>
        </w:r>
      </w:ins>
      <w:ins w:id="289" w:author="PR Preview" w:date="2026-01-01T00:00:00Z">
        <w:r>
          <w:t xml:space="preserve"> </w:t>
        </w:r>
      </w:ins>
      <w:hyperlink w:anchor="thm-bernoulli-score">
        <w:ins w:id="290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over the observations),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so for</w:t>
        </w:r>
      </w:ins>
      <w:ins w:id="295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the score equation</w:t>
        </w:r>
      </w:ins>
      <w:ins w:id="29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has the single solution</w:t>
        </w:r>
      </w:ins>
      <w:ins w:id="301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ins w:id="302" w:author="PR Preview" w:date="2026-01-01T00:00:00Z">
        <w:r>
          <w:t xml:space="preserve">.</w:t>
        </w:r>
      </w:ins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del w:id="303" w:author="PR Preview" w:date="2026-01-01T00:00:00Z">
        <w:r>
          <w:rPr>
            <w:b/>
            <w:bCs/>
          </w:rPr>
          <w:delText xml:space="preserve">Theorem 6 (Elements of the Hessian matrix)</w:delText>
        </w:r>
      </w:del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If</w:delText>
        </w:r>
      </w:del>
      <w:del w:id="30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θ</m:t>
            </m:r>
          </m:e>
        </m:acc>
      </m:oMath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is a</w:delText>
        </w:r>
      </w:del>
      <w:del w:id="30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delText xml:space="preserve">vector,</w:delText>
        </w:r>
      </w:del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then the Hessian is a</w:delText>
        </w:r>
      </w:del>
      <w:del w:id="31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315" w:author="PR Preview" w:date="2026-01-01T00:00:00Z">
        <w:r>
          <w:delText xml:space="preserve"> </w:delText>
        </w:r>
      </w:del>
      <w:del w:id="316" w:author="PR Preview" w:date="2026-01-01T00:00:00Z">
        <w:r>
          <w:delText xml:space="preserve">matrix,</w:delText>
        </w:r>
      </w:del>
      <w:del w:id="317" w:author="PR Preview" w:date="2026-01-01T00:00:00Z">
        <w:r>
          <w:delText xml:space="preserve"> </w:delText>
        </w:r>
      </w:del>
      <w:del w:id="318" w:author="PR Preview" w:date="2026-01-01T00:00:00Z">
        <w:r>
          <w:delText xml:space="preserve">whose</w:delText>
        </w:r>
      </w:del>
      <w:del w:id="319" w:author="PR Preview" w:date="2026-01-01T00:00:00Z">
        <w:r>
          <w:delText xml:space="preserve"> </w:delText>
        </w:r>
      </w:del>
      <m:oMath>
        <m:r>
          <m:t>i</m:t>
        </m:r>
        <m:r>
          <m:t>j</m:t>
        </m:r>
      </m:oMath>
      <w:del w:id="320" w:author="PR Preview" w:date="2026-01-01T00:00:00Z">
        <w:r>
          <w:delText xml:space="preserve">th entry is:</w:delText>
        </w:r>
      </w:del>
    </w:p>
    <w:p>
      <w:pPr>
        <w:pStyle w:val="BodyText"/>
      </w:pPr>
      <w:ins w:id="321" w:author="PR Preview" w:date="2026-01-01T00:00:00Z">
        <w:r>
          <w:rPr>
            <w:b/>
            <w:bCs/>
          </w:rPr>
          <w:t xml:space="preserve">Theorem 12 (Elements of the Hessian matrix)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If</w:t>
        </w:r>
      </w:ins>
      <w:ins w:id="32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θ</m:t>
            </m:r>
          </m:e>
        </m:acc>
      </m:oMath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is a</w:t>
        </w:r>
      </w:ins>
      <w:ins w:id="32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vector,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then the Hessian is a</w:t>
        </w:r>
      </w:ins>
      <w:ins w:id="33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matrix,</w:t>
        </w:r>
      </w:ins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whose</w:t>
        </w:r>
      </w:ins>
      <w:ins w:id="337" w:author="PR Preview" w:date="2026-01-01T00:00:00Z">
        <w:r>
          <w:t xml:space="preserve"> </w:t>
        </w:r>
      </w:ins>
      <m:oMath>
        <m:r>
          <m:t>i</m:t>
        </m:r>
        <m:r>
          <m:t>j</m:t>
        </m:r>
      </m:oMath>
      <w:ins w:id="338" w:author="PR Preview" w:date="2026-01-01T00:00:00Z">
        <w:r>
          <w:t xml:space="preserve">th entry is:</w:t>
        </w:r>
      </w:ins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del w:id="339" w:author="PR Preview" w:date="2026-01-01T00:00:00Z">
        <w:r>
          <w:rPr>
            <w:b/>
            <w:bCs/>
          </w:rPr>
          <w:delText xml:space="preserve">Theorem 7 (Hessian is the derivative of the transposed score)</w:delText>
        </w:r>
      </w:del>
    </w:p>
    <w:p>
      <w:pPr>
        <w:pStyle w:val="FirstParagraph"/>
      </w:pPr>
      <w:ins w:id="340" w:author="PR Preview" w:date="2026-01-01T00:00:00Z">
        <w:r>
          <w:rPr>
            <w:b/>
            <w:bCs/>
          </w:rPr>
          <w:t xml:space="preserve">Theorem 13 (Hessian is the derivative of the transposed score)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del w:id="341" w:author="PR Preview" w:date="2026-01-01T00:00:00Z">
        <w:r>
          <w:rPr>
            <w:b/>
            <w:bCs/>
          </w:rPr>
          <w:delText xml:space="preserve">Example 5 (Information for Poisson data)</w:delText>
        </w:r>
      </w:del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For</w:delText>
        </w:r>
      </w:del>
      <w:del w:id="34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345" w:author="PR Preview" w:date="2026-01-01T00:00:00Z">
        <w:r>
          <w:delText xml:space="preserve">,</w:delText>
        </w:r>
      </w:del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delText xml:space="preserve">one observation’s score is</w:delText>
        </w:r>
      </w:del>
      <w:del w:id="348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delText xml:space="preserve">(</w:delText>
        </w:r>
      </w:del>
      <w:hyperlink w:anchor="exr-pois-score-fn">
        <w:del w:id="351" w:author="PR Preview" w:date="2026-01-01T00:00:00Z">
          <w:r>
            <w:rPr>
              <w:rStyle w:val="Hyperlink"/>
            </w:rPr>
            <w:delText xml:space="preserve">Exercise 9</w:delText>
          </w:r>
        </w:del>
      </w:hyperlink>
      <w:del w:id="352" w:author="PR Preview" w:date="2026-01-01T00:00:00Z">
        <w:r>
          <w:delText xml:space="preserve">),</w:delText>
        </w:r>
      </w:del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whose derivative with respect to</w:delText>
        </w:r>
      </w:del>
      <w:del w:id="355" w:author="PR Preview" w:date="2026-01-01T00:00:00Z">
        <w:r>
          <w:delText xml:space="preserve"> </w:delText>
        </w:r>
      </w:del>
      <m:oMath>
        <m:r>
          <m:t>λ</m:t>
        </m:r>
      </m:oMath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delText xml:space="preserve">is</w:delText>
        </w:r>
      </w:del>
      <w:del w:id="358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del w:id="359" w:author="PR Preview" w:date="2026-01-01T00:00:00Z">
        <w:r>
          <w:delText xml:space="preserve">.</w:delText>
        </w:r>
      </w:del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delText xml:space="preserve">Summing over the observations (</w:delText>
        </w:r>
      </w:del>
      <w:hyperlink w:anchor="thm-deriv-llik-iid">
        <w:del w:id="362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363" w:author="PR Preview" w:date="2026-01-01T00:00:00Z">
        <w:r>
          <w:delText xml:space="preserve">),</w:delText>
        </w:r>
      </w:del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delText xml:space="preserve">the Hessian is</w:delText>
        </w:r>
      </w:del>
      <w:del w:id="366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del w:id="367" w:author="PR Preview" w:date="2026-01-01T00:00:00Z">
        <w:r>
          <w:delText xml:space="preserve">, so:</w:delText>
        </w:r>
      </w:del>
    </w:p>
    <w:p>
      <w:pPr>
        <w:pStyle w:val="BodyText"/>
      </w:pPr>
      <w:ins w:id="368" w:author="PR Preview" w:date="2026-01-01T00:00:00Z">
        <w:r>
          <w:rPr>
            <w:b/>
            <w:bCs/>
          </w:rPr>
          <w:t xml:space="preserve">Example 5 (Information for Poisson data)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For</w:t>
        </w:r>
      </w:ins>
      <w:ins w:id="37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372" w:author="PR Preview" w:date="2026-01-01T00:00:00Z">
        <w:r>
          <w:t xml:space="preserve">,</w:t>
        </w:r>
      </w:ins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one observation’s score is</w:t>
        </w:r>
      </w:ins>
      <w:ins w:id="37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(</w:t>
        </w:r>
      </w:ins>
      <w:hyperlink w:anchor="thm-pois-score">
        <w:ins w:id="378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379" w:author="PR Preview" w:date="2026-01-01T00:00:00Z">
        <w:r>
          <w:t xml:space="preserve">),</w:t>
        </w:r>
      </w:ins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whose derivative with respect to</w:t>
        </w:r>
      </w:ins>
      <w:ins w:id="382" w:author="PR Preview" w:date="2026-01-01T00:00:00Z">
        <w:r>
          <w:t xml:space="preserve"> </w:t>
        </w:r>
      </w:ins>
      <m:oMath>
        <m:r>
          <m:t>λ</m:t>
        </m:r>
      </m:oMath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is</w:t>
        </w:r>
      </w:ins>
      <w:ins w:id="38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ins w:id="386" w:author="PR Preview" w:date="2026-01-01T00:00:00Z">
        <w:r>
          <w:t xml:space="preserve">.</w:t>
        </w:r>
      </w:ins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Summing over the observations (</w:t>
        </w:r>
      </w:ins>
      <w:hyperlink w:anchor="thm-deriv-llik-iid">
        <w:ins w:id="389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390" w:author="PR Preview" w:date="2026-01-01T00:00:00Z">
        <w:r>
          <w:t xml:space="preserve">),</w:t>
        </w:r>
      </w:ins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the Hessian is</w:t>
        </w:r>
      </w:ins>
      <w:ins w:id="393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ins w:id="394" w:author="PR Preview" w:date="2026-01-01T00:00:00Z">
        <w:r>
          <w:t xml:space="preserve">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ins w:id="395" w:author="PR Preview" w:date="2026-01-01T00:00:00Z">
        <w:r>
          <w:rPr>
            <w:b/>
            <w:bCs/>
          </w:rPr>
          <w:t xml:space="preserve">Lemma 1 (Derivative of a density through its logarithm)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Let</w:t>
        </w:r>
      </w:ins>
      <w:ins w:id="398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be a density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that is positive and differentiable in a scalar parameter</w:t>
        </w:r>
      </w:ins>
      <w:ins w:id="403" w:author="PR Preview" w:date="2026-01-01T00:00:00Z">
        <w:r>
          <w:t xml:space="preserve"> </w:t>
        </w:r>
      </w:ins>
      <m:oMath>
        <m:r>
          <m:t>θ</m:t>
        </m:r>
      </m:oMath>
      <w:ins w:id="404" w:author="PR Preview" w:date="2026-01-01T00:00:00Z">
        <w:r>
          <w:t xml:space="preserve">.</w:t>
        </w:r>
      </w:ins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Then its derivative is the derivative of its logarithm times the density: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ins w:id="407" w:author="PR Preview" w:date="2026-01-01T00:00:00Z">
        <w:r>
          <w:rPr>
            <w:i/>
            <w:iCs/>
          </w:rPr>
          <w:t xml:space="preserve">Proof</w:t>
        </w:r>
      </w:ins>
      <w:ins w:id="408" w:author="PR Preview" w:date="2026-01-01T00:00:00Z">
        <w:r>
          <w:t xml:space="preserve">. </w:t>
        </w:r>
      </w:ins>
      <w:ins w:id="409" w:author="PR Preview" w:date="2026-01-01T00:00:00Z">
        <w:r>
          <w:t xml:space="preserve">This is the solution to</w:t>
        </w:r>
      </w:ins>
      <w:ins w:id="410" w:author="PR Preview" w:date="2026-01-01T00:00:00Z">
        <w:r>
          <w:t xml:space="preserve"> </w:t>
        </w:r>
      </w:ins>
      <w:hyperlink w:anchor="exr-deriv-log-density">
        <w:ins w:id="411" w:author="PR Preview" w:date="2026-01-01T00:00:00Z">
          <w:r>
            <w:rPr>
              <w:rStyle w:val="Hyperlink"/>
            </w:rPr>
            <w:t xml:space="preserve">Exercise 14</w:t>
          </w:r>
        </w:ins>
      </w:hyperlink>
      <w:ins w:id="412" w:author="PR Preview" w:date="2026-01-01T00:00:00Z">
        <w:r>
          <w:t xml:space="preserve">.</w:t>
        </w:r>
      </w:ins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7"/>
    <w:bookmarkStart w:id="98" w:name="sol-score-mean-zero"/>
    <w:p>
      <w:pPr>
        <w:pStyle w:val="BodyText"/>
      </w:pPr>
      <w:del w:id="413" w:author="PR Preview" w:date="2026-01-01T00:00:00Z">
        <w:r>
          <w:rPr>
            <w:i/>
            <w:iCs/>
          </w:rPr>
          <w:delText xml:space="preserve">Solution 15</w:delText>
        </w:r>
      </w:del>
      <w:del w:id="414" w:author="PR Preview" w:date="2026-01-01T00:00:00Z">
        <w:r>
          <w:delText xml:space="preserve">. </w:delText>
        </w:r>
      </w:del>
      <w:del w:id="415" w:author="PR Preview" w:date="2026-01-01T00:00:00Z">
        <w:r>
          <w:delText xml:space="preserve">The step that rewrites the derivative of</w:delText>
        </w:r>
      </w:del>
      <w:del w:id="416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delText xml:space="preserve">uses</w:delText>
        </w:r>
      </w:del>
      <w:del w:id="419" w:author="PR Preview" w:date="2026-01-01T00:00:00Z">
        <w:r>
          <w:delText xml:space="preserve"> </w:delText>
        </w:r>
      </w:del>
      <w:hyperlink w:anchor="exr-deriv-log-density">
        <w:del w:id="420" w:author="PR Preview" w:date="2026-01-01T00:00:00Z">
          <w:r>
            <w:rPr>
              <w:rStyle w:val="Hyperlink"/>
            </w:rPr>
            <w:delText xml:space="preserve">Exercise 14</w:delText>
          </w:r>
        </w:del>
      </w:hyperlink>
      <w:del w:id="421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p>
      <w:pPr>
        <w:pStyle w:val="BodyText"/>
      </w:pPr>
      <w:ins w:id="422" w:author="PR Preview" w:date="2026-01-01T00:00:00Z">
        <w:r>
          <w:rPr>
            <w:i/>
            <w:iCs/>
          </w:rPr>
          <w:t xml:space="preserve">Solution 15</w:t>
        </w:r>
      </w:ins>
      <w:ins w:id="423" w:author="PR Preview" w:date="2026-01-01T00:00:00Z">
        <w:r>
          <w:t xml:space="preserve">. </w:t>
        </w:r>
      </w:ins>
      <w:ins w:id="424" w:author="PR Preview" w:date="2026-01-01T00:00:00Z">
        <w:r>
          <w:t xml:space="preserve">The step that rewrites the derivative of</w:t>
        </w:r>
      </w:ins>
      <w:ins w:id="425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uses</w:t>
        </w:r>
      </w:ins>
      <w:ins w:id="428" w:author="PR Preview" w:date="2026-01-01T00:00:00Z">
        <w:r>
          <w:t xml:space="preserve"> </w:t>
        </w:r>
      </w:ins>
      <w:hyperlink w:anchor="lem-deriv-log-density">
        <w:ins w:id="429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43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ins w:id="431" w:author="PR Preview" w:date="2026-01-01T00:00:00Z">
        <w:r>
          <w:rPr>
            <w:b/>
            <w:bCs/>
          </w:rPr>
          <w:t xml:space="preserve">Theorem 14 (Mean of the score)</w:t>
        </w:r>
      </w:ins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Let</w:t>
        </w:r>
      </w:ins>
      <w:ins w:id="43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be continuous with density</w:t>
        </w:r>
      </w:ins>
      <w:ins w:id="437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for a scalar parameter</w:t>
        </w:r>
      </w:ins>
      <w:ins w:id="440" w:author="PR Preview" w:date="2026-01-01T00:00:00Z">
        <w:r>
          <w:t xml:space="preserve"> </w:t>
        </w:r>
      </w:ins>
      <m:oMath>
        <m:r>
          <m:t>θ</m:t>
        </m:r>
      </m:oMath>
      <w:ins w:id="441" w:author="PR Preview" w:date="2026-01-01T00:00:00Z">
        <w:r>
          <w:t xml:space="preserve">.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Suppose the set of possible data values does not depend on</w:t>
        </w:r>
      </w:ins>
      <w:ins w:id="444" w:author="PR Preview" w:date="2026-01-01T00:00:00Z">
        <w:r>
          <w:t xml:space="preserve"> </w:t>
        </w:r>
      </w:ins>
      <m:oMath>
        <m:r>
          <m:t>θ</m:t>
        </m:r>
      </m:oMath>
      <w:ins w:id="445" w:author="PR Preview" w:date="2026-01-01T00:00:00Z">
        <w:r>
          <w:t xml:space="preserve">,</w:t>
        </w:r>
      </w:ins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and the order of differentiation with respect to</w:t>
        </w:r>
      </w:ins>
      <w:ins w:id="448" w:author="PR Preview" w:date="2026-01-01T00:00:00Z">
        <w:r>
          <w:t xml:space="preserve"> </w:t>
        </w:r>
      </w:ins>
      <m:oMath>
        <m:r>
          <m:t>θ</m:t>
        </m:r>
      </m:oMath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and integration over the data can be exchanged.</w:t>
        </w:r>
      </w:ins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Then the</w:t>
        </w:r>
      </w:ins>
      <w:ins w:id="453" w:author="PR Preview" w:date="2026-01-01T00:00:00Z">
        <w:r>
          <w:t xml:space="preserve"> </w:t>
        </w:r>
      </w:ins>
      <w:hyperlink w:anchor="def-score">
        <w:ins w:id="454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has mean zero: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ins w:id="457" w:author="PR Preview" w:date="2026-01-01T00:00:00Z">
        <w:r>
          <w:rPr>
            <w:i/>
            <w:iCs/>
          </w:rPr>
          <w:t xml:space="preserve">Proof</w:t>
        </w:r>
      </w:ins>
      <w:ins w:id="458" w:author="PR Preview" w:date="2026-01-01T00:00:00Z">
        <w:r>
          <w:t xml:space="preserve">. </w:t>
        </w:r>
      </w:ins>
      <w:ins w:id="459" w:author="PR Preview" w:date="2026-01-01T00:00:00Z">
        <w:r>
          <w:t xml:space="preserve">This is the solution to</w:t>
        </w:r>
      </w:ins>
      <w:ins w:id="460" w:author="PR Preview" w:date="2026-01-01T00:00:00Z">
        <w:r>
          <w:t xml:space="preserve"> </w:t>
        </w:r>
      </w:ins>
      <w:hyperlink w:anchor="exr-score-mean-zero">
        <w:ins w:id="461" w:author="PR Preview" w:date="2026-01-01T00:00:00Z">
          <w:r>
            <w:rPr>
              <w:rStyle w:val="Hyperlink"/>
            </w:rPr>
            <w:t xml:space="preserve">Exercise 15</w:t>
          </w:r>
        </w:ins>
      </w:hyperlink>
      <w:ins w:id="462" w:author="PR Preview" w:date="2026-01-01T00:00:00Z">
        <w:r>
          <w:t xml:space="preserve">.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It rests on</w:t>
        </w:r>
      </w:ins>
      <w:ins w:id="465" w:author="PR Preview" w:date="2026-01-01T00:00:00Z">
        <w:r>
          <w:t xml:space="preserve"> </w:t>
        </w:r>
      </w:ins>
      <w:hyperlink w:anchor="lem-deriv-log-density">
        <w:ins w:id="466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467" w:author="PR Preview" w:date="2026-01-01T00:00:00Z">
        <w:r>
          <w:t xml:space="preserve">.</w:t>
        </w:r>
      </w:ins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del w:id="468" w:author="PR Preview" w:date="2026-01-01T00:00:00Z">
        <w:r>
          <w:rPr>
            <w:i/>
            <w:iCs/>
          </w:rPr>
          <w:delText xml:space="preserve">Solution 16</w:delText>
        </w:r>
      </w:del>
      <w:del w:id="469" w:author="PR Preview" w:date="2026-01-01T00:00:00Z">
        <w:r>
          <w:delText xml:space="preserve">. </w:delText>
        </w:r>
      </w:del>
      <w:del w:id="470" w:author="PR Preview" w:date="2026-01-01T00:00:00Z">
        <w:r>
          <w:delText xml:space="preserve">By</w:delText>
        </w:r>
      </w:del>
      <w:del w:id="471" w:author="PR Preview" w:date="2026-01-01T00:00:00Z">
        <w:r>
          <w:delText xml:space="preserve"> </w:delText>
        </w:r>
      </w:del>
      <w:hyperlink w:anchor="exr-score-mean-zero">
        <w:del w:id="472" w:author="PR Preview" w:date="2026-01-01T00:00:00Z">
          <w:r>
            <w:rPr>
              <w:rStyle w:val="Hyperlink"/>
            </w:rPr>
            <w:delText xml:space="preserve">Exercise 15</w:delText>
          </w:r>
        </w:del>
      </w:hyperlink>
      <w:del w:id="473" w:author="PR Preview" w:date="2026-01-01T00:00:00Z">
        <w:r>
          <w:delText xml:space="preserve">,</w:delText>
        </w:r>
      </w:del>
      <w:del w:id="474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for every</w:delText>
        </w:r>
      </w:del>
      <w:del w:id="477" w:author="PR Preview" w:date="2026-01-01T00:00:00Z">
        <w:r>
          <w:delText xml:space="preserve"> </w:delText>
        </w:r>
      </w:del>
      <m:oMath>
        <m:r>
          <m:t>θ</m:t>
        </m:r>
      </m:oMath>
      <w:del w:id="478" w:author="PR Preview" w:date="2026-01-01T00:00:00Z">
        <w:r>
          <w:delText xml:space="preserve">.</w:delText>
        </w:r>
      </w:del>
      <w:del w:id="479" w:author="PR Preview" w:date="2026-01-01T00:00:00Z">
        <w:r>
          <w:delText xml:space="preserve"> </w:delText>
        </w:r>
      </w:del>
      <w:del w:id="480" w:author="PR Preview" w:date="2026-01-01T00:00:00Z">
        <w:r>
          <w:delText xml:space="preserve">Differentiate this identity with respect to</w:delText>
        </w:r>
      </w:del>
      <w:del w:id="481" w:author="PR Preview" w:date="2026-01-01T00:00:00Z">
        <w:r>
          <w:delText xml:space="preserve"> </w:delText>
        </w:r>
      </w:del>
      <m:oMath>
        <m:r>
          <m:t>θ</m:t>
        </m:r>
      </m:oMath>
      <w:del w:id="482" w:author="PR Preview" w:date="2026-01-01T00:00:00Z">
        <w:r>
          <w:delText xml:space="preserve">;</w:delText>
        </w:r>
      </w:del>
      <w:del w:id="483" w:author="PR Preview" w:date="2026-01-01T00:00:00Z">
        <w:r>
          <w:delText xml:space="preserve"> </w:delText>
        </w:r>
      </w:del>
      <w:del w:id="484" w:author="PR Preview" w:date="2026-01-01T00:00:00Z">
        <w:r>
          <w:delText xml:space="preserve">the step that substitutes for</w:delText>
        </w:r>
      </w:del>
      <w:del w:id="48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del w:id="486" w:author="PR Preview" w:date="2026-01-01T00:00:00Z">
        <w:r>
          <w:delText xml:space="preserve"> </w:delText>
        </w:r>
      </w:del>
      <w:del w:id="487" w:author="PR Preview" w:date="2026-01-01T00:00:00Z">
        <w:r>
          <w:delText xml:space="preserve">uses</w:delText>
        </w:r>
      </w:del>
      <w:del w:id="488" w:author="PR Preview" w:date="2026-01-01T00:00:00Z">
        <w:r>
          <w:delText xml:space="preserve"> </w:delText>
        </w:r>
      </w:del>
      <w:hyperlink w:anchor="exr-deriv-log-density">
        <w:del w:id="489" w:author="PR Preview" w:date="2026-01-01T00:00:00Z">
          <w:r>
            <w:rPr>
              <w:rStyle w:val="Hyperlink"/>
            </w:rPr>
            <w:delText xml:space="preserve">Exercise 14</w:delText>
          </w:r>
        </w:del>
      </w:hyperlink>
      <w:del w:id="490" w:author="PR Preview" w:date="2026-01-01T00:00:00Z">
        <w:r>
          <w:delText xml:space="preserve">:</w:delText>
        </w:r>
      </w:del>
    </w:p>
    <w:p>
      <w:pPr>
        <w:pStyle w:val="BodyText"/>
      </w:pPr>
      <w:ins w:id="491" w:author="PR Preview" w:date="2026-01-01T00:00:00Z">
        <w:r>
          <w:rPr>
            <w:i/>
            <w:iCs/>
          </w:rPr>
          <w:t xml:space="preserve">Solution 16</w:t>
        </w:r>
      </w:ins>
      <w:ins w:id="492" w:author="PR Preview" w:date="2026-01-01T00:00:00Z">
        <w:r>
          <w:t xml:space="preserve">. </w:t>
        </w:r>
      </w:ins>
      <w:ins w:id="493" w:author="PR Preview" w:date="2026-01-01T00:00:00Z">
        <w:r>
          <w:t xml:space="preserve">By</w:t>
        </w:r>
      </w:ins>
      <w:ins w:id="494" w:author="PR Preview" w:date="2026-01-01T00:00:00Z">
        <w:r>
          <w:t xml:space="preserve"> </w:t>
        </w:r>
      </w:ins>
      <w:hyperlink w:anchor="thm-score-mean-zero">
        <w:ins w:id="495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496" w:author="PR Preview" w:date="2026-01-01T00:00:00Z">
        <w:r>
          <w:t xml:space="preserve">,</w:t>
        </w:r>
      </w:ins>
      <w:ins w:id="497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for every</w:t>
        </w:r>
      </w:ins>
      <w:ins w:id="500" w:author="PR Preview" w:date="2026-01-01T00:00:00Z">
        <w:r>
          <w:t xml:space="preserve"> </w:t>
        </w:r>
      </w:ins>
      <m:oMath>
        <m:r>
          <m:t>θ</m:t>
        </m:r>
      </m:oMath>
      <w:ins w:id="501" w:author="PR Preview" w:date="2026-01-01T00:00:00Z">
        <w:r>
          <w:t xml:space="preserve">.</w:t>
        </w:r>
      </w:ins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Differentiate this identity with respect to</w:t>
        </w:r>
      </w:ins>
      <w:ins w:id="504" w:author="PR Preview" w:date="2026-01-01T00:00:00Z">
        <w:r>
          <w:t xml:space="preserve"> </w:t>
        </w:r>
      </w:ins>
      <m:oMath>
        <m:r>
          <m:t>θ</m:t>
        </m:r>
      </m:oMath>
      <w:ins w:id="505" w:author="PR Preview" w:date="2026-01-01T00:00:00Z">
        <w:r>
          <w:t xml:space="preserve">;</w:t>
        </w:r>
      </w:ins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the step that substitutes for</w:t>
        </w:r>
      </w:ins>
      <w:ins w:id="50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uses</w:t>
        </w:r>
      </w:ins>
      <w:ins w:id="511" w:author="PR Preview" w:date="2026-01-01T00:00:00Z">
        <w:r>
          <w:t xml:space="preserve"> </w:t>
        </w:r>
      </w:ins>
      <w:hyperlink w:anchor="lem-deriv-log-density">
        <w:ins w:id="512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51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del w:id="514" w:author="PR Preview" w:date="2026-01-01T00:00:00Z">
        <w:r>
          <w:rPr>
            <w:b/>
            <w:bCs/>
          </w:rPr>
          <w:delText xml:space="preserve">Theorem 8 (Mean and variance of the score)</w:delText>
        </w:r>
      </w:del>
      <w:del w:id="515" w:author="PR Preview" w:date="2026-01-01T00:00:00Z">
        <w:r>
          <w:delText xml:space="preserve"> </w:delText>
        </w:r>
      </w:del>
      <w:del w:id="516" w:author="PR Preview" w:date="2026-01-01T00:00:00Z">
        <w:r>
          <w:delText xml:space="preserve">Suppose the set of possible data values does not depend on</w:delText>
        </w:r>
      </w:del>
      <w:del w:id="51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θ</m:t>
            </m:r>
          </m:e>
        </m:acc>
      </m:oMath>
      <w:del w:id="518" w:author="PR Preview" w:date="2026-01-01T00:00:00Z">
        <w:r>
          <w:delText xml:space="preserve">,</w:delText>
        </w:r>
      </w:del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and the order of differentiation with respect to</w:delText>
        </w:r>
      </w:del>
      <w:del w:id="52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θ</m:t>
            </m:r>
          </m:e>
        </m:acc>
      </m:oMath>
      <w:del w:id="522" w:author="PR Preview" w:date="2026-01-01T00:00:00Z">
        <w:r>
          <w:delText xml:space="preserve"> </w:delText>
        </w:r>
      </w:del>
      <w:del w:id="523" w:author="PR Preview" w:date="2026-01-01T00:00:00Z">
        <w:r>
          <w:delText xml:space="preserve">and integration over the data can be exchanged.</w:delText>
        </w:r>
      </w:del>
      <w:del w:id="524" w:author="PR Preview" w:date="2026-01-01T00:00:00Z">
        <w:r>
          <w:delText xml:space="preserve"> </w:delText>
        </w:r>
      </w:del>
      <w:del w:id="525" w:author="PR Preview" w:date="2026-01-01T00:00:00Z">
        <w:r>
          <w:delText xml:space="preserve">Then the score has mean zero,</w:delText>
        </w:r>
      </w:del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delText xml:space="preserve">and its variance is the expected information:</w:delText>
        </w:r>
      </w:del>
    </w:p>
    <w:p>
      <w:pPr>
        <w:pStyle w:val="FirstParagraph"/>
      </w:pPr>
      <w:ins w:id="528" w:author="PR Preview" w:date="2026-01-01T00:00:00Z">
        <w:r>
          <w:rPr>
            <w:b/>
            <w:bCs/>
          </w:rPr>
          <w:t xml:space="preserve">Theorem 15 (Second moment of the score)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Under the assumptions of</w:t>
        </w:r>
      </w:ins>
      <w:ins w:id="531" w:author="PR Preview" w:date="2026-01-01T00:00:00Z">
        <w:r>
          <w:t xml:space="preserve"> </w:t>
        </w:r>
      </w:ins>
      <w:hyperlink w:anchor="thm-score-mean-zero">
        <w:ins w:id="532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533" w:author="PR Preview" w:date="2026-01-01T00:00:00Z">
        <w:r>
          <w:t xml:space="preserve">,</w:t>
        </w:r>
      </w:ins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the second moment of the score is the</w:t>
        </w:r>
      </w:ins>
      <w:ins w:id="536" w:author="PR Preview" w:date="2026-01-01T00:00:00Z">
        <w:r>
          <w:t xml:space="preserve"> </w:t>
        </w:r>
      </w:ins>
      <w:hyperlink w:anchor="def-einf">
        <w:ins w:id="537" w:author="PR Preview" w:date="2026-01-01T00:00:00Z">
          <w:r>
            <w:rPr>
              <w:rStyle w:val="Hyperlink"/>
            </w:rPr>
            <w:t xml:space="preserve">expected information</w:t>
          </w:r>
        </w:ins>
      </w:hyperlink>
      <w:ins w:id="53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ins w:id="539" w:author="PR Preview" w:date="2026-01-01T00:00:00Z">
        <w:r>
          <w:rPr>
            <w:i/>
            <w:iCs/>
          </w:rPr>
          <w:t xml:space="preserve">Proof</w:t>
        </w:r>
      </w:ins>
      <w:ins w:id="540" w:author="PR Preview" w:date="2026-01-01T00:00:00Z">
        <w:r>
          <w:t xml:space="preserve">. </w:t>
        </w:r>
      </w:ins>
      <w:ins w:id="541" w:author="PR Preview" w:date="2026-01-01T00:00:00Z">
        <w:r>
          <w:t xml:space="preserve">This is the solution to</w:t>
        </w:r>
      </w:ins>
      <w:ins w:id="542" w:author="PR Preview" w:date="2026-01-01T00:00:00Z">
        <w:r>
          <w:t xml:space="preserve"> </w:t>
        </w:r>
      </w:ins>
      <w:hyperlink w:anchor="exr-score-second-moment">
        <w:ins w:id="543" w:author="PR Preview" w:date="2026-01-01T00:00:00Z">
          <w:r>
            <w:rPr>
              <w:rStyle w:val="Hyperlink"/>
            </w:rPr>
            <w:t xml:space="preserve">Exercise 16</w:t>
          </w:r>
        </w:ins>
      </w:hyperlink>
      <w:ins w:id="544" w:author="PR Preview" w:date="2026-01-01T00:00:00Z">
        <w:r>
          <w:t xml:space="preserve">.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It rests on</w:t>
        </w:r>
      </w:ins>
      <w:ins w:id="547" w:author="PR Preview" w:date="2026-01-01T00:00:00Z">
        <w:r>
          <w:t xml:space="preserve"> </w:t>
        </w:r>
      </w:ins>
      <w:hyperlink w:anchor="thm-score-mean-zero">
        <w:ins w:id="548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and</w:t>
        </w:r>
      </w:ins>
      <w:ins w:id="551" w:author="PR Preview" w:date="2026-01-01T00:00:00Z">
        <w:r>
          <w:t xml:space="preserve"> </w:t>
        </w:r>
      </w:ins>
      <w:hyperlink w:anchor="lem-deriv-log-density">
        <w:ins w:id="552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553" w:author="PR Preview" w:date="2026-01-01T00:00:00Z">
        <w:r>
          <w:t xml:space="preserve">.</w:t>
        </w:r>
      </w:ins>
    </w:p>
    <w:bookmarkStart w:id="105" w:name="thm-information-equality"/>
    <w:p>
      <w:pPr>
        <w:pStyle w:val="BodyText"/>
      </w:pPr>
      <w:ins w:id="554" w:author="PR Preview" w:date="2026-01-01T00:00:00Z">
        <w:r>
          <w:rPr>
            <w:b/>
            <w:bCs/>
          </w:rPr>
          <w:t xml:space="preserve">Theorem 16 (Mean and variance of the score)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Suppose the set of possible data values does not depend on</w:t>
        </w:r>
      </w:ins>
      <w:ins w:id="55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θ</m:t>
            </m:r>
          </m:e>
        </m:acc>
      </m:oMath>
      <w:ins w:id="558" w:author="PR Preview" w:date="2026-01-01T00:00:00Z">
        <w:r>
          <w:t xml:space="preserve">,</w:t>
        </w:r>
      </w:ins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and the order of differentiation with respect to</w:t>
        </w:r>
      </w:ins>
      <w:ins w:id="56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θ</m:t>
            </m:r>
          </m:e>
        </m:acc>
      </m:oMath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and integration over the data can be exchanged.</w:t>
        </w:r>
      </w:ins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Then the score has mean zero,</w:t>
        </w:r>
      </w:ins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and its variance is the expected information:</w:t>
        </w:r>
      </w:ins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del w:id="568" w:author="PR Preview" w:date="2026-01-01T00:00:00Z">
          <w:r>
            <w:rPr>
              <w:rStyle w:val="Hyperlink"/>
            </w:rPr>
            <w:delText xml:space="preserve">Equation 12</w:delText>
          </w:r>
        </w:del>
      </w:hyperlink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is the solution to</w:delText>
        </w:r>
      </w:del>
      <w:del w:id="571" w:author="PR Preview" w:date="2026-01-01T00:00:00Z">
        <w:r>
          <w:delText xml:space="preserve"> </w:delText>
        </w:r>
      </w:del>
      <w:hyperlink w:anchor="exr-score-mean-zero">
        <w:del w:id="572" w:author="PR Preview" w:date="2026-01-01T00:00:00Z">
          <w:r>
            <w:rPr>
              <w:rStyle w:val="Hyperlink"/>
            </w:rPr>
            <w:delText xml:space="preserve">Exercise 15</w:delText>
          </w:r>
        </w:del>
      </w:hyperlink>
      <w:del w:id="573" w:author="PR Preview" w:date="2026-01-01T00:00:00Z">
        <w:r>
          <w:delText xml:space="preserve">.</w:delText>
        </w:r>
      </w:del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delText xml:space="preserve">For</w:delText>
        </w:r>
      </w:del>
      <w:del w:id="576" w:author="PR Preview" w:date="2026-01-01T00:00:00Z">
        <w:r>
          <w:delText xml:space="preserve"> </w:delText>
        </w:r>
      </w:del>
      <w:hyperlink w:anchor="eq-information-equality">
        <w:del w:id="577" w:author="PR Preview" w:date="2026-01-01T00:00:00Z">
          <w:r>
            <w:rPr>
              <w:rStyle w:val="Hyperlink"/>
            </w:rPr>
            <w:delText xml:space="preserve">Equation 13</w:delText>
          </w:r>
        </w:del>
      </w:hyperlink>
      <w:del w:id="578" w:author="PR Preview" w:date="2026-01-01T00:00:00Z">
        <w:r>
          <w:delText xml:space="preserve">,</w:delText>
        </w:r>
      </w:del>
      <w:del w:id="579" w:author="PR Preview" w:date="2026-01-01T00:00:00Z">
        <w:r>
          <w:delText xml:space="preserve"> </w:delText>
        </w:r>
      </w:del>
      <w:hyperlink w:anchor="exr-score-second-moment">
        <w:del w:id="580" w:author="PR Preview" w:date="2026-01-01T00:00:00Z">
          <w:r>
            <w:rPr>
              <w:rStyle w:val="Hyperlink"/>
            </w:rPr>
            <w:delText xml:space="preserve">Exercise 16</w:delText>
          </w:r>
        </w:del>
      </w:hyperlink>
      <w:del w:id="581" w:author="PR Preview" w:date="2026-01-01T00:00:00Z">
        <w:r>
          <w:delText xml:space="preserve"> </w:delText>
        </w:r>
      </w:del>
      <w:del w:id="582" w:author="PR Preview" w:date="2026-01-01T00:00:00Z">
        <w:r>
          <w:delText xml:space="preserve">gives</w:delText>
        </w:r>
      </w:del>
      <w:del w:id="58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584" w:author="PR Preview" w:date="2026-01-01T00:00:00Z">
        <w:r>
          <w:delText xml:space="preserve">,</w:delText>
        </w:r>
      </w:del>
      <w:del w:id="585" w:author="PR Preview" w:date="2026-01-01T00:00:00Z">
        <w:r>
          <w:delText xml:space="preserve"> </w:delText>
        </w:r>
      </w:del>
      <w:del w:id="586" w:author="PR Preview" w:date="2026-01-01T00:00:00Z">
        <w:r>
          <w:delText xml:space="preserve">and because</w:delText>
        </w:r>
      </w:del>
      <w:del w:id="587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588" w:author="PR Preview" w:date="2026-01-01T00:00:00Z">
        <w:r>
          <w:delText xml:space="preserve">,</w:delText>
        </w:r>
      </w:del>
    </w:p>
    <w:p>
      <w:pPr>
        <w:pStyle w:val="BodyText"/>
      </w:pPr>
      <w:hyperlink w:anchor="eq-score-mean-zero">
        <w:ins w:id="589" w:author="PR Preview" w:date="2026-01-01T00:00:00Z">
          <w:r>
            <w:rPr>
              <w:rStyle w:val="Hyperlink"/>
            </w:rPr>
            <w:t xml:space="preserve">Equation 12</w:t>
          </w:r>
        </w:ins>
      </w:hyperlink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is</w:t>
        </w:r>
      </w:ins>
      <w:ins w:id="592" w:author="PR Preview" w:date="2026-01-01T00:00:00Z">
        <w:r>
          <w:t xml:space="preserve"> </w:t>
        </w:r>
      </w:ins>
      <w:hyperlink w:anchor="thm-score-mean-zero">
        <w:ins w:id="593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594" w:author="PR Preview" w:date="2026-01-01T00:00:00Z">
        <w:r>
          <w:t xml:space="preserve">.</w:t>
        </w:r>
      </w:ins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For</w:t>
        </w:r>
      </w:ins>
      <w:ins w:id="597" w:author="PR Preview" w:date="2026-01-01T00:00:00Z">
        <w:r>
          <w:t xml:space="preserve"> </w:t>
        </w:r>
      </w:ins>
      <w:hyperlink w:anchor="eq-information-equality">
        <w:ins w:id="598" w:author="PR Preview" w:date="2026-01-01T00:00:00Z">
          <w:r>
            <w:rPr>
              <w:rStyle w:val="Hyperlink"/>
            </w:rPr>
            <w:t xml:space="preserve">Equation 13</w:t>
          </w:r>
        </w:ins>
      </w:hyperlink>
      <w:ins w:id="599" w:author="PR Preview" w:date="2026-01-01T00:00:00Z">
        <w:r>
          <w:t xml:space="preserve">,</w:t>
        </w:r>
      </w:ins>
      <w:ins w:id="600" w:author="PR Preview" w:date="2026-01-01T00:00:00Z">
        <w:r>
          <w:t xml:space="preserve"> </w:t>
        </w:r>
      </w:ins>
      <w:hyperlink w:anchor="thm-score-second-moment">
        <w:ins w:id="601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gives</w:t>
        </w:r>
      </w:ins>
      <w:ins w:id="60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605" w:author="PR Preview" w:date="2026-01-01T00:00:00Z">
        <w:r>
          <w:t xml:space="preserve">,</w:t>
        </w:r>
      </w:ins>
      <w:ins w:id="606" w:author="PR Preview" w:date="2026-01-01T00:00:00Z">
        <w:r>
          <w:t xml:space="preserve"> </w:t>
        </w:r>
      </w:ins>
      <w:ins w:id="607" w:author="PR Preview" w:date="2026-01-01T00:00:00Z">
        <w:r>
          <w:t xml:space="preserve">and because</w:t>
        </w:r>
      </w:ins>
      <w:ins w:id="608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609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del w:id="610" w:author="PR Preview" w:date="2026-01-01T00:00:00Z">
        <w:r>
          <w:rPr>
            <w:b/>
            <w:bCs/>
          </w:rPr>
          <w:delText xml:space="preserve">Theorem 9 (Central limit theorem for MLEs)</w:delText>
        </w:r>
      </w:del>
      <w:del w:id="611" w:author="PR Preview" w:date="2026-01-01T00:00:00Z">
        <w:r>
          <w:delText xml:space="preserve"> </w:delText>
        </w:r>
      </w:del>
      <w:del w:id="612" w:author="PR Preview" w:date="2026-01-01T00:00:00Z">
        <w:r>
          <w:delText xml:space="preserve">For</w:delText>
        </w:r>
      </w:del>
      <w:del w:id="613" w:author="PR Preview" w:date="2026-01-01T00:00:00Z">
        <w:r>
          <w:delText xml:space="preserve"> </w:delText>
        </w:r>
      </w:del>
      <m:oMath>
        <m:r>
          <m:rPr>
            <m:sty m:val="p"/>
          </m:rPr>
          <m:t>iid</m:t>
        </m:r>
      </m:oMath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delText xml:space="preserve">data from a correctly specified model</w:delText>
        </w:r>
      </w:del>
      <w:del w:id="616" w:author="PR Preview" w:date="2026-01-01T00:00:00Z">
        <w:r>
          <w:delText xml:space="preserve"> </w:delText>
        </w:r>
      </w:del>
      <w:del w:id="617" w:author="PR Preview" w:date="2026-01-01T00:00:00Z">
        <w:r>
          <w:delText xml:space="preserve">satisfying regularity conditions</w:delText>
        </w:r>
      </w:del>
      <w:del w:id="618" w:author="PR Preview" w:date="2026-01-01T00:00:00Z">
        <w:r>
          <w:delText xml:space="preserve"> </w:delText>
        </w:r>
      </w:del>
      <w:del w:id="619" w:author="PR Preview" w:date="2026-01-01T00:00:00Z">
        <w:r>
          <w:delText xml:space="preserve">(including those of</w:delText>
        </w:r>
      </w:del>
      <w:del w:id="620" w:author="PR Preview" w:date="2026-01-01T00:00:00Z">
        <w:r>
          <w:delText xml:space="preserve"> </w:delText>
        </w:r>
      </w:del>
      <w:hyperlink w:anchor="thm-information-equality">
        <w:del w:id="621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622" w:author="PR Preview" w:date="2026-01-01T00:00:00Z">
        <w:r>
          <w:delText xml:space="preserve">,</w:delText>
        </w:r>
      </w:del>
      <w:del w:id="623" w:author="PR Preview" w:date="2026-01-01T00:00:00Z">
        <w:r>
          <w:delText xml:space="preserve"> </w:delText>
        </w:r>
      </w:del>
      <w:del w:id="624" w:author="PR Preview" w:date="2026-01-01T00:00:00Z">
        <w:r>
          <w:delText xml:space="preserve">an identifiable parameter,</w:delText>
        </w:r>
      </w:del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delText xml:space="preserve">a true parameter value in the interior of the parameter space,</w:delText>
        </w:r>
      </w:del>
      <w:del w:id="627" w:author="PR Preview" w:date="2026-01-01T00:00:00Z">
        <w:r>
          <w:delText xml:space="preserve"> </w:delText>
        </w:r>
      </w:del>
      <w:del w:id="628" w:author="PR Preview" w:date="2026-01-01T00:00:00Z">
        <w:r>
          <w:delText xml:space="preserve">and a positive definite information matrix),</w:delText>
        </w:r>
      </w:del>
      <w:del w:id="629" w:author="PR Preview" w:date="2026-01-01T00:00:00Z">
        <w:r>
          <w:delText xml:space="preserve"> </w:delText>
        </w:r>
      </w:del>
      <w:del w:id="630" w:author="PR Preview" w:date="2026-01-01T00:00:00Z">
        <w:r>
          <w:delText xml:space="preserve">a consistent solution</w:delText>
        </w:r>
      </w:del>
      <w:del w:id="63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delText xml:space="preserve">of the</w:delText>
        </w:r>
      </w:del>
      <w:del w:id="634" w:author="PR Preview" w:date="2026-01-01T00:00:00Z">
        <w:r>
          <w:delText xml:space="preserve"> </w:delText>
        </w:r>
      </w:del>
      <w:hyperlink w:anchor="def-score-equation">
        <w:del w:id="635" w:author="PR Preview" w:date="2026-01-01T00:00:00Z">
          <w:r>
            <w:rPr>
              <w:rStyle w:val="Hyperlink"/>
            </w:rPr>
            <w:delText xml:space="preserve">score equation</w:delText>
          </w:r>
        </w:del>
      </w:hyperlink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exists,</w:delText>
        </w:r>
      </w:del>
      <w:del w:id="638" w:author="PR Preview" w:date="2026-01-01T00:00:00Z">
        <w:r>
          <w:delText xml:space="preserve"> </w:delText>
        </w:r>
      </w:del>
      <w:del w:id="639" w:author="PR Preview" w:date="2026-01-01T00:00:00Z">
        <w:r>
          <w:delText xml:space="preserve">and for large</w:delText>
        </w:r>
      </w:del>
      <w:del w:id="640" w:author="PR Preview" w:date="2026-01-01T00:00:00Z">
        <w:r>
          <w:delText xml:space="preserve"> </w:delText>
        </w:r>
      </w:del>
      <m:oMath>
        <m:r>
          <m:t>n</m:t>
        </m:r>
      </m:oMath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delText xml:space="preserve">it has approximately a Gaussian distribution,</w:delText>
        </w:r>
      </w:del>
      <w:del w:id="643" w:author="PR Preview" w:date="2026-01-01T00:00:00Z">
        <w:r>
          <w:delText xml:space="preserve"> </w:delText>
        </w:r>
      </w:del>
      <w:del w:id="644" w:author="PR Preview" w:date="2026-01-01T00:00:00Z">
        <w:r>
          <w:delText xml:space="preserve">centered at the true parameter value</w:delText>
        </w:r>
      </w:del>
      <w:del w:id="64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θ</m:t>
            </m:r>
          </m:e>
        </m:acc>
      </m:oMath>
      <w:del w:id="646" w:author="PR Preview" w:date="2026-01-01T00:00:00Z">
        <w:r>
          <w:delText xml:space="preserve">,</w:delText>
        </w:r>
      </w:del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with covariance matrix equal to the inverse of the expected information:</w:delText>
        </w:r>
      </w:del>
    </w:p>
    <w:p>
      <w:pPr>
        <w:pStyle w:val="FirstParagraph"/>
      </w:pPr>
      <w:ins w:id="649" w:author="PR Preview" w:date="2026-01-01T00:00:00Z">
        <w:r>
          <w:rPr>
            <w:b/>
            <w:bCs/>
          </w:rPr>
          <w:t xml:space="preserve">Theorem 17 (Central limit theorem for MLEs)</w:t>
        </w:r>
      </w:ins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For</w:t>
        </w:r>
      </w:ins>
      <w:ins w:id="652" w:author="PR Preview" w:date="2026-01-01T00:00:00Z">
        <w:r>
          <w:t xml:space="preserve"> </w:t>
        </w:r>
      </w:ins>
      <m:oMath>
        <m:r>
          <m:rPr>
            <m:sty m:val="p"/>
          </m:rPr>
          <m:t>iid</m:t>
        </m:r>
      </m:oMath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data from a correctly specified model</w:t>
        </w:r>
      </w:ins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satisfying regularity conditions</w:t>
        </w:r>
      </w:ins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(including those of</w:t>
        </w:r>
      </w:ins>
      <w:ins w:id="659" w:author="PR Preview" w:date="2026-01-01T00:00:00Z">
        <w:r>
          <w:t xml:space="preserve"> </w:t>
        </w:r>
      </w:ins>
      <w:hyperlink w:anchor="thm-information-equality">
        <w:ins w:id="660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661" w:author="PR Preview" w:date="2026-01-01T00:00:00Z">
        <w:r>
          <w:t xml:space="preserve">,</w:t>
        </w:r>
      </w:ins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an identifiable parameter,</w:t>
        </w:r>
      </w:ins>
      <w:ins w:id="664" w:author="PR Preview" w:date="2026-01-01T00:00:00Z">
        <w:r>
          <w:t xml:space="preserve"> </w:t>
        </w:r>
      </w:ins>
      <w:ins w:id="665" w:author="PR Preview" w:date="2026-01-01T00:00:00Z">
        <w:r>
          <w:t xml:space="preserve">a true parameter value in the interior of the parameter space,</w:t>
        </w:r>
      </w:ins>
      <w:ins w:id="666" w:author="PR Preview" w:date="2026-01-01T00:00:00Z">
        <w:r>
          <w:t xml:space="preserve"> </w:t>
        </w:r>
      </w:ins>
      <w:ins w:id="667" w:author="PR Preview" w:date="2026-01-01T00:00:00Z">
        <w:r>
          <w:t xml:space="preserve">and a positive definite information matrix),</w:t>
        </w:r>
      </w:ins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a consistent solution</w:t>
        </w:r>
      </w:ins>
      <w:ins w:id="670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of the</w:t>
        </w:r>
      </w:ins>
      <w:ins w:id="673" w:author="PR Preview" w:date="2026-01-01T00:00:00Z">
        <w:r>
          <w:t xml:space="preserve"> </w:t>
        </w:r>
      </w:ins>
      <w:hyperlink w:anchor="def-score-equation">
        <w:ins w:id="674" w:author="PR Preview" w:date="2026-01-01T00:00:00Z">
          <w:r>
            <w:rPr>
              <w:rStyle w:val="Hyperlink"/>
            </w:rPr>
            <w:t xml:space="preserve">score equation</w:t>
          </w:r>
        </w:ins>
      </w:hyperlink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exists,</w:t>
        </w:r>
      </w:ins>
      <w:ins w:id="677" w:author="PR Preview" w:date="2026-01-01T00:00:00Z">
        <w:r>
          <w:t xml:space="preserve"> </w:t>
        </w:r>
      </w:ins>
      <w:ins w:id="678" w:author="PR Preview" w:date="2026-01-01T00:00:00Z">
        <w:r>
          <w:t xml:space="preserve">and for large</w:t>
        </w:r>
      </w:ins>
      <w:ins w:id="679" w:author="PR Preview" w:date="2026-01-01T00:00:00Z">
        <w:r>
          <w:t xml:space="preserve"> </w:t>
        </w:r>
      </w:ins>
      <m:oMath>
        <m:r>
          <m:t>n</m:t>
        </m:r>
      </m:oMath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it has approximately a Gaussian distribution,</w:t>
        </w:r>
      </w:ins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centered at the true parameter value</w:t>
        </w:r>
      </w:ins>
      <w:ins w:id="68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θ</m:t>
            </m:r>
          </m:e>
        </m:acc>
      </m:oMath>
      <w:ins w:id="685" w:author="PR Preview" w:date="2026-01-01T00:00:00Z">
        <w:r>
          <w:t xml:space="preserve">,</w:t>
        </w:r>
      </w:ins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with covariance matrix equal to the inverse of the expected information:</w:t>
        </w:r>
      </w:ins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del w:id="688" w:author="PR Preview" w:date="2026-01-01T00:00:00Z">
        <w:r>
          <w:rPr>
            <w:b/>
            <w:bCs/>
          </w:rPr>
          <w:delText xml:space="preserve">Example 8 (Approximate distribution of the Poisson MLE)</w:delText>
        </w:r>
      </w:del>
      <w:del w:id="689" w:author="PR Preview" w:date="2026-01-01T00:00:00Z">
        <w:r>
          <w:delText xml:space="preserve"> </w:delText>
        </w:r>
      </w:del>
      <w:del w:id="690" w:author="PR Preview" w:date="2026-01-01T00:00:00Z">
        <w:r>
          <w:delText xml:space="preserve">For</w:delText>
        </w:r>
      </w:del>
      <w:del w:id="69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692" w:author="PR Preview" w:date="2026-01-01T00:00:00Z">
        <w:r>
          <w:delText xml:space="preserve">,</w:delText>
        </w:r>
      </w:del>
      <w:del w:id="693" w:author="PR Preview" w:date="2026-01-01T00:00:00Z">
        <w:r>
          <w:delText xml:space="preserve"> </w:delText>
        </w:r>
      </w:del>
      <w:del w:id="694" w:author="PR Preview" w:date="2026-01-01T00:00:00Z">
        <w:r>
          <w:delText xml:space="preserve">setting the score</w:delText>
        </w:r>
      </w:del>
      <w:del w:id="695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del w:id="696" w:author="PR Preview" w:date="2026-01-01T00:00:00Z">
        <w:r>
          <w:delText xml:space="preserve"> </w:delText>
        </w:r>
      </w:del>
      <w:del w:id="697" w:author="PR Preview" w:date="2026-01-01T00:00:00Z">
        <w:r>
          <w:delText xml:space="preserve">(</w:delText>
        </w:r>
      </w:del>
      <w:hyperlink w:anchor="exm-information-equality">
        <w:del w:id="698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699" w:author="PR Preview" w:date="2026-01-01T00:00:00Z">
        <w:r>
          <w:delText xml:space="preserve">)</w:delText>
        </w:r>
      </w:del>
      <w:del w:id="700" w:author="PR Preview" w:date="2026-01-01T00:00:00Z">
        <w:r>
          <w:delText xml:space="preserve"> </w:delText>
        </w:r>
      </w:del>
      <w:del w:id="701" w:author="PR Preview" w:date="2026-01-01T00:00:00Z">
        <w:r>
          <w:delText xml:space="preserve">to zero gives</w:delText>
        </w:r>
      </w:del>
      <w:del w:id="70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703" w:author="PR Preview" w:date="2026-01-01T00:00:00Z">
        <w:r>
          <w:delText xml:space="preserve">,</w:delText>
        </w:r>
      </w:del>
      <w:del w:id="704" w:author="PR Preview" w:date="2026-01-01T00:00:00Z">
        <w:r>
          <w:delText xml:space="preserve"> </w:delText>
        </w:r>
      </w:del>
      <w:del w:id="705" w:author="PR Preview" w:date="2026-01-01T00:00:00Z">
        <w:r>
          <w:delText xml:space="preserve">and</w:delText>
        </w:r>
      </w:del>
      <w:del w:id="70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del w:id="707" w:author="PR Preview" w:date="2026-01-01T00:00:00Z">
        <w:r>
          <w:delText xml:space="preserve"> </w:delText>
        </w:r>
      </w:del>
      <w:del w:id="708" w:author="PR Preview" w:date="2026-01-01T00:00:00Z">
        <w:r>
          <w:delText xml:space="preserve">(</w:delText>
        </w:r>
      </w:del>
      <w:hyperlink w:anchor="exm-information-poisson">
        <w:del w:id="709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710" w:author="PR Preview" w:date="2026-01-01T00:00:00Z">
        <w:r>
          <w:delText xml:space="preserve">),</w:delText>
        </w:r>
      </w:del>
      <w:del w:id="711" w:author="PR Preview" w:date="2026-01-01T00:00:00Z">
        <w:r>
          <w:delText xml:space="preserve"> </w:delText>
        </w:r>
      </w:del>
      <w:del w:id="712" w:author="PR Preview" w:date="2026-01-01T00:00:00Z">
        <w:r>
          <w:delText xml:space="preserve">so</w:delText>
        </w:r>
      </w:del>
      <w:del w:id="713" w:author="PR Preview" w:date="2026-01-01T00:00:00Z">
        <w:r>
          <w:delText xml:space="preserve"> </w:delText>
        </w:r>
      </w:del>
      <w:hyperlink w:anchor="thm-dist-mle">
        <w:del w:id="714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715" w:author="PR Preview" w:date="2026-01-01T00:00:00Z">
        <w:r>
          <w:delText xml:space="preserve"> </w:delText>
        </w:r>
      </w:del>
      <w:del w:id="716" w:author="PR Preview" w:date="2026-01-01T00:00:00Z">
        <w:r>
          <w:delText xml:space="preserve">says that for large</w:delText>
        </w:r>
      </w:del>
      <w:del w:id="717" w:author="PR Preview" w:date="2026-01-01T00:00:00Z">
        <w:r>
          <w:delText xml:space="preserve"> </w:delText>
        </w:r>
      </w:del>
      <m:oMath>
        <m:r>
          <m:t>n</m:t>
        </m:r>
      </m:oMath>
      <w:del w:id="718" w:author="PR Preview" w:date="2026-01-01T00:00:00Z">
        <w:r>
          <w:delText xml:space="preserve">:</w:delText>
        </w:r>
      </w:del>
    </w:p>
    <w:p>
      <w:pPr>
        <w:pStyle w:val="BodyText"/>
      </w:pPr>
      <w:ins w:id="719" w:author="PR Preview" w:date="2026-01-01T00:00:00Z">
        <w:r>
          <w:rPr>
            <w:b/>
            <w:bCs/>
          </w:rPr>
          <w:t xml:space="preserve">Example 8 (Approximate distribution of the Poisson MLE)</w:t>
        </w:r>
      </w:ins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For</w:t>
        </w:r>
      </w:ins>
      <w:ins w:id="72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723" w:author="PR Preview" w:date="2026-01-01T00:00:00Z">
        <w:r>
          <w:t xml:space="preserve">,</w:t>
        </w:r>
      </w:ins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setting the score</w:t>
        </w:r>
      </w:ins>
      <w:ins w:id="726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(</w:t>
        </w:r>
      </w:ins>
      <w:hyperlink w:anchor="exm-information-equality">
        <w:ins w:id="729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730" w:author="PR Preview" w:date="2026-01-01T00:00:00Z">
        <w:r>
          <w:t xml:space="preserve">)</w:t>
        </w:r>
      </w:ins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to zero gives</w:t>
        </w:r>
      </w:ins>
      <w:ins w:id="73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734" w:author="PR Preview" w:date="2026-01-01T00:00:00Z">
        <w:r>
          <w:t xml:space="preserve">,</w:t>
        </w:r>
      </w:ins>
      <w:ins w:id="735" w:author="PR Preview" w:date="2026-01-01T00:00:00Z">
        <w:r>
          <w:t xml:space="preserve"> </w:t>
        </w:r>
      </w:ins>
      <w:ins w:id="736" w:author="PR Preview" w:date="2026-01-01T00:00:00Z">
        <w:r>
          <w:t xml:space="preserve">and</w:t>
        </w:r>
      </w:ins>
      <w:ins w:id="73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(</w:t>
        </w:r>
      </w:ins>
      <w:hyperlink w:anchor="exm-information-poisson">
        <w:ins w:id="740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741" w:author="PR Preview" w:date="2026-01-01T00:00:00Z">
        <w:r>
          <w:t xml:space="preserve">),</w:t>
        </w:r>
      </w:ins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so</w:t>
        </w:r>
      </w:ins>
      <w:ins w:id="744" w:author="PR Preview" w:date="2026-01-01T00:00:00Z">
        <w:r>
          <w:t xml:space="preserve"> </w:t>
        </w:r>
      </w:ins>
      <w:hyperlink w:anchor="thm-dist-mle">
        <w:ins w:id="745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says that for large</w:t>
        </w:r>
      </w:ins>
      <w:ins w:id="748" w:author="PR Preview" w:date="2026-01-01T00:00:00Z">
        <w:r>
          <w:t xml:space="preserve"> </w:t>
        </w:r>
      </w:ins>
      <m:oMath>
        <m:r>
          <m:t>n</m:t>
        </m:r>
      </m:oMath>
      <w:ins w:id="74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del w:id="750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751" w:author="PR Preview" w:date="2026-01-01T00:00:00Z">
        <w:r>
          <w:delText xml:space="preserve"> </w:delText>
        </w:r>
      </w:del>
      <w:del w:id="752" w:author="PR Preview" w:date="2026-01-01T00:00:00Z">
        <w:r>
          <w:delText xml:space="preserve">involves the unknown</w:delText>
        </w:r>
      </w:del>
      <w:del w:id="75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θ</m:t>
            </m:r>
          </m:e>
        </m:acc>
      </m:oMath>
      <w:del w:id="754" w:author="PR Preview" w:date="2026-01-01T00:00:00Z">
        <w:r>
          <w:delText xml:space="preserve">,</w:delText>
        </w:r>
      </w:del>
      <w:del w:id="755" w:author="PR Preview" w:date="2026-01-01T00:00:00Z">
        <w:r>
          <w:delText xml:space="preserve"> </w:delText>
        </w:r>
      </w:del>
      <w:del w:id="756" w:author="PR Preview" w:date="2026-01-01T00:00:00Z">
        <w:r>
          <w:delText xml:space="preserve">so to use it we estimate</w:delText>
        </w:r>
      </w:del>
      <w:del w:id="75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del w:id="758" w:author="PR Preview" w:date="2026-01-01T00:00:00Z">
        <w:r>
          <w:delText xml:space="preserve">,</w:delText>
        </w:r>
      </w:del>
      <w:del w:id="759" w:author="PR Preview" w:date="2026-01-01T00:00:00Z">
        <w:r>
          <w:delText xml:space="preserve"> </w:delText>
        </w:r>
      </w:del>
      <w:del w:id="760" w:author="PR Preview" w:date="2026-01-01T00:00:00Z">
        <w:r>
          <w:delText xml:space="preserve">by either the expected information at the MLE,</w:delText>
        </w:r>
      </w:del>
      <w:del w:id="76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del w:id="762" w:author="PR Preview" w:date="2026-01-01T00:00:00Z">
        <w:r>
          <w:delText xml:space="preserve">,</w:delText>
        </w:r>
      </w:del>
      <w:del w:id="763" w:author="PR Preview" w:date="2026-01-01T00:00:00Z">
        <w:r>
          <w:delText xml:space="preserve"> </w:delText>
        </w:r>
      </w:del>
      <w:del w:id="764" w:author="PR Preview" w:date="2026-01-01T00:00:00Z">
        <w:r>
          <w:delText xml:space="preserve">or the observed information at the MLE,</w:delText>
        </w:r>
      </w:del>
      <w:del w:id="765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del w:id="766" w:author="PR Preview" w:date="2026-01-01T00:00:00Z">
        <w:r>
          <w:delText xml:space="preserve">.</w:delText>
        </w:r>
      </w:del>
      <w:del w:id="767" w:author="PR Preview" w:date="2026-01-01T00:00:00Z">
        <w:r>
          <w:delText xml:space="preserve"> </w:delText>
        </w:r>
      </w:del>
      <w:del w:id="768" w:author="PR Preview" w:date="2026-01-01T00:00:00Z">
        <w:r>
          <w:delText xml:space="preserve">Either way, the estimated standard error of the</w:delText>
        </w:r>
      </w:del>
      <w:del w:id="769" w:author="PR Preview" w:date="2026-01-01T00:00:00Z">
        <w:r>
          <w:delText xml:space="preserve"> </w:delText>
        </w:r>
      </w:del>
      <m:oMath>
        <m:r>
          <m:t>k</m:t>
        </m:r>
      </m:oMath>
      <w:del w:id="770" w:author="PR Preview" w:date="2026-01-01T00:00:00Z">
        <w:r>
          <w:delText xml:space="preserve">th entry of</w:delText>
        </w:r>
      </w:del>
      <w:del w:id="77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772" w:author="PR Preview" w:date="2026-01-01T00:00:00Z">
        <w:r>
          <w:delText xml:space="preserve"> </w:delText>
        </w:r>
      </w:del>
      <w:del w:id="773" w:author="PR Preview" w:date="2026-01-01T00:00:00Z">
        <w:r>
          <w:delText xml:space="preserve">is:</w:delText>
        </w:r>
      </w:del>
    </w:p>
    <w:p>
      <w:pPr>
        <w:pStyle w:val="BodyText"/>
      </w:pPr>
      <w:hyperlink w:anchor="thm-dist-mle">
        <w:ins w:id="774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775" w:author="PR Preview" w:date="2026-01-01T00:00:00Z">
        <w:r>
          <w:t xml:space="preserve"> </w:t>
        </w:r>
      </w:ins>
      <w:ins w:id="776" w:author="PR Preview" w:date="2026-01-01T00:00:00Z">
        <w:r>
          <w:t xml:space="preserve">involves the unknown</w:t>
        </w:r>
      </w:ins>
      <w:ins w:id="77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θ</m:t>
            </m:r>
          </m:e>
        </m:acc>
      </m:oMath>
      <w:ins w:id="778" w:author="PR Preview" w:date="2026-01-01T00:00:00Z">
        <w:r>
          <w:t xml:space="preserve">,</w:t>
        </w:r>
      </w:ins>
      <w:ins w:id="779" w:author="PR Preview" w:date="2026-01-01T00:00:00Z">
        <w:r>
          <w:t xml:space="preserve"> </w:t>
        </w:r>
      </w:ins>
      <w:ins w:id="780" w:author="PR Preview" w:date="2026-01-01T00:00:00Z">
        <w:r>
          <w:t xml:space="preserve">so to use it we estimate</w:t>
        </w:r>
      </w:ins>
      <w:ins w:id="78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ins w:id="782" w:author="PR Preview" w:date="2026-01-01T00:00:00Z">
        <w:r>
          <w:t xml:space="preserve">,</w:t>
        </w:r>
      </w:ins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by either the expected information at the MLE,</w:t>
        </w:r>
      </w:ins>
      <w:ins w:id="78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ins w:id="786" w:author="PR Preview" w:date="2026-01-01T00:00:00Z">
        <w:r>
          <w:t xml:space="preserve">,</w:t>
        </w:r>
      </w:ins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or the observed information at the MLE,</w:t>
        </w:r>
      </w:ins>
      <w:ins w:id="789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ins w:id="790" w:author="PR Preview" w:date="2026-01-01T00:00:00Z">
        <w:r>
          <w:t xml:space="preserve">.</w:t>
        </w:r>
      </w:ins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Either way, the estimated standard error of the</w:t>
        </w:r>
      </w:ins>
      <w:ins w:id="793" w:author="PR Preview" w:date="2026-01-01T00:00:00Z">
        <w:r>
          <w:t xml:space="preserve"> </w:t>
        </w:r>
      </w:ins>
      <m:oMath>
        <m:r>
          <m:t>k</m:t>
        </m:r>
      </m:oMath>
      <w:ins w:id="794" w:author="PR Preview" w:date="2026-01-01T00:00:00Z">
        <w:r>
          <w:t xml:space="preserve">th entry of</w:t>
        </w:r>
      </w:ins>
      <w:ins w:id="79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796" w:author="PR Preview" w:date="2026-01-01T00:00:00Z">
        <w:r>
          <w:t xml:space="preserve"> </w:t>
        </w:r>
      </w:ins>
      <w:ins w:id="797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del w:id="798" w:author="PR Preview" w:date="2026-01-01T00:00:00Z">
        <w:r>
          <w:delText xml:space="preserve">By</w:delText>
        </w:r>
      </w:del>
      <w:del w:id="799" w:author="PR Preview" w:date="2026-01-01T00:00:00Z">
        <w:r>
          <w:delText xml:space="preserve"> </w:delText>
        </w:r>
      </w:del>
      <w:hyperlink w:anchor="thm-dist-mle">
        <w:del w:id="800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801" w:author="PR Preview" w:date="2026-01-01T00:00:00Z">
        <w:r>
          <w:delText xml:space="preserve">,</w:delText>
        </w:r>
      </w:del>
      <w:del w:id="80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del w:id="803" w:author="PR Preview" w:date="2026-01-01T00:00:00Z">
        <w:r>
          <w:delText xml:space="preserve"> </w:delText>
        </w:r>
      </w:del>
      <w:del w:id="804" w:author="PR Preview" w:date="2026-01-01T00:00:00Z">
        <w:r>
          <w:delText xml:space="preserve">has approximately a standard Gaussian distribution in large samples,</w:delText>
        </w:r>
      </w:del>
      <w:del w:id="805" w:author="PR Preview" w:date="2026-01-01T00:00:00Z">
        <w:r>
          <w:delText xml:space="preserve"> </w:delText>
        </w:r>
      </w:del>
      <w:del w:id="806" w:author="PR Preview" w:date="2026-01-01T00:00:00Z">
        <w:r>
          <w:delText xml:space="preserve">so the Wald interval is an</w:delText>
        </w:r>
      </w:del>
      <w:del w:id="807" w:author="PR Preview" w:date="2026-01-01T00:00:00Z">
        <w:r>
          <w:delText xml:space="preserve"> </w:delText>
        </w:r>
      </w:del>
      <w:hyperlink r:id="rId117">
        <w:del w:id="808" w:author="PR Preview" w:date="2026-01-01T00:00:00Z">
          <w:r>
            <w:rPr>
              <w:rStyle w:val="Hyperlink"/>
            </w:rPr>
            <w:delText xml:space="preserve">approximate confidence interval</w:delText>
          </w:r>
        </w:del>
      </w:hyperlink>
      <w:del w:id="809" w:author="PR Preview" w:date="2026-01-01T00:00:00Z">
        <w:r>
          <w:delText xml:space="preserve"> </w:delText>
        </w:r>
      </w:del>
      <w:del w:id="810" w:author="PR Preview" w:date="2026-01-01T00:00:00Z">
        <w:r>
          <w:delText xml:space="preserve">for</w:delText>
        </w:r>
      </w:del>
      <w:del w:id="811" w:author="PR Preview" w:date="2026-01-01T00:00:00Z">
        <w:r>
          <w:delText xml:space="preserve"> </w:delText>
        </w:r>
      </w:del>
      <m:oMath>
        <m:sSub>
          <m:e>
            <m:r>
              <m:t>θ</m:t>
            </m:r>
          </m:e>
          <m:sub>
            <m:r>
              <m:t>k</m:t>
            </m:r>
          </m:sub>
        </m:sSub>
      </m:oMath>
      <w:del w:id="812" w:author="PR Preview" w:date="2026-01-01T00:00:00Z">
        <w:r>
          <w:delText xml:space="preserve">.</w:delText>
        </w:r>
      </w:del>
      <w:del w:id="813" w:author="PR Preview" w:date="2026-01-01T00:00:00Z">
        <w:r>
          <w:delText xml:space="preserve"> </w:delText>
        </w:r>
      </w:del>
      <w:del w:id="814" w:author="PR Preview" w:date="2026-01-01T00:00:00Z">
        <w:r>
          <w:delText xml:space="preserve">For a 95% interval,</w:delText>
        </w:r>
      </w:del>
      <w:del w:id="815" w:author="PR Preview" w:date="2026-01-01T00:00:00Z">
        <w:r>
          <w:delText xml:space="preserve"> </w:delText>
        </w:r>
      </w:del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del w:id="816" w:author="PR Preview" w:date="2026-01-01T00:00:00Z">
        <w:r>
          <w:delText xml:space="preserve">.</w:delText>
        </w:r>
      </w:del>
    </w:p>
    <w:p>
      <w:pPr>
        <w:pStyle w:val="BodyText"/>
      </w:pPr>
      <w:ins w:id="817" w:author="PR Preview" w:date="2026-01-01T00:00:00Z">
        <w:r>
          <w:t xml:space="preserve">By</w:t>
        </w:r>
      </w:ins>
      <w:ins w:id="818" w:author="PR Preview" w:date="2026-01-01T00:00:00Z">
        <w:r>
          <w:t xml:space="preserve"> </w:t>
        </w:r>
      </w:ins>
      <w:hyperlink w:anchor="thm-dist-mle">
        <w:ins w:id="819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820" w:author="PR Preview" w:date="2026-01-01T00:00:00Z">
        <w:r>
          <w:t xml:space="preserve">,</w:t>
        </w:r>
      </w:ins>
      <w:ins w:id="82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ins w:id="822" w:author="PR Preview" w:date="2026-01-01T00:00:00Z">
        <w:r>
          <w:t xml:space="preserve"> </w:t>
        </w:r>
      </w:ins>
      <w:ins w:id="823" w:author="PR Preview" w:date="2026-01-01T00:00:00Z">
        <w:r>
          <w:t xml:space="preserve">has approximately a standard Gaussian distribution in large samples,</w:t>
        </w:r>
      </w:ins>
      <w:ins w:id="824" w:author="PR Preview" w:date="2026-01-01T00:00:00Z">
        <w:r>
          <w:t xml:space="preserve"> </w:t>
        </w:r>
      </w:ins>
      <w:ins w:id="825" w:author="PR Preview" w:date="2026-01-01T00:00:00Z">
        <w:r>
          <w:t xml:space="preserve">so the Wald interval is an</w:t>
        </w:r>
      </w:ins>
      <w:ins w:id="826" w:author="PR Preview" w:date="2026-01-01T00:00:00Z">
        <w:r>
          <w:t xml:space="preserve"> </w:t>
        </w:r>
      </w:ins>
      <w:hyperlink r:id="rId117">
        <w:ins w:id="827" w:author="PR Preview" w:date="2026-01-01T00:00:00Z">
          <w:r>
            <w:rPr>
              <w:rStyle w:val="Hyperlink"/>
            </w:rPr>
            <w:t xml:space="preserve">approximate confidence interval</w:t>
          </w:r>
        </w:ins>
      </w:hyperlink>
      <w:ins w:id="828" w:author="PR Preview" w:date="2026-01-01T00:00:00Z">
        <w:r>
          <w:t xml:space="preserve"> </w:t>
        </w:r>
      </w:ins>
      <w:ins w:id="829" w:author="PR Preview" w:date="2026-01-01T00:00:00Z">
        <w:r>
          <w:t xml:space="preserve">for</w:t>
        </w:r>
      </w:ins>
      <w:ins w:id="830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k</m:t>
            </m:r>
          </m:sub>
        </m:sSub>
      </m:oMath>
      <w:ins w:id="831" w:author="PR Preview" w:date="2026-01-01T00:00:00Z">
        <w:r>
          <w:t xml:space="preserve">.</w:t>
        </w:r>
      </w:ins>
      <w:ins w:id="832" w:author="PR Preview" w:date="2026-01-01T00:00:00Z">
        <w:r>
          <w:t xml:space="preserve"> </w:t>
        </w:r>
      </w:ins>
      <w:ins w:id="833" w:author="PR Preview" w:date="2026-01-01T00:00:00Z">
        <w:r>
          <w:t xml:space="preserve">For a 95% interval,</w:t>
        </w:r>
      </w:ins>
      <w:ins w:id="834" w:author="PR Preview" w:date="2026-01-01T00:00:00Z">
        <w:r>
          <w:t xml:space="preserve"> </w:t>
        </w:r>
      </w:ins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ins w:id="835" w:author="PR Preview" w:date="2026-01-01T00:00:00Z">
        <w:r>
          <w:t xml:space="preserve">.</w:t>
        </w:r>
      </w:ins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del w:id="836" w:author="PR Preview" w:date="2026-01-01T00:00:00Z">
        <w:r>
          <w:rPr>
            <w:i/>
            <w:iCs/>
          </w:rPr>
          <w:delText xml:space="preserve">Remark 7</w:delText>
        </w:r>
      </w:del>
      <w:del w:id="837" w:author="PR Preview" w:date="2026-01-01T00:00:00Z">
        <w:r>
          <w:delText xml:space="preserve"> (Null distributions of the Wald statistics). </w:delText>
        </w:r>
      </w:del>
      <w:del w:id="838" w:author="PR Preview" w:date="2026-01-01T00:00:00Z">
        <w:r>
          <w:delText xml:space="preserve">By</w:delText>
        </w:r>
      </w:del>
      <w:del w:id="839" w:author="PR Preview" w:date="2026-01-01T00:00:00Z">
        <w:r>
          <w:delText xml:space="preserve"> </w:delText>
        </w:r>
      </w:del>
      <w:hyperlink w:anchor="thm-dist-mle">
        <w:del w:id="840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841" w:author="PR Preview" w:date="2026-01-01T00:00:00Z">
        <w:r>
          <w:delText xml:space="preserve">, the statistic</w:delText>
        </w:r>
      </w:del>
      <w:del w:id="842" w:author="PR Preview" w:date="2026-01-01T00:00:00Z">
        <w:r>
          <w:delText xml:space="preserve"> </w:delText>
        </w:r>
      </w:del>
      <m:oMath>
        <m:r>
          <m:t>Z</m:t>
        </m:r>
      </m:oMath>
      <w:del w:id="843" w:author="PR Preview" w:date="2026-01-01T00:00:00Z">
        <w:r>
          <w:delText xml:space="preserve"> </w:delText>
        </w:r>
      </w:del>
      <w:del w:id="844" w:author="PR Preview" w:date="2026-01-01T00:00:00Z">
        <w:r>
          <w:delText xml:space="preserve">of the</w:delText>
        </w:r>
      </w:del>
      <w:del w:id="845" w:author="PR Preview" w:date="2026-01-01T00:00:00Z">
        <w:r>
          <w:delText xml:space="preserve"> </w:delText>
        </w:r>
      </w:del>
      <w:hyperlink w:anchor="def-wald-test">
        <w:del w:id="846" w:author="PR Preview" w:date="2026-01-01T00:00:00Z">
          <w:r>
            <w:rPr>
              <w:rStyle w:val="Hyperlink"/>
            </w:rPr>
            <w:delText xml:space="preserve">Wald test</w:delText>
          </w:r>
        </w:del>
      </w:hyperlink>
      <w:del w:id="847" w:author="PR Preview" w:date="2026-01-01T00:00:00Z">
        <w:r>
          <w:delText xml:space="preserve"> </w:delText>
        </w:r>
      </w:del>
      <w:del w:id="848" w:author="PR Preview" w:date="2026-01-01T00:00:00Z">
        <w:r>
          <w:delText xml:space="preserve">has approximately a standard Gaussian distribution</w:delText>
        </w:r>
      </w:del>
      <w:del w:id="849" w:author="PR Preview" w:date="2026-01-01T00:00:00Z">
        <w:r>
          <w:delText xml:space="preserve"> </w:delText>
        </w:r>
      </w:del>
      <w:del w:id="850" w:author="PR Preview" w:date="2026-01-01T00:00:00Z">
        <w:r>
          <w:delText xml:space="preserve">under</w:delText>
        </w:r>
      </w:del>
      <w:del w:id="851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852" w:author="PR Preview" w:date="2026-01-01T00:00:00Z">
        <w:r>
          <w:delText xml:space="preserve"> </w:delText>
        </w:r>
      </w:del>
      <w:del w:id="853" w:author="PR Preview" w:date="2026-01-01T00:00:00Z">
        <w:r>
          <w:delText xml:space="preserve">in large samples.</w:delText>
        </w:r>
      </w:del>
      <w:del w:id="854" w:author="PR Preview" w:date="2026-01-01T00:00:00Z">
        <w:r>
          <w:delText xml:space="preserve"> </w:delText>
        </w:r>
      </w:del>
      <w:del w:id="855" w:author="PR Preview" w:date="2026-01-01T00:00:00Z">
        <w:r>
          <w:delText xml:space="preserve">The Wald statistic for</w:delText>
        </w:r>
      </w:del>
      <w:del w:id="856" w:author="PR Preview" w:date="2026-01-01T00:00:00Z">
        <w:r>
          <w:delText xml:space="preserve"> </w:delText>
        </w:r>
      </w:del>
      <m:oMath>
        <m:r>
          <m:t>q</m:t>
        </m:r>
      </m:oMath>
      <w:del w:id="857" w:author="PR Preview" w:date="2026-01-01T00:00:00Z">
        <w:r>
          <w:delText xml:space="preserve"> </w:delText>
        </w:r>
      </w:del>
      <w:del w:id="858" w:author="PR Preview" w:date="2026-01-01T00:00:00Z">
        <w:r>
          <w:delText xml:space="preserve">constraints (</w:delText>
        </w:r>
      </w:del>
      <w:hyperlink w:anchor="def-wald-statistic-q">
        <w:del w:id="859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860" w:author="PR Preview" w:date="2026-01-01T00:00:00Z">
        <w:r>
          <w:delText xml:space="preserve">)</w:delText>
        </w:r>
      </w:del>
      <w:del w:id="861" w:author="PR Preview" w:date="2026-01-01T00:00:00Z">
        <w:r>
          <w:delText xml:space="preserve"> </w:delText>
        </w:r>
      </w:del>
      <w:del w:id="862" w:author="PR Preview" w:date="2026-01-01T00:00:00Z">
        <w:r>
          <w:delText xml:space="preserve">has approximately a</w:delText>
        </w:r>
      </w:del>
      <w:del w:id="863" w:author="PR Preview" w:date="2026-01-01T00:00:00Z">
        <w:r>
          <w:delText xml:space="preserve"> </w:delText>
        </w:r>
      </w:del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del w:id="864" w:author="PR Preview" w:date="2026-01-01T00:00:00Z">
        <w:r>
          <w:delText xml:space="preserve"> </w:delText>
        </w:r>
      </w:del>
      <w:del w:id="865" w:author="PR Preview" w:date="2026-01-01T00:00:00Z">
        <w:r>
          <w:delText xml:space="preserve">distribution under</w:delText>
        </w:r>
      </w:del>
      <w:del w:id="866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867" w:author="PR Preview" w:date="2026-01-01T00:00:00Z">
        <w:r>
          <w:delText xml:space="preserve">.</w:delText>
        </w:r>
      </w:del>
    </w:p>
    <w:p>
      <w:pPr>
        <w:pStyle w:val="FirstParagraph"/>
      </w:pPr>
      <w:ins w:id="868" w:author="PR Preview" w:date="2026-01-01T00:00:00Z">
        <w:r>
          <w:rPr>
            <w:i/>
            <w:iCs/>
          </w:rPr>
          <w:t xml:space="preserve">Remark 7</w:t>
        </w:r>
      </w:ins>
      <w:ins w:id="869" w:author="PR Preview" w:date="2026-01-01T00:00:00Z">
        <w:r>
          <w:t xml:space="preserve"> (Null distributions of the Wald statistics). </w:t>
        </w:r>
      </w:ins>
      <w:ins w:id="870" w:author="PR Preview" w:date="2026-01-01T00:00:00Z">
        <w:r>
          <w:t xml:space="preserve">By</w:t>
        </w:r>
      </w:ins>
      <w:ins w:id="871" w:author="PR Preview" w:date="2026-01-01T00:00:00Z">
        <w:r>
          <w:t xml:space="preserve"> </w:t>
        </w:r>
      </w:ins>
      <w:hyperlink w:anchor="thm-dist-mle">
        <w:ins w:id="872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873" w:author="PR Preview" w:date="2026-01-01T00:00:00Z">
        <w:r>
          <w:t xml:space="preserve">, the statistic</w:t>
        </w:r>
      </w:ins>
      <w:ins w:id="874" w:author="PR Preview" w:date="2026-01-01T00:00:00Z">
        <w:r>
          <w:t xml:space="preserve"> </w:t>
        </w:r>
      </w:ins>
      <m:oMath>
        <m:r>
          <m:t>Z</m:t>
        </m:r>
      </m:oMath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of the</w:t>
        </w:r>
      </w:ins>
      <w:ins w:id="877" w:author="PR Preview" w:date="2026-01-01T00:00:00Z">
        <w:r>
          <w:t xml:space="preserve"> </w:t>
        </w:r>
      </w:ins>
      <w:hyperlink w:anchor="def-wald-test">
        <w:ins w:id="878" w:author="PR Preview" w:date="2026-01-01T00:00:00Z">
          <w:r>
            <w:rPr>
              <w:rStyle w:val="Hyperlink"/>
            </w:rPr>
            <w:t xml:space="preserve">Wald test</w:t>
          </w:r>
        </w:ins>
      </w:hyperlink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has approximately a standard Gaussian distribution</w:t>
        </w:r>
      </w:ins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under</w:t>
        </w:r>
      </w:ins>
      <w:ins w:id="883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in large samples.</w:t>
        </w:r>
      </w:ins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The Wald statistic for</w:t>
        </w:r>
      </w:ins>
      <w:ins w:id="888" w:author="PR Preview" w:date="2026-01-01T00:00:00Z">
        <w:r>
          <w:t xml:space="preserve"> </w:t>
        </w:r>
      </w:ins>
      <m:oMath>
        <m:r>
          <m:t>q</m:t>
        </m:r>
      </m:oMath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constraints (</w:t>
        </w:r>
      </w:ins>
      <w:hyperlink w:anchor="def-wald-statistic-q">
        <w:ins w:id="891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892" w:author="PR Preview" w:date="2026-01-01T00:00:00Z">
        <w:r>
          <w:t xml:space="preserve">)</w:t>
        </w:r>
      </w:ins>
      <w:ins w:id="893" w:author="PR Preview" w:date="2026-01-01T00:00:00Z">
        <w:r>
          <w:t xml:space="preserve"> </w:t>
        </w:r>
      </w:ins>
      <w:ins w:id="894" w:author="PR Preview" w:date="2026-01-01T00:00:00Z">
        <w:r>
          <w:t xml:space="preserve">has approximately a</w:t>
        </w:r>
      </w:ins>
      <w:ins w:id="895" w:author="PR Preview" w:date="2026-01-01T00:00:00Z">
        <w:r>
          <w:t xml:space="preserve"> </w:t>
        </w:r>
      </w:ins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distribution under</w:t>
        </w:r>
      </w:ins>
      <w:ins w:id="898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899" w:author="PR Preview" w:date="2026-01-01T00:00:00Z">
        <w:r>
          <w:t xml:space="preserve">.</w:t>
        </w:r>
      </w:ins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ins w:id="900" w:author="PR Preview" w:date="2026-01-01T00:00:00Z">
        <w:r>
          <w:rPr>
            <w:b/>
            <w:bCs/>
          </w:rPr>
          <w:t xml:space="preserve">Lemma 2 (Quadratic approximation to the log-likelihood)</w:t>
        </w:r>
      </w:ins>
      <w:ins w:id="901" w:author="PR Preview" w:date="2026-01-01T00:00:00Z">
        <w:r>
          <w:t xml:space="preserve"> </w:t>
        </w:r>
      </w:ins>
      <w:ins w:id="902" w:author="PR Preview" w:date="2026-01-01T00:00:00Z">
        <w:r>
          <w:t xml:space="preserve">Let</w:t>
        </w:r>
      </w:ins>
      <w:ins w:id="903" w:author="PR Preview" w:date="2026-01-01T00:00:00Z">
        <w:r>
          <w:t xml:space="preserve"> </w:t>
        </w:r>
      </w:ins>
      <m:oMath>
        <m:r>
          <m:t>θ</m:t>
        </m:r>
      </m:oMath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be a scalar parameter,</w:t>
        </w:r>
      </w:ins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and suppose the MLE</w:t>
        </w:r>
      </w:ins>
      <w:ins w:id="90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maximizes</w:t>
        </w:r>
      </w:ins>
      <w:ins w:id="911" w:author="PR Preview" w:date="2026-01-01T00:00:00Z">
        <w:r>
          <w:t xml:space="preserve"> </w:t>
        </w:r>
      </w:ins>
      <m:oMath>
        <m:r>
          <m:t>ℓ</m:t>
        </m:r>
      </m:oMath>
      <w:ins w:id="912" w:author="PR Preview" w:date="2026-01-01T00:00:00Z">
        <w:r>
          <w:t xml:space="preserve"> </w:t>
        </w:r>
      </w:ins>
      <w:ins w:id="913" w:author="PR Preview" w:date="2026-01-01T00:00:00Z">
        <w:r>
          <w:t xml:space="preserve">at an interior point of the parameter space,</w:t>
        </w:r>
      </w:ins>
      <w:ins w:id="914" w:author="PR Preview" w:date="2026-01-01T00:00:00Z">
        <w:r>
          <w:t xml:space="preserve"> </w:t>
        </w:r>
      </w:ins>
      <w:ins w:id="915" w:author="PR Preview" w:date="2026-01-01T00:00:00Z">
        <w:r>
          <w:t xml:space="preserve">where</w:t>
        </w:r>
      </w:ins>
      <w:ins w:id="916" w:author="PR Preview" w:date="2026-01-01T00:00:00Z">
        <w:r>
          <w:t xml:space="preserve"> </w:t>
        </w:r>
      </w:ins>
      <m:oMath>
        <m:r>
          <m:t>ℓ</m:t>
        </m:r>
      </m:oMath>
      <w:ins w:id="917" w:author="PR Preview" w:date="2026-01-01T00:00:00Z">
        <w:r>
          <w:t xml:space="preserve"> </w:t>
        </w:r>
      </w:ins>
      <w:ins w:id="918" w:author="PR Preview" w:date="2026-01-01T00:00:00Z">
        <w:r>
          <w:t xml:space="preserve">is twice differentiable.</w:t>
        </w:r>
      </w:ins>
      <w:ins w:id="919" w:author="PR Preview" w:date="2026-01-01T00:00:00Z">
        <w:r>
          <w:t xml:space="preserve"> </w:t>
        </w:r>
      </w:ins>
      <w:ins w:id="920" w:author="PR Preview" w:date="2026-01-01T00:00:00Z">
        <w:r>
          <w:t xml:space="preserve">Then the log-likelihood near</w:t>
        </w:r>
      </w:ins>
      <w:ins w:id="921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922" w:author="PR Preview" w:date="2026-01-01T00:00:00Z">
        <w:r>
          <w:t xml:space="preserve"> </w:t>
        </w:r>
      </w:ins>
      <w:ins w:id="923" w:author="PR Preview" w:date="2026-01-01T00:00:00Z">
        <w:r>
          <w:t xml:space="preserve">is approximately quadratic:</w:t>
        </w:r>
      </w:ins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ins w:id="924" w:author="PR Preview" w:date="2026-01-01T00:00:00Z">
        <w:r>
          <w:rPr>
            <w:i/>
            <w:iCs/>
          </w:rPr>
          <w:t xml:space="preserve">Proof</w:t>
        </w:r>
      </w:ins>
      <w:ins w:id="925" w:author="PR Preview" w:date="2026-01-01T00:00:00Z">
        <w:r>
          <w:t xml:space="preserve">. </w:t>
        </w:r>
      </w:ins>
      <w:ins w:id="926" w:author="PR Preview" w:date="2026-01-01T00:00:00Z">
        <w:r>
          <w:t xml:space="preserve">This is the solution to</w:t>
        </w:r>
      </w:ins>
      <w:ins w:id="927" w:author="PR Preview" w:date="2026-01-01T00:00:00Z">
        <w:r>
          <w:t xml:space="preserve"> </w:t>
        </w:r>
      </w:ins>
      <w:hyperlink w:anchor="exr-wilks-taylor">
        <w:ins w:id="928" w:author="PR Preview" w:date="2026-01-01T00:00:00Z">
          <w:r>
            <w:rPr>
              <w:rStyle w:val="Hyperlink"/>
            </w:rPr>
            <w:t xml:space="preserve">Exercise 17</w:t>
          </w:r>
        </w:ins>
      </w:hyperlink>
      <w:ins w:id="929" w:author="PR Preview" w:date="2026-01-01T00:00:00Z">
        <w:r>
          <w:t xml:space="preserve">.</w:t>
        </w:r>
      </w:ins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del w:id="930" w:author="PR Preview" w:date="2026-01-01T00:00:00Z">
        <w:r>
          <w:rPr>
            <w:i/>
            <w:iCs/>
          </w:rPr>
          <w:delText xml:space="preserve">Solution 18</w:delText>
        </w:r>
      </w:del>
      <w:del w:id="931" w:author="PR Preview" w:date="2026-01-01T00:00:00Z">
        <w:r>
          <w:delText xml:space="preserve">. </w:delText>
        </w:r>
      </w:del>
      <w:del w:id="932" w:author="PR Preview" w:date="2026-01-01T00:00:00Z">
        <w:r>
          <w:delText xml:space="preserve">Under</w:delText>
        </w:r>
      </w:del>
      <w:del w:id="933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934" w:author="PR Preview" w:date="2026-01-01T00:00:00Z">
        <w:r>
          <w:delText xml:space="preserve">, the only allowed value is</w:delText>
        </w:r>
      </w:del>
      <w:del w:id="935" w:author="PR Preview" w:date="2026-01-01T00:00:00Z">
        <w:r>
          <w:delText xml:space="preserve"> </w:delText>
        </w:r>
      </w:del>
      <m:oMath>
        <m:sSub>
          <m:e>
            <m:r>
              <m:t>θ</m:t>
            </m:r>
          </m:e>
          <m:sub>
            <m:r>
              <m:t>0</m:t>
            </m:r>
          </m:sub>
        </m:sSub>
      </m:oMath>
      <w:del w:id="936" w:author="PR Preview" w:date="2026-01-01T00:00:00Z">
        <w:r>
          <w:delText xml:space="preserve">,</w:delText>
        </w:r>
      </w:del>
      <w:del w:id="937" w:author="PR Preview" w:date="2026-01-01T00:00:00Z">
        <w:r>
          <w:delText xml:space="preserve"> </w:delText>
        </w:r>
      </w:del>
      <w:del w:id="938" w:author="PR Preview" w:date="2026-01-01T00:00:00Z">
        <w:r>
          <w:delText xml:space="preserve">so the restricted MLE is</w:delText>
        </w:r>
      </w:del>
      <w:del w:id="93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del w:id="940" w:author="PR Preview" w:date="2026-01-01T00:00:00Z">
        <w:r>
          <w:delText xml:space="preserve">.</w:delText>
        </w:r>
      </w:del>
      <w:del w:id="941" w:author="PR Preview" w:date="2026-01-01T00:00:00Z">
        <w:r>
          <w:delText xml:space="preserve"> </w:delText>
        </w:r>
      </w:del>
      <w:del w:id="942" w:author="PR Preview" w:date="2026-01-01T00:00:00Z">
        <w:r>
          <w:delText xml:space="preserve">Substituting the approximation from</w:delText>
        </w:r>
      </w:del>
      <w:del w:id="943" w:author="PR Preview" w:date="2026-01-01T00:00:00Z">
        <w:r>
          <w:delText xml:space="preserve"> </w:delText>
        </w:r>
      </w:del>
      <w:hyperlink w:anchor="exr-wilks-taylor">
        <w:del w:id="944" w:author="PR Preview" w:date="2026-01-01T00:00:00Z">
          <w:r>
            <w:rPr>
              <w:rStyle w:val="Hyperlink"/>
            </w:rPr>
            <w:delText xml:space="preserve">Exercise 17</w:delText>
          </w:r>
        </w:del>
      </w:hyperlink>
      <w:del w:id="945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p>
      <w:pPr>
        <w:pStyle w:val="BodyText"/>
      </w:pPr>
      <w:ins w:id="946" w:author="PR Preview" w:date="2026-01-01T00:00:00Z">
        <w:r>
          <w:rPr>
            <w:i/>
            <w:iCs/>
          </w:rPr>
          <w:t xml:space="preserve">Solution 18</w:t>
        </w:r>
      </w:ins>
      <w:ins w:id="947" w:author="PR Preview" w:date="2026-01-01T00:00:00Z">
        <w:r>
          <w:t xml:space="preserve">. </w:t>
        </w:r>
      </w:ins>
      <w:ins w:id="948" w:author="PR Preview" w:date="2026-01-01T00:00:00Z">
        <w:r>
          <w:t xml:space="preserve">Under</w:t>
        </w:r>
      </w:ins>
      <w:ins w:id="949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950" w:author="PR Preview" w:date="2026-01-01T00:00:00Z">
        <w:r>
          <w:t xml:space="preserve">, the only allowed value is</w:t>
        </w:r>
      </w:ins>
      <w:ins w:id="951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0</m:t>
            </m:r>
          </m:sub>
        </m:sSub>
      </m:oMath>
      <w:ins w:id="952" w:author="PR Preview" w:date="2026-01-01T00:00:00Z">
        <w:r>
          <w:t xml:space="preserve">,</w:t>
        </w:r>
      </w:ins>
      <w:ins w:id="953" w:author="PR Preview" w:date="2026-01-01T00:00:00Z">
        <w:r>
          <w:t xml:space="preserve"> </w:t>
        </w:r>
      </w:ins>
      <w:ins w:id="954" w:author="PR Preview" w:date="2026-01-01T00:00:00Z">
        <w:r>
          <w:t xml:space="preserve">so the restricted MLE is</w:t>
        </w:r>
      </w:ins>
      <w:ins w:id="95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ins w:id="956" w:author="PR Preview" w:date="2026-01-01T00:00:00Z">
        <w:r>
          <w:t xml:space="preserve">.</w:t>
        </w:r>
      </w:ins>
      <w:ins w:id="957" w:author="PR Preview" w:date="2026-01-01T00:00:00Z">
        <w:r>
          <w:t xml:space="preserve"> </w:t>
        </w:r>
      </w:ins>
      <w:ins w:id="958" w:author="PR Preview" w:date="2026-01-01T00:00:00Z">
        <w:r>
          <w:t xml:space="preserve">Substituting the approximation from</w:t>
        </w:r>
      </w:ins>
      <w:ins w:id="959" w:author="PR Preview" w:date="2026-01-01T00:00:00Z">
        <w:r>
          <w:t xml:space="preserve"> </w:t>
        </w:r>
      </w:ins>
      <w:hyperlink w:anchor="lem-wilks-taylor">
        <w:ins w:id="960" w:author="PR Preview" w:date="2026-01-01T00:00:00Z">
          <w:r>
            <w:rPr>
              <w:rStyle w:val="Hyperlink"/>
            </w:rPr>
            <w:t xml:space="preserve">Lemma 2</w:t>
          </w:r>
        </w:ins>
      </w:hyperlink>
      <w:ins w:id="96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ins w:id="962" w:author="PR Preview" w:date="2026-01-01T00:00:00Z">
        <w:r>
          <w:rPr>
            <w:b/>
            <w:bCs/>
          </w:rPr>
          <w:t xml:space="preserve">Lemma 3 (Likelihood ratio statistic for a point null hypothesis)</w:t>
        </w:r>
      </w:ins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Under the conditions of</w:t>
        </w:r>
      </w:ins>
      <w:ins w:id="965" w:author="PR Preview" w:date="2026-01-01T00:00:00Z">
        <w:r>
          <w:t xml:space="preserve"> </w:t>
        </w:r>
      </w:ins>
      <w:hyperlink w:anchor="lem-wilks-taylor">
        <w:ins w:id="966" w:author="PR Preview" w:date="2026-01-01T00:00:00Z">
          <w:r>
            <w:rPr>
              <w:rStyle w:val="Hyperlink"/>
            </w:rPr>
            <w:t xml:space="preserve">Lemma 2</w:t>
          </w:r>
        </w:ins>
      </w:hyperlink>
      <w:ins w:id="967" w:author="PR Preview" w:date="2026-01-01T00:00:00Z">
        <w:r>
          <w:t xml:space="preserve">,</w:t>
        </w:r>
      </w:ins>
      <w:ins w:id="968" w:author="PR Preview" w:date="2026-01-01T00:00:00Z">
        <w:r>
          <w:t xml:space="preserve"> </w:t>
        </w:r>
      </w:ins>
      <w:ins w:id="969" w:author="PR Preview" w:date="2026-01-01T00:00:00Z">
        <w:r>
          <w:t xml:space="preserve">for the point null hypothesis</w:t>
        </w:r>
      </w:ins>
      <w:ins w:id="970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ins w:id="971" w:author="PR Preview" w:date="2026-01-01T00:00:00Z">
        <w:r>
          <w:t xml:space="preserve">,</w:t>
        </w:r>
      </w:ins>
      <w:ins w:id="972" w:author="PR Preview" w:date="2026-01-01T00:00:00Z">
        <w:r>
          <w:t xml:space="preserve"> </w:t>
        </w:r>
      </w:ins>
      <w:ins w:id="973" w:author="PR Preview" w:date="2026-01-01T00:00:00Z">
        <w:r>
          <w:t xml:space="preserve">which imposes</w:t>
        </w:r>
      </w:ins>
      <w:ins w:id="974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1</m:t>
        </m:r>
      </m:oMath>
      <w:ins w:id="975" w:author="PR Preview" w:date="2026-01-01T00:00:00Z">
        <w:r>
          <w:t xml:space="preserve"> </w:t>
        </w:r>
      </w:ins>
      <w:ins w:id="976" w:author="PR Preview" w:date="2026-01-01T00:00:00Z">
        <w:r>
          <w:t xml:space="preserve">constraint,</w:t>
        </w:r>
      </w:ins>
      <w:ins w:id="977" w:author="PR Preview" w:date="2026-01-01T00:00:00Z">
        <w:r>
          <w:t xml:space="preserve"> </w:t>
        </w:r>
      </w:ins>
      <w:ins w:id="978" w:author="PR Preview" w:date="2026-01-01T00:00:00Z">
        <w:r>
          <w:t xml:space="preserve">the</w:t>
        </w:r>
      </w:ins>
      <w:ins w:id="979" w:author="PR Preview" w:date="2026-01-01T00:00:00Z">
        <w:r>
          <w:t xml:space="preserve"> </w:t>
        </w:r>
      </w:ins>
      <w:hyperlink w:anchor="def-lrt-stat">
        <w:ins w:id="980" w:author="PR Preview" w:date="2026-01-01T00:00:00Z">
          <w:r>
            <w:rPr>
              <w:rStyle w:val="Hyperlink"/>
            </w:rPr>
            <w:t xml:space="preserve">likelihood ratio statistic</w:t>
          </w:r>
        </w:ins>
      </w:hyperlink>
      <w:ins w:id="981" w:author="PR Preview" w:date="2026-01-01T00:00:00Z">
        <w:r>
          <w:t xml:space="preserve"> </w:t>
        </w:r>
      </w:ins>
      <w:ins w:id="982" w:author="PR Preview" w:date="2026-01-01T00:00:00Z">
        <w:r>
          <w:t xml:space="preserve">is approximately</w:t>
        </w:r>
      </w:ins>
      <w:ins w:id="983" w:author="PR Preview" w:date="2026-01-01T00:00:00Z">
        <w:r>
          <w:t xml:space="preserve"> </w:t>
        </w:r>
      </w:ins>
      <w:ins w:id="984" w:author="PR Preview" w:date="2026-01-01T00:00:00Z">
        <w:r>
          <w:t xml:space="preserve">the</w:t>
        </w:r>
      </w:ins>
      <w:ins w:id="985" w:author="PR Preview" w:date="2026-01-01T00:00:00Z">
        <w:r>
          <w:t xml:space="preserve"> </w:t>
        </w:r>
      </w:ins>
      <w:hyperlink w:anchor="def-oinf">
        <w:ins w:id="986" w:author="PR Preview" w:date="2026-01-01T00:00:00Z">
          <w:r>
            <w:rPr>
              <w:rStyle w:val="Hyperlink"/>
            </w:rPr>
            <w:t xml:space="preserve">observed information</w:t>
          </w:r>
        </w:ins>
      </w:hyperlink>
      <w:ins w:id="987" w:author="PR Preview" w:date="2026-01-01T00:00:00Z">
        <w:r>
          <w:t xml:space="preserve"> </w:t>
        </w:r>
      </w:ins>
      <w:ins w:id="988" w:author="PR Preview" w:date="2026-01-01T00:00:00Z">
        <w:r>
          <w:t xml:space="preserve">times the squared distance from the MLE: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ins w:id="989" w:author="PR Preview" w:date="2026-01-01T00:00:00Z">
        <w:r>
          <w:rPr>
            <w:i/>
            <w:iCs/>
          </w:rPr>
          <w:t xml:space="preserve">Proof</w:t>
        </w:r>
      </w:ins>
      <w:ins w:id="990" w:author="PR Preview" w:date="2026-01-01T00:00:00Z">
        <w:r>
          <w:t xml:space="preserve">. </w:t>
        </w:r>
      </w:ins>
      <w:ins w:id="991" w:author="PR Preview" w:date="2026-01-01T00:00:00Z">
        <w:r>
          <w:t xml:space="preserve">This is the solution to</w:t>
        </w:r>
      </w:ins>
      <w:ins w:id="992" w:author="PR Preview" w:date="2026-01-01T00:00:00Z">
        <w:r>
          <w:t xml:space="preserve"> </w:t>
        </w:r>
      </w:ins>
      <w:hyperlink w:anchor="exr-wilks-lrt-quadratic">
        <w:ins w:id="993" w:author="PR Preview" w:date="2026-01-01T00:00:00Z">
          <w:r>
            <w:rPr>
              <w:rStyle w:val="Hyperlink"/>
            </w:rPr>
            <w:t xml:space="preserve">Exercise 18</w:t>
          </w:r>
        </w:ins>
      </w:hyperlink>
      <w:ins w:id="994" w:author="PR Preview" w:date="2026-01-01T00:00:00Z">
        <w:r>
          <w:t xml:space="preserve">.</w:t>
        </w:r>
      </w:ins>
      <w:ins w:id="995" w:author="PR Preview" w:date="2026-01-01T00:00:00Z">
        <w:r>
          <w:t xml:space="preserve"> </w:t>
        </w:r>
      </w:ins>
      <w:ins w:id="996" w:author="PR Preview" w:date="2026-01-01T00:00:00Z">
        <w:r>
          <w:t xml:space="preserve">It rests on</w:t>
        </w:r>
      </w:ins>
      <w:ins w:id="997" w:author="PR Preview" w:date="2026-01-01T00:00:00Z">
        <w:r>
          <w:t xml:space="preserve"> </w:t>
        </w:r>
      </w:ins>
      <w:hyperlink w:anchor="lem-wilks-taylor">
        <w:ins w:id="998" w:author="PR Preview" w:date="2026-01-01T00:00:00Z">
          <w:r>
            <w:rPr>
              <w:rStyle w:val="Hyperlink"/>
            </w:rPr>
            <w:t xml:space="preserve">Lemma 2</w:t>
          </w:r>
        </w:ins>
      </w:hyperlink>
      <w:ins w:id="999" w:author="PR Preview" w:date="2026-01-01T00:00:00Z">
        <w:r>
          <w:t xml:space="preserve">.</w:t>
        </w:r>
      </w:ins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del w:id="1000" w:author="PR Preview" w:date="2026-01-01T00:00:00Z">
        <w:r>
          <w:rPr>
            <w:b/>
            <w:bCs/>
          </w:rPr>
          <w:delText xml:space="preserve">Theorem 10 (Wilks’ theorem)</w:delText>
        </w:r>
      </w:del>
      <w:del w:id="1001" w:author="PR Preview" w:date="2026-01-01T00:00:00Z">
        <w:r>
          <w:delText xml:space="preserve"> </w:delText>
        </w:r>
      </w:del>
      <w:del w:id="1002" w:author="PR Preview" w:date="2026-01-01T00:00:00Z">
        <w:r>
          <w:delText xml:space="preserve">Suppose the conditions of</w:delText>
        </w:r>
      </w:del>
      <w:del w:id="1003" w:author="PR Preview" w:date="2026-01-01T00:00:00Z">
        <w:r>
          <w:delText xml:space="preserve"> </w:delText>
        </w:r>
      </w:del>
      <w:hyperlink w:anchor="thm-dist-mle">
        <w:del w:id="1004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005" w:author="PR Preview" w:date="2026-01-01T00:00:00Z">
        <w:r>
          <w:delText xml:space="preserve"> </w:delText>
        </w:r>
      </w:del>
      <w:del w:id="1006" w:author="PR Preview" w:date="2026-01-01T00:00:00Z">
        <w:r>
          <w:delText xml:space="preserve">hold,</w:delText>
        </w:r>
      </w:del>
      <w:del w:id="1007" w:author="PR Preview" w:date="2026-01-01T00:00:00Z">
        <w:r>
          <w:delText xml:space="preserve"> </w:delText>
        </w:r>
      </w:del>
      <w:del w:id="1008" w:author="PR Preview" w:date="2026-01-01T00:00:00Z">
        <w:r>
          <w:delText xml:space="preserve">and a null hypothesis</w:delText>
        </w:r>
      </w:del>
      <w:del w:id="1009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1010" w:author="PR Preview" w:date="2026-01-01T00:00:00Z">
        <w:r>
          <w:delText xml:space="preserve"> </w:delText>
        </w:r>
      </w:del>
      <w:del w:id="1011" w:author="PR Preview" w:date="2026-01-01T00:00:00Z">
        <w:r>
          <w:delText xml:space="preserve">imposes</w:delText>
        </w:r>
      </w:del>
      <w:del w:id="1012" w:author="PR Preview" w:date="2026-01-01T00:00:00Z">
        <w:r>
          <w:delText xml:space="preserve"> </w:delText>
        </w:r>
      </w:del>
      <m:oMath>
        <m:r>
          <m:t>q</m:t>
        </m:r>
      </m:oMath>
      <w:del w:id="1013" w:author="PR Preview" w:date="2026-01-01T00:00:00Z">
        <w:r>
          <w:delText xml:space="preserve"> </w:delText>
        </w:r>
      </w:del>
      <w:del w:id="1014" w:author="PR Preview" w:date="2026-01-01T00:00:00Z">
        <w:r>
          <w:delText xml:space="preserve">constraints on the parameter vector</w:delText>
        </w:r>
      </w:del>
      <w:del w:id="101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θ</m:t>
            </m:r>
          </m:e>
        </m:acc>
      </m:oMath>
      <w:del w:id="1016" w:author="PR Preview" w:date="2026-01-01T00:00:00Z">
        <w:r>
          <w:delText xml:space="preserve">.</w:delText>
        </w:r>
      </w:del>
      <w:del w:id="1017" w:author="PR Preview" w:date="2026-01-01T00:00:00Z">
        <w:r>
          <w:delText xml:space="preserve"> </w:delText>
        </w:r>
      </w:del>
      <w:del w:id="1018" w:author="PR Preview" w:date="2026-01-01T00:00:00Z">
        <w:r>
          <w:delText xml:space="preserve">Then, if</w:delText>
        </w:r>
      </w:del>
      <w:del w:id="1019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1020" w:author="PR Preview" w:date="2026-01-01T00:00:00Z">
        <w:r>
          <w:delText xml:space="preserve"> </w:delText>
        </w:r>
      </w:del>
      <w:del w:id="1021" w:author="PR Preview" w:date="2026-01-01T00:00:00Z">
        <w:r>
          <w:delText xml:space="preserve">is true, as</w:delText>
        </w:r>
      </w:del>
      <w:del w:id="102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del w:id="1023" w:author="PR Preview" w:date="2026-01-01T00:00:00Z">
        <w:r>
          <w:delText xml:space="preserve">,</w:delText>
        </w:r>
      </w:del>
      <w:del w:id="1024" w:author="PR Preview" w:date="2026-01-01T00:00:00Z">
        <w:r>
          <w:delText xml:space="preserve"> </w:delText>
        </w:r>
      </w:del>
      <w:del w:id="1025" w:author="PR Preview" w:date="2026-01-01T00:00:00Z">
        <w:r>
          <w:delText xml:space="preserve">the</w:delText>
        </w:r>
      </w:del>
      <w:del w:id="1026" w:author="PR Preview" w:date="2026-01-01T00:00:00Z">
        <w:r>
          <w:delText xml:space="preserve"> </w:delText>
        </w:r>
      </w:del>
      <w:hyperlink w:anchor="def-lrt-stat">
        <w:del w:id="1027" w:author="PR Preview" w:date="2026-01-01T00:00:00Z">
          <w:r>
            <w:rPr>
              <w:rStyle w:val="Hyperlink"/>
            </w:rPr>
            <w:delText xml:space="preserve">likelihood ratio statistic</w:delText>
          </w:r>
        </w:del>
      </w:hyperlink>
      <w:del w:id="1028" w:author="PR Preview" w:date="2026-01-01T00:00:00Z">
        <w:r>
          <w:delText xml:space="preserve"> </w:delText>
        </w:r>
      </w:del>
      <m:oMath>
        <m:r>
          <m:rPr>
            <m:sty m:val="p"/>
          </m:rPr>
          <m:t>Λ</m:t>
        </m:r>
      </m:oMath>
      <w:del w:id="1029" w:author="PR Preview" w:date="2026-01-01T00:00:00Z">
        <w:r>
          <w:delText xml:space="preserve"> </w:delText>
        </w:r>
      </w:del>
      <w:del w:id="1030" w:author="PR Preview" w:date="2026-01-01T00:00:00Z">
        <w:r>
          <w:delText xml:space="preserve">satisfies:</w:delText>
        </w:r>
      </w:del>
    </w:p>
    <w:p>
      <w:pPr>
        <w:pStyle w:val="BodyText"/>
      </w:pPr>
      <w:ins w:id="1031" w:author="PR Preview" w:date="2026-01-01T00:00:00Z">
        <w:r>
          <w:rPr>
            <w:b/>
            <w:bCs/>
          </w:rPr>
          <w:t xml:space="preserve">Lemma 4 (Standardizing an approximately Gaussian estimate)</w:t>
        </w:r>
      </w:ins>
      <w:ins w:id="1032" w:author="PR Preview" w:date="2026-01-01T00:00:00Z">
        <w:r>
          <w:t xml:space="preserve"> </w:t>
        </w:r>
      </w:ins>
      <w:ins w:id="1033" w:author="PR Preview" w:date="2026-01-01T00:00:00Z">
        <w:r>
          <w:t xml:space="preserve">Suppose</w:t>
        </w:r>
      </w:ins>
      <w:ins w:id="103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ins w:id="1035" w:author="PR Preview" w:date="2026-01-01T00:00:00Z">
        <w:r>
          <w:t xml:space="preserve">,</w:t>
        </w:r>
      </w:ins>
      <w:ins w:id="1036" w:author="PR Preview" w:date="2026-01-01T00:00:00Z">
        <w:r>
          <w:t xml:space="preserve"> </w:t>
        </w:r>
      </w:ins>
      <w:ins w:id="1037" w:author="PR Preview" w:date="2026-01-01T00:00:00Z">
        <w:r>
          <w:t xml:space="preserve">and define</w:t>
        </w:r>
      </w:ins>
      <w:ins w:id="1038" w:author="PR Preview" w:date="2026-01-01T00:00:00Z">
        <w:r>
          <w:t xml:space="preserve"> </w:t>
        </w:r>
      </w:ins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ins w:id="1039" w:author="PR Preview" w:date="2026-01-01T00:00:00Z">
        <w:r>
          <w:t xml:space="preserve">.</w:t>
        </w:r>
      </w:ins>
      <w:ins w:id="1040" w:author="PR Preview" w:date="2026-01-01T00:00:00Z">
        <w:r>
          <w:t xml:space="preserve"> </w:t>
        </w:r>
      </w:ins>
      <w:ins w:id="1041" w:author="PR Preview" w:date="2026-01-01T00:00:00Z">
        <w:r>
          <w:t xml:space="preserve">Then</w:t>
        </w:r>
      </w:ins>
      <w:ins w:id="1042" w:author="PR Preview" w:date="2026-01-01T00:00:00Z">
        <w:r>
          <w:t xml:space="preserve"> </w:t>
        </w:r>
      </w:ins>
      <m:oMath>
        <m:r>
          <m:t>Z</m:t>
        </m:r>
      </m:oMath>
      <w:ins w:id="1043" w:author="PR Preview" w:date="2026-01-01T00:00:00Z">
        <w:r>
          <w:t xml:space="preserve"> </w:t>
        </w:r>
      </w:ins>
      <w:ins w:id="1044" w:author="PR Preview" w:date="2026-01-01T00:00:00Z">
        <w:r>
          <w:t xml:space="preserve">is approximately standard Gaussian,</w:t>
        </w:r>
      </w:ins>
      <w:ins w:id="1045" w:author="PR Preview" w:date="2026-01-01T00:00:00Z">
        <w:r>
          <w:t xml:space="preserve"> </w:t>
        </w:r>
      </w:ins>
      <w:ins w:id="1046" w:author="PR Preview" w:date="2026-01-01T00:00:00Z">
        <w:r>
          <w:t xml:space="preserve">so</w:t>
        </w:r>
      </w:ins>
      <w:ins w:id="1047" w:author="PR Preview" w:date="2026-01-01T00:00:00Z">
        <w:r>
          <w:t xml:space="preserve"> </w:t>
        </w:r>
      </w:ins>
      <m:oMath>
        <m:sSup>
          <m:e>
            <m:r>
              <m:t>Z</m:t>
            </m:r>
          </m:e>
          <m:sup>
            <m:r>
              <m:t>2</m:t>
            </m:r>
          </m:sup>
        </m:sSup>
      </m:oMath>
      <w:ins w:id="1048" w:author="PR Preview" w:date="2026-01-01T00:00:00Z">
        <w:r>
          <w:t xml:space="preserve"> </w:t>
        </w:r>
      </w:ins>
      <w:ins w:id="1049" w:author="PR Preview" w:date="2026-01-01T00:00:00Z">
        <w:r>
          <w:t xml:space="preserve">is approximately</w:t>
        </w:r>
      </w:ins>
      <w:ins w:id="1050" w:author="PR Preview" w:date="2026-01-01T00:00:00Z">
        <w:r>
          <w:t xml:space="preserve"> </w:t>
        </w:r>
      </w:ins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ins w:id="105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ins w:id="1052" w:author="PR Preview" w:date="2026-01-01T00:00:00Z">
        <w:r>
          <w:rPr>
            <w:i/>
            <w:iCs/>
          </w:rPr>
          <w:t xml:space="preserve">Proof</w:t>
        </w:r>
      </w:ins>
      <w:ins w:id="1053" w:author="PR Preview" w:date="2026-01-01T00:00:00Z">
        <w:r>
          <w:t xml:space="preserve">. </w:t>
        </w:r>
      </w:ins>
      <w:ins w:id="1054" w:author="PR Preview" w:date="2026-01-01T00:00:00Z">
        <w:r>
          <w:t xml:space="preserve">This is the solution to</w:t>
        </w:r>
      </w:ins>
      <w:ins w:id="1055" w:author="PR Preview" w:date="2026-01-01T00:00:00Z">
        <w:r>
          <w:t xml:space="preserve"> </w:t>
        </w:r>
      </w:ins>
      <w:hyperlink w:anchor="exr-wilks-std-gaussian">
        <w:ins w:id="1056" w:author="PR Preview" w:date="2026-01-01T00:00:00Z">
          <w:r>
            <w:rPr>
              <w:rStyle w:val="Hyperlink"/>
            </w:rPr>
            <w:t xml:space="preserve">Exercise 19</w:t>
          </w:r>
        </w:ins>
      </w:hyperlink>
      <w:ins w:id="1057" w:author="PR Preview" w:date="2026-01-01T00:00:00Z">
        <w:r>
          <w:t xml:space="preserve">.</w:t>
        </w:r>
      </w:ins>
    </w:p>
    <w:bookmarkStart w:id="134" w:name="thm-wilks"/>
    <w:p>
      <w:pPr>
        <w:pStyle w:val="BodyText"/>
      </w:pPr>
      <w:ins w:id="1058" w:author="PR Preview" w:date="2026-01-01T00:00:00Z">
        <w:r>
          <w:rPr>
            <w:b/>
            <w:bCs/>
          </w:rPr>
          <w:t xml:space="preserve">Theorem 18 (Wilks’ theorem)</w:t>
        </w:r>
      </w:ins>
      <w:ins w:id="1059" w:author="PR Preview" w:date="2026-01-01T00:00:00Z">
        <w:r>
          <w:t xml:space="preserve"> </w:t>
        </w:r>
      </w:ins>
      <w:ins w:id="1060" w:author="PR Preview" w:date="2026-01-01T00:00:00Z">
        <w:r>
          <w:t xml:space="preserve">Suppose the conditions of</w:t>
        </w:r>
      </w:ins>
      <w:ins w:id="1061" w:author="PR Preview" w:date="2026-01-01T00:00:00Z">
        <w:r>
          <w:t xml:space="preserve"> </w:t>
        </w:r>
      </w:ins>
      <w:hyperlink w:anchor="thm-dist-mle">
        <w:ins w:id="1062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1063" w:author="PR Preview" w:date="2026-01-01T00:00:00Z">
        <w:r>
          <w:t xml:space="preserve"> </w:t>
        </w:r>
      </w:ins>
      <w:ins w:id="1064" w:author="PR Preview" w:date="2026-01-01T00:00:00Z">
        <w:r>
          <w:t xml:space="preserve">hold,</w:t>
        </w:r>
      </w:ins>
      <w:ins w:id="1065" w:author="PR Preview" w:date="2026-01-01T00:00:00Z">
        <w:r>
          <w:t xml:space="preserve"> </w:t>
        </w:r>
      </w:ins>
      <w:ins w:id="1066" w:author="PR Preview" w:date="2026-01-01T00:00:00Z">
        <w:r>
          <w:t xml:space="preserve">and a null hypothesis</w:t>
        </w:r>
      </w:ins>
      <w:ins w:id="1067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1068" w:author="PR Preview" w:date="2026-01-01T00:00:00Z">
        <w:r>
          <w:t xml:space="preserve"> </w:t>
        </w:r>
      </w:ins>
      <w:ins w:id="1069" w:author="PR Preview" w:date="2026-01-01T00:00:00Z">
        <w:r>
          <w:t xml:space="preserve">imposes</w:t>
        </w:r>
      </w:ins>
      <w:ins w:id="1070" w:author="PR Preview" w:date="2026-01-01T00:00:00Z">
        <w:r>
          <w:t xml:space="preserve"> </w:t>
        </w:r>
      </w:ins>
      <m:oMath>
        <m:r>
          <m:t>q</m:t>
        </m:r>
      </m:oMath>
      <w:ins w:id="1071" w:author="PR Preview" w:date="2026-01-01T00:00:00Z">
        <w:r>
          <w:t xml:space="preserve"> </w:t>
        </w:r>
      </w:ins>
      <w:ins w:id="1072" w:author="PR Preview" w:date="2026-01-01T00:00:00Z">
        <w:r>
          <w:t xml:space="preserve">constraints on the parameter vector</w:t>
        </w:r>
      </w:ins>
      <w:ins w:id="107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θ</m:t>
            </m:r>
          </m:e>
        </m:acc>
      </m:oMath>
      <w:ins w:id="1074" w:author="PR Preview" w:date="2026-01-01T00:00:00Z">
        <w:r>
          <w:t xml:space="preserve">.</w:t>
        </w:r>
      </w:ins>
      <w:ins w:id="1075" w:author="PR Preview" w:date="2026-01-01T00:00:00Z">
        <w:r>
          <w:t xml:space="preserve"> </w:t>
        </w:r>
      </w:ins>
      <w:ins w:id="1076" w:author="PR Preview" w:date="2026-01-01T00:00:00Z">
        <w:r>
          <w:t xml:space="preserve">Then, if</w:t>
        </w:r>
      </w:ins>
      <w:ins w:id="1077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1078" w:author="PR Preview" w:date="2026-01-01T00:00:00Z">
        <w:r>
          <w:t xml:space="preserve"> </w:t>
        </w:r>
      </w:ins>
      <w:ins w:id="1079" w:author="PR Preview" w:date="2026-01-01T00:00:00Z">
        <w:r>
          <w:t xml:space="preserve">is true, as</w:t>
        </w:r>
      </w:ins>
      <w:ins w:id="108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ins w:id="1081" w:author="PR Preview" w:date="2026-01-01T00:00:00Z">
        <w:r>
          <w:t xml:space="preserve">,</w:t>
        </w:r>
      </w:ins>
      <w:ins w:id="1082" w:author="PR Preview" w:date="2026-01-01T00:00:00Z">
        <w:r>
          <w:t xml:space="preserve"> </w:t>
        </w:r>
      </w:ins>
      <w:ins w:id="1083" w:author="PR Preview" w:date="2026-01-01T00:00:00Z">
        <w:r>
          <w:t xml:space="preserve">the</w:t>
        </w:r>
      </w:ins>
      <w:ins w:id="1084" w:author="PR Preview" w:date="2026-01-01T00:00:00Z">
        <w:r>
          <w:t xml:space="preserve"> </w:t>
        </w:r>
      </w:ins>
      <w:hyperlink w:anchor="def-lrt-stat">
        <w:ins w:id="1085" w:author="PR Preview" w:date="2026-01-01T00:00:00Z">
          <w:r>
            <w:rPr>
              <w:rStyle w:val="Hyperlink"/>
            </w:rPr>
            <w:t xml:space="preserve">likelihood ratio statistic</w:t>
          </w:r>
        </w:ins>
      </w:hyperlink>
      <w:ins w:id="1086" w:author="PR Preview" w:date="2026-01-01T00:00:00Z">
        <w:r>
          <w:t xml:space="preserve"> </w:t>
        </w:r>
      </w:ins>
      <m:oMath>
        <m:r>
          <m:rPr>
            <m:sty m:val="p"/>
          </m:rPr>
          <m:t>Λ</m:t>
        </m:r>
      </m:oMath>
      <w:ins w:id="1087" w:author="PR Preview" w:date="2026-01-01T00:00:00Z">
        <w:r>
          <w:t xml:space="preserve"> </w:t>
        </w:r>
      </w:ins>
      <w:ins w:id="1088" w:author="PR Preview" w:date="2026-01-01T00:00:00Z">
        <w:r>
          <w:t xml:space="preserve">satisfies: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del w:id="1089" w:author="PR Preview" w:date="2026-01-01T00:00:00Z">
        <w:r>
          <w:delText xml:space="preserve">By</w:delText>
        </w:r>
      </w:del>
      <w:del w:id="1090" w:author="PR Preview" w:date="2026-01-01T00:00:00Z">
        <w:r>
          <w:delText xml:space="preserve"> </w:delText>
        </w:r>
      </w:del>
      <w:hyperlink w:anchor="exr-wilks-lrt-quadratic">
        <w:del w:id="1091" w:author="PR Preview" w:date="2026-01-01T00:00:00Z">
          <w:r>
            <w:rPr>
              <w:rStyle w:val="Hyperlink"/>
            </w:rPr>
            <w:delText xml:space="preserve">Exercise 18</w:delText>
          </w:r>
        </w:del>
      </w:hyperlink>
      <w:del w:id="1092" w:author="PR Preview" w:date="2026-01-01T00:00:00Z">
        <w:r>
          <w:delText xml:space="preserve">,</w:delText>
        </w:r>
      </w:del>
      <w:del w:id="1093" w:author="PR Preview" w:date="2026-01-01T00:00:00Z">
        <w:r>
          <w:delText xml:space="preserve"> </w:delText>
        </w:r>
      </w:del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1094" w:author="PR Preview" w:date="2026-01-01T00:00:00Z">
        <w:r>
          <w:delText xml:space="preserve">.</w:delText>
        </w:r>
      </w:del>
      <w:del w:id="1095" w:author="PR Preview" w:date="2026-01-01T00:00:00Z">
        <w:r>
          <w:delText xml:space="preserve"> </w:delText>
        </w:r>
      </w:del>
      <w:del w:id="1096" w:author="PR Preview" w:date="2026-01-01T00:00:00Z">
        <w:r>
          <w:delText xml:space="preserve">Under the regularity conditions,</w:delText>
        </w:r>
      </w:del>
      <w:del w:id="1097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del w:id="1098" w:author="PR Preview" w:date="2026-01-01T00:00:00Z">
        <w:r>
          <w:delText xml:space="preserve"> </w:delText>
        </w:r>
      </w:del>
      <w:del w:id="1099" w:author="PR Preview" w:date="2026-01-01T00:00:00Z">
        <w:r>
          <w:delText xml:space="preserve">in probability,</w:delText>
        </w:r>
      </w:del>
      <w:del w:id="1100" w:author="PR Preview" w:date="2026-01-01T00:00:00Z">
        <w:r>
          <w:delText xml:space="preserve"> </w:delText>
        </w:r>
      </w:del>
      <w:del w:id="1101" w:author="PR Preview" w:date="2026-01-01T00:00:00Z">
        <w:r>
          <w:delText xml:space="preserve">by the law of large numbers and the consistency of</w:delText>
        </w:r>
      </w:del>
      <w:del w:id="110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1103" w:author="PR Preview" w:date="2026-01-01T00:00:00Z">
        <w:r>
          <w:delText xml:space="preserve">;</w:delText>
        </w:r>
      </w:del>
      <w:del w:id="1104" w:author="PR Preview" w:date="2026-01-01T00:00:00Z">
        <w:r>
          <w:delText xml:space="preserve"> </w:delText>
        </w:r>
      </w:del>
      <w:del w:id="1105" w:author="PR Preview" w:date="2026-01-01T00:00:00Z">
        <w:r>
          <w:delText xml:space="preserve">this sketch assumes that step rather than proving it.</w:delText>
        </w:r>
      </w:del>
      <w:del w:id="1106" w:author="PR Preview" w:date="2026-01-01T00:00:00Z">
        <w:r>
          <w:delText xml:space="preserve"> </w:delText>
        </w:r>
      </w:del>
      <w:del w:id="1107" w:author="PR Preview" w:date="2026-01-01T00:00:00Z">
        <w:r>
          <w:delText xml:space="preserve">So, with</w:delText>
        </w:r>
      </w:del>
      <w:del w:id="1108" w:author="PR Preview" w:date="2026-01-01T00:00:00Z">
        <w:r>
          <w:delText xml:space="preserve"> </w:delText>
        </w:r>
      </w:del>
      <m:oMath>
        <m:r>
          <m:t>Z</m:t>
        </m:r>
      </m:oMath>
      <w:del w:id="1109" w:author="PR Preview" w:date="2026-01-01T00:00:00Z">
        <w:r>
          <w:delText xml:space="preserve"> </w:delText>
        </w:r>
      </w:del>
      <w:del w:id="1110" w:author="PR Preview" w:date="2026-01-01T00:00:00Z">
        <w:r>
          <w:delText xml:space="preserve">as in</w:delText>
        </w:r>
      </w:del>
      <w:del w:id="1111" w:author="PR Preview" w:date="2026-01-01T00:00:00Z">
        <w:r>
          <w:delText xml:space="preserve"> </w:delText>
        </w:r>
      </w:del>
      <w:hyperlink w:anchor="exr-wilks-std-gaussian">
        <w:del w:id="1112" w:author="PR Preview" w:date="2026-01-01T00:00:00Z">
          <w:r>
            <w:rPr>
              <w:rStyle w:val="Hyperlink"/>
            </w:rPr>
            <w:delText xml:space="preserve">Exercise 19</w:delText>
          </w:r>
        </w:del>
      </w:hyperlink>
      <w:del w:id="1113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114" w:author="PR Preview" w:date="2026-01-01T00:00:00Z">
        <w:r>
          <w:delText xml:space="preserve">By</w:delText>
        </w:r>
      </w:del>
      <w:del w:id="1115" w:author="PR Preview" w:date="2026-01-01T00:00:00Z">
        <w:r>
          <w:delText xml:space="preserve"> </w:delText>
        </w:r>
      </w:del>
      <w:hyperlink w:anchor="thm-dist-mle">
        <w:del w:id="1116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117" w:author="PR Preview" w:date="2026-01-01T00:00:00Z">
        <w:r>
          <w:delText xml:space="preserve">,</w:delText>
        </w:r>
      </w:del>
      <w:del w:id="111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del w:id="1119" w:author="PR Preview" w:date="2026-01-01T00:00:00Z">
        <w:r>
          <w:delText xml:space="preserve"> </w:delText>
        </w:r>
      </w:del>
      <w:del w:id="1120" w:author="PR Preview" w:date="2026-01-01T00:00:00Z">
        <w:r>
          <w:delText xml:space="preserve">under</w:delText>
        </w:r>
      </w:del>
      <w:del w:id="1121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1122" w:author="PR Preview" w:date="2026-01-01T00:00:00Z">
        <w:r>
          <w:delText xml:space="preserve">,</w:delText>
        </w:r>
      </w:del>
      <w:del w:id="1123" w:author="PR Preview" w:date="2026-01-01T00:00:00Z">
        <w:r>
          <w:delText xml:space="preserve"> </w:delText>
        </w:r>
      </w:del>
      <w:del w:id="1124" w:author="PR Preview" w:date="2026-01-01T00:00:00Z">
        <w:r>
          <w:delText xml:space="preserve">so by</w:delText>
        </w:r>
      </w:del>
      <w:del w:id="1125" w:author="PR Preview" w:date="2026-01-01T00:00:00Z">
        <w:r>
          <w:delText xml:space="preserve"> </w:delText>
        </w:r>
      </w:del>
      <w:hyperlink w:anchor="exr-wilks-std-gaussian">
        <w:del w:id="1126" w:author="PR Preview" w:date="2026-01-01T00:00:00Z">
          <w:r>
            <w:rPr>
              <w:rStyle w:val="Hyperlink"/>
            </w:rPr>
            <w:delText xml:space="preserve">Exercise 19</w:delText>
          </w:r>
        </w:del>
      </w:hyperlink>
      <w:del w:id="1127" w:author="PR Preview" w:date="2026-01-01T00:00:00Z">
        <w:r>
          <w:delText xml:space="preserve">,</w:delText>
        </w:r>
      </w:del>
      <w:del w:id="1128" w:author="PR Preview" w:date="2026-01-01T00:00:00Z">
        <w:r>
          <w:delText xml:space="preserve"> </w:delText>
        </w:r>
      </w:del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del w:id="1129" w:author="PR Preview" w:date="2026-01-01T00:00:00Z">
        <w:r>
          <w:delText xml:space="preserve"> </w:delText>
        </w:r>
      </w:del>
      <w:del w:id="1130" w:author="PR Preview" w:date="2026-01-01T00:00:00Z">
        <w:r>
          <w:delText xml:space="preserve">has approximately a</w:delText>
        </w:r>
      </w:del>
      <w:del w:id="1131" w:author="PR Preview" w:date="2026-01-01T00:00:00Z">
        <w:r>
          <w:delText xml:space="preserve"> </w:delText>
        </w:r>
      </w:del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del w:id="1132" w:author="PR Preview" w:date="2026-01-01T00:00:00Z">
        <w:r>
          <w:delText xml:space="preserve"> </w:delText>
        </w:r>
      </w:del>
      <w:del w:id="1133" w:author="PR Preview" w:date="2026-01-01T00:00:00Z">
        <w:r>
          <w:delText xml:space="preserve">distribution.</w:delText>
        </w:r>
      </w:del>
    </w:p>
    <w:p>
      <w:pPr>
        <w:pStyle w:val="BodyText"/>
      </w:pPr>
      <w:ins w:id="1134" w:author="PR Preview" w:date="2026-01-01T00:00:00Z">
        <w:r>
          <w:t xml:space="preserve">By</w:t>
        </w:r>
      </w:ins>
      <w:ins w:id="1135" w:author="PR Preview" w:date="2026-01-01T00:00:00Z">
        <w:r>
          <w:t xml:space="preserve"> </w:t>
        </w:r>
      </w:ins>
      <w:hyperlink w:anchor="lem-wilks-lrt-quadratic">
        <w:ins w:id="1136" w:author="PR Preview" w:date="2026-01-01T00:00:00Z">
          <w:r>
            <w:rPr>
              <w:rStyle w:val="Hyperlink"/>
            </w:rPr>
            <w:t xml:space="preserve">Lemma 3</w:t>
          </w:r>
        </w:ins>
      </w:hyperlink>
      <w:ins w:id="1137" w:author="PR Preview" w:date="2026-01-01T00:00:00Z">
        <w:r>
          <w:t xml:space="preserve">,</w:t>
        </w:r>
      </w:ins>
      <w:ins w:id="1138" w:author="PR Preview" w:date="2026-01-01T00:00:00Z">
        <w:r>
          <w:t xml:space="preserve"> </w:t>
        </w:r>
      </w:ins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1139" w:author="PR Preview" w:date="2026-01-01T00:00:00Z">
        <w:r>
          <w:t xml:space="preserve">.</w:t>
        </w:r>
      </w:ins>
      <w:ins w:id="1140" w:author="PR Preview" w:date="2026-01-01T00:00:00Z">
        <w:r>
          <w:t xml:space="preserve"> </w:t>
        </w:r>
      </w:ins>
      <w:ins w:id="1141" w:author="PR Preview" w:date="2026-01-01T00:00:00Z">
        <w:r>
          <w:t xml:space="preserve">Under the regularity conditions,</w:t>
        </w:r>
      </w:ins>
      <w:ins w:id="1142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ins w:id="1143" w:author="PR Preview" w:date="2026-01-01T00:00:00Z">
        <w:r>
          <w:t xml:space="preserve"> </w:t>
        </w:r>
      </w:ins>
      <w:ins w:id="1144" w:author="PR Preview" w:date="2026-01-01T00:00:00Z">
        <w:r>
          <w:t xml:space="preserve">in probability,</w:t>
        </w:r>
      </w:ins>
      <w:ins w:id="1145" w:author="PR Preview" w:date="2026-01-01T00:00:00Z">
        <w:r>
          <w:t xml:space="preserve"> </w:t>
        </w:r>
      </w:ins>
      <w:ins w:id="1146" w:author="PR Preview" w:date="2026-01-01T00:00:00Z">
        <w:r>
          <w:t xml:space="preserve">by the law of large numbers and the consistency of</w:t>
        </w:r>
      </w:ins>
      <w:ins w:id="114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1148" w:author="PR Preview" w:date="2026-01-01T00:00:00Z">
        <w:r>
          <w:t xml:space="preserve">;</w:t>
        </w:r>
      </w:ins>
      <w:ins w:id="1149" w:author="PR Preview" w:date="2026-01-01T00:00:00Z">
        <w:r>
          <w:t xml:space="preserve"> </w:t>
        </w:r>
      </w:ins>
      <w:ins w:id="1150" w:author="PR Preview" w:date="2026-01-01T00:00:00Z">
        <w:r>
          <w:t xml:space="preserve">this sketch assumes that step rather than proving it.</w:t>
        </w:r>
      </w:ins>
      <w:ins w:id="1151" w:author="PR Preview" w:date="2026-01-01T00:00:00Z">
        <w:r>
          <w:t xml:space="preserve"> </w:t>
        </w:r>
      </w:ins>
      <w:ins w:id="1152" w:author="PR Preview" w:date="2026-01-01T00:00:00Z">
        <w:r>
          <w:t xml:space="preserve">So, with</w:t>
        </w:r>
      </w:ins>
      <w:ins w:id="1153" w:author="PR Preview" w:date="2026-01-01T00:00:00Z">
        <w:r>
          <w:t xml:space="preserve"> </w:t>
        </w:r>
      </w:ins>
      <m:oMath>
        <m:r>
          <m:t>Z</m:t>
        </m:r>
      </m:oMath>
      <w:ins w:id="1154" w:author="PR Preview" w:date="2026-01-01T00:00:00Z">
        <w:r>
          <w:t xml:space="preserve"> </w:t>
        </w:r>
      </w:ins>
      <w:ins w:id="1155" w:author="PR Preview" w:date="2026-01-01T00:00:00Z">
        <w:r>
          <w:t xml:space="preserve">as in</w:t>
        </w:r>
      </w:ins>
      <w:ins w:id="1156" w:author="PR Preview" w:date="2026-01-01T00:00:00Z">
        <w:r>
          <w:t xml:space="preserve"> </w:t>
        </w:r>
      </w:ins>
      <w:hyperlink w:anchor="lem-wilks-std-gaussian">
        <w:ins w:id="1157" w:author="PR Preview" w:date="2026-01-01T00:00:00Z">
          <w:r>
            <w:rPr>
              <w:rStyle w:val="Hyperlink"/>
            </w:rPr>
            <w:t xml:space="preserve">Lemma 4</w:t>
          </w:r>
        </w:ins>
      </w:hyperlink>
      <w:ins w:id="115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159" w:author="PR Preview" w:date="2026-01-01T00:00:00Z">
        <w:r>
          <w:t xml:space="preserve">By</w:t>
        </w:r>
      </w:ins>
      <w:ins w:id="1160" w:author="PR Preview" w:date="2026-01-01T00:00:00Z">
        <w:r>
          <w:t xml:space="preserve"> </w:t>
        </w:r>
      </w:ins>
      <w:hyperlink w:anchor="thm-dist-mle">
        <w:ins w:id="1161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1162" w:author="PR Preview" w:date="2026-01-01T00:00:00Z">
        <w:r>
          <w:t xml:space="preserve">,</w:t>
        </w:r>
      </w:ins>
      <w:ins w:id="116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ins w:id="1164" w:author="PR Preview" w:date="2026-01-01T00:00:00Z">
        <w:r>
          <w:t xml:space="preserve"> </w:t>
        </w:r>
      </w:ins>
      <w:ins w:id="1165" w:author="PR Preview" w:date="2026-01-01T00:00:00Z">
        <w:r>
          <w:t xml:space="preserve">under</w:t>
        </w:r>
      </w:ins>
      <w:ins w:id="1166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1167" w:author="PR Preview" w:date="2026-01-01T00:00:00Z">
        <w:r>
          <w:t xml:space="preserve">,</w:t>
        </w:r>
      </w:ins>
      <w:ins w:id="1168" w:author="PR Preview" w:date="2026-01-01T00:00:00Z">
        <w:r>
          <w:t xml:space="preserve"> </w:t>
        </w:r>
      </w:ins>
      <w:ins w:id="1169" w:author="PR Preview" w:date="2026-01-01T00:00:00Z">
        <w:r>
          <w:t xml:space="preserve">so by</w:t>
        </w:r>
      </w:ins>
      <w:ins w:id="1170" w:author="PR Preview" w:date="2026-01-01T00:00:00Z">
        <w:r>
          <w:t xml:space="preserve"> </w:t>
        </w:r>
      </w:ins>
      <w:hyperlink w:anchor="lem-wilks-std-gaussian">
        <w:ins w:id="1171" w:author="PR Preview" w:date="2026-01-01T00:00:00Z">
          <w:r>
            <w:rPr>
              <w:rStyle w:val="Hyperlink"/>
            </w:rPr>
            <w:t xml:space="preserve">Lemma 4</w:t>
          </w:r>
        </w:ins>
      </w:hyperlink>
      <w:ins w:id="1172" w:author="PR Preview" w:date="2026-01-01T00:00:00Z">
        <w:r>
          <w:t xml:space="preserve">,</w:t>
        </w:r>
      </w:ins>
      <w:ins w:id="1173" w:author="PR Preview" w:date="2026-01-01T00:00:00Z">
        <w:r>
          <w:t xml:space="preserve"> </w:t>
        </w:r>
      </w:ins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has approximately a</w:t>
        </w:r>
      </w:ins>
      <w:ins w:id="1176" w:author="PR Preview" w:date="2026-01-01T00:00:00Z">
        <w:r>
          <w:t xml:space="preserve"> </w:t>
        </w:r>
      </w:ins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ins w:id="1177" w:author="PR Preview" w:date="2026-01-01T00:00:00Z">
        <w:r>
          <w:t xml:space="preserve"> </w:t>
        </w:r>
      </w:ins>
      <w:ins w:id="1178" w:author="PR Preview" w:date="2026-01-01T00:00:00Z">
        <w:r>
          <w:t xml:space="preserve">distribution.</w:t>
        </w:r>
      </w:ins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del w:id="1179" w:author="PR Preview" w:date="2026-01-01T00:00:00Z">
        <w:r>
          <w:rPr>
            <w:i/>
            <w:iCs/>
          </w:rPr>
          <w:delText xml:space="preserve">Remark 9</w:delText>
        </w:r>
      </w:del>
      <w:del w:id="1180" w:author="PR Preview" w:date="2026-01-01T00:00:00Z">
        <w:r>
          <w:delText xml:space="preserve"> (Exact and approximate tests). </w:delText>
        </w:r>
      </w:del>
      <w:del w:id="1181" w:author="PR Preview" w:date="2026-01-01T00:00:00Z">
        <w:r>
          <w:delText xml:space="preserve">The</w:delText>
        </w:r>
      </w:del>
      <w:del w:id="1182" w:author="PR Preview" w:date="2026-01-01T00:00:00Z">
        <w:r>
          <w:delText xml:space="preserve"> </w:delText>
        </w:r>
      </w:del>
      <m:oMath>
        <m:r>
          <m:t>t</m:t>
        </m:r>
      </m:oMath>
      <w:del w:id="1183" w:author="PR Preview" w:date="2026-01-01T00:00:00Z">
        <w:r>
          <w:delText xml:space="preserve"> </w:delText>
        </w:r>
      </w:del>
      <w:del w:id="1184" w:author="PR Preview" w:date="2026-01-01T00:00:00Z">
        <w:r>
          <w:delText xml:space="preserve">and</w:delText>
        </w:r>
      </w:del>
      <w:del w:id="1185" w:author="PR Preview" w:date="2026-01-01T00:00:00Z">
        <w:r>
          <w:delText xml:space="preserve"> </w:delText>
        </w:r>
      </w:del>
      <m:oMath>
        <m:r>
          <m:t>F</m:t>
        </m:r>
      </m:oMath>
      <w:del w:id="1186" w:author="PR Preview" w:date="2026-01-01T00:00:00Z">
        <w:r>
          <w:delText xml:space="preserve"> </w:delText>
        </w:r>
      </w:del>
      <w:del w:id="1187" w:author="PR Preview" w:date="2026-01-01T00:00:00Z">
        <w:r>
          <w:delText xml:space="preserve">distributions are defined in</w:delText>
        </w:r>
      </w:del>
      <w:del w:id="1188" w:author="PR Preview" w:date="2026-01-01T00:00:00Z">
        <w:r>
          <w:delText xml:space="preserve"> </w:delText>
        </w:r>
      </w:del>
      <w:hyperlink r:id="rId140">
        <w:del w:id="1189" w:author="PR Preview" w:date="2026-01-01T00:00:00Z">
          <w:r>
            <w:rPr>
              <w:rStyle w:val="Hyperlink"/>
            </w:rPr>
            <w:delText xml:space="preserve">Statistical Inference</w:delText>
          </w:r>
        </w:del>
      </w:hyperlink>
      <w:del w:id="1190" w:author="PR Preview" w:date="2026-01-01T00:00:00Z">
        <w:r>
          <w:delText xml:space="preserve">.</w:delText>
        </w:r>
      </w:del>
      <w:del w:id="1191" w:author="PR Preview" w:date="2026-01-01T00:00:00Z">
        <w:r>
          <w:delText xml:space="preserve"> </w:delText>
        </w:r>
      </w:del>
      <w:del w:id="1192" w:author="PR Preview" w:date="2026-01-01T00:00:00Z">
        <w:r>
          <w:delText xml:space="preserve">The exact tests assume</w:delText>
        </w:r>
      </w:del>
      <w:del w:id="1193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del w:id="1194" w:author="PR Preview" w:date="2026-01-01T00:00:00Z">
        <w:r>
          <w:delText xml:space="preserve">,</w:delText>
        </w:r>
      </w:del>
      <w:del w:id="1195" w:author="PR Preview" w:date="2026-01-01T00:00:00Z">
        <w:r>
          <w:delText xml:space="preserve"> </w:delText>
        </w:r>
      </w:del>
      <w:del w:id="1196" w:author="PR Preview" w:date="2026-01-01T00:00:00Z">
        <w:r>
          <w:delText xml:space="preserve">with a common variance.</w:delText>
        </w:r>
      </w:del>
      <w:del w:id="1197" w:author="PR Preview" w:date="2026-01-01T00:00:00Z">
        <w:r>
          <w:delText xml:space="preserve"> </w:delText>
        </w:r>
      </w:del>
      <w:del w:id="1198" w:author="PR Preview" w:date="2026-01-01T00:00:00Z">
        <w:r>
          <w:delText xml:space="preserve">The approximate tests hold asymptotically,</w:delText>
        </w:r>
      </w:del>
      <w:del w:id="1199" w:author="PR Preview" w:date="2026-01-01T00:00:00Z">
        <w:r>
          <w:delText xml:space="preserve"> </w:delText>
        </w:r>
      </w:del>
      <w:del w:id="1200" w:author="PR Preview" w:date="2026-01-01T00:00:00Z">
        <w:r>
          <w:delText xml:space="preserve">for any model that is correctly specified</w:delText>
        </w:r>
      </w:del>
      <w:del w:id="1201" w:author="PR Preview" w:date="2026-01-01T00:00:00Z">
        <w:r>
          <w:delText xml:space="preserve"> </w:delText>
        </w:r>
      </w:del>
      <w:del w:id="1202" w:author="PR Preview" w:date="2026-01-01T00:00:00Z">
        <w:r>
          <w:delText xml:space="preserve">and satisfies the regularity conditions of</w:delText>
        </w:r>
      </w:del>
      <w:del w:id="1203" w:author="PR Preview" w:date="2026-01-01T00:00:00Z">
        <w:r>
          <w:delText xml:space="preserve"> </w:delText>
        </w:r>
      </w:del>
      <w:hyperlink w:anchor="thm-dist-mle">
        <w:del w:id="1204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205" w:author="PR Preview" w:date="2026-01-01T00:00:00Z">
        <w:r>
          <w:delText xml:space="preserve">,</w:delText>
        </w:r>
      </w:del>
      <w:del w:id="1206" w:author="PR Preview" w:date="2026-01-01T00:00:00Z">
        <w:r>
          <w:delText xml:space="preserve"> </w:delText>
        </w:r>
      </w:del>
      <w:del w:id="1207" w:author="PR Preview" w:date="2026-01-01T00:00:00Z">
        <w:r>
          <w:delText xml:space="preserve">Gaussian or not.</w:delText>
        </w:r>
      </w:del>
    </w:p>
    <w:p>
      <w:pPr>
        <w:pStyle w:val="BodyText"/>
      </w:pPr>
      <w:ins w:id="1208" w:author="PR Preview" w:date="2026-01-01T00:00:00Z">
        <w:r>
          <w:rPr>
            <w:i/>
            <w:iCs/>
          </w:rPr>
          <w:t xml:space="preserve">Remark 9</w:t>
        </w:r>
      </w:ins>
      <w:ins w:id="1209" w:author="PR Preview" w:date="2026-01-01T00:00:00Z">
        <w:r>
          <w:t xml:space="preserve"> (Exact and approximate tests). </w:t>
        </w:r>
      </w:ins>
      <w:ins w:id="1210" w:author="PR Preview" w:date="2026-01-01T00:00:00Z">
        <w:r>
          <w:t xml:space="preserve">The</w:t>
        </w:r>
      </w:ins>
      <w:ins w:id="1211" w:author="PR Preview" w:date="2026-01-01T00:00:00Z">
        <w:r>
          <w:t xml:space="preserve"> </w:t>
        </w:r>
      </w:ins>
      <m:oMath>
        <m:r>
          <m:t>t</m:t>
        </m:r>
      </m:oMath>
      <w:ins w:id="1212" w:author="PR Preview" w:date="2026-01-01T00:00:00Z">
        <w:r>
          <w:t xml:space="preserve"> </w:t>
        </w:r>
      </w:ins>
      <w:ins w:id="1213" w:author="PR Preview" w:date="2026-01-01T00:00:00Z">
        <w:r>
          <w:t xml:space="preserve">and</w:t>
        </w:r>
      </w:ins>
      <w:ins w:id="1214" w:author="PR Preview" w:date="2026-01-01T00:00:00Z">
        <w:r>
          <w:t xml:space="preserve"> </w:t>
        </w:r>
      </w:ins>
      <m:oMath>
        <m:r>
          <m:t>F</m:t>
        </m:r>
      </m:oMath>
      <w:ins w:id="1215" w:author="PR Preview" w:date="2026-01-01T00:00:00Z">
        <w:r>
          <w:t xml:space="preserve"> </w:t>
        </w:r>
      </w:ins>
      <w:ins w:id="1216" w:author="PR Preview" w:date="2026-01-01T00:00:00Z">
        <w:r>
          <w:t xml:space="preserve">distributions are defined in</w:t>
        </w:r>
      </w:ins>
      <w:ins w:id="1217" w:author="PR Preview" w:date="2026-01-01T00:00:00Z">
        <w:r>
          <w:t xml:space="preserve"> </w:t>
        </w:r>
      </w:ins>
      <w:hyperlink r:id="rId140">
        <w:ins w:id="1218" w:author="PR Preview" w:date="2026-01-01T00:00:00Z">
          <w:r>
            <w:rPr>
              <w:rStyle w:val="Hyperlink"/>
            </w:rPr>
            <w:t xml:space="preserve">Statistical Inference</w:t>
          </w:r>
        </w:ins>
      </w:hyperlink>
      <w:ins w:id="1219" w:author="PR Preview" w:date="2026-01-01T00:00:00Z">
        <w:r>
          <w:t xml:space="preserve">.</w:t>
        </w:r>
      </w:ins>
      <w:ins w:id="1220" w:author="PR Preview" w:date="2026-01-01T00:00:00Z">
        <w:r>
          <w:t xml:space="preserve"> </w:t>
        </w:r>
      </w:ins>
      <w:ins w:id="1221" w:author="PR Preview" w:date="2026-01-01T00:00:00Z">
        <w:r>
          <w:t xml:space="preserve">The exact tests assume</w:t>
        </w:r>
      </w:ins>
      <w:ins w:id="1222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1223" w:author="PR Preview" w:date="2026-01-01T00:00:00Z">
        <w:r>
          <w:t xml:space="preserve">,</w:t>
        </w:r>
      </w:ins>
      <w:ins w:id="1224" w:author="PR Preview" w:date="2026-01-01T00:00:00Z">
        <w:r>
          <w:t xml:space="preserve"> </w:t>
        </w:r>
      </w:ins>
      <w:ins w:id="1225" w:author="PR Preview" w:date="2026-01-01T00:00:00Z">
        <w:r>
          <w:t xml:space="preserve">with a common variance.</w:t>
        </w:r>
      </w:ins>
      <w:ins w:id="1226" w:author="PR Preview" w:date="2026-01-01T00:00:00Z">
        <w:r>
          <w:t xml:space="preserve"> </w:t>
        </w:r>
      </w:ins>
      <w:ins w:id="1227" w:author="PR Preview" w:date="2026-01-01T00:00:00Z">
        <w:r>
          <w:t xml:space="preserve">The approximate tests hold asymptotically,</w:t>
        </w:r>
      </w:ins>
      <w:ins w:id="1228" w:author="PR Preview" w:date="2026-01-01T00:00:00Z">
        <w:r>
          <w:t xml:space="preserve"> </w:t>
        </w:r>
      </w:ins>
      <w:ins w:id="1229" w:author="PR Preview" w:date="2026-01-01T00:00:00Z">
        <w:r>
          <w:t xml:space="preserve">for any model that is correctly specified</w:t>
        </w:r>
      </w:ins>
      <w:ins w:id="1230" w:author="PR Preview" w:date="2026-01-01T00:00:00Z">
        <w:r>
          <w:t xml:space="preserve"> </w:t>
        </w:r>
      </w:ins>
      <w:ins w:id="1231" w:author="PR Preview" w:date="2026-01-01T00:00:00Z">
        <w:r>
          <w:t xml:space="preserve">and satisfies the regularity conditions of</w:t>
        </w:r>
      </w:ins>
      <w:ins w:id="1232" w:author="PR Preview" w:date="2026-01-01T00:00:00Z">
        <w:r>
          <w:t xml:space="preserve"> </w:t>
        </w:r>
      </w:ins>
      <w:hyperlink w:anchor="thm-dist-mle">
        <w:ins w:id="1233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1234" w:author="PR Preview" w:date="2026-01-01T00:00:00Z">
        <w:r>
          <w:t xml:space="preserve">,</w:t>
        </w:r>
      </w:ins>
      <w:ins w:id="1235" w:author="PR Preview" w:date="2026-01-01T00:00:00Z">
        <w:r>
          <w:t xml:space="preserve"> </w:t>
        </w:r>
      </w:ins>
      <w:ins w:id="1236" w:author="PR Preview" w:date="2026-01-01T00:00:00Z">
        <w:r>
          <w:t xml:space="preserve">Gaussian or not.</w:t>
        </w:r>
      </w:ins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del w:id="1237" w:author="PR Preview" w:date="2026-01-01T00:00:00Z">
        <w:r>
          <w:delText xml:space="preserve">For</w:delText>
        </w:r>
      </w:del>
      <w:del w:id="1238" w:author="PR Preview" w:date="2026-01-01T00:00:00Z">
        <w:r>
          <w:delText xml:space="preserve"> </w:delText>
        </w:r>
      </w:del>
      <m:oMath>
        <m:r>
          <m:rPr>
            <m:sty m:val="p"/>
          </m:rPr>
          <m:t>iid</m:t>
        </m:r>
      </m:oMath>
      <w:del w:id="1239" w:author="PR Preview" w:date="2026-01-01T00:00:00Z">
        <w:r>
          <w:delText xml:space="preserve"> </w:delText>
        </w:r>
      </w:del>
      <w:del w:id="1240" w:author="PR Preview" w:date="2026-01-01T00:00:00Z">
        <w:r>
          <w:delText xml:space="preserve">data,</w:delText>
        </w:r>
      </w:del>
      <w:del w:id="124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1242" w:author="PR Preview" w:date="2026-01-01T00:00:00Z">
        <w:r>
          <w:delText xml:space="preserve"> </w:delText>
        </w:r>
      </w:del>
      <w:del w:id="1243" w:author="PR Preview" w:date="2026-01-01T00:00:00Z">
        <w:r>
          <w:delText xml:space="preserve">is the sample covariance matrix (with divisor</w:delText>
        </w:r>
      </w:del>
      <w:del w:id="1244" w:author="PR Preview" w:date="2026-01-01T00:00:00Z">
        <w:r>
          <w:delText xml:space="preserve"> </w:delText>
        </w:r>
      </w:del>
      <m:oMath>
        <m:r>
          <m:t>n</m:t>
        </m:r>
      </m:oMath>
      <w:del w:id="1245" w:author="PR Preview" w:date="2026-01-01T00:00:00Z">
        <w:r>
          <w:delText xml:space="preserve">)</w:delText>
        </w:r>
      </w:del>
      <w:del w:id="1246" w:author="PR Preview" w:date="2026-01-01T00:00:00Z">
        <w:r>
          <w:delText xml:space="preserve"> </w:delText>
        </w:r>
      </w:del>
      <w:del w:id="1247" w:author="PR Preview" w:date="2026-01-01T00:00:00Z">
        <w:r>
          <w:delText xml:space="preserve">of the observations’ scores,</w:delText>
        </w:r>
      </w:del>
      <w:del w:id="1248" w:author="PR Preview" w:date="2026-01-01T00:00:00Z">
        <w:r>
          <w:delText xml:space="preserve"> </w:delText>
        </w:r>
      </w:del>
      <w:del w:id="1249" w:author="PR Preview" w:date="2026-01-01T00:00:00Z">
        <w:r>
          <w:delText xml:space="preserve">so it estimates the covariance matrix of one observation’s score,</w:delText>
        </w:r>
      </w:del>
      <w:del w:id="125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del w:id="1251" w:author="PR Preview" w:date="2026-01-01T00:00:00Z">
        <w:r>
          <w:delText xml:space="preserve"> </w:delText>
        </w:r>
      </w:del>
      <w:del w:id="1252" w:author="PR Preview" w:date="2026-01-01T00:00:00Z">
        <w:r>
          <w:delText xml:space="preserve">(</w:delText>
        </w:r>
      </w:del>
      <w:hyperlink w:anchor="thm-information-equality">
        <w:del w:id="1253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1254" w:author="PR Preview" w:date="2026-01-01T00:00:00Z">
        <w:r>
          <w:delText xml:space="preserve">).</w:delText>
        </w:r>
      </w:del>
      <w:del w:id="1255" w:author="PR Preview" w:date="2026-01-01T00:00:00Z">
        <w:r>
          <w:delText xml:space="preserve"> </w:delText>
        </w:r>
      </w:del>
      <w:del w:id="1256" w:author="PR Preview" w:date="2026-01-01T00:00:00Z">
        <w:r>
          <w:delText xml:space="preserve">The empirical information needs only first derivatives,</w:delText>
        </w:r>
      </w:del>
      <w:del w:id="1257" w:author="PR Preview" w:date="2026-01-01T00:00:00Z">
        <w:r>
          <w:delText xml:space="preserve"> </w:delText>
        </w:r>
      </w:del>
      <w:del w:id="1258" w:author="PR Preview" w:date="2026-01-01T00:00:00Z">
        <w:r>
          <w:delText xml:space="preserve">so it can be easier to compute than the observed information,</w:delText>
        </w:r>
      </w:del>
      <w:del w:id="1259" w:author="PR Preview" w:date="2026-01-01T00:00:00Z">
        <w:r>
          <w:delText xml:space="preserve"> </w:delText>
        </w:r>
      </w:del>
      <w:del w:id="1260" w:author="PR Preview" w:date="2026-01-01T00:00:00Z">
        <w:r>
          <w:delText xml:space="preserve">and it can replace the observed information in the Newton-Raphson update.</w:delText>
        </w:r>
      </w:del>
    </w:p>
    <w:p>
      <w:pPr>
        <w:pStyle w:val="BodyText"/>
      </w:pPr>
      <w:ins w:id="1261" w:author="PR Preview" w:date="2026-01-01T00:00:00Z">
        <w:r>
          <w:t xml:space="preserve">For</w:t>
        </w:r>
      </w:ins>
      <w:ins w:id="1262" w:author="PR Preview" w:date="2026-01-01T00:00:00Z">
        <w:r>
          <w:t xml:space="preserve"> </w:t>
        </w:r>
      </w:ins>
      <m:oMath>
        <m:r>
          <m:rPr>
            <m:sty m:val="p"/>
          </m:rPr>
          <m:t>iid</m:t>
        </m:r>
      </m:oMath>
      <w:ins w:id="1263" w:author="PR Preview" w:date="2026-01-01T00:00:00Z">
        <w:r>
          <w:t xml:space="preserve"> </w:t>
        </w:r>
      </w:ins>
      <w:ins w:id="1264" w:author="PR Preview" w:date="2026-01-01T00:00:00Z">
        <w:r>
          <w:t xml:space="preserve">data,</w:t>
        </w:r>
      </w:ins>
      <w:ins w:id="126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1266" w:author="PR Preview" w:date="2026-01-01T00:00:00Z">
        <w:r>
          <w:t xml:space="preserve"> </w:t>
        </w:r>
      </w:ins>
      <w:ins w:id="1267" w:author="PR Preview" w:date="2026-01-01T00:00:00Z">
        <w:r>
          <w:t xml:space="preserve">is the sample covariance matrix (with divisor</w:t>
        </w:r>
      </w:ins>
      <w:ins w:id="1268" w:author="PR Preview" w:date="2026-01-01T00:00:00Z">
        <w:r>
          <w:t xml:space="preserve"> </w:t>
        </w:r>
      </w:ins>
      <m:oMath>
        <m:r>
          <m:t>n</m:t>
        </m:r>
      </m:oMath>
      <w:ins w:id="1269" w:author="PR Preview" w:date="2026-01-01T00:00:00Z">
        <w:r>
          <w:t xml:space="preserve">)</w:t>
        </w:r>
      </w:ins>
      <w:ins w:id="1270" w:author="PR Preview" w:date="2026-01-01T00:00:00Z">
        <w:r>
          <w:t xml:space="preserve"> </w:t>
        </w:r>
      </w:ins>
      <w:ins w:id="1271" w:author="PR Preview" w:date="2026-01-01T00:00:00Z">
        <w:r>
          <w:t xml:space="preserve">of the observations’ scores,</w:t>
        </w:r>
      </w:ins>
      <w:ins w:id="1272" w:author="PR Preview" w:date="2026-01-01T00:00:00Z">
        <w:r>
          <w:t xml:space="preserve"> </w:t>
        </w:r>
      </w:ins>
      <w:ins w:id="1273" w:author="PR Preview" w:date="2026-01-01T00:00:00Z">
        <w:r>
          <w:t xml:space="preserve">so it estimates the covariance matrix of one observation’s score,</w:t>
        </w:r>
      </w:ins>
      <w:ins w:id="127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ins w:id="1275" w:author="PR Preview" w:date="2026-01-01T00:00:00Z">
        <w:r>
          <w:t xml:space="preserve"> </w:t>
        </w:r>
      </w:ins>
      <w:ins w:id="1276" w:author="PR Preview" w:date="2026-01-01T00:00:00Z">
        <w:r>
          <w:t xml:space="preserve">(</w:t>
        </w:r>
      </w:ins>
      <w:hyperlink w:anchor="thm-information-equality">
        <w:ins w:id="1277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1278" w:author="PR Preview" w:date="2026-01-01T00:00:00Z">
        <w:r>
          <w:t xml:space="preserve">).</w:t>
        </w:r>
      </w:ins>
      <w:ins w:id="1279" w:author="PR Preview" w:date="2026-01-01T00:00:00Z">
        <w:r>
          <w:t xml:space="preserve"> </w:t>
        </w:r>
      </w:ins>
      <w:ins w:id="1280" w:author="PR Preview" w:date="2026-01-01T00:00:00Z">
        <w:r>
          <w:t xml:space="preserve">The empirical information needs only first derivatives,</w:t>
        </w:r>
      </w:ins>
      <w:ins w:id="1281" w:author="PR Preview" w:date="2026-01-01T00:00:00Z">
        <w:r>
          <w:t xml:space="preserve"> </w:t>
        </w:r>
      </w:ins>
      <w:ins w:id="1282" w:author="PR Preview" w:date="2026-01-01T00:00:00Z">
        <w:r>
          <w:t xml:space="preserve">so it can be easier to compute than the observed information,</w:t>
        </w:r>
      </w:ins>
      <w:ins w:id="1283" w:author="PR Preview" w:date="2026-01-01T00:00:00Z">
        <w:r>
          <w:t xml:space="preserve"> </w:t>
        </w:r>
      </w:ins>
      <w:ins w:id="1284" w:author="PR Preview" w:date="2026-01-01T00:00:00Z">
        <w:r>
          <w:t xml:space="preserve">and it can replace the observed information in the Newton-Raphson update.</w:t>
        </w:r>
      </w:ins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del w:id="1285" w:author="PR Preview" w:date="2026-01-01T00:00:00Z">
        <w:r>
          <w:delText xml:space="preserve">and by</w:delText>
        </w:r>
      </w:del>
      <w:del w:id="1286" w:author="PR Preview" w:date="2026-01-01T00:00:00Z">
        <w:r>
          <w:delText xml:space="preserve"> </w:delText>
        </w:r>
      </w:del>
      <w:hyperlink w:anchor="thm-loglik-iid">
        <w:del w:id="1287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1288" w:author="PR Preview" w:date="2026-01-01T00:00:00Z">
        <w:r>
          <w:delText xml:space="preserve">, the log-likelihood is:</w:delText>
        </w:r>
      </w:del>
    </w:p>
    <w:p>
      <w:pPr>
        <w:pStyle w:val="FirstParagraph"/>
      </w:pPr>
      <w:ins w:id="1289" w:author="PR Preview" w:date="2026-01-01T00:00:00Z">
        <w:r>
          <w:t xml:space="preserve">and by</w:t>
        </w:r>
      </w:ins>
      <w:ins w:id="1290" w:author="PR Preview" w:date="2026-01-01T00:00:00Z">
        <w:r>
          <w:t xml:space="preserve"> </w:t>
        </w:r>
      </w:ins>
      <w:hyperlink w:anchor="thm-loglik-iid">
        <w:ins w:id="1291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292" w:author="PR Preview" w:date="2026-01-01T00:00:00Z">
        <w:r>
          <w:t xml:space="preserve">, the log-likelihood 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del w:id="1293" w:author="PR Preview" w:date="2026-01-01T00:00:00Z">
        <w:r>
          <w:delText xml:space="preserve">By</w:delText>
        </w:r>
      </w:del>
      <w:del w:id="1294" w:author="PR Preview" w:date="2026-01-01T00:00:00Z">
        <w:r>
          <w:delText xml:space="preserve"> </w:delText>
        </w:r>
      </w:del>
      <w:hyperlink w:anchor="thm-dist-mle">
        <w:del w:id="1295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296" w:author="PR Preview" w:date="2026-01-01T00:00:00Z">
        <w:r>
          <w:delText xml:space="preserve">,</w:delText>
        </w:r>
      </w:del>
      <w:del w:id="1297" w:author="PR Preview" w:date="2026-01-01T00:00:00Z">
        <w:r>
          <w:delText xml:space="preserve"> </w:delText>
        </w:r>
      </w:del>
      <w:del w:id="1298" w:author="PR Preview" w:date="2026-01-01T00:00:00Z">
        <w:r>
          <w:delText xml:space="preserve">the estimated standard errors are</w:delText>
        </w:r>
      </w:del>
      <w:del w:id="1299" w:author="PR Preview" w:date="2026-01-01T00:00:00Z">
        <w:r>
          <w:delText xml:space="preserve"> </w:delText>
        </w:r>
      </w:del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del w:id="1300" w:author="PR Preview" w:date="2026-01-01T00:00:00Z">
        <w:r>
          <w:delText xml:space="preserve"> </w:delText>
        </w:r>
      </w:del>
      <w:del w:id="1301" w:author="PR Preview" w:date="2026-01-01T00:00:00Z">
        <w:r>
          <w:delText xml:space="preserve">and</w:delText>
        </w:r>
      </w:del>
      <w:del w:id="1302" w:author="PR Preview" w:date="2026-01-01T00:00:00Z">
        <w:r>
          <w:delText xml:space="preserve"> </w:delText>
        </w:r>
      </w:del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del w:id="1303" w:author="PR Preview" w:date="2026-01-01T00:00:00Z">
        <w:r>
          <w:delText xml:space="preserve">,</w:delText>
        </w:r>
      </w:del>
      <w:del w:id="1304" w:author="PR Preview" w:date="2026-01-01T00:00:00Z">
        <w:r>
          <w:delText xml:space="preserve"> </w:delText>
        </w:r>
      </w:del>
      <w:del w:id="1305" w:author="PR Preview" w:date="2026-01-01T00:00:00Z">
        <w:r>
          <w:delText xml:space="preserve">and the two estimates are approximately uncorrelated in large samples.</w:delText>
        </w:r>
      </w:del>
    </w:p>
    <w:p>
      <w:pPr>
        <w:pStyle w:val="FirstParagraph"/>
      </w:pPr>
      <w:ins w:id="1306" w:author="PR Preview" w:date="2026-01-01T00:00:00Z">
        <w:r>
          <w:t xml:space="preserve">By</w:t>
        </w:r>
      </w:ins>
      <w:ins w:id="1307" w:author="PR Preview" w:date="2026-01-01T00:00:00Z">
        <w:r>
          <w:t xml:space="preserve"> </w:t>
        </w:r>
      </w:ins>
      <w:hyperlink w:anchor="thm-dist-mle">
        <w:ins w:id="1308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1309" w:author="PR Preview" w:date="2026-01-01T00:00:00Z">
        <w:r>
          <w:t xml:space="preserve">,</w:t>
        </w:r>
      </w:ins>
      <w:ins w:id="1310" w:author="PR Preview" w:date="2026-01-01T00:00:00Z">
        <w:r>
          <w:t xml:space="preserve"> </w:t>
        </w:r>
      </w:ins>
      <w:ins w:id="1311" w:author="PR Preview" w:date="2026-01-01T00:00:00Z">
        <w:r>
          <w:t xml:space="preserve">the estimated standard errors are</w:t>
        </w:r>
      </w:ins>
      <w:ins w:id="1312" w:author="PR Preview" w:date="2026-01-01T00:00:00Z">
        <w:r>
          <w:t xml:space="preserve"> </w:t>
        </w:r>
      </w:ins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ins w:id="1313" w:author="PR Preview" w:date="2026-01-01T00:00:00Z">
        <w:r>
          <w:t xml:space="preserve"> </w:t>
        </w:r>
      </w:ins>
      <w:ins w:id="1314" w:author="PR Preview" w:date="2026-01-01T00:00:00Z">
        <w:r>
          <w:t xml:space="preserve">and</w:t>
        </w:r>
      </w:ins>
      <w:ins w:id="1315" w:author="PR Preview" w:date="2026-01-01T00:00:00Z">
        <w:r>
          <w:t xml:space="preserve"> </w:t>
        </w:r>
      </w:ins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ins w:id="1316" w:author="PR Preview" w:date="2026-01-01T00:00:00Z">
        <w:r>
          <w:t xml:space="preserve">,</w:t>
        </w:r>
      </w:ins>
      <w:ins w:id="1317" w:author="PR Preview" w:date="2026-01-01T00:00:00Z">
        <w:r>
          <w:t xml:space="preserve"> </w:t>
        </w:r>
      </w:ins>
      <w:ins w:id="1318" w:author="PR Preview" w:date="2026-01-01T00:00:00Z">
        <w:r>
          <w:t xml:space="preserve">and the two estimates are approximately uncorrelated in large samples.</w:t>
        </w:r>
      </w:ins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2" w:name="references"/>
    <w:p>
      <w:pPr>
        <w:pStyle w:val="Heading2"/>
      </w:pPr>
      <w:r>
        <w:t xml:space="preserve">References</w:t>
      </w:r>
    </w:p>
    <w:bookmarkStart w:id="361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6"/>
    <w:bookmarkStart w:id="35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5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0"/>
    <w:bookmarkEnd w:id="361"/>
    <w:bookmarkEnd w:id="3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144" Type="http://schemas.openxmlformats.org/officeDocument/2006/relationships/hyperlink" Target="estimation.qmd#def-prediction-error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5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57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144" Type="http://schemas.openxmlformats.org/officeDocument/2006/relationships/hyperlink" Target="estimation.qmd#def-prediction-error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5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57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2026-10-14T20:42:59Z</dcterms:created>
  <dcterms:modified xsi:type="dcterms:W3CDTF">2026-10-14T20:42:59Z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13:25:43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