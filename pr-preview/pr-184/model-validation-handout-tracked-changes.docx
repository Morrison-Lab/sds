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del w:id="1" w:author="PR Preview" w:date="2026-01-01T00:00:00Z">
        <w:r>
          <w:delText xml:space="preserve">Last modified: 2026-10-15 02:43:30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02:39:49 (PDT)</w:t>
        </w:r>
      </w:ins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m:oMathPara>
        <m:oMathParaPr>
          <m:jc m:val="center"/>
        </m:oMathParaPr>
        <m:oMath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47" w:name="sec-prediction-rules"/>
    <w:p>
      <w:pPr>
        <w:pStyle w:val="Heading2"/>
      </w:pPr>
      <w:r>
        <w:t xml:space="preserve">2 Fitting and scoring prediction rules</w:t>
      </w:r>
    </w:p>
    <w:bookmarkStart w:id="23" w:name="def-fitting-procedure"/>
    <w:p>
      <w:pPr>
        <w:pStyle w:val="FirstParagraph"/>
      </w:pPr>
      <w:r>
        <w:rPr>
          <w:b/>
          <w:bCs/>
        </w:rPr>
        <w:t xml:space="preserve">Definition 4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w:r>
        <w:t xml:space="preserve">is a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that,</w:t>
      </w:r>
      <w:r>
        <w:t xml:space="preserve"> </w:t>
      </w:r>
      <w:r>
        <w:t xml:space="preserve">given any data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and any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computes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 at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19" w:name="eq-fitting-procedure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rule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of the</w:t>
            </w:r>
            <w:r>
              <w:t xml:space="preserve"> </w:t>
            </w:r>
            <w:hyperlink r:id="rId18">
              <w:r>
                <w:rPr>
                  <w:rStyle w:val="Hyperlink"/>
                </w:rPr>
                <w:t xml:space="preserve">definition of a prediction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 </w:t>
            </w:r>
            <w:r>
              <w:t xml:space="preserve">write the model estimated from a training set as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oMath>
            <w:r>
              <w:t xml:space="preserve">.</w:t>
            </w:r>
          </w:p>
          <w:p/>
        </w:tc>
      </w:tr>
    </w:tbl>
    <w:bookmarkEnd w:id="23"/>
    <w:bookmarkStart w:id="27" w:name="def-training-set"/>
    <w:p>
      <w:pPr>
        <w:pStyle w:val="BodyText"/>
      </w:pPr>
      <w:r>
        <w:rPr>
          <w:b/>
          <w:bCs/>
        </w:rPr>
        <w:t xml:space="preserve">Definition 5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24" w:name="eq-training-set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also write the training set as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T</m:t>
              </m:r>
            </m:oMath>
            <w:r>
              <w:t xml:space="preserve">.</w:t>
            </w:r>
          </w:p>
          <w:p/>
        </w:tc>
      </w:tr>
    </w:tbl>
    <w:bookmarkEnd w:id="27"/>
    <w:bookmarkStart w:id="29" w:name="def-prediction-rule"/>
    <w:p>
      <w:pPr>
        <w:pStyle w:val="BodyText"/>
      </w:pPr>
      <w:r>
        <w:rPr>
          <w:b/>
          <w:bCs/>
        </w:rPr>
        <w:t xml:space="preserve">Definition 6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 function that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computes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8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8"/>
    </w:p>
    <w:bookmarkEnd w:id="29"/>
    <w:bookmarkStart w:id="34" w:name="def-generalization-error"/>
    <w:p>
      <w:pPr>
        <w:pStyle w:val="FirstParagraph"/>
      </w:pPr>
      <w:r>
        <w:rPr>
          <w:b/>
          <w:bCs/>
        </w:rPr>
        <w:t xml:space="preserve">Definition 7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 squared</w:t>
      </w:r>
      <w:r>
        <w:t xml:space="preserve"> </w:t>
      </w:r>
      <w:hyperlink r:id="rId3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a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drawn from the same population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31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risk form follows Brian Hutchinson’s Fall 2025 lecture notes;</w:t>
            </w:r>
            <w:r>
              <w:t xml:space="preserve"> </w:t>
            </w:r>
            <w:r>
              <w:t xml:space="preserve">the conditional form, with the training set held fixed,</w:t>
            </w:r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.</w:t>
            </w:r>
          </w:p>
          <w:p/>
        </w:tc>
      </w:tr>
    </w:tbl>
    <w:bookmarkEnd w:id="34"/>
    <w:bookmarkStart w:id="38" w:name="def-held-out-set"/>
    <w:p>
      <w:pPr>
        <w:pStyle w:val="BodyText"/>
      </w:pPr>
      <w:r>
        <w:rPr>
          <w:b/>
          <w:bCs/>
        </w:rPr>
        <w:t xml:space="preserve">Definition 8 (Held-out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35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5.1.1)</w:t>
            </w:r>
            <w:r>
              <w:t xml:space="preserve">, who call it a hold-out set.</w:t>
            </w:r>
          </w:p>
          <w:p/>
        </w:tc>
      </w:tr>
    </w:tbl>
    <w:bookmarkEnd w:id="38"/>
    <w:bookmarkStart w:id="41" w:name="def-prediction-rmse"/>
    <w:p>
      <w:pPr>
        <w:pStyle w:val="BodyText"/>
      </w:pPr>
      <w:r>
        <w:rPr>
          <w:b/>
          <w:bCs/>
        </w:rPr>
        <w:t xml:space="preserve">Definition 9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(RMSE) 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w:bookmarkStart w:id="40" w:name="eq-prediction-rmse"/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6" w:name="def-training-mse"/>
    <w:p>
      <w:pPr>
        <w:pStyle w:val="FirstParagraph"/>
      </w:pPr>
      <w:r>
        <w:rPr>
          <w:b/>
          <w:bCs/>
        </w:rPr>
        <w:t xml:space="preserve">Definition 10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</w:t>
      </w:r>
      <w:r>
        <w:t xml:space="preserve"> </w:t>
      </w:r>
      <w:hyperlink r:id="rId42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as predictions of the training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43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write the training error as</w:t>
            </w:r>
            <w:r>
              <w:t xml:space="preserve"> </w:t>
            </w:r>
            <m:oMath>
              <m:bar>
                <m:barPr>
                  <m:pos m:val="top"/>
                </m:barPr>
                <m:e>
                  <m:r>
                    <m:rPr>
                      <m:nor/>
                      <m:sty m:val="p"/>
                    </m:rPr>
                    <m:t>err</m:t>
                  </m:r>
                </m:e>
              </m:bar>
            </m:oMath>
            <w:r>
              <w:t xml:space="preserve"> </w:t>
            </w:r>
            <w:r>
              <w:t xml:space="preserve">and define it for any loss.</w:t>
            </w:r>
          </w:p>
          <w:p/>
        </w:tc>
      </w:tr>
    </w:tbl>
    <w:bookmarkEnd w:id="46"/>
    <w:bookmarkEnd w:id="47"/>
    <w:bookmarkStart w:id="52" w:name="overfitting"/>
    <w:p>
      <w:pPr>
        <w:pStyle w:val="Heading2"/>
      </w:pPr>
      <w:r>
        <w:t xml:space="preserve">3 Overfitting</w:t>
      </w:r>
    </w:p>
    <w:bookmarkStart w:id="48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training RMSE?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RMSE on the 12 held-out rows?</w:t>
      </w:r>
    </w:p>
    <w:p>
      <w:pPr>
        <w:pStyle w:val="Compact"/>
        <w:numPr>
          <w:ilvl w:val="0"/>
          <w:numId w:val="1001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48"/>
    <w:bookmarkStart w:id="49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2"/>
        </w:numPr>
      </w:pPr>
      <w:r>
        <w:t xml:space="preserve">The smallest training 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RMSE cannot increase as the degree grows.</w:t>
      </w:r>
    </w:p>
    <w:p>
      <w:pPr>
        <w:numPr>
          <w:ilvl w:val="0"/>
          <w:numId w:val="1002"/>
        </w:numPr>
      </w:pPr>
      <w:r>
        <w:t xml:space="preserve">The smallest held-out RMSE is at degree 2.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Going from degree 2 to degree 3 or 4 lowers the training RMSE a little</w:t>
      </w:r>
      <w:r>
        <w:t xml:space="preserve"> </w:t>
      </w:r>
      <w:r>
        <w:t xml:space="preserve">but leaves the held-out 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RMSE also falls.</w:t>
      </w:r>
    </w:p>
    <w:bookmarkEnd w:id="49"/>
    <w:bookmarkStart w:id="50" w:name="def-overfitting"/>
    <w:p>
      <w:pPr>
        <w:pStyle w:val="FirstParagraph"/>
      </w:pPr>
      <w:r>
        <w:rPr>
          <w:b/>
          <w:bCs/>
        </w:rPr>
        <w:t xml:space="preserve">Definition 11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bookmarkEnd w:id="50"/>
    <w:bookmarkStart w:id="51" w:name="exm-overfitting-polynomial-cars"/>
    <w:p>
      <w:pPr>
        <w:pStyle w:val="BodyText"/>
      </w:pPr>
      <w:r>
        <w:rPr>
          <w:b/>
          <w:bCs/>
        </w:rPr>
        <w:t xml:space="preserve">Example 2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51"/>
    <w:bookmarkEnd w:id="52"/>
    <w:bookmarkStart w:id="114" w:name="sec-generalization-error"/>
    <w:p>
      <w:pPr>
        <w:pStyle w:val="Heading2"/>
      </w:pPr>
      <w:r>
        <w:t xml:space="preserve">4 Generalization error</w:t>
      </w:r>
    </w:p>
    <w:bookmarkStart w:id="53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 squared</w:t>
      </w:r>
      <w:r>
        <w:t xml:space="preserve"> </w:t>
      </w:r>
      <w:hyperlink r:id="rId3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make over all such new cars,</w:t>
      </w:r>
      <w:r>
        <w:t xml:space="preserve"> </w:t>
      </w:r>
      <w:r>
        <w:t xml:space="preserve">as an expectation.</w:t>
      </w:r>
    </w:p>
    <w:p>
      <w:pPr>
        <w:pStyle w:val="Compact"/>
        <w:numPr>
          <w:ilvl w:val="0"/>
          <w:numId w:val="1003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3"/>
        </w:numPr>
      </w:pPr>
      <w:r>
        <w:t xml:space="preserve">The training 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53"/>
    <w:bookmarkStart w:id="54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4"/>
        </w:numPr>
      </w:pPr>
      <w:r>
        <w:t xml:space="preserve">Average the squared prediction error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4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4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54"/>
    <w:bookmarkStart w:id="58" w:name="def-expected-generalization-error"/>
    <w:p>
      <w:pPr>
        <w:pStyle w:val="FirstParagraph"/>
      </w:pPr>
      <w:r>
        <w:rPr>
          <w:b/>
          <w:bCs/>
        </w:rPr>
        <w:t xml:space="preserve">Definition 12 (Expected 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55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5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 </w:t>
            </w:r>
            <w:r>
              <w:t xml:space="preserve">call this quantity the</w:t>
            </w:r>
            <w:r>
              <w:t xml:space="preserve"> </w:t>
            </w:r>
            <w:r>
              <w:rPr>
                <w:i/>
                <w:iCs/>
              </w:rPr>
              <w:t xml:space="preserve">expected prediction error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i/>
                <w:iCs/>
              </w:rPr>
              <w:t xml:space="preserve">expected test error</w:t>
            </w:r>
            <w:r>
              <w:t xml:space="preserve">) and write it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</m:oMath>
            <w:r>
              <w:t xml:space="preserve">, without the argument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.</w:t>
            </w:r>
          </w:p>
          <w:p/>
        </w:tc>
      </w:tr>
    </w:tbl>
    <w:bookmarkEnd w:id="58"/>
    <w:bookmarkStart w:id="60" w:name="def-mean-function"/>
    <w:p>
      <w:pPr>
        <w:pStyle w:val="BodyText"/>
      </w:pPr>
      <w:r>
        <w:rPr>
          <w:b/>
          <w:bCs/>
        </w:rPr>
        <w:t xml:space="preserve">Definition 13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59" w:name="eq-mean-functio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59"/>
    </w:p>
    <w:bookmarkEnd w:id="60"/>
    <w:bookmarkStart w:id="64" w:name="def-epe"/>
    <w:p>
      <w:pPr>
        <w:pStyle w:val="FirstParagraph"/>
      </w:pPr>
      <w:r>
        <w:rPr>
          <w:b/>
          <w:bCs/>
        </w:rPr>
        <w:t xml:space="preserve">Definition 14 (Expected squared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squared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 squared</w:t>
      </w:r>
      <w:r>
        <w:t xml:space="preserve"> </w:t>
      </w:r>
      <w:hyperlink r:id="rId3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61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6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7.3)</w:t>
            </w:r>
            <w:r>
              <w:t xml:space="preserve">, who write this quantity as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64"/>
    <w:bookmarkStart w:id="65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is the mean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5"/>
    <w:bookmarkStart w:id="67" w:name="sol-expected-error-ep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*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rule)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*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EPE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11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e">
        <w:r>
          <w:rPr>
            <w:rStyle w:val="Hyperlink"/>
          </w:rPr>
          <w:t xml:space="preserve">Equation 13</w:t>
        </w:r>
      </w:hyperlink>
      <w:r>
        <w:t xml:space="preserve">, in that order,</w:t>
      </w:r>
      <w:r>
        <w:t xml:space="preserve"> </w:t>
      </w:r>
      <w:r>
        <w:t xml:space="preserve">and the step labeled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applies</w:t>
      </w:r>
      <w:r>
        <w:t xml:space="preserve"> </w:t>
      </w:r>
      <w:hyperlink w:anchor="eq-prediction-rul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66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requires.</w:t>
      </w:r>
    </w:p>
    <w:bookmarkEnd w:id="67"/>
    <w:bookmarkStart w:id="69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error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68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68"/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71" w:name="def-average-fit"/>
    <w:p>
      <w:pPr>
        <w:pStyle w:val="BodyText"/>
      </w:pPr>
      <w:r>
        <w:rPr>
          <w:b/>
          <w:bCs/>
        </w:rPr>
        <w:t xml:space="preserve">Definition 15 (Average fit)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average fit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averaged over every training set it might have been fitted to:</w:t>
      </w:r>
    </w:p>
    <w:p>
      <w:pPr>
        <w:pStyle w:val="BodyText"/>
      </w:pPr>
      <w:bookmarkStart w:id="70" w:name="eq-average-fit"/>
      <m:oMathPara>
        <m:oMathParaPr>
          <m:jc m:val="center"/>
        </m:oMathParaPr>
        <m:oMath>
          <m:acc>
            <m:accPr>
              <m:chr m:val="‾"/>
            </m:accPr>
            <m:e>
              <m:r>
                <m:t>h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70"/>
    </w:p>
    <w:bookmarkEnd w:id="7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average fit is not a prediction anyone ever holds,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72" w:name="exm-average-fit"/>
    <w:p>
      <w:pPr>
        <w:pStyle w:val="BodyText"/>
      </w:pPr>
      <w:r>
        <w:rPr>
          <w:b/>
          <w:bCs/>
        </w:rPr>
        <w:t xml:space="preserve">Example 3 (Computing the average fit)</w:t>
      </w:r>
      <w:r>
        <w:t xml:space="preserve"> </w:t>
      </w:r>
      <w:r>
        <w:t xml:space="preserve">Suppose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h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5" w:name="def-prediction-bias"/>
    <w:p>
      <w:pPr>
        <w:pStyle w:val="FirstParagraph"/>
      </w:pPr>
      <w:r>
        <w:rPr>
          <w:b/>
          <w:bCs/>
        </w:rPr>
        <w:t xml:space="preserve">Definition 16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73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74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which is the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minus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7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error introduced by approximating a real-world relationship by a model.</w:t>
      </w:r>
    </w:p>
    <w:bookmarkStart w:id="76" w:name="exm-prediction-bias"/>
    <w:p>
      <w:pPr>
        <w:pStyle w:val="BodyText"/>
      </w:pPr>
      <w:r>
        <w:rPr>
          <w:b/>
          <w:bCs/>
        </w:rPr>
        <w:t xml:space="preserve">Example 4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76"/>
    <w:bookmarkStart w:id="77" w:name="exr-epe-three-sources"/>
    <w:p>
      <w:pPr>
        <w:pStyle w:val="BodyText"/>
      </w:pPr>
      <w:r>
        <w:rPr>
          <w:b/>
          <w:bCs/>
        </w:rPr>
        <w:t xml:space="preserve">Exercise 4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5"/>
        </w:numPr>
      </w:pPr>
      <w:r>
        <w:t xml:space="preserve">If we could remove all bias and all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5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77"/>
    <w:bookmarkStart w:id="78" w:name="sol-epe-three-source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6"/>
        </w:numPr>
      </w:pPr>
      <w:r>
        <w:t xml:space="preserve">A better method can reduce the squared bias and the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 the new outcome.</w:t>
      </w:r>
    </w:p>
    <w:bookmarkEnd w:id="78"/>
    <w:bookmarkStart w:id="79" w:name="exr-epe-split-noise"/>
    <w:p>
      <w:pPr>
        <w:pStyle w:val="FirstParagraph"/>
      </w:pPr>
      <w:r>
        <w:rPr>
          <w:b/>
          <w:bCs/>
        </w:rPr>
        <w:t xml:space="preserve">Exercise 5 (Separate the noise)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the assumptions that make the cross term zero.</w:t>
      </w:r>
    </w:p>
    <w:bookmarkEnd w:id="79"/>
    <w:bookmarkStart w:id="83" w:name="sol-epe-split-nois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Write the prediction error as noise plus the error of the prediction as an estimate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80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81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ε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ε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82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82"/>
    </w:p>
    <w:p>
      <w:pPr>
        <w:pStyle w:val="FirstParagraph"/>
      </w:pPr>
      <w:r>
        <w:t xml:space="preserve">The cross term vanished because the noise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for a new outcome, is independent of the training set.</w:t>
      </w:r>
      <w:r>
        <w:t xml:space="preserve"> </w:t>
      </w:r>
      <w:r>
        <w:t xml:space="preserve">Without the zero mean, independence alone would leave</w:t>
      </w:r>
      <w:r>
        <w:t xml:space="preserve"> </w:t>
      </w:r>
      <m:oMath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μ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which need not be zero.</w:t>
      </w:r>
      <w:r>
        <w:t xml:space="preserve"> </w:t>
      </w:r>
      <w:r>
        <w:t xml:space="preserve">That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</w:p>
    <w:bookmarkEnd w:id="83"/>
    <w:bookmarkStart w:id="84" w:name="exr-epe-split-bias"/>
    <w:p>
      <w:pPr>
        <w:pStyle w:val="BodyText"/>
      </w:pPr>
      <w:r>
        <w:rPr>
          <w:b/>
          <w:bCs/>
        </w:rPr>
        <w:t xml:space="preserve">Exercise 6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17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average fit</w:t>
      </w:r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15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84"/>
    <w:bookmarkStart w:id="87" w:name="sol-epe-split-bia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Insert the average fit: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‾"/>
                </m:accPr>
                <m:e>
                  <m:r>
                    <m:t>h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the average fit and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by the definition of the average fit.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 of a constant and a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8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86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86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these notes use.</w:t>
      </w:r>
    </w:p>
    <w:bookmarkEnd w:id="87"/>
    <w:bookmarkStart w:id="89" w:name="thm-epe-decomposition"/>
    <w:p>
      <w:pPr>
        <w:pStyle w:val="BodyText"/>
      </w:pPr>
      <w:r>
        <w:rPr>
          <w:b/>
          <w:bCs/>
        </w:rPr>
        <w:t xml:space="preserve">Theorem 2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, the noise in the outcome at</w:t>
      </w:r>
      <w:r>
        <w:t xml:space="preserve"> </w:t>
      </w:r>
      <m:oMath>
        <m:r>
          <m:t>x</m:t>
        </m:r>
      </m:oMath>
      <w:r>
        <w:t xml:space="preserve">,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85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88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88"/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5</w:t>
        </w:r>
      </w:hyperlink>
      <w:r>
        <w:t xml:space="preserve">, the expected squared prediction error is the noise variance plus the mean squared error of the prediction as an estimate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6</w:t>
        </w:r>
      </w:hyperlink>
      <w:r>
        <w:t xml:space="preserve">, that mean squared error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18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90" w:name="def-irreducible-error"/>
    <w:p>
      <w:pPr>
        <w:pStyle w:val="FirstParagraph"/>
      </w:pPr>
      <w:r>
        <w:rPr>
          <w:b/>
          <w:bCs/>
        </w:rPr>
        <w:t xml:space="preserve">Definition 17 (Irreducible error)</w:t>
      </w:r>
      <w:r>
        <w:t xml:space="preserve"> </w:t>
      </w:r>
      <w:r>
        <w:t xml:space="preserve">In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fitting procedure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The theorem concerns the single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may differ from one covariate value to another:</w:t>
      </w:r>
      <w:r>
        <w:t xml:space="preserve"> </w:t>
      </w:r>
      <w:r>
        <w:t xml:space="preserve">it does not assume constant noise variance 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Start w:id="93" w:name="rem-generalization-error"/>
    <w:p>
      <w:pPr>
        <w:pStyle w:val="BodyText"/>
      </w:pPr>
      <w:r>
        <w:rPr>
          <w:i/>
          <w:iCs/>
        </w:rPr>
        <w:t xml:space="preserve">Remark 2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91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under squared error</w:t>
      </w:r>
      <w:r>
        <w:t xml:space="preserve"> </w:t>
      </w:r>
      <w:hyperlink r:id="rId92">
        <w:r>
          <w:rPr>
            <w:rStyle w:val="Hyperlink"/>
          </w:rPr>
          <w:t xml:space="preserve">loss</w:t>
        </w:r>
      </w:hyperlink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squared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splits that error</w:t>
      </w:r>
      <w:r>
        <w:t xml:space="preserve"> </w:t>
      </w:r>
      <w:r>
        <w:t xml:space="preserve">into a squared bias, a variance and a noise variance.</w:t>
      </w:r>
    </w:p>
    <w:bookmarkEnd w:id="93"/>
    <w:bookmarkStart w:id="97" w:name="def-flexibility"/>
    <w:p>
      <w:pPr>
        <w:pStyle w:val="BodyText"/>
      </w:pPr>
      <w:r>
        <w:rPr>
          <w:b/>
          <w:bCs/>
        </w:rPr>
        <w:t xml:space="preserve">Definition 18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94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9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2.1.3)</w:t>
            </w:r>
            <w:r>
              <w:t xml:space="preserve"> </w:t>
            </w:r>
            <w:r>
              <w:t xml:space="preserve">use flexibility without a formal definition.</w:t>
            </w:r>
          </w:p>
          <w:p/>
        </w:tc>
      </w:tr>
    </w:tbl>
    <w:bookmarkEnd w:id="97"/>
    <w:bookmarkStart w:id="98" w:name="rem-flexibility"/>
    <w:p>
      <w:pPr>
        <w:pStyle w:val="BodyText"/>
      </w:pPr>
      <w:r>
        <w:rPr>
          <w:i/>
          <w:iCs/>
        </w:rPr>
        <w:t xml:space="preserve">Remark 3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(2021, sec. 2.1.3)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(Hastie et al. 2009, sec. 7.6)</w:t>
      </w:r>
      <w:r>
        <w:t xml:space="preserve">.</w:t>
      </w:r>
    </w:p>
    <w:bookmarkEnd w:id="98"/>
    <w:bookmarkStart w:id="102" w:name="def-bias-variance-tradeoff"/>
    <w:p>
      <w:pPr>
        <w:pStyle w:val="BodyText"/>
      </w:pPr>
      <w:r>
        <w:rPr>
          <w:b/>
          <w:bCs/>
        </w:rPr>
        <w:t xml:space="preserve">Definition 19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8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99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9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2.2.2)</w:t>
            </w:r>
            <w:r>
              <w:t xml:space="preserve">.</w:t>
            </w:r>
          </w:p>
          <w:p/>
        </w:tc>
      </w:tr>
    </w:tbl>
    <w:bookmarkEnd w:id="102"/>
    <w:bookmarkStart w:id="103" w:name="rem-overfitting-tradeoff"/>
    <w:p>
      <w:pPr>
        <w:pStyle w:val="BodyText"/>
      </w:pPr>
      <w:r>
        <w:rPr>
          <w:i/>
          <w:iCs/>
        </w:rPr>
        <w:t xml:space="preserve">Remark 4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later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The procedures past the smallest error</w:t>
      </w:r>
      <w:r>
        <w:t xml:space="preserve"> </w:t>
      </w:r>
      <w:r>
        <w:t xml:space="preserve">have lowered their squared bias by less than they have raised their variance,</w:t>
      </w:r>
      <w:r>
        <w:t xml:space="preserve"> </w:t>
      </w:r>
      <w:r>
        <w:t xml:space="preserve">and the rules they produce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procedure with the smallest error</w:t>
      </w:r>
      <w:r>
        <w:t xml:space="preserve"> </w:t>
      </w:r>
      <w:r>
        <w:t xml:space="preserve">but predict new observations worse.</w:t>
      </w:r>
    </w:p>
    <w:bookmarkEnd w:id="103"/>
    <w:bookmarkStart w:id="104" w:name="rem-overfitting-causes"/>
    <w:p>
      <w:pPr>
        <w:pStyle w:val="BodyText"/>
      </w:pPr>
      <w:r>
        <w:rPr>
          <w:i/>
          <w:iCs/>
        </w:rPr>
        <w:t xml:space="preserve">Remark 5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104"/>
    <w:bookmarkStart w:id="105" w:name="exr-held-out-unbiased"/>
    <w:p>
      <w:pPr>
        <w:pStyle w:val="BodyText"/>
      </w:pPr>
      <w:r>
        <w:rPr>
          <w:b/>
          <w:bCs/>
        </w:rPr>
        <w:t xml:space="preserve">Exercise 7 (A held-out set estimates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Show that,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 is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105"/>
    <w:bookmarkStart w:id="106" w:name="sol-held-out-unbiased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squared prediction error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106"/>
    <w:bookmarkStart w:id="107" w:name="thm-held-out-unbiased"/>
    <w:p>
      <w:pPr>
        <w:pStyle w:val="BodyText"/>
      </w:pPr>
      <w:r>
        <w:rPr>
          <w:b/>
          <w:bCs/>
        </w:rPr>
        <w:t xml:space="preserve">Theorem 3 (Held-out mean squared error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08" w:name="rem-training-mse-optimistic"/>
    <w:p>
      <w:pPr>
        <w:pStyle w:val="BodyText"/>
      </w:pPr>
      <w:r>
        <w:rPr>
          <w:i/>
          <w:iCs/>
        </w:rPr>
        <w:t xml:space="preserve">Remark 6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step of</w:t>
      </w:r>
      <w:r>
        <w:t xml:space="preserve"> </w:t>
      </w:r>
      <w:hyperlink w:anchor="sol-held-out-unbiased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(Hastie et al. 2009, sec. 7.4)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RMSE keeps falling as the degree grows,</w:t>
      </w:r>
      <w:r>
        <w:t xml:space="preserve"> </w:t>
      </w:r>
      <w:r>
        <w:t xml:space="preserve">while held-out RMSE does not.</w:t>
      </w:r>
    </w:p>
    <w:bookmarkEnd w:id="108"/>
    <w:bookmarkStart w:id="113" w:name="exm-train-test-error-simulated"/>
    <w:p>
      <w:pPr>
        <w:pStyle w:val="BodyText"/>
      </w:pPr>
      <w:r>
        <w:rPr>
          <w:b/>
          <w:bCs/>
        </w:rPr>
        <w:t xml:space="preserve">Example 5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RMSE and estimated generalization error</w:t>
            </w:r>
            <w:r>
              <w:t xml:space="preserve"> </w:t>
            </w:r>
            <w:r>
              <w:t xml:space="preserve">(RMSE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112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RMSE 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113"/>
    <w:bookmarkEnd w:id="114"/>
    <w:bookmarkStart w:id="157" w:name="sec-data-splits"/>
    <w:p>
      <w:pPr>
        <w:pStyle w:val="Heading2"/>
      </w:pPr>
      <w:r>
        <w:t xml:space="preserve">5 Training, validation, and test sets</w:t>
      </w:r>
    </w:p>
    <w:bookmarkStart w:id="115" w:name="exr-data-splits"/>
    <w:p>
      <w:pPr>
        <w:pStyle w:val="FirstParagraph"/>
      </w:pPr>
      <w:r>
        <w:rPr>
          <w:b/>
          <w:bCs/>
        </w:rPr>
        <w:t xml:space="preserve">Exercise 8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115"/>
    <w:bookmarkStart w:id="116" w:name="sol-data-split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116"/>
    <w:bookmarkStart w:id="120" w:name="def-data-splits"/>
    <w:p>
      <w:pPr>
        <w:pStyle w:val="BodyText"/>
      </w:pPr>
      <w:r>
        <w:rPr>
          <w:b/>
          <w:bCs/>
        </w:rPr>
        <w:t xml:space="preserve">Definition 20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17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17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198–201)</w:t>
            </w:r>
            <w:r>
              <w:t xml:space="preserve">.</w:t>
            </w:r>
          </w:p>
          <w:p/>
        </w:tc>
      </w:tr>
    </w:tbl>
    <w:bookmarkEnd w:id="120"/>
    <w:bookmarkStart w:id="121" w:name="exm-data-splits-sizes"/>
    <w:p>
      <w:pPr>
        <w:pStyle w:val="BodyText"/>
      </w:pPr>
      <w:r>
        <w:rPr>
          <w:b/>
          <w:bCs/>
        </w:rPr>
        <w:t xml:space="preserve">Example 6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121"/>
    <w:bookmarkStart w:id="123" w:name="def-tuning-parameter"/>
    <w:p>
      <w:pPr>
        <w:pStyle w:val="BodyText"/>
      </w:pPr>
      <w:r>
        <w:rPr>
          <w:b/>
          <w:bCs/>
        </w:rPr>
        <w:t xml:space="preserve">Definition 21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22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22"/>
    </w:p>
    <w:bookmarkEnd w:id="123"/>
    <w:bookmarkStart w:id="124" w:name="exm-tuning-parameter"/>
    <w:p>
      <w:pPr>
        <w:pStyle w:val="FirstParagraph"/>
      </w:pPr>
      <w:r>
        <w:rPr>
          <w:b/>
          <w:bCs/>
        </w:rPr>
        <w:t xml:space="preserve">Example 7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24"/>
    <w:bookmarkStart w:id="126" w:name="def-validation-set"/>
    <w:p>
      <w:pPr>
        <w:pStyle w:val="BodyText"/>
      </w:pPr>
      <w:r>
        <w:rPr>
          <w:b/>
          <w:bCs/>
        </w:rPr>
        <w:t xml:space="preserve">Definition 22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to choose among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25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25"/>
    </w:p>
    <w:bookmarkEnd w:id="126"/>
    <w:bookmarkStart w:id="128" w:name="def-validation-choice"/>
    <w:p>
      <w:pPr>
        <w:pStyle w:val="FirstParagraph"/>
      </w:pPr>
      <w:r>
        <w:rPr>
          <w:b/>
          <w:bCs/>
        </w:rPr>
        <w:t xml:space="preserve">Definition 23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:</w:t>
      </w:r>
    </w:p>
    <w:p>
      <w:pPr>
        <w:pStyle w:val="BodyText"/>
      </w:pPr>
      <w:bookmarkStart w:id="127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l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27"/>
    </w:p>
    <w:bookmarkEnd w:id="128"/>
    <w:bookmarkStart w:id="130" w:name="def-test-set"/>
    <w:p>
      <w:pPr>
        <w:pStyle w:val="FirstParagraph"/>
      </w:pPr>
      <w:r>
        <w:rPr>
          <w:b/>
          <w:bCs/>
        </w:rPr>
        <w:t xml:space="preserve">Definition 24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 rule of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is scored:</w:t>
      </w:r>
    </w:p>
    <w:p>
      <w:pPr>
        <w:pStyle w:val="BodyText"/>
      </w:pPr>
      <w:bookmarkStart w:id="129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29"/>
    </w:p>
    <w:bookmarkEnd w:id="130"/>
    <w:bookmarkStart w:id="134" w:name="rem-data-splits"/>
    <w:p>
      <w:pPr>
        <w:pStyle w:val="FirstParagraph"/>
      </w:pPr>
      <w:r>
        <w:rPr>
          <w:i/>
          <w:iCs/>
        </w:rPr>
        <w:t xml:space="preserve">Remark 7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7"/>
        </w:numPr>
      </w:pPr>
      <w:r>
        <w:t xml:space="preserve">the training set is used to fit each candidate procedure,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7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rule.</w:t>
      </w:r>
    </w:p>
    <w:p>
      <w:pPr>
        <w:pStyle w:val="FirstParagraph"/>
      </w:pPr>
      <w:r>
        <w:t xml:space="preserve">The chosen procedure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validation error is optimistic.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131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32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33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134"/>
    <w:bookmarkStart w:id="156" w:name="exm-train-validation-test-split"/>
    <w:p>
      <w:pPr>
        <w:pStyle w:val="BodyText"/>
      </w:pPr>
      <w:r>
        <w:rPr>
          <w:b/>
          <w:bCs/>
        </w:rPr>
        <w:t xml:space="preserve">Example 8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(James et al. 2021, 213)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35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3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4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7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14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1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1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15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2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152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3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15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156"/>
    <w:bookmarkEnd w:id="157"/>
    <w:bookmarkStart w:id="198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158" w:name="exr-kfold"/>
    <w:p>
      <w:pPr>
        <w:pStyle w:val="FirstParagraph"/>
      </w:pPr>
      <w:r>
        <w:rPr>
          <w:b/>
          <w:bCs/>
        </w:rPr>
        <w:t xml:space="preserve">Exercise 9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08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08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08"/>
        </w:numPr>
      </w:pPr>
      <w:r>
        <w:t xml:space="preserve">How many times is a given car used for fitting, and how many times for prediction?</w:t>
      </w:r>
    </w:p>
    <w:bookmarkEnd w:id="158"/>
    <w:bookmarkStart w:id="159" w:name="sol-kfol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09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09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09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159"/>
    <w:bookmarkStart w:id="163" w:name="def-folds"/>
    <w:p>
      <w:pPr>
        <w:pStyle w:val="FirstParagraph"/>
      </w:pPr>
      <w:r>
        <w:rPr>
          <w:b/>
          <w:bCs/>
        </w:rPr>
        <w:t xml:space="preserve">Definition 25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160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6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split the data into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roughly equal-sized parts.</w:t>
            </w:r>
          </w:p>
          <w:p/>
        </w:tc>
      </w:tr>
    </w:tbl>
    <w:bookmarkEnd w:id="163"/>
    <w:bookmarkStart w:id="165" w:name="def-fold-size"/>
    <w:p>
      <w:pPr>
        <w:pStyle w:val="BodyText"/>
      </w:pPr>
      <w:r>
        <w:rPr>
          <w:b/>
          <w:bCs/>
        </w:rPr>
        <w:t xml:space="preserve">Definition 26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164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64"/>
    </w:p>
    <w:bookmarkEnd w:id="165"/>
    <w:bookmarkStart w:id="169" w:name="def-fold-assignment"/>
    <w:p>
      <w:pPr>
        <w:pStyle w:val="FirstParagraph"/>
      </w:pPr>
      <w:r>
        <w:rPr>
          <w:b/>
          <w:bCs/>
        </w:rPr>
        <w:t xml:space="preserve">Definition 27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166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6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fold-assignment function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.</w:t>
            </w:r>
          </w:p>
          <w:p/>
        </w:tc>
      </w:tr>
    </w:tbl>
    <w:bookmarkEnd w:id="169"/>
    <w:bookmarkStart w:id="173" w:name="def-fold-out-rule"/>
    <w:p>
      <w:pPr>
        <w:pStyle w:val="BodyText"/>
      </w:pPr>
      <w:r>
        <w:rPr>
          <w:b/>
          <w:bCs/>
        </w:rPr>
        <w:t xml:space="preserve">Definition 28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170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7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write the fitted function with the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th part of the data removed as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p>
            </m:oMath>
            <w:r>
              <w:t xml:space="preserve">.</w:t>
            </w:r>
          </w:p>
          <w:p/>
        </w:tc>
      </w:tr>
    </w:tbl>
    <w:bookmarkEnd w:id="173"/>
    <w:bookmarkStart w:id="174" w:name="def-kfold"/>
    <w:p>
      <w:pPr>
        <w:pStyle w:val="BodyText"/>
      </w:pPr>
      <w:r>
        <w:rPr>
          <w:b/>
          <w:bCs/>
        </w:rPr>
        <w:t xml:space="preserve">Definition 29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0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1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Compute a summary prediction-error measure across all folds.</w:t>
      </w:r>
    </w:p>
    <w:bookmarkEnd w:id="174"/>
    <w:bookmarkStart w:id="175" w:name="rem-kfold-vs-validation-set"/>
    <w:p>
      <w:pPr>
        <w:pStyle w:val="FirstParagraph"/>
      </w:pPr>
      <w:r>
        <w:rPr>
          <w:i/>
          <w:iCs/>
        </w:rPr>
        <w:t xml:space="preserve">Remark 8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175"/>
    <w:bookmarkStart w:id="179" w:name="def-cv-estimate"/>
    <w:p>
      <w:pPr>
        <w:pStyle w:val="BodyText"/>
      </w:pPr>
      <w:r>
        <w:rPr>
          <w:b/>
          <w:bCs/>
        </w:rPr>
        <w:t xml:space="preserve">Definition 30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176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7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for the per-observation form with the fold index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179"/>
    <w:bookmarkStart w:id="180" w:name="exr-cv-estimate-by-fold"/>
    <w:p>
      <w:pPr>
        <w:pStyle w:val="BodyText"/>
      </w:pPr>
      <w:r>
        <w:rPr>
          <w:b/>
          <w:bCs/>
        </w:rPr>
        <w:t xml:space="preserve">Exercise 10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.</w:t>
      </w:r>
    </w:p>
    <w:bookmarkEnd w:id="180"/>
    <w:bookmarkStart w:id="181" w:name="sol-cv-estimate-by-fol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29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t>i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181"/>
    <w:bookmarkStart w:id="183" w:name="thm-cv-estimate-by-fold"/>
    <w:p>
      <w:pPr>
        <w:pStyle w:val="BodyText"/>
      </w:pPr>
      <w:r>
        <w:rPr>
          <w:b/>
          <w:bCs/>
        </w:rPr>
        <w:t xml:space="preserve">Theorem 4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182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82"/>
    </w:p>
    <w:bookmarkEnd w:id="1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187" w:name="def-fold-mse"/>
    <w:p>
      <w:pPr>
        <w:pStyle w:val="BodyText"/>
      </w:pPr>
      <w:r>
        <w:rPr>
          <w:b/>
          <w:bCs/>
        </w:rPr>
        <w:t xml:space="preserve">Definition 31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184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8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, who write the fold mean squared errors as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p/>
        </w:tc>
      </w:tr>
    </w:tbl>
    <w:bookmarkEnd w:id="187"/>
    <w:bookmarkStart w:id="188" w:name="rem-cv-estimate"/>
    <w:p>
      <w:pPr>
        <w:pStyle w:val="BodyText"/>
      </w:pPr>
      <w:r>
        <w:rPr>
          <w:i/>
          <w:iCs/>
        </w:rPr>
        <w:t xml:space="preserve">Remark 9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(Hastie et al. 2009, sec. 7.12)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188"/>
    <w:bookmarkStart w:id="189" w:name="rem-choosing-k"/>
    <w:p>
      <w:pPr>
        <w:pStyle w:val="BodyText"/>
      </w:pPr>
      <w:r>
        <w:rPr>
          <w:i/>
          <w:iCs/>
        </w:rPr>
        <w:t xml:space="preserve">Remark 10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189"/>
    <w:bookmarkStart w:id="194" w:name="exm-kfold-simulated"/>
    <w:p>
      <w:pPr>
        <w:pStyle w:val="BodyText"/>
      </w:pPr>
      <w:r>
        <w:rPr>
          <w:b/>
          <w:bCs/>
        </w:rPr>
        <w:t xml:space="preserve">Example 9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and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3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1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193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194"/>
    <w:bookmarkStart w:id="197" w:name="exm-kfold-mtcars"/>
    <w:p>
      <w:pPr>
        <w:pStyle w:val="BodyText"/>
      </w:pPr>
      <w:r>
        <w:rPr>
          <w:b/>
          <w:bCs/>
        </w:rPr>
        <w:t xml:space="preserve">Example 10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9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5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19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6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196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197"/>
    <w:bookmarkEnd w:id="198"/>
    <w:bookmarkStart w:id="229" w:name="sec-loocv"/>
    <w:p>
      <w:pPr>
        <w:pStyle w:val="Heading2"/>
      </w:pPr>
      <w:r>
        <w:t xml:space="preserve">7 Leave-one-out cross-validation</w:t>
      </w:r>
    </w:p>
    <w:bookmarkStart w:id="199" w:name="exr-loocv"/>
    <w:p>
      <w:pPr>
        <w:pStyle w:val="FirstParagraph"/>
      </w:pPr>
      <w:r>
        <w:rPr>
          <w:b/>
          <w:bCs/>
        </w:rPr>
        <w:t xml:space="preserve">Exercise 11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3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3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) differ?</w:t>
      </w:r>
    </w:p>
    <w:bookmarkEnd w:id="199"/>
    <w:bookmarkStart w:id="200" w:name="sol-loocv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4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4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200"/>
    <w:bookmarkStart w:id="204" w:name="def-loocv"/>
    <w:p>
      <w:pPr>
        <w:pStyle w:val="FirstParagraph"/>
      </w:pPr>
      <w:r>
        <w:rPr>
          <w:b/>
          <w:bCs/>
        </w:rPr>
        <w:t xml:space="preserve">Definition 32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201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20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.</w:t>
            </w:r>
          </w:p>
          <w:p/>
        </w:tc>
      </w:tr>
    </w:tbl>
    <w:bookmarkEnd w:id="204"/>
    <w:bookmarkStart w:id="206" w:name="def-term-vector"/>
    <w:p>
      <w:pPr>
        <w:pStyle w:val="BodyText"/>
      </w:pPr>
      <w:r>
        <w:rPr>
          <w:b/>
          <w:bCs/>
        </w:rPr>
        <w:t xml:space="preserve">Definition 33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205" w:name="eq-term-vector"/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t</m:t>
                      </m:r>
                    </m:e>
                    <m:sub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205"/>
    </w:p>
    <w:bookmarkEnd w:id="206"/>
    <w:bookmarkStart w:id="208" w:name="rem-term-vector"/>
    <w:p>
      <w:pPr>
        <w:pStyle w:val="FirstParagraph"/>
      </w:pPr>
      <w:r>
        <w:rPr>
          <w:i/>
          <w:iCs/>
        </w:rPr>
        <w:t xml:space="preserve">Remark 11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207">
        <w:r>
          <w:rPr>
            <w:rStyle w:val="Hyperlink"/>
          </w:rPr>
          <w:t xml:space="preserve">covariate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208"/>
    <w:bookmarkStart w:id="213" w:name="def-cross-product-matrix"/>
    <w:p>
      <w:pPr>
        <w:pStyle w:val="BodyText"/>
      </w:pPr>
      <w:r>
        <w:rPr>
          <w:b/>
          <w:bCs/>
        </w:rPr>
        <w:t xml:space="preserve">Definition 34 (Cross-product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209" w:name="eq-cross-product-matrix"/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20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12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names this matrix a sum-of-squares and cross-products matrix.</w:t>
            </w:r>
          </w:p>
          <w:p/>
        </w:tc>
      </w:tr>
    </w:tbl>
    <w:bookmarkEnd w:id="213"/>
    <w:bookmarkStart w:id="216" w:name="rem-cross-product-matrix"/>
    <w:p>
      <w:pPr>
        <w:pStyle w:val="BodyText"/>
      </w:pPr>
      <w:r>
        <w:rPr>
          <w:i/>
          <w:iCs/>
        </w:rPr>
        <w:t xml:space="preserve">Remark 12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12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216"/>
    <w:bookmarkStart w:id="222" w:name="def-leverage"/>
    <w:p>
      <w:pPr>
        <w:pStyle w:val="BodyText"/>
      </w:pPr>
      <w:r>
        <w:rPr>
          <w:b/>
          <w:bCs/>
        </w:rPr>
        <w:t xml:space="preserve">Definition 35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217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218" w:name="eq-leverage"/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218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3.3.3)</w:t>
            </w:r>
            <w:r>
              <w:t xml:space="preserve">,</w:t>
            </w:r>
            <w:r>
              <w:t xml:space="preserve"> </w:t>
            </w:r>
            <w:r>
              <w:t xml:space="preserve">written here with term vectors and the matrix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w:hyperlink r:id="rId221">
              <w:r>
                <w:rPr>
                  <w:rStyle w:val="Hyperlink"/>
                </w:rPr>
                <w:t xml:space="preserve">the vector form of the OLS estimates</w:t>
              </w:r>
            </w:hyperlink>
            <w:r>
              <w:t xml:space="preserve">.</w:t>
            </w:r>
          </w:p>
          <w:p/>
        </w:tc>
      </w:tr>
    </w:tbl>
    <w:bookmarkEnd w:id="222"/>
    <w:bookmarkStart w:id="226" w:name="thm-loocv-shortcut"/>
    <w:p>
      <w:pPr>
        <w:pStyle w:val="BodyText"/>
      </w:pPr>
      <w:r>
        <w:rPr>
          <w:b/>
          <w:bCs/>
        </w:rPr>
        <w:t xml:space="preserve">Theorem 5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217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42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30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223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22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 </w:t>
            </w:r>
            <w:r>
              <w:t xml:space="preserve">states this formula for least squares linear or polynomial regression,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 </w:t>
            </w:r>
            <w:r>
              <w:t xml:space="preserve">for many linear fitting methods.</w:t>
            </w:r>
          </w:p>
          <w:p/>
        </w:tc>
      </w:tr>
    </w:tbl>
    <w:bookmarkEnd w:id="2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227" w:name="exm-loocv-shortcut"/>
    <w:p>
      <w:pPr>
        <w:pStyle w:val="BodyText"/>
      </w:pPr>
      <w:r>
        <w:rPr>
          <w:b/>
          <w:bCs/>
        </w:rPr>
        <w:t xml:space="preserve">Example 11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34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del w:id="3" w:author="PR Preview" w:date="2026-01-01T00:00:00Z">
        <w:r>
          <w:rPr>
            <w:rStyle w:val="NormalTok"/>
          </w:rPr>
          <w:delText xml:space="preserve">loocv_max_diff </w:delText>
        </w:r>
      </w:del>
      <w:del w:id="4" w:author="PR Preview" w:date="2026-01-01T00:00:00Z">
        <w:r>
          <w:rPr>
            <w:rStyle w:val="OtherTok"/>
          </w:rPr>
          <w:delText xml:space="preserve">&lt;-</w:delText>
        </w:r>
      </w:del>
      <w:del w:id="5" w:author="PR Preview" w:date="2026-01-01T00:00:00Z">
        <w:r>
          <w:rPr>
            <w:rStyle w:val="NormalTok"/>
          </w:rPr>
          <w:delText xml:space="preserve"> </w:delText>
        </w:r>
      </w:del>
      <w:del w:id="6" w:author="PR Preview" w:date="2026-01-01T00:00:00Z">
        <w:r>
          <w:rPr>
            <w:rStyle w:val="FunctionTok"/>
          </w:rPr>
          <w:delText xml:space="preserve">max</w:delText>
        </w:r>
      </w:del>
      <w:del w:id="7" w:author="PR Preview" w:date="2026-01-01T00:00:00Z">
        <w:r>
          <w:rPr>
            <w:rStyle w:val="NormalTok"/>
          </w:rPr>
          <w:delText xml:space="preserve">(</w:delText>
        </w:r>
      </w:del>
      <w:del w:id="8" w:author="PR Preview" w:date="2026-01-01T00:00:00Z">
        <w:r>
          <w:rPr>
            <w:rStyle w:val="FunctionTok"/>
          </w:rPr>
          <w:delText xml:space="preserve">abs</w:delText>
        </w:r>
      </w:del>
      <w:del w:id="9" w:author="PR Preview" w:date="2026-01-01T00:00:00Z">
        <w:r>
          <w:rPr>
            <w:rStyle w:val="NormalTok"/>
          </w:rPr>
          <w:delText xml:space="preserve">(mtcars_loocv</w:delText>
        </w:r>
      </w:del>
      <w:del w:id="10" w:author="PR Preview" w:date="2026-01-01T00:00:00Z">
        <w:r>
          <w:rPr>
            <w:rStyle w:val="SpecialCharTok"/>
          </w:rPr>
          <w:delText xml:space="preserve">$</w:delText>
        </w:r>
      </w:del>
      <w:del w:id="11" w:author="PR Preview" w:date="2026-01-01T00:00:00Z">
        <w:r>
          <w:rPr>
            <w:rStyle w:val="NormalTok"/>
          </w:rPr>
          <w:delText xml:space="preserve">refitting </w:delText>
        </w:r>
      </w:del>
      <w:del w:id="12" w:author="PR Preview" w:date="2026-01-01T00:00:00Z">
        <w:r>
          <w:rPr>
            <w:rStyle w:val="SpecialCharTok"/>
          </w:rPr>
          <w:delText xml:space="preserve">-</w:delText>
        </w:r>
      </w:del>
      <w:del w:id="13" w:author="PR Preview" w:date="2026-01-01T00:00:00Z">
        <w:r>
          <w:rPr>
            <w:rStyle w:val="NormalTok"/>
          </w:rPr>
          <w:delText xml:space="preserve"> mtcars_loocv</w:delText>
        </w:r>
      </w:del>
      <w:del w:id="14" w:author="PR Preview" w:date="2026-01-01T00:00:00Z">
        <w:r>
          <w:rPr>
            <w:rStyle w:val="SpecialCharTok"/>
          </w:rPr>
          <w:delText xml:space="preserve">$</w:delText>
        </w:r>
      </w:del>
      <w:del w:id="15" w:author="PR Preview" w:date="2026-01-01T00:00:00Z">
        <w:r>
          <w:rPr>
            <w:rStyle w:val="NormalTok"/>
          </w:rPr>
          <w:delText xml:space="preserve">formula))</w:delText>
        </w:r>
      </w:del>
      <w:del w:id="16" w:author="PR Preview" w:date="2026-01-01T00:00:00Z">
        <w:r>
          <w:br/>
        </w:r>
      </w:del>
      <w:del w:id="17" w:author="PR Preview" w:date="2026-01-01T00:00:00Z">
        <w:r>
          <w:rPr>
            <w:rStyle w:val="NormalTok"/>
          </w:rPr>
          <w:delText xml:space="preserve">mtcars_best_loocv </w:delText>
        </w:r>
      </w:del>
      <w:del w:id="18" w:author="PR Preview" w:date="2026-01-01T00:00:00Z">
        <w:r>
          <w:rPr>
            <w:rStyle w:val="OtherTok"/>
          </w:rPr>
          <w:delText xml:space="preserve">&lt;-</w:delText>
        </w:r>
      </w:del>
      <w:del w:id="19" w:author="PR Preview" w:date="2026-01-01T00:00:00Z">
        <w:r>
          <w:br/>
        </w:r>
      </w:del>
      <w:del w:id="20" w:author="PR Preview" w:date="2026-01-01T00:00:00Z">
        <w:r>
          <w:rPr>
            <w:rStyle w:val="NormalTok"/>
          </w:rPr>
          <w:delText xml:space="preserve">  mtcars_loocv</w:delText>
        </w:r>
      </w:del>
      <w:del w:id="21" w:author="PR Preview" w:date="2026-01-01T00:00:00Z">
        <w:r>
          <w:rPr>
            <w:rStyle w:val="SpecialCharTok"/>
          </w:rPr>
          <w:delText xml:space="preserve">$</w:delText>
        </w:r>
      </w:del>
      <w:del w:id="22" w:author="PR Preview" w:date="2026-01-01T00:00:00Z">
        <w:r>
          <w:rPr>
            <w:rStyle w:val="NormalTok"/>
          </w:rPr>
          <w:delText xml:space="preserve">degree[</w:delText>
        </w:r>
      </w:del>
      <w:del w:id="23" w:author="PR Preview" w:date="2026-01-01T00:00:00Z">
        <w:r>
          <w:rPr>
            <w:rStyle w:val="FunctionTok"/>
          </w:rPr>
          <w:delText xml:space="preserve">which.min</w:delText>
        </w:r>
      </w:del>
      <w:del w:id="24" w:author="PR Preview" w:date="2026-01-01T00:00:00Z">
        <w:r>
          <w:rPr>
            <w:rStyle w:val="NormalTok"/>
          </w:rPr>
          <w:delText xml:space="preserve">(mtcars_loocv</w:delText>
        </w:r>
      </w:del>
      <w:del w:id="25" w:author="PR Preview" w:date="2026-01-01T00:00:00Z">
        <w:r>
          <w:rPr>
            <w:rStyle w:val="SpecialCharTok"/>
          </w:rPr>
          <w:delText xml:space="preserve">$</w:delText>
        </w:r>
      </w:del>
      <w:del w:id="26" w:author="PR Preview" w:date="2026-01-01T00:00:00Z">
        <w:r>
          <w:rPr>
            <w:rStyle w:val="NormalTok"/>
          </w:rPr>
          <w:delText xml:space="preserve">formula)]</w:delText>
        </w:r>
      </w:del>
      <w:del w:id="27" w:author="PR Preview" w:date="2026-01-01T00:00:00Z">
        <w:r>
          <w:br/>
        </w:r>
      </w:del>
      <w:del w:id="28" w:author="PR Preview" w:date="2026-01-01T00:00:00Z">
        <w:r>
          <w:rPr>
            <w:rStyle w:val="FunctionTok"/>
          </w:rPr>
          <w:delText xml:space="preserve">c</w:delText>
        </w:r>
      </w:del>
      <w:del w:id="29" w:author="PR Preview" w:date="2026-01-01T00:00:00Z">
        <w:r>
          <w:rPr>
            <w:rStyle w:val="NormalTok"/>
          </w:rPr>
          <w:delText xml:space="preserve">(</w:delText>
        </w:r>
      </w:del>
      <w:del w:id="30" w:author="PR Preview" w:date="2026-01-01T00:00:00Z">
        <w:r>
          <w:rPr>
            <w:rStyle w:val="AttributeTok"/>
          </w:rPr>
          <w:delText xml:space="preserve">max_difference =</w:delText>
        </w:r>
      </w:del>
      <w:del w:id="31" w:author="PR Preview" w:date="2026-01-01T00:00:00Z">
        <w:r>
          <w:rPr>
            <w:rStyle w:val="NormalTok"/>
          </w:rPr>
          <w:delText xml:space="preserve"> loocv_max_diff, </w:delText>
        </w:r>
      </w:del>
      <w:del w:id="32" w:author="PR Preview" w:date="2026-01-01T00:00:00Z">
        <w:r>
          <w:rPr>
            <w:rStyle w:val="AttributeTok"/>
          </w:rPr>
          <w:delText xml:space="preserve">best_degree =</w:delText>
        </w:r>
      </w:del>
      <w:del w:id="33" w:author="PR Preview" w:date="2026-01-01T00:00:00Z">
        <w:r>
          <w:rPr>
            <w:rStyle w:val="NormalTok"/>
          </w:rPr>
          <w:delText xml:space="preserve"> mtcars_best_loocv)</w:delText>
        </w:r>
      </w:del>
      <w:del w:id="34" w:author="PR Preview" w:date="2026-01-01T00:00:00Z">
        <w:r>
          <w:br/>
        </w:r>
      </w:del>
      <w:del w:id="35" w:author="PR Preview" w:date="2026-01-01T00:00:00Z">
        <w:r>
          <w:rPr>
            <w:rStyle w:val="CommentTok"/>
          </w:rPr>
          <w:delText xml:space="preserve">#&gt; max_difference    best_degree </w:delText>
        </w:r>
      </w:del>
      <w:del w:id="36" w:author="PR Preview" w:date="2026-01-01T00:00:00Z">
        <w:r>
          <w:br/>
        </w:r>
      </w:del>
      <w:del w:id="37" w:author="PR Preview" w:date="2026-01-01T00:00:00Z">
        <w:r>
          <w:rPr>
            <w:rStyle w:val="CommentTok"/>
          </w:rPr>
          <w:delText xml:space="preserve">#&gt;    8.88178e-15    2.00000e+00</w:delText>
        </w:r>
      </w:del>
    </w:p>
    <w:p>
      <w:pPr>
        <w:pStyle w:val="FirstParagraph"/>
      </w:pPr>
      <w:del w:id="38" w:author="PR Preview" w:date="2026-01-01T00:00:00Z">
        <w:r>
          <w:delText xml:space="preserve">The two columns differ by at most 8.9e-15,</w:delText>
        </w:r>
      </w:del>
      <w:del w:id="39" w:author="PR Preview" w:date="2026-01-01T00:00:00Z">
        <w:r>
          <w:delText xml:space="preserve"> </w:delText>
        </w:r>
      </w:del>
      <w:del w:id="40" w:author="PR Preview" w:date="2026-01-01T00:00:00Z">
        <w:r>
          <w:delText xml:space="preserve">which is rounding error.</w:delText>
        </w:r>
      </w:del>
      <w:del w:id="41" w:author="PR Preview" w:date="2026-01-01T00:00:00Z">
        <w:r>
          <w:delText xml:space="preserve"> </w:delText>
        </w:r>
      </w:del>
      <w:del w:id="42" w:author="PR Preview" w:date="2026-01-01T00:00:00Z">
        <w:r>
          <w:delText xml:space="preserve">The single-fit formula needs one fit per model instead of 32.</w:delText>
        </w:r>
      </w:del>
      <w:del w:id="43" w:author="PR Preview" w:date="2026-01-01T00:00:00Z">
        <w:r>
          <w:delText xml:space="preserve"> </w:delText>
        </w:r>
      </w:del>
      <w:del w:id="44" w:author="PR Preview" w:date="2026-01-01T00:00:00Z">
        <w:r>
          <w:delText xml:space="preserve">LOOCV picks degree 2,</w:delText>
        </w:r>
      </w:del>
      <w:del w:id="45" w:author="PR Preview" w:date="2026-01-01T00:00:00Z">
        <w:r>
          <w:delText xml:space="preserve"> </w:delText>
        </w:r>
      </w:del>
      <w:del w:id="46" w:author="PR Preview" w:date="2026-01-01T00:00:00Z">
        <w:r>
          <w:delText xml:space="preserve">and because LOOCV is not random (</w:delText>
        </w:r>
      </w:del>
      <w:hyperlink w:anchor="sol-loocv">
        <w:del w:id="47" w:author="PR Preview" w:date="2026-01-01T00:00:00Z">
          <w:r>
            <w:rPr>
              <w:rStyle w:val="Hyperlink"/>
            </w:rPr>
            <w:delText xml:space="preserve">Solution 11</w:delText>
          </w:r>
        </w:del>
      </w:hyperlink>
      <w:del w:id="48" w:author="PR Preview" w:date="2026-01-01T00:00:00Z">
        <w:r>
          <w:delText xml:space="preserve">),</w:delText>
        </w:r>
      </w:del>
      <w:del w:id="49" w:author="PR Preview" w:date="2026-01-01T00:00:00Z">
        <w:r>
          <w:delText xml:space="preserve"> </w:delText>
        </w:r>
      </w:del>
      <w:del w:id="50" w:author="PR Preview" w:date="2026-01-01T00:00:00Z">
        <w:r>
          <w:delText xml:space="preserve">rerunning it always gives the same choice.</w:delText>
        </w:r>
      </w:del>
    </w:p>
    <w:p>
      <w:pPr>
        <w:pStyle w:val="SourceCode"/>
      </w:pPr>
      <w:ins w:id="51" w:author="PR Preview" w:date="2026-01-01T00:00:00Z">
        <w:r>
          <w:rPr>
            <w:rStyle w:val="NormalTok"/>
          </w:rPr>
          <w:t xml:space="preserve">loocv_max_diff </w:t>
        </w:r>
      </w:ins>
      <w:ins w:id="52" w:author="PR Preview" w:date="2026-01-01T00:00:00Z">
        <w:r>
          <w:rPr>
            <w:rStyle w:val="OtherTok"/>
          </w:rPr>
          <w:t xml:space="preserve">&lt;-</w:t>
        </w:r>
      </w:ins>
      <w:ins w:id="53" w:author="PR Preview" w:date="2026-01-01T00:00:00Z">
        <w:r>
          <w:rPr>
            <w:rStyle w:val="NormalTok"/>
          </w:rPr>
          <w:t xml:space="preserve"> </w:t>
        </w:r>
      </w:ins>
      <w:ins w:id="54" w:author="PR Preview" w:date="2026-01-01T00:00:00Z">
        <w:r>
          <w:rPr>
            <w:rStyle w:val="FunctionTok"/>
          </w:rPr>
          <w:t xml:space="preserve">max</w:t>
        </w:r>
      </w:ins>
      <w:ins w:id="55" w:author="PR Preview" w:date="2026-01-01T00:00:00Z">
        <w:r>
          <w:rPr>
            <w:rStyle w:val="NormalTok"/>
          </w:rPr>
          <w:t xml:space="preserve">(</w:t>
        </w:r>
      </w:ins>
      <w:ins w:id="56" w:author="PR Preview" w:date="2026-01-01T00:00:00Z">
        <w:r>
          <w:rPr>
            <w:rStyle w:val="FunctionTok"/>
          </w:rPr>
          <w:t xml:space="preserve">abs</w:t>
        </w:r>
      </w:ins>
      <w:ins w:id="57" w:author="PR Preview" w:date="2026-01-01T00:00:00Z">
        <w:r>
          <w:rPr>
            <w:rStyle w:val="NormalTok"/>
          </w:rPr>
          <w:t xml:space="preserve">(mtcars_loocv</w:t>
        </w:r>
      </w:ins>
      <w:ins w:id="58" w:author="PR Preview" w:date="2026-01-01T00:00:00Z">
        <w:r>
          <w:rPr>
            <w:rStyle w:val="SpecialCharTok"/>
          </w:rPr>
          <w:t xml:space="preserve">$</w:t>
        </w:r>
      </w:ins>
      <w:ins w:id="59" w:author="PR Preview" w:date="2026-01-01T00:00:00Z">
        <w:r>
          <w:rPr>
            <w:rStyle w:val="NormalTok"/>
          </w:rPr>
          <w:t xml:space="preserve">refitting </w:t>
        </w:r>
      </w:ins>
      <w:ins w:id="60" w:author="PR Preview" w:date="2026-01-01T00:00:00Z">
        <w:r>
          <w:rPr>
            <w:rStyle w:val="SpecialCharTok"/>
          </w:rPr>
          <w:t xml:space="preserve">-</w:t>
        </w:r>
      </w:ins>
      <w:ins w:id="61" w:author="PR Preview" w:date="2026-01-01T00:00:00Z">
        <w:r>
          <w:rPr>
            <w:rStyle w:val="NormalTok"/>
          </w:rPr>
          <w:t xml:space="preserve"> mtcars_loocv</w:t>
        </w:r>
      </w:ins>
      <w:ins w:id="62" w:author="PR Preview" w:date="2026-01-01T00:00:00Z">
        <w:r>
          <w:rPr>
            <w:rStyle w:val="SpecialCharTok"/>
          </w:rPr>
          <w:t xml:space="preserve">$</w:t>
        </w:r>
      </w:ins>
      <w:ins w:id="63" w:author="PR Preview" w:date="2026-01-01T00:00:00Z">
        <w:r>
          <w:rPr>
            <w:rStyle w:val="NormalTok"/>
          </w:rPr>
          <w:t xml:space="preserve">formula))</w:t>
        </w:r>
      </w:ins>
      <w:ins w:id="64" w:author="PR Preview" w:date="2026-01-01T00:00:00Z">
        <w:r>
          <w:br/>
        </w:r>
      </w:ins>
      <w:ins w:id="65" w:author="PR Preview" w:date="2026-01-01T00:00:00Z">
        <w:r>
          <w:rPr>
            <w:rStyle w:val="NormalTok"/>
          </w:rPr>
          <w:t xml:space="preserve">mtcars_best_loocv </w:t>
        </w:r>
      </w:ins>
      <w:ins w:id="66" w:author="PR Preview" w:date="2026-01-01T00:00:00Z">
        <w:r>
          <w:rPr>
            <w:rStyle w:val="OtherTok"/>
          </w:rPr>
          <w:t xml:space="preserve">&lt;-</w:t>
        </w:r>
      </w:ins>
      <w:ins w:id="67" w:author="PR Preview" w:date="2026-01-01T00:00:00Z">
        <w:r>
          <w:br/>
        </w:r>
      </w:ins>
      <w:ins w:id="68" w:author="PR Preview" w:date="2026-01-01T00:00:00Z">
        <w:r>
          <w:rPr>
            <w:rStyle w:val="NormalTok"/>
          </w:rPr>
          <w:t xml:space="preserve">  mtcars_loocv</w:t>
        </w:r>
      </w:ins>
      <w:ins w:id="69" w:author="PR Preview" w:date="2026-01-01T00:00:00Z">
        <w:r>
          <w:rPr>
            <w:rStyle w:val="SpecialCharTok"/>
          </w:rPr>
          <w:t xml:space="preserve">$</w:t>
        </w:r>
      </w:ins>
      <w:ins w:id="70" w:author="PR Preview" w:date="2026-01-01T00:00:00Z">
        <w:r>
          <w:rPr>
            <w:rStyle w:val="NormalTok"/>
          </w:rPr>
          <w:t xml:space="preserve">degree[</w:t>
        </w:r>
      </w:ins>
      <w:ins w:id="71" w:author="PR Preview" w:date="2026-01-01T00:00:00Z">
        <w:r>
          <w:rPr>
            <w:rStyle w:val="FunctionTok"/>
          </w:rPr>
          <w:t xml:space="preserve">which.min</w:t>
        </w:r>
      </w:ins>
      <w:ins w:id="72" w:author="PR Preview" w:date="2026-01-01T00:00:00Z">
        <w:r>
          <w:rPr>
            <w:rStyle w:val="NormalTok"/>
          </w:rPr>
          <w:t xml:space="preserve">(mtcars_loocv</w:t>
        </w:r>
      </w:ins>
      <w:ins w:id="73" w:author="PR Preview" w:date="2026-01-01T00:00:00Z">
        <w:r>
          <w:rPr>
            <w:rStyle w:val="SpecialCharTok"/>
          </w:rPr>
          <w:t xml:space="preserve">$</w:t>
        </w:r>
      </w:ins>
      <w:ins w:id="74" w:author="PR Preview" w:date="2026-01-01T00:00:00Z">
        <w:r>
          <w:rPr>
            <w:rStyle w:val="NormalTok"/>
          </w:rPr>
          <w:t xml:space="preserve">formula)]</w:t>
        </w:r>
      </w:ins>
      <w:ins w:id="75" w:author="PR Preview" w:date="2026-01-01T00:00:00Z">
        <w:r>
          <w:br/>
        </w:r>
      </w:ins>
      <w:ins w:id="76" w:author="PR Preview" w:date="2026-01-01T00:00:00Z">
        <w:r>
          <w:rPr>
            <w:rStyle w:val="FunctionTok"/>
          </w:rPr>
          <w:t xml:space="preserve">c</w:t>
        </w:r>
      </w:ins>
      <w:ins w:id="77" w:author="PR Preview" w:date="2026-01-01T00:00:00Z">
        <w:r>
          <w:rPr>
            <w:rStyle w:val="NormalTok"/>
          </w:rPr>
          <w:t xml:space="preserve">(</w:t>
        </w:r>
      </w:ins>
      <w:ins w:id="78" w:author="PR Preview" w:date="2026-01-01T00:00:00Z">
        <w:r>
          <w:rPr>
            <w:rStyle w:val="AttributeTok"/>
          </w:rPr>
          <w:t xml:space="preserve">max_difference =</w:t>
        </w:r>
      </w:ins>
      <w:ins w:id="79" w:author="PR Preview" w:date="2026-01-01T00:00:00Z">
        <w:r>
          <w:rPr>
            <w:rStyle w:val="NormalTok"/>
          </w:rPr>
          <w:t xml:space="preserve"> loocv_max_diff, </w:t>
        </w:r>
      </w:ins>
      <w:ins w:id="80" w:author="PR Preview" w:date="2026-01-01T00:00:00Z">
        <w:r>
          <w:rPr>
            <w:rStyle w:val="AttributeTok"/>
          </w:rPr>
          <w:t xml:space="preserve">best_degree =</w:t>
        </w:r>
      </w:ins>
      <w:ins w:id="81" w:author="PR Preview" w:date="2026-01-01T00:00:00Z">
        <w:r>
          <w:rPr>
            <w:rStyle w:val="NormalTok"/>
          </w:rPr>
          <w:t xml:space="preserve"> mtcars_best_loocv)</w:t>
        </w:r>
      </w:ins>
      <w:ins w:id="82" w:author="PR Preview" w:date="2026-01-01T00:00:00Z">
        <w:r>
          <w:br/>
        </w:r>
      </w:ins>
      <w:ins w:id="83" w:author="PR Preview" w:date="2026-01-01T00:00:00Z">
        <w:r>
          <w:rPr>
            <w:rStyle w:val="CommentTok"/>
          </w:rPr>
          <w:t xml:space="preserve">#&gt; max_difference    best_degree </w:t>
        </w:r>
      </w:ins>
      <w:ins w:id="84" w:author="PR Preview" w:date="2026-01-01T00:00:00Z">
        <w:r>
          <w:br/>
        </w:r>
      </w:ins>
      <w:ins w:id="85" w:author="PR Preview" w:date="2026-01-01T00:00:00Z">
        <w:r>
          <w:rPr>
            <w:rStyle w:val="CommentTok"/>
          </w:rPr>
          <w:t xml:space="preserve">#&gt;    7.10543e-15    2.00000e+00</w:t>
        </w:r>
      </w:ins>
    </w:p>
    <w:p>
      <w:pPr>
        <w:pStyle w:val="FirstParagraph"/>
      </w:pPr>
      <w:ins w:id="86" w:author="PR Preview" w:date="2026-01-01T00:00:00Z">
        <w:r>
          <w:t xml:space="preserve">The two columns differ by at most 7.1e-15,</w:t>
        </w:r>
      </w:ins>
      <w:ins w:id="87" w:author="PR Preview" w:date="2026-01-01T00:00:00Z">
        <w:r>
          <w:t xml:space="preserve"> </w:t>
        </w:r>
      </w:ins>
      <w:ins w:id="88" w:author="PR Preview" w:date="2026-01-01T00:00:00Z">
        <w:r>
          <w:t xml:space="preserve">which is rounding error.</w:t>
        </w:r>
      </w:ins>
      <w:ins w:id="89" w:author="PR Preview" w:date="2026-01-01T00:00:00Z">
        <w:r>
          <w:t xml:space="preserve"> </w:t>
        </w:r>
      </w:ins>
      <w:ins w:id="90" w:author="PR Preview" w:date="2026-01-01T00:00:00Z">
        <w:r>
          <w:t xml:space="preserve">The single-fit formula needs one fit per model instead of 32.</w:t>
        </w:r>
      </w:ins>
      <w:ins w:id="91" w:author="PR Preview" w:date="2026-01-01T00:00:00Z">
        <w:r>
          <w:t xml:space="preserve"> </w:t>
        </w:r>
      </w:ins>
      <w:ins w:id="92" w:author="PR Preview" w:date="2026-01-01T00:00:00Z">
        <w:r>
          <w:t xml:space="preserve">LOOCV picks degree 2,</w:t>
        </w:r>
      </w:ins>
      <w:ins w:id="93" w:author="PR Preview" w:date="2026-01-01T00:00:00Z">
        <w:r>
          <w:t xml:space="preserve"> </w:t>
        </w:r>
      </w:ins>
      <w:ins w:id="94" w:author="PR Preview" w:date="2026-01-01T00:00:00Z">
        <w:r>
          <w:t xml:space="preserve">and because LOOCV is not random (</w:t>
        </w:r>
      </w:ins>
      <w:hyperlink w:anchor="sol-loocv">
        <w:ins w:id="95" w:author="PR Preview" w:date="2026-01-01T00:00:00Z">
          <w:r>
            <w:rPr>
              <w:rStyle w:val="Hyperlink"/>
            </w:rPr>
            <w:t xml:space="preserve">Solution 11</w:t>
          </w:r>
        </w:ins>
      </w:hyperlink>
      <w:ins w:id="96" w:author="PR Preview" w:date="2026-01-01T00:00:00Z">
        <w:r>
          <w:t xml:space="preserve">),</w:t>
        </w:r>
      </w:ins>
      <w:ins w:id="97" w:author="PR Preview" w:date="2026-01-01T00:00:00Z">
        <w:r>
          <w:t xml:space="preserve"> </w:t>
        </w:r>
      </w:ins>
      <w:ins w:id="98" w:author="PR Preview" w:date="2026-01-01T00:00:00Z">
        <w:r>
          <w:t xml:space="preserve">rerunning it always gives the same choice.</w:t>
        </w:r>
      </w:ins>
    </w:p>
    <w:bookmarkEnd w:id="227"/>
    <w:bookmarkStart w:id="228" w:name="rem-loocv"/>
    <w:p>
      <w:pPr>
        <w:pStyle w:val="BodyText"/>
      </w:pPr>
      <w:r>
        <w:rPr>
          <w:i/>
          <w:iCs/>
        </w:rPr>
        <w:t xml:space="preserve">Remark 13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10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(James et al. 2021, sec. 5.1.4)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228"/>
    <w:bookmarkEnd w:id="229"/>
    <w:bookmarkStart w:id="262" w:name="sec-cv-model-choice"/>
    <w:p>
      <w:pPr>
        <w:pStyle w:val="Heading2"/>
      </w:pPr>
      <w:r>
        <w:t xml:space="preserve">8 Choosing a model by cross-validation</w:t>
      </w:r>
    </w:p>
    <w:bookmarkStart w:id="231" w:name="def-cv-estimate-indexed"/>
    <w:p>
      <w:pPr>
        <w:pStyle w:val="FirstParagraph"/>
      </w:pPr>
      <w:r>
        <w:rPr>
          <w:b/>
          <w:bCs/>
        </w:rPr>
        <w:t xml:space="preserve">Definition 36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30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κ</m:t>
                                  </m:r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t>i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30"/>
    </w:p>
    <w:bookmarkEnd w:id="231"/>
    <w:bookmarkStart w:id="233" w:name="def-cv-choice"/>
    <w:p>
      <w:pPr>
        <w:pStyle w:val="FirstParagraph"/>
      </w:pPr>
      <w:r>
        <w:rPr>
          <w:b/>
          <w:bCs/>
        </w:rPr>
        <w:t xml:space="preserve">Definition 37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232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32"/>
    </w:p>
    <w:bookmarkEnd w:id="233"/>
    <w:bookmarkStart w:id="237" w:name="def-nested-cv"/>
    <w:p>
      <w:pPr>
        <w:pStyle w:val="FirstParagraph"/>
      </w:pPr>
      <w:r>
        <w:rPr>
          <w:b/>
          <w:bCs/>
        </w:rPr>
        <w:t xml:space="preserve">Definition 38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234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3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7.10.2)</w:t>
            </w:r>
            <w:r>
              <w:t xml:space="preserve"> </w:t>
            </w:r>
            <w:r>
              <w:t xml:space="preserve">for cross-validating every step of a procedure,</w:t>
            </w:r>
            <w:r>
              <w:t xml:space="preserve"> </w:t>
            </w:r>
            <w:r>
              <w:t xml:space="preserve">choices included.</w:t>
            </w:r>
          </w:p>
          <w:p/>
        </w:tc>
      </w:tr>
    </w:tbl>
    <w:bookmarkEnd w:id="237"/>
    <w:bookmarkStart w:id="238" w:name="rem-nested-cv"/>
    <w:p>
      <w:pPr>
        <w:pStyle w:val="BodyText"/>
      </w:pPr>
      <w:r>
        <w:rPr>
          <w:i/>
          <w:iCs/>
        </w:rPr>
        <w:t xml:space="preserve">Remark 14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38"/>
    <w:bookmarkStart w:id="241" w:name="rem-cv-winner-optimistic"/>
    <w:p>
      <w:pPr>
        <w:pStyle w:val="BodyText"/>
      </w:pPr>
      <w:r>
        <w:rPr>
          <w:i/>
          <w:iCs/>
        </w:rPr>
        <w:t xml:space="preserve">Remark 15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(Hastie et al. 2009, sec. 7.2)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41"/>
    <w:bookmarkStart w:id="246" w:name="def-cv-se"/>
    <w:p>
      <w:pPr>
        <w:pStyle w:val="BodyText"/>
      </w:pPr>
      <w:r>
        <w:rPr>
          <w:b/>
          <w:bCs/>
        </w:rPr>
        <w:t xml:space="preserve">Definition 39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242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243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4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who call the result a standard error.</w:t>
            </w:r>
          </w:p>
          <w:p/>
        </w:tc>
      </w:tr>
    </w:tbl>
    <w:bookmarkEnd w:id="246"/>
    <w:bookmarkStart w:id="248" w:name="rem-cv-se"/>
    <w:p>
      <w:pPr>
        <w:pStyle w:val="BodyText"/>
      </w:pPr>
      <w:r>
        <w:rPr>
          <w:i/>
          <w:iCs/>
        </w:rPr>
        <w:t xml:space="preserve">Remark 16</w:t>
      </w:r>
      <w:r>
        <w:t xml:space="preserve"> (The fold-based standard error is only a rough guide). </w:t>
      </w:r>
      <w:r>
        <w:t xml:space="preserve">Hastie et al. (2009, sec. 7.10.1)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42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247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48"/>
    <w:bookmarkStart w:id="250" w:name="def-fold-mse-indexed"/>
    <w:p>
      <w:pPr>
        <w:pStyle w:val="BodyText"/>
      </w:pPr>
      <w:r>
        <w:rPr>
          <w:b/>
          <w:bCs/>
        </w:rPr>
        <w:t xml:space="preserve">Definition 40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249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j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49"/>
    </w:p>
    <w:bookmarkEnd w:id="250"/>
    <w:bookmarkStart w:id="252" w:name="def-cv-se-indexed"/>
    <w:p>
      <w:pPr>
        <w:pStyle w:val="FirstParagraph"/>
      </w:pPr>
      <w:r>
        <w:rPr>
          <w:b/>
          <w:bCs/>
        </w:rPr>
        <w:t xml:space="preserve">Definition 41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mean squared errors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251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51"/>
    </w:p>
    <w:bookmarkEnd w:id="252"/>
    <w:bookmarkStart w:id="256" w:name="def-one-se-rule"/>
    <w:p>
      <w:pPr>
        <w:pStyle w:val="FirstParagraph"/>
      </w:pPr>
      <w:r>
        <w:rPr>
          <w:b/>
          <w:bCs/>
        </w:rPr>
        <w:t xml:space="preserve">Definition 42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253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5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;</w:t>
            </w:r>
            <w:r>
              <w:t xml:space="preserve"> </w:t>
            </w:r>
            <w:r>
              <w:t xml:space="preserve">James et al. (2021, sec. 6.1.3)</w:t>
            </w:r>
            <w:r>
              <w:t xml:space="preserve">.</w:t>
            </w:r>
          </w:p>
          <w:p/>
        </w:tc>
      </w:tr>
    </w:tbl>
    <w:bookmarkEnd w:id="256"/>
    <w:bookmarkStart w:id="261" w:name="exm-one-se-rule"/>
    <w:p>
      <w:pPr>
        <w:pStyle w:val="BodyText"/>
      </w:pPr>
      <w:r>
        <w:rPr>
          <w:b/>
          <w:bCs/>
        </w:rPr>
        <w:t xml:space="preserve">Example 12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records the mean squared error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42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0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42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260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261"/>
    <w:bookmarkEnd w:id="262"/>
    <w:bookmarkStart w:id="269" w:name="sec-cv-whole-procedure"/>
    <w:p>
      <w:pPr>
        <w:pStyle w:val="Heading2"/>
      </w:pPr>
      <w:r>
        <w:t xml:space="preserve">9 Cross-validating the whole procedure</w:t>
      </w:r>
    </w:p>
    <w:bookmarkStart w:id="265" w:name="exr-cv-screening"/>
    <w:p>
      <w:pPr>
        <w:pStyle w:val="FirstParagraph"/>
      </w:pPr>
      <w:r>
        <w:rPr>
          <w:b/>
          <w:bCs/>
        </w:rPr>
        <w:t xml:space="preserve">Exercise 12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5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5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16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16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16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265"/>
    <w:bookmarkStart w:id="266" w:name="sol-cv-screening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</w:p>
    <w:p>
      <w:pPr>
        <w:numPr>
          <w:ilvl w:val="0"/>
          <w:numId w:val="1017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17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18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fails.</w:t>
      </w:r>
    </w:p>
    <w:bookmarkEnd w:id="266"/>
    <w:bookmarkStart w:id="268" w:name="rem-cv-every-step"/>
    <w:p>
      <w:pPr>
        <w:pStyle w:val="BodyText"/>
      </w:pPr>
      <w:r>
        <w:rPr>
          <w:i/>
          <w:iCs/>
        </w:rPr>
        <w:t xml:space="preserve">Remark 17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19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12</w:t>
        </w:r>
      </w:hyperlink>
      <w:r>
        <w:t xml:space="preserve">;</w:t>
      </w:r>
    </w:p>
    <w:p>
      <w:pPr>
        <w:pStyle w:val="Compact"/>
        <w:numPr>
          <w:ilvl w:val="0"/>
          <w:numId w:val="1019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19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267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268"/>
    <w:bookmarkEnd w:id="269"/>
    <w:bookmarkStart w:id="270" w:name="further-reading"/>
    <w:p>
      <w:pPr>
        <w:pStyle w:val="Heading2"/>
      </w:pPr>
      <w:r>
        <w:t xml:space="preserve">10 Further reading</w:t>
      </w:r>
    </w:p>
    <w:p>
      <w:pPr>
        <w:pStyle w:val="FirstParagraph"/>
      </w:pPr>
      <w:r>
        <w:t xml:space="preserve">Sanchez (2020)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270"/>
    <w:bookmarkStart w:id="278" w:name="references"/>
    <w:p>
      <w:pPr>
        <w:pStyle w:val="Heading2"/>
      </w:pPr>
      <w:r>
        <w:t xml:space="preserve">References</w:t>
      </w:r>
    </w:p>
    <w:bookmarkStart w:id="277" w:name="refs"/>
    <w:bookmarkStart w:id="272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271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272"/>
    <w:bookmarkStart w:id="274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273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274"/>
    <w:bookmarkStart w:id="276" w:name="ref-sanchez2020matrix4sl"/>
    <w:p>
      <w:pPr>
        <w:pStyle w:val="Bibliography"/>
      </w:pPr>
      <w:r>
        <w:t xml:space="preserve">Sanchez, Gaston. 2020.</w:t>
      </w:r>
      <w:r>
        <w:t xml:space="preserve"> </w:t>
      </w:r>
      <w:r>
        <w:rPr>
          <w:i/>
          <w:iCs/>
        </w:rPr>
        <w:t xml:space="preserve">A Matrix Algebra Companion for Statistical Learning (</w:t>
      </w:r>
      <w:r>
        <w:rPr>
          <w:i/>
          <w:iCs/>
        </w:rPr>
        <w:t xml:space="preserve">matrix4sl</w:t>
      </w:r>
      <w:r>
        <w:rPr>
          <w:i/>
          <w:iCs/>
        </w:rPr>
        <w:t xml:space="preserve">)</w:t>
      </w:r>
      <w:r>
        <w:t xml:space="preserve">. Online book, work in progress. Licensed CC BY-NC-SA 4.0.</w:t>
      </w:r>
      <w:r>
        <w:t xml:space="preserve"> </w:t>
      </w:r>
      <w:hyperlink r:id="rId275">
        <w:r>
          <w:rPr>
            <w:rStyle w:val="Hyperlink"/>
          </w:rPr>
          <w:t xml:space="preserve">https://www.gastonsanchez.com/matrix4sl/</w:t>
        </w:r>
      </w:hyperlink>
      <w:r>
        <w:t xml:space="preserve">.</w:t>
      </w:r>
    </w:p>
    <w:bookmarkEnd w:id="276"/>
    <w:bookmarkEnd w:id="277"/>
    <w:bookmarkEnd w:id="2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0" Type="http://schemas.openxmlformats.org/officeDocument/2006/relationships/image" Target="media/rId20.png"/><Relationship Id="rId190" Type="http://schemas.openxmlformats.org/officeDocument/2006/relationships/image" Target="media/rId190.png"/><Relationship Id="rId257" Type="http://schemas.openxmlformats.org/officeDocument/2006/relationships/image" Target="media/rId257.png"/><Relationship Id="rId109" Type="http://schemas.openxmlformats.org/officeDocument/2006/relationships/image" Target="media/rId109.png"/><Relationship Id="rId136" Type="http://schemas.openxmlformats.org/officeDocument/2006/relationships/image" Target="media/rId136.png"/><Relationship Id="rId140" Type="http://schemas.openxmlformats.org/officeDocument/2006/relationships/image" Target="media/rId140.png"/><Relationship Id="rId144" Type="http://schemas.openxmlformats.org/officeDocument/2006/relationships/image" Target="media/rId144.png"/><Relationship Id="rId148" Type="http://schemas.openxmlformats.org/officeDocument/2006/relationships/image" Target="media/rId148.png"/><Relationship Id="rId217" Type="http://schemas.openxmlformats.org/officeDocument/2006/relationships/hyperlink" Target="correlation-regression.qmd#def-ols" TargetMode="External"/><Relationship Id="rId207" Type="http://schemas.openxmlformats.org/officeDocument/2006/relationships/hyperlink" Target="correlation-regression.qmd#def-slr-covariate-vector" TargetMode="External"/><Relationship Id="rId221" Type="http://schemas.openxmlformats.org/officeDocument/2006/relationships/hyperlink" Target="correlation-regression.qmd#thm-ols-slr-vector" TargetMode="External"/><Relationship Id="rId247" Type="http://schemas.openxmlformats.org/officeDocument/2006/relationships/hyperlink" Target="estimation.qmd#def-SE" TargetMode="External"/><Relationship Id="rId73" Type="http://schemas.openxmlformats.org/officeDocument/2006/relationships/hyperlink" Target="estimation.qmd#def-bias" TargetMode="External"/><Relationship Id="rId242" Type="http://schemas.openxmlformats.org/officeDocument/2006/relationships/hyperlink" Target="exploratory-descriptive.qmd#def-sample-sd" TargetMode="External"/><Relationship Id="rId267" Type="http://schemas.openxmlformats.org/officeDocument/2006/relationships/hyperlink" Target="exploratory-descriptive.qmd#def-standardization" TargetMode="External"/><Relationship Id="rId271" Type="http://schemas.openxmlformats.org/officeDocument/2006/relationships/hyperlink" Target="https://doi.org/10.1007/978-0-387-84858-7" TargetMode="External"/><Relationship Id="rId273" Type="http://schemas.openxmlformats.org/officeDocument/2006/relationships/hyperlink" Target="https://doi.org/10.1007/978-1-0716-1418-1" TargetMode="External"/><Relationship Id="rId133" Type="http://schemas.openxmlformats.org/officeDocument/2006/relationships/hyperlink" Target="https://morrison-lab.github.io/lds/chapters/big-ideas.html#def-test-set" TargetMode="External"/><Relationship Id="rId131" Type="http://schemas.openxmlformats.org/officeDocument/2006/relationships/hyperlink" Target="https://morrison-lab.github.io/lds/chapters/big-ideas.html#def-training-set" TargetMode="External"/><Relationship Id="rId132" Type="http://schemas.openxmlformats.org/officeDocument/2006/relationships/hyperlink" Target="https://morrison-lab.github.io/lds/chapters/big-ideas.html#def-validation-set" TargetMode="External"/><Relationship Id="rId92" Type="http://schemas.openxmlformats.org/officeDocument/2006/relationships/hyperlink" Target="https://morrison-lab.github.io/pds/expectation.html#def-loss-function" TargetMode="External"/><Relationship Id="rId91" Type="http://schemas.openxmlformats.org/officeDocument/2006/relationships/hyperlink" Target="https://morrison-lab.github.io/pds/expectation.html#def-risk" TargetMode="External"/><Relationship Id="rId66" Type="http://schemas.openxmlformats.org/officeDocument/2006/relationships/hyperlink" Target="https://morrison-lab.github.io/pds/expectation.html#thm-lie" TargetMode="External"/><Relationship Id="rId80" Type="http://schemas.openxmlformats.org/officeDocument/2006/relationships/hyperlink" Target="https://morrison-lab.github.io/pds/expectation.html#thm-linearity-expectation" TargetMode="External"/><Relationship Id="rId85" Type="http://schemas.openxmlformats.org/officeDocument/2006/relationships/hyperlink" Target="https://morrison-lab.github.io/pds/variance-covariance.html#def-variance" TargetMode="External"/><Relationship Id="rId81" Type="http://schemas.openxmlformats.org/officeDocument/2006/relationships/hyperlink" Target="https://morrison-lab.github.io/pds/variance-covariance.html#thm-variance" TargetMode="External"/><Relationship Id="rId275" Type="http://schemas.openxmlformats.org/officeDocument/2006/relationships/hyperlink" Target="https://www.gastonsanchez.com/matrix4sl/" TargetMode="External"/><Relationship Id="rId212" Type="http://schemas.openxmlformats.org/officeDocument/2006/relationships/hyperlink" Target="https://www.gastonsanchez.com/matrix4sl/cross-products.html#cross-products" TargetMode="External"/><Relationship Id="rId42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30" Type="http://schemas.openxmlformats.org/officeDocument/2006/relationships/hyperlink" Target="prediction.qmd#def-prediction-error" TargetMode="External"/><Relationship Id="rId39" Type="http://schemas.openxmlformats.org/officeDocument/2006/relationships/hyperlink" Target="prediction.qmd#def-prediction-mse" TargetMode="External"/></Relationships>
</file>

<file path=word/_rels/footnotes.xml.rels><?xml version='1.0' encoding='UTF-8' standalone='yes'?>
<Relationships xmlns="http://schemas.openxmlformats.org/package/2006/relationships"><Relationship Id="rId217" Type="http://schemas.openxmlformats.org/officeDocument/2006/relationships/hyperlink" Target="correlation-regression.qmd#def-ols" TargetMode="External"/><Relationship Id="rId207" Type="http://schemas.openxmlformats.org/officeDocument/2006/relationships/hyperlink" Target="correlation-regression.qmd#def-slr-covariate-vector" TargetMode="External"/><Relationship Id="rId221" Type="http://schemas.openxmlformats.org/officeDocument/2006/relationships/hyperlink" Target="correlation-regression.qmd#thm-ols-slr-vector" TargetMode="External"/><Relationship Id="rId247" Type="http://schemas.openxmlformats.org/officeDocument/2006/relationships/hyperlink" Target="estimation.qmd#def-SE" TargetMode="External"/><Relationship Id="rId73" Type="http://schemas.openxmlformats.org/officeDocument/2006/relationships/hyperlink" Target="estimation.qmd#def-bias" TargetMode="External"/><Relationship Id="rId242" Type="http://schemas.openxmlformats.org/officeDocument/2006/relationships/hyperlink" Target="exploratory-descriptive.qmd#def-sample-sd" TargetMode="External"/><Relationship Id="rId267" Type="http://schemas.openxmlformats.org/officeDocument/2006/relationships/hyperlink" Target="exploratory-descriptive.qmd#def-standardization" TargetMode="External"/><Relationship Id="rId271" Type="http://schemas.openxmlformats.org/officeDocument/2006/relationships/hyperlink" Target="https://doi.org/10.1007/978-0-387-84858-7" TargetMode="External"/><Relationship Id="rId273" Type="http://schemas.openxmlformats.org/officeDocument/2006/relationships/hyperlink" Target="https://doi.org/10.1007/978-1-0716-1418-1" TargetMode="External"/><Relationship Id="rId133" Type="http://schemas.openxmlformats.org/officeDocument/2006/relationships/hyperlink" Target="https://morrison-lab.github.io/lds/chapters/big-ideas.html#def-test-set" TargetMode="External"/><Relationship Id="rId131" Type="http://schemas.openxmlformats.org/officeDocument/2006/relationships/hyperlink" Target="https://morrison-lab.github.io/lds/chapters/big-ideas.html#def-training-set" TargetMode="External"/><Relationship Id="rId132" Type="http://schemas.openxmlformats.org/officeDocument/2006/relationships/hyperlink" Target="https://morrison-lab.github.io/lds/chapters/big-ideas.html#def-validation-set" TargetMode="External"/><Relationship Id="rId92" Type="http://schemas.openxmlformats.org/officeDocument/2006/relationships/hyperlink" Target="https://morrison-lab.github.io/pds/expectation.html#def-loss-function" TargetMode="External"/><Relationship Id="rId91" Type="http://schemas.openxmlformats.org/officeDocument/2006/relationships/hyperlink" Target="https://morrison-lab.github.io/pds/expectation.html#def-risk" TargetMode="External"/><Relationship Id="rId66" Type="http://schemas.openxmlformats.org/officeDocument/2006/relationships/hyperlink" Target="https://morrison-lab.github.io/pds/expectation.html#thm-lie" TargetMode="External"/><Relationship Id="rId80" Type="http://schemas.openxmlformats.org/officeDocument/2006/relationships/hyperlink" Target="https://morrison-lab.github.io/pds/expectation.html#thm-linearity-expectation" TargetMode="External"/><Relationship Id="rId85" Type="http://schemas.openxmlformats.org/officeDocument/2006/relationships/hyperlink" Target="https://morrison-lab.github.io/pds/variance-covariance.html#def-variance" TargetMode="External"/><Relationship Id="rId81" Type="http://schemas.openxmlformats.org/officeDocument/2006/relationships/hyperlink" Target="https://morrison-lab.github.io/pds/variance-covariance.html#thm-variance" TargetMode="External"/><Relationship Id="rId275" Type="http://schemas.openxmlformats.org/officeDocument/2006/relationships/hyperlink" Target="https://www.gastonsanchez.com/matrix4sl/" TargetMode="External"/><Relationship Id="rId212" Type="http://schemas.openxmlformats.org/officeDocument/2006/relationships/hyperlink" Target="https://www.gastonsanchez.com/matrix4sl/cross-products.html#cross-products" TargetMode="External"/><Relationship Id="rId42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30" Type="http://schemas.openxmlformats.org/officeDocument/2006/relationships/hyperlink" Target="prediction.qmd#def-prediction-error" TargetMode="External"/><Relationship Id="rId39" Type="http://schemas.openxmlformats.org/officeDocument/2006/relationships/hyperlink" Target="prediction.qmd#def-prediction-m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2026-10-15T09:54:02Z</dcterms:created>
  <dcterms:modified xsi:type="dcterms:W3CDTF">2026-10-15T09:54:02Z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02:39:49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