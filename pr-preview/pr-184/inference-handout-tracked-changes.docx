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02:39:49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15 (Margin of error)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margin of error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(or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rPr>
            <w:b/>
            <w:bCs/>
          </w:rPr>
          <w:delText xml:space="preserve">radius</w:delText>
        </w:r>
      </w:del>
      <w:del w:id="12" w:author="PR Preview" w:date="2026-01-01T00:00:00Z">
        <w:r>
          <w:delText xml:space="preserve">) of a</w:delText>
        </w:r>
      </w:del>
      <w:del w:id="13" w:author="PR Preview" w:date="2026-01-01T00:00:00Z">
        <w:r>
          <w:delText xml:space="preserve"> </w:delText>
        </w:r>
      </w:del>
      <w:hyperlink w:anchor="def-confidence-interval">
        <w:del w:id="14" w:author="PR Preview" w:date="2026-01-01T00:00:00Z">
          <w:r>
            <w:rPr>
              <w:rStyle w:val="Hyperlink"/>
            </w:rPr>
            <w:delText xml:space="preserve">confidence interval</w:delText>
          </w:r>
        </w:del>
      </w:hyperlink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is half the interval’s width.</w:delText>
        </w:r>
      </w:del>
    </w:p>
    <w:p>
      <w:pPr>
        <w:pStyle w:val="FirstParagraph"/>
      </w:pPr>
      <w:ins w:id="17" w:author="PR Preview" w:date="2026-01-01T00:00:00Z">
        <w:r>
          <w:rPr>
            <w:b/>
            <w:bCs/>
          </w:rPr>
          <w:t xml:space="preserve">Definition 15 (Margin of error (radius))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The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rPr>
            <w:b/>
            <w:bCs/>
          </w:rPr>
          <w:t xml:space="preserve">margin of error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(or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rPr>
            <w:b/>
            <w:bCs/>
          </w:rPr>
          <w:t xml:space="preserve">radius</w:t>
        </w:r>
      </w:ins>
      <w:ins w:id="26" w:author="PR Preview" w:date="2026-01-01T00:00:00Z">
        <w:r>
          <w:t xml:space="preserve">) of a</w:t>
        </w:r>
      </w:ins>
      <w:ins w:id="27" w:author="PR Preview" w:date="2026-01-01T00:00:00Z">
        <w:r>
          <w:t xml:space="preserve"> </w:t>
        </w:r>
      </w:ins>
      <w:hyperlink w:anchor="def-confidence-interval">
        <w:ins w:id="28" w:author="PR Preview" w:date="2026-01-01T00:00:00Z">
          <w:r>
            <w:rPr>
              <w:rStyle w:val="Hyperlink"/>
            </w:rPr>
            <w:t xml:space="preserve">confidence interval</w:t>
          </w:r>
        </w:ins>
      </w:hyperlink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is half the interval’s width.</w:t>
        </w:r>
      </w:ins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2026-10-15T09:50:40Z</dcterms:created>
  <dcterms:modified xsi:type="dcterms:W3CDTF">2026-10-15T09:50:40Z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