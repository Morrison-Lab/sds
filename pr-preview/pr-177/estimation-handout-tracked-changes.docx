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del w:id="3" w:author="PR Preview" w:date="2026-01-01T00:00:00Z">
        <w:r>
          <w:delText xml:space="preserve">3.5 Mean squared error</w:delText>
        </w:r>
      </w:del>
    </w:p>
    <w:p>
      <w:pPr>
        <w:pStyle w:val="Heading3"/>
      </w:pPr>
      <w:ins w:id="4" w:author="PR Preview" w:date="2026-01-01T00:00:00Z">
        <w:r>
          <w:t xml:space="preserve">3.5 Mean squared error of an estimator</w:t>
        </w:r>
      </w:ins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2026-10-15T07:28:48Z</dcterms:created>
  <dcterms:modified xsi:type="dcterms:W3CDTF">2026-10-15T07:28:48Z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