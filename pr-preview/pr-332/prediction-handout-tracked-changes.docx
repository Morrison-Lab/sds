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2"/>
        </w:numPr>
      </w:pPr>
      <w:del w:id="4" w:author="PR Preview" w:date="2026-01-01T00:00:00Z">
        <w:r>
          <w:delText xml:space="preserve">Wikipedia contributors [2]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how an error differs from a residual</w:delText>
        </w:r>
      </w:del>
    </w:p>
    <w:p>
      <w:pPr>
        <w:numPr>
          <w:ilvl w:val="0"/>
          <w:numId w:val="1002"/>
        </w:numPr>
      </w:pPr>
      <w:del w:id="7" w:author="PR Preview" w:date="2026-01-01T00:00:00Z">
        <w:r>
          <w:delText xml:space="preserve">Wikipedia contributors [4]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mean squared prediction error</w:delText>
        </w:r>
      </w:del>
    </w:p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2026-10-18T18:55:42Z</dcterms:created>
  <dcterms:modified xsi:type="dcterms:W3CDTF">2026-10-18T18:55:42Z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