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11:27:23 (PDT)</w:t>
        </w:r>
      </w:ins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8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4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45 (Hessian contribution of one binary outcome over a common denominator)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the setting of</w:delText>
        </w:r>
      </w:del>
      <w:del w:id="6" w:author="PR Preview" w:date="2026-01-01T00:00:00Z">
        <w:r>
          <w:delText xml:space="preserve"> </w:delText>
        </w:r>
      </w:del>
      <w:hyperlink w:anchor="exr-bernoulli-hessian-contribution">
        <w:del w:id="7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write the</w:delText>
        </w:r>
      </w:del>
      <w:del w:id="11" w:author="PR Preview" w:date="2026-01-01T00:00:00Z">
        <w:r>
          <w:delText xml:space="preserve"> </w:delText>
        </w:r>
      </w:del>
      <w:hyperlink w:anchor="def-hessian">
        <w:del w:id="12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contribution</w:delText>
        </w:r>
      </w:del>
      <w:del w:id="15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as one term, by finding a common denominator for its two terms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then writing the denominator with the</w:delText>
        </w:r>
      </w:del>
      <w:del w:id="20" w:author="PR Preview" w:date="2026-01-01T00:00:00Z">
        <w:r>
          <w:delText xml:space="preserve"> </w:delText>
        </w:r>
      </w:del>
      <w:hyperlink r:id="rId275">
        <w:del w:id="21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22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3" w:author="PR Preview" w:date="2026-01-01T00:00:00Z">
        <w:r>
          <w:delText xml:space="preserve">.</w:delText>
        </w:r>
      </w:del>
    </w:p>
    <w:p>
      <w:pPr>
        <w:pStyle w:val="BodyText"/>
      </w:pPr>
      <w:ins w:id="24" w:author="PR Preview" w:date="2026-01-01T00:00:00Z">
        <w:r>
          <w:rPr>
            <w:b/>
            <w:bCs/>
          </w:rPr>
          <w:t xml:space="preserve">Exercise 45 (Hessian contribution of one binary outcome over a common denominator)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In the setting of</w:t>
        </w:r>
      </w:ins>
      <w:ins w:id="27" w:author="PR Preview" w:date="2026-01-01T00:00:00Z">
        <w:r>
          <w:t xml:space="preserve"> </w:t>
        </w:r>
      </w:ins>
      <w:hyperlink w:anchor="exr-bernoulli-hessian-contribution">
        <w:ins w:id="28" w:author="PR Preview" w:date="2026-01-01T00:00:00Z">
          <w:r>
            <w:rPr>
              <w:rStyle w:val="Hyperlink"/>
            </w:rPr>
            <w:t xml:space="preserve">Exercise 44</w:t>
          </w:r>
        </w:ins>
      </w:hyperlink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write the</w:t>
        </w:r>
      </w:ins>
      <w:ins w:id="32" w:author="PR Preview" w:date="2026-01-01T00:00:00Z">
        <w:r>
          <w:t xml:space="preserve"> </w:t>
        </w:r>
      </w:ins>
      <w:hyperlink w:anchor="def-hessian">
        <w:ins w:id="3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contribution</w:t>
        </w:r>
      </w:ins>
      <w:ins w:id="36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as one term, by finding a common denominator for its two terms,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then writing the denominator with the</w:t>
        </w:r>
      </w:ins>
      <w:ins w:id="41" w:author="PR Preview" w:date="2026-01-01T00:00:00Z">
        <w:r>
          <w:t xml:space="preserve"> </w:t>
        </w:r>
      </w:ins>
      <w:hyperlink r:id="rId275">
        <w:ins w:id="42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43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4" w:author="PR Preview" w:date="2026-01-01T00:00:00Z">
        <w:r>
          <w:t xml:space="preserve">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 finally writing the numerator as the square of the</w:t>
        </w:r>
      </w:ins>
      <w:ins w:id="47" w:author="PR Preview" w:date="2026-01-01T00:00:00Z">
        <w:r>
          <w:t xml:space="preserve"> </w:t>
        </w:r>
      </w:ins>
      <w:hyperlink r:id="rId277">
        <w:ins w:id="48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49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Hint: because</w:t>
        </w:r>
      </w:ins>
      <w:ins w:id="5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ins w:id="56" w:author="PR Preview" w:date="2026-01-01T00:00:00Z">
        <w:r>
          <w:t xml:space="preserve">.</w:t>
        </w:r>
      </w:ins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p>
      <w:pPr>
        <w:pStyle w:val="FirstParagraph"/>
      </w:pPr>
      <w:del w:id="57" w:author="PR Preview" w:date="2026-01-01T00:00:00Z">
        <w:r>
          <w:rPr>
            <w:b/>
            <w:bCs/>
          </w:rPr>
          <w:delText xml:space="preserve">Corollary 2 (Hessian contribution of one binary outcome over a common denominator)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If</w:delText>
        </w:r>
      </w:del>
      <w:del w:id="6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has observed value</w:delText>
        </w:r>
      </w:del>
      <w:del w:id="6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64" w:author="PR Preview" w:date="2026-01-01T00:00:00Z">
        <w:r>
          <w:delText xml:space="preserve">,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its</w:delText>
        </w:r>
      </w:del>
      <w:del w:id="67" w:author="PR Preview" w:date="2026-01-01T00:00:00Z">
        <w:r>
          <w:delText xml:space="preserve"> </w:delText>
        </w:r>
      </w:del>
      <w:hyperlink w:anchor="def-hessian">
        <w:del w:id="6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contribution, written with the</w:delText>
        </w:r>
      </w:del>
      <w:del w:id="71" w:author="PR Preview" w:date="2026-01-01T00:00:00Z">
        <w:r>
          <w:delText xml:space="preserve"> </w:delText>
        </w:r>
      </w:del>
      <w:hyperlink r:id="rId275">
        <w:del w:id="72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73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74" w:author="PR Preview" w:date="2026-01-01T00:00:00Z">
        <w:r>
          <w:delText xml:space="preserve">, is:</w:delText>
        </w:r>
      </w:del>
    </w:p>
    <w:p>
      <w:pPr>
        <w:pStyle w:val="FirstParagraph"/>
      </w:pPr>
      <w:ins w:id="75" w:author="PR Preview" w:date="2026-01-01T00:00:00Z">
        <w:r>
          <w:t xml:space="preserve">The numerator is the square of the</w:t>
        </w:r>
      </w:ins>
      <w:ins w:id="76" w:author="PR Preview" w:date="2026-01-01T00:00:00Z">
        <w:r>
          <w:t xml:space="preserve"> </w:t>
        </w:r>
      </w:ins>
      <w:hyperlink r:id="rId277">
        <w:ins w:id="77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78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79" w:author="PR Preview" w:date="2026-01-01T00:00:00Z">
        <w:r>
          <w:t xml:space="preserve">.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Starting from the square: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82" w:author="PR Preview" w:date="2026-01-01T00:00:00Z">
        <w:r>
          <w:t xml:space="preserve">Substituting the square: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ins w:id="83" w:author="PR Preview" w:date="2026-01-01T00:00:00Z">
        <w:r>
          <w:rPr>
            <w:b/>
            <w:bCs/>
          </w:rPr>
          <w:t xml:space="preserve">Corollary 2 (Hessian contribution of one binary outcome over a common denominator)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If</w:t>
        </w:r>
      </w:ins>
      <w:ins w:id="8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has observed value</w:t>
        </w:r>
      </w:ins>
      <w:ins w:id="8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its</w:t>
        </w:r>
      </w:ins>
      <w:ins w:id="93" w:author="PR Preview" w:date="2026-01-01T00:00:00Z">
        <w:r>
          <w:t xml:space="preserve"> </w:t>
        </w:r>
      </w:ins>
      <w:hyperlink w:anchor="def-hessian">
        <w:ins w:id="9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contribution, written with the</w:t>
        </w:r>
      </w:ins>
      <w:ins w:id="97" w:author="PR Preview" w:date="2026-01-01T00:00:00Z">
        <w:r>
          <w:t xml:space="preserve"> </w:t>
        </w:r>
      </w:ins>
      <w:hyperlink r:id="rId275">
        <w:ins w:id="98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99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and the</w:t>
        </w:r>
      </w:ins>
      <w:ins w:id="102" w:author="PR Preview" w:date="2026-01-01T00:00:00Z">
        <w:r>
          <w:t xml:space="preserve"> </w:t>
        </w:r>
      </w:ins>
      <w:hyperlink r:id="rId277">
        <w:ins w:id="103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104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105" w:author="PR Preview" w:date="2026-01-01T00:00:00Z">
        <w:r>
          <w:t xml:space="preserve">, is: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lem-bernoulli-precision-deriv"/>
    <w:p>
      <w:pPr>
        <w:pStyle w:val="BodyText"/>
      </w:pPr>
      <w:ins w:id="106" w:author="PR Preview" w:date="2026-01-01T00:00:00Z">
        <w:r>
          <w:rPr>
            <w:b/>
            <w:bCs/>
          </w:rPr>
          <w:t xml:space="preserve">Lemma 5 (Derivative of the Bernoulli precision)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If</w:t>
        </w:r>
      </w:ins>
      <w:ins w:id="109" w:author="PR Preview" w:date="2026-01-01T00:00:00Z">
        <w:r>
          <w:t xml:space="preserve"> </w:t>
        </w:r>
      </w:ins>
      <m:oMath>
        <m:r>
          <m:t>Y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is a</w:t>
        </w:r>
      </w:ins>
      <w:ins w:id="112" w:author="PR Preview" w:date="2026-01-01T00:00:00Z">
        <w:r>
          <w:t xml:space="preserve"> </w:t>
        </w:r>
      </w:ins>
      <w:hyperlink r:id="rId10">
        <w:ins w:id="113" w:author="PR Preview" w:date="2026-01-01T00:00:00Z">
          <w:r>
            <w:rPr>
              <w:rStyle w:val="Hyperlink"/>
            </w:rPr>
            <w:t xml:space="preserve">Bernoulli</w:t>
          </w:r>
        </w:ins>
      </w:hyperlink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variable,</w:t>
        </w:r>
      </w:ins>
      <w:ins w:id="11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with</w:t>
        </w:r>
      </w:ins>
      <w:ins w:id="11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and</w:t>
        </w:r>
      </w:ins>
      <w:ins w:id="122" w:author="PR Preview" w:date="2026-01-01T00:00:00Z">
        <w:r>
          <w:t xml:space="preserve"> </w:t>
        </w:r>
      </w:ins>
      <w:hyperlink r:id="rId275">
        <w:ins w:id="123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24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then the derivative of</w:t>
        </w:r>
      </w:ins>
      <w:ins w:id="128" w:author="PR Preview" w:date="2026-01-01T00:00:00Z">
        <w:r>
          <w:t xml:space="preserve"> </w:t>
        </w:r>
      </w:ins>
      <m:oMath>
        <m:r>
          <m:t>τ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with respect to</w:t>
        </w:r>
      </w:ins>
      <w:ins w:id="131" w:author="PR Preview" w:date="2026-01-01T00:00:00Z">
        <w:r>
          <w:t xml:space="preserve"> </w:t>
        </w:r>
      </w:ins>
      <m:oMath>
        <m:r>
          <m:t>π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09"/>
    <w:p>
      <w:pPr>
        <w:pStyle w:val="FirstParagraph"/>
      </w:pPr>
      <w:ins w:id="134" w:author="PR Preview" w:date="2026-01-01T00:00:00Z">
        <w:r>
          <w:rPr>
            <w:i/>
            <w:iCs/>
          </w:rPr>
          <w:t xml:space="preserve">Proof</w:t>
        </w:r>
      </w:ins>
      <w:ins w:id="135" w:author="PR Preview" w:date="2026-01-01T00:00:00Z">
        <w:r>
          <w:t xml:space="preserve">. </w:t>
        </w:r>
      </w:ins>
      <w:ins w:id="136" w:author="PR Preview" w:date="2026-01-01T00:00:00Z">
        <w:r>
          <w:t xml:space="preserve">The derivative needs the chain rule: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0" w:name="exm-bernoulli-precision-deriv"/>
    <w:p>
      <w:pPr>
        <w:pStyle w:val="FirstParagraph"/>
      </w:pPr>
      <w:ins w:id="137" w:author="PR Preview" w:date="2026-01-01T00:00:00Z">
        <w:r>
          <w:rPr>
            <w:b/>
            <w:bCs/>
          </w:rPr>
          <w:t xml:space="preserve">Example 15 (Derivative of the precision at</w:t>
        </w:r>
      </w:ins>
      <w:ins w:id="138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139" w:author="PR Preview" w:date="2026-01-01T00:00:00Z">
        <w:r>
          <w:rPr>
            <w:b/>
            <w:bCs/>
          </w:rPr>
          <w:t xml:space="preserve">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At</w:t>
        </w:r>
      </w:ins>
      <w:ins w:id="14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143" w:author="PR Preview" w:date="2026-01-01T00:00:00Z">
        <w:r>
          <w:t xml:space="preserve">, the</w:t>
        </w:r>
      </w:ins>
      <w:ins w:id="144" w:author="PR Preview" w:date="2026-01-01T00:00:00Z">
        <w:r>
          <w:t xml:space="preserve"> </w:t>
        </w:r>
      </w:ins>
      <w:hyperlink r:id="rId275">
        <w:ins w:id="145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ins w:id="148" w:author="PR Preview" w:date="2026-01-01T00:00:00Z">
        <w:r>
          <w:t xml:space="preserve">so by</w:t>
        </w:r>
      </w:ins>
      <w:ins w:id="149" w:author="PR Preview" w:date="2026-01-01T00:00:00Z">
        <w:r>
          <w:t xml:space="preserve"> </w:t>
        </w:r>
      </w:ins>
      <w:hyperlink w:anchor="lem-bernoulli-precision-deriv">
        <w:ins w:id="150" w:author="PR Preview" w:date="2026-01-01T00:00:00Z">
          <w:r>
            <w:rPr>
              <w:rStyle w:val="Hyperlink"/>
            </w:rPr>
            <w:t xml:space="preserve">Lemma 5</w:t>
          </w:r>
        </w:ins>
      </w:hyperlink>
      <w:ins w:id="15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ins w:id="152" w:author="PR Preview" w:date="2026-01-01T00:00:00Z">
        <w:r>
          <w:t xml:space="preserve">The precision falls as</w:t>
        </w:r>
      </w:ins>
      <w:ins w:id="153" w:author="PR Preview" w:date="2026-01-01T00:00:00Z">
        <w:r>
          <w:t xml:space="preserve"> </w:t>
        </w:r>
      </w:ins>
      <m:oMath>
        <m:r>
          <m:t>π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rises toward</w:t>
        </w:r>
      </w:ins>
      <w:ins w:id="15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157" w:author="PR Preview" w:date="2026-01-01T00:00:00Z">
        <w:r>
          <w:t xml:space="preserve">, where it is smallest, which matches a derivative below zero.</w:t>
        </w:r>
      </w:ins>
    </w:p>
    <w:bookmarkEnd w:id="310"/>
    <w:bookmarkStart w:id="311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11"/>
    <w:bookmarkStart w:id="312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158" w:author="PR Preview" w:date="2026-01-01T00:00:00Z">
        <w:r>
          <w:delText xml:space="preserve">The derivative of the</w:delText>
        </w:r>
      </w:del>
      <w:del w:id="159" w:author="PR Preview" w:date="2026-01-01T00:00:00Z">
        <w:r>
          <w:delText xml:space="preserve"> </w:delText>
        </w:r>
      </w:del>
      <w:hyperlink r:id="rId275">
        <w:del w:id="160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needs the chain rule:</w:delText>
        </w:r>
      </w:del>
    </w:p>
    <w:p>
      <w:pPr>
        <w:pStyle w:val="FirstParagraph"/>
      </w:pPr>
      <w:ins w:id="163" w:author="PR Preview" w:date="2026-01-01T00:00:00Z">
        <w:r>
          <w:t xml:space="preserve">The derivative of the</w:t>
        </w:r>
      </w:ins>
      <w:ins w:id="164" w:author="PR Preview" w:date="2026-01-01T00:00:00Z">
        <w:r>
          <w:t xml:space="preserve"> </w:t>
        </w:r>
      </w:ins>
      <w:hyperlink r:id="rId275">
        <w:ins w:id="165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is given by</w:t>
        </w:r>
      </w:ins>
      <w:ins w:id="168" w:author="PR Preview" w:date="2026-01-01T00:00:00Z">
        <w:r>
          <w:t xml:space="preserve"> </w:t>
        </w:r>
      </w:ins>
      <w:hyperlink w:anchor="lem-bernoulli-precision-deriv">
        <w:ins w:id="169" w:author="PR Preview" w:date="2026-01-01T00:00:00Z">
          <w:r>
            <w:rPr>
              <w:rStyle w:val="Hyperlink"/>
            </w:rPr>
            <w:t xml:space="preserve">Lemma 5</w:t>
          </w:r>
        </w:ins>
      </w:hyperlink>
      <w:ins w:id="17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2"/>
    <w:bookmarkStart w:id="313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4"/>
    <w:bookmarkStart w:id="318" w:name="the-hessian-of-the-sample"/>
    <w:p>
      <w:pPr>
        <w:pStyle w:val="Heading3"/>
      </w:pPr>
      <w:r>
        <w:t xml:space="preserve">3.8 The Hessian of the sample</w:t>
      </w:r>
    </w:p>
    <w:bookmarkStart w:id="315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5"/>
    <w:bookmarkStart w:id="316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6"/>
    <w:bookmarkStart w:id="31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8"/>
    <w:bookmarkStart w:id="322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9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9"/>
    <w:bookmarkStart w:id="320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2"/>
    <w:bookmarkStart w:id="327" w:name="the-maximum-likelihood-estimate-1"/>
    <w:p>
      <w:pPr>
        <w:pStyle w:val="Heading3"/>
      </w:pPr>
      <w:r>
        <w:t xml:space="preserve">3.10 The maximum likelihood estimate</w:t>
      </w:r>
    </w:p>
    <w:bookmarkStart w:id="323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3"/>
    <w:bookmarkStart w:id="325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5"/>
    <w:bookmarkStart w:id="32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7"/>
    <w:bookmarkEnd w:id="328"/>
    <w:bookmarkStart w:id="34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0"/>
    <w:bookmarkStart w:id="33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1"/>
    <w:bookmarkStart w:id="334" w:name="the-profile-log-likelihood"/>
    <w:p>
      <w:pPr>
        <w:pStyle w:val="Heading3"/>
      </w:pPr>
      <w:r>
        <w:t xml:space="preserve">4.3 The profile log-likelihood</w:t>
      </w:r>
    </w:p>
    <w:bookmarkStart w:id="332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2"/>
    <w:bookmarkStart w:id="333" w:name="exm-profile-loglik"/>
    <w:p>
      <w:pPr>
        <w:pStyle w:val="FirstParagraph"/>
      </w:pPr>
      <w:del w:id="171" w:author="PR Preview" w:date="2026-01-01T00:00:00Z">
        <w:r>
          <w:rPr>
            <w:b/>
            <w:bCs/>
          </w:rPr>
          <w:delText xml:space="preserve">Example 15 (Profile log-likelihood of a Gaussian variance)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In the Gaussian model,</w:delText>
        </w:r>
      </w:del>
      <w:del w:id="17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maximizes</w:delText>
        </w:r>
      </w:del>
      <w:del w:id="177" w:author="PR Preview" w:date="2026-01-01T00:00:00Z">
        <w:r>
          <w:delText xml:space="preserve"> </w:delText>
        </w:r>
      </w:del>
      <m:oMath>
        <m:r>
          <m:t>ℓ</m:t>
        </m:r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over</w:delText>
        </w:r>
      </w:del>
      <w:del w:id="180" w:author="PR Preview" w:date="2026-01-01T00:00:00Z">
        <w:r>
          <w:delText xml:space="preserve"> </w:delText>
        </w:r>
      </w:del>
      <m:oMath>
        <m:r>
          <m:t>μ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for every value of</w:delText>
        </w:r>
      </w:del>
      <w:del w:id="18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(</w:delText>
        </w:r>
      </w:del>
      <w:hyperlink w:anchor="sec-gaussian-mle">
        <w:del w:id="186" w:author="PR Preview" w:date="2026-01-01T00:00:00Z">
          <w:r>
            <w:rPr>
              <w:rStyle w:val="Hyperlink"/>
            </w:rPr>
            <w:delText xml:space="preserve">Gaussian MLEs</w:delText>
          </w:r>
        </w:del>
      </w:hyperlink>
      <w:del w:id="187" w:author="PR Preview" w:date="2026-01-01T00:00:00Z">
        <w:r>
          <w:delText xml:space="preserve">),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so the profile log-likelihood of</w:delText>
        </w:r>
      </w:del>
      <w:del w:id="19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is</w:delText>
        </w:r>
      </w:del>
    </w:p>
    <w:p>
      <w:pPr>
        <w:pStyle w:val="FirstParagraph"/>
      </w:pPr>
      <w:ins w:id="193" w:author="PR Preview" w:date="2026-01-01T00:00:00Z">
        <w:r>
          <w:rPr>
            <w:b/>
            <w:bCs/>
          </w:rPr>
          <w:t xml:space="preserve">Example 16 (Profile log-likelihood of a Gaussian variance)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In the Gaussian model,</w:t>
        </w:r>
      </w:ins>
      <w:ins w:id="19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maximizes</w:t>
        </w:r>
      </w:ins>
      <w:ins w:id="199" w:author="PR Preview" w:date="2026-01-01T00:00:00Z">
        <w:r>
          <w:t xml:space="preserve"> </w:t>
        </w:r>
      </w:ins>
      <m:oMath>
        <m:r>
          <m:t>ℓ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over</w:t>
        </w:r>
      </w:ins>
      <w:ins w:id="202" w:author="PR Preview" w:date="2026-01-01T00:00:00Z">
        <w:r>
          <w:t xml:space="preserve"> </w:t>
        </w:r>
      </w:ins>
      <m:oMath>
        <m:r>
          <m:t>μ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for every value of</w:t>
        </w:r>
      </w:ins>
      <w:ins w:id="20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(</w:t>
        </w:r>
      </w:ins>
      <w:hyperlink w:anchor="sec-gaussian-mle">
        <w:ins w:id="208" w:author="PR Preview" w:date="2026-01-01T00:00:00Z">
          <w:r>
            <w:rPr>
              <w:rStyle w:val="Hyperlink"/>
            </w:rPr>
            <w:t xml:space="preserve">Gaussian MLEs</w:t>
          </w:r>
        </w:ins>
      </w:hyperlink>
      <w:ins w:id="209" w:author="PR Preview" w:date="2026-01-01T00:00:00Z">
        <w:r>
          <w:t xml:space="preserve">),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so the profile log-likelihood of</w:t>
        </w:r>
      </w:ins>
      <w:ins w:id="21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3"/>
    <w:bookmarkEnd w:id="334"/>
    <w:bookmarkStart w:id="33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5"/>
    <w:bookmarkStart w:id="33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7"/>
    <w:bookmarkEnd w:id="338"/>
    <w:bookmarkStart w:id="33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9"/>
    <w:bookmarkStart w:id="34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0"/>
    <w:bookmarkEnd w:id="341"/>
    <w:bookmarkStart w:id="38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7"/>
    <w:bookmarkStart w:id="35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2"/>
    <w:bookmarkStart w:id="37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0"/>
    <w:bookmarkEnd w:id="371"/>
    <w:bookmarkStart w:id="37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2"/>
        </w:tc>
      </w:tr>
    </w:tbl>
    <w:bookmarkEnd w:id="373"/>
    <w:bookmarkStart w:id="37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7"/>
        </w:tc>
      </w:tr>
    </w:tbl>
    <w:bookmarkEnd w:id="378"/>
    <w:bookmarkStart w:id="38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9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3"/>
        </w:tc>
      </w:tr>
    </w:tbl>
    <w:bookmarkStart w:id="38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4"/>
    <w:bookmarkEnd w:id="385"/>
    <w:bookmarkStart w:id="38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6"/>
    <w:bookmarkEnd w:id="387"/>
    <w:bookmarkStart w:id="398" w:name="sec-mle-practice"/>
    <w:p>
      <w:pPr>
        <w:pStyle w:val="Heading2"/>
      </w:pPr>
      <w:r>
        <w:t xml:space="preserve">6 Practice exercises</w:t>
      </w:r>
    </w:p>
    <w:bookmarkStart w:id="388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8"/>
    <w:bookmarkStart w:id="389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9"/>
    <w:bookmarkStart w:id="390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0"/>
    <w:bookmarkStart w:id="391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1"/>
    <w:bookmarkStart w:id="392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2"/>
    <w:bookmarkStart w:id="393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3"/>
    <w:bookmarkStart w:id="394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4"/>
    <w:bookmarkStart w:id="395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5"/>
    <w:bookmarkStart w:id="396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6"/>
    <w:bookmarkStart w:id="397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7"/>
    <w:bookmarkEnd w:id="398"/>
    <w:bookmarkStart w:id="446" w:name="references"/>
    <w:p>
      <w:pPr>
        <w:pStyle w:val="Heading2"/>
      </w:pPr>
      <w:r>
        <w:t xml:space="preserve">References</w:t>
      </w:r>
    </w:p>
    <w:bookmarkStart w:id="445" w:name="refs"/>
    <w:bookmarkStart w:id="40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0"/>
    <w:bookmarkStart w:id="40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2"/>
    <w:bookmarkStart w:id="40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4"/>
    <w:bookmarkStart w:id="40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https://en.wikipedia.org/wiki/Likelihood_function</w:t>
        </w:r>
      </w:hyperlink>
    </w:p>
    <w:bookmarkEnd w:id="406"/>
    <w:bookmarkStart w:id="40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https://en.wikipedia.org/wiki/Maximum_likelihood_estimation</w:t>
        </w:r>
      </w:hyperlink>
    </w:p>
    <w:bookmarkEnd w:id="408"/>
    <w:bookmarkStart w:id="41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0"/>
    <w:bookmarkStart w:id="41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1"/>
    <w:bookmarkStart w:id="41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2"/>
    <w:bookmarkStart w:id="41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https://en.wikipedia.org/wiki/Critical_point_%28mathematics%29</w:t>
        </w:r>
      </w:hyperlink>
    </w:p>
    <w:bookmarkEnd w:id="414"/>
    <w:bookmarkStart w:id="41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https://en.wikipedia.org/wiki/Informant_function</w:t>
        </w:r>
      </w:hyperlink>
    </w:p>
    <w:bookmarkEnd w:id="416"/>
    <w:bookmarkStart w:id="41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https://en.wikipedia.org/wiki/Hessian_matrix</w:t>
        </w:r>
      </w:hyperlink>
    </w:p>
    <w:bookmarkEnd w:id="418"/>
    <w:bookmarkStart w:id="42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https://en.wikipedia.org/wiki/Fisher_information</w:t>
        </w:r>
      </w:hyperlink>
    </w:p>
    <w:bookmarkEnd w:id="420"/>
    <w:bookmarkStart w:id="422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2"/>
    <w:bookmarkStart w:id="424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4"/>
    <w:bookmarkStart w:id="426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6"/>
    <w:bookmarkStart w:id="428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https://en.wikipedia.org/wiki/Wald_test</w:t>
        </w:r>
      </w:hyperlink>
    </w:p>
    <w:bookmarkEnd w:id="428"/>
    <w:bookmarkStart w:id="430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https://en.wikipedia.org/wiki/Likelihood-ratio_test</w:t>
        </w:r>
      </w:hyperlink>
    </w:p>
    <w:bookmarkEnd w:id="430"/>
    <w:bookmarkStart w:id="432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https://en.wikipedia.org/wiki/Wilks%27_theorem</w:t>
        </w:r>
      </w:hyperlink>
    </w:p>
    <w:bookmarkEnd w:id="432"/>
    <w:bookmarkStart w:id="434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4"/>
    <w:bookmarkStart w:id="436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https://en.wikipedia.org/wiki/Prediction_interval</w:t>
        </w:r>
      </w:hyperlink>
    </w:p>
    <w:bookmarkEnd w:id="436"/>
    <w:bookmarkStart w:id="438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8"/>
    <w:bookmarkStart w:id="440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0"/>
    <w:bookmarkStart w:id="442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2"/>
    <w:bookmarkStart w:id="444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4"/>
    <w:bookmarkEnd w:id="445"/>
    <w:bookmarkEnd w:id="4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1" Type="http://schemas.openxmlformats.org/officeDocument/2006/relationships/image" Target="media/rId201.png"/><Relationship Id="rId217" Type="http://schemas.openxmlformats.org/officeDocument/2006/relationships/image" Target="media/rId217.png"/><Relationship Id="rId222" Type="http://schemas.openxmlformats.org/officeDocument/2006/relationships/image" Target="media/rId222.png"/><Relationship Id="rId234" Type="http://schemas.openxmlformats.org/officeDocument/2006/relationships/image" Target="media/rId234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1" Type="http://schemas.openxmlformats.org/officeDocument/2006/relationships/image" Target="media/rId251.png"/><Relationship Id="rId343" Type="http://schemas.openxmlformats.org/officeDocument/2006/relationships/image" Target="media/rId343.png"/><Relationship Id="rId348" Type="http://schemas.openxmlformats.org/officeDocument/2006/relationships/image" Target="media/rId348.png"/><Relationship Id="rId353" Type="http://schemas.openxmlformats.org/officeDocument/2006/relationships/image" Target="media/rId353.png"/><Relationship Id="rId357" Type="http://schemas.openxmlformats.org/officeDocument/2006/relationships/image" Target="media/rId357.png"/><Relationship Id="rId362" Type="http://schemas.openxmlformats.org/officeDocument/2006/relationships/image" Target="media/rId362.png"/><Relationship Id="rId366" Type="http://schemas.openxmlformats.org/officeDocument/2006/relationships/image" Target="media/rId366.png"/><Relationship Id="rId374" Type="http://schemas.openxmlformats.org/officeDocument/2006/relationships/image" Target="media/rId374.png"/><Relationship Id="rId380" Type="http://schemas.openxmlformats.org/officeDocument/2006/relationships/image" Target="media/rId380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174" Type="http://schemas.openxmlformats.org/officeDocument/2006/relationships/image" Target="media/rId174.png"/><Relationship Id="rId182" Type="http://schemas.openxmlformats.org/officeDocument/2006/relationships/image" Target="media/rId182.png"/><Relationship Id="rId191" Type="http://schemas.openxmlformats.org/officeDocument/2006/relationships/image" Target="media/rId191.png"/><Relationship Id="rId157" Type="http://schemas.openxmlformats.org/officeDocument/2006/relationships/hyperlink" Target="estimation.qmd#def-estimand" TargetMode="External"/><Relationship Id="rId336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7" Type="http://schemas.openxmlformats.org/officeDocument/2006/relationships/hyperlink" Target="https://doi.org/10.1001/jama.280.7.605" TargetMode="External"/><Relationship Id="rId401" Type="http://schemas.openxmlformats.org/officeDocument/2006/relationships/hyperlink" Target="https://doi.org/10.1002/9780470191613" TargetMode="External"/><Relationship Id="rId439" Type="http://schemas.openxmlformats.org/officeDocument/2006/relationships/hyperlink" Target="https://doi.org/10.1007/978-1-4614-1353-0" TargetMode="External"/><Relationship Id="rId421" Type="http://schemas.openxmlformats.org/officeDocument/2006/relationships/hyperlink" Target="https://doi.org/10.1007/b98855" TargetMode="External"/><Relationship Id="rId423" Type="http://schemas.openxmlformats.org/officeDocument/2006/relationships/hyperlink" Target="https://doi.org/10.1016/S1573-4412(05)80005-4" TargetMode="External"/><Relationship Id="rId425" Type="http://schemas.openxmlformats.org/officeDocument/2006/relationships/hyperlink" Target="https://doi.org/10.1093/biomet/65.3.457" TargetMode="External"/><Relationship Id="rId441" Type="http://schemas.openxmlformats.org/officeDocument/2006/relationships/hyperlink" Target="https://doi.org/10.1198/000313001300339897" TargetMode="External"/><Relationship Id="rId399" Type="http://schemas.openxmlformats.org/officeDocument/2006/relationships/hyperlink" Target="https://doi.org/10.1201/9781315182780" TargetMode="External"/><Relationship Id="rId433" Type="http://schemas.openxmlformats.org/officeDocument/2006/relationships/hyperlink" Target="https://doi.org/10.1214/aoms/1177732360" TargetMode="External"/><Relationship Id="rId413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9" Type="http://schemas.openxmlformats.org/officeDocument/2006/relationships/hyperlink" Target="https://en.wikipedia.org/wiki/Fisher_information" TargetMode="External"/><Relationship Id="rId417" Type="http://schemas.openxmlformats.org/officeDocument/2006/relationships/hyperlink" Target="https://en.wikipedia.org/wiki/Hessian_matrix" TargetMode="External"/><Relationship Id="rId415" Type="http://schemas.openxmlformats.org/officeDocument/2006/relationships/hyperlink" Target="https://en.wikipedia.org/wiki/Informant_function" TargetMode="External"/><Relationship Id="rId429" Type="http://schemas.openxmlformats.org/officeDocument/2006/relationships/hyperlink" Target="https://en.wikipedia.org/wiki/Likelihood-ratio_test" TargetMode="External"/><Relationship Id="rId405" Type="http://schemas.openxmlformats.org/officeDocument/2006/relationships/hyperlink" Target="https://en.wikipedia.org/wiki/Likelihood_function" TargetMode="External"/><Relationship Id="rId407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5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7" Type="http://schemas.openxmlformats.org/officeDocument/2006/relationships/hyperlink" Target="https://en.wikipedia.org/wiki/Wald_test" TargetMode="External"/><Relationship Id="rId431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4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9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3" Type="http://schemas.openxmlformats.org/officeDocument/2006/relationships/hyperlink" Target="https://www.cengage.com/c/applied-regression-analysis-and-other-multivariable-methods-5e-kleinbaum/9781285051086/" TargetMode="External"/><Relationship Id="rId403" Type="http://schemas.openxmlformats.org/officeDocument/2006/relationships/hyperlink" Target="https://www.cengage.com/c/statistical-inference-2e-casella-berger/9780534243128/" TargetMode="External"/><Relationship Id="rId409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estimation.qmd#def-estimand" TargetMode="External"/><Relationship Id="rId336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7" Type="http://schemas.openxmlformats.org/officeDocument/2006/relationships/hyperlink" Target="https://doi.org/10.1001/jama.280.7.605" TargetMode="External"/><Relationship Id="rId401" Type="http://schemas.openxmlformats.org/officeDocument/2006/relationships/hyperlink" Target="https://doi.org/10.1002/9780470191613" TargetMode="External"/><Relationship Id="rId439" Type="http://schemas.openxmlformats.org/officeDocument/2006/relationships/hyperlink" Target="https://doi.org/10.1007/978-1-4614-1353-0" TargetMode="External"/><Relationship Id="rId421" Type="http://schemas.openxmlformats.org/officeDocument/2006/relationships/hyperlink" Target="https://doi.org/10.1007/b98855" TargetMode="External"/><Relationship Id="rId423" Type="http://schemas.openxmlformats.org/officeDocument/2006/relationships/hyperlink" Target="https://doi.org/10.1016/S1573-4412(05)80005-4" TargetMode="External"/><Relationship Id="rId425" Type="http://schemas.openxmlformats.org/officeDocument/2006/relationships/hyperlink" Target="https://doi.org/10.1093/biomet/65.3.457" TargetMode="External"/><Relationship Id="rId441" Type="http://schemas.openxmlformats.org/officeDocument/2006/relationships/hyperlink" Target="https://doi.org/10.1198/000313001300339897" TargetMode="External"/><Relationship Id="rId399" Type="http://schemas.openxmlformats.org/officeDocument/2006/relationships/hyperlink" Target="https://doi.org/10.1201/9781315182780" TargetMode="External"/><Relationship Id="rId433" Type="http://schemas.openxmlformats.org/officeDocument/2006/relationships/hyperlink" Target="https://doi.org/10.1214/aoms/1177732360" TargetMode="External"/><Relationship Id="rId413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9" Type="http://schemas.openxmlformats.org/officeDocument/2006/relationships/hyperlink" Target="https://en.wikipedia.org/wiki/Fisher_information" TargetMode="External"/><Relationship Id="rId417" Type="http://schemas.openxmlformats.org/officeDocument/2006/relationships/hyperlink" Target="https://en.wikipedia.org/wiki/Hessian_matrix" TargetMode="External"/><Relationship Id="rId415" Type="http://schemas.openxmlformats.org/officeDocument/2006/relationships/hyperlink" Target="https://en.wikipedia.org/wiki/Informant_function" TargetMode="External"/><Relationship Id="rId429" Type="http://schemas.openxmlformats.org/officeDocument/2006/relationships/hyperlink" Target="https://en.wikipedia.org/wiki/Likelihood-ratio_test" TargetMode="External"/><Relationship Id="rId405" Type="http://schemas.openxmlformats.org/officeDocument/2006/relationships/hyperlink" Target="https://en.wikipedia.org/wiki/Likelihood_function" TargetMode="External"/><Relationship Id="rId407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5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7" Type="http://schemas.openxmlformats.org/officeDocument/2006/relationships/hyperlink" Target="https://en.wikipedia.org/wiki/Wald_test" TargetMode="External"/><Relationship Id="rId431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4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9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3" Type="http://schemas.openxmlformats.org/officeDocument/2006/relationships/hyperlink" Target="https://www.cengage.com/c/applied-regression-analysis-and-other-multivariable-methods-5e-kleinbaum/9781285051086/" TargetMode="External"/><Relationship Id="rId403" Type="http://schemas.openxmlformats.org/officeDocument/2006/relationships/hyperlink" Target="https://www.cengage.com/c/statistical-inference-2e-casella-berger/9780534243128/" TargetMode="External"/><Relationship Id="rId409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2026-10-23T18:44:39Z</dcterms:created>
  <dcterms:modified xsi:type="dcterms:W3CDTF">2026-10-23T18:44:39Z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11:27:23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