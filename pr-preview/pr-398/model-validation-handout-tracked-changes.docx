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del w:id="3" w:author="PR Preview" w:date="2026-01-01T00:00:00Z">
        <w:r>
          <w:delText xml:space="preserve">9 Criteria that adjust the training error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67 (Adjusted coefficient of determination)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Let a regression model with</w:delText>
        </w:r>
      </w:del>
      <w:del w:id="7" w:author="PR Preview" w:date="2026-01-01T00:00:00Z">
        <w:r>
          <w:delText xml:space="preserve"> </w:delText>
        </w:r>
      </w:del>
      <m:oMath>
        <m:r>
          <m:t>p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predictors and a constant term be fitted to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observations, with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adjusted coefficient of determination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 the</w:delText>
        </w:r>
      </w:del>
      <w:del w:id="21" w:author="PR Preview" w:date="2026-01-01T00:00:00Z">
        <w:r>
          <w:delText xml:space="preserve"> </w:delText>
        </w:r>
      </w:del>
      <w:hyperlink w:anchor="def-fitted-model">
        <w:del w:id="2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</w:delText>
        </w:r>
      </w:del>
    </w:p>
    <w:p>
      <w:pPr>
        <w:pStyle w:val="BodyText"/>
      </w:pPr>
      <w:del w:id="25" w:author="PR Preview" w:date="2026-01-01T00:00:00Z">
        <w:r>
          <w:delText xml:space="preserve">$$
    R^2_{\text{adj}} \stackrel{\text{def}}{=}1 - \frac{\text{RSS}(\hat{\mathord{\smash[b]{\underset{\raise.3ex\hbox{$\scriptstyle\sim$}}{\theta}}\vphantom{\theta}}}) / (n- p- 1)}{\text{TSS} / (n- 1)},
    $$</w:delText>
        </w:r>
      </w:del>
    </w:p>
    <w:p>
      <w:pPr>
        <w:pStyle w:val="FirstParagraph"/>
      </w:pPr>
      <w:del w:id="26" w:author="PR Preview" w:date="2026-01-01T00:00:00Z">
        <w:r>
          <w:delText xml:space="preserve">one minus the</w:delText>
        </w:r>
      </w:del>
      <w:del w:id="27" w:author="PR Preview" w:date="2026-01-01T00:00:00Z">
        <w:r>
          <w:delText xml:space="preserve"> </w:delText>
        </w:r>
      </w:del>
      <w:hyperlink r:id="rId27">
        <w:del w:id="2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per degree of freedom,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divided by the</w:delText>
        </w:r>
      </w:del>
      <w:del w:id="33" w:author="PR Preview" w:date="2026-01-01T00:00:00Z">
        <w:r>
          <w:delText xml:space="preserve"> </w:delText>
        </w:r>
      </w:del>
      <w:hyperlink r:id="rId9">
        <w:del w:id="34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per degree of freedom.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 larger value is better.</w:delText>
        </w:r>
      </w:del>
    </w:p>
    <w:p>
      <w:pPr>
        <w:pStyle w:val="BodyText"/>
      </w:pPr>
      <w:del w:id="39" w:author="PR Preview" w:date="2026-01-01T00:00:00Z">
        <w:r>
          <w:delText xml:space="preserve">Source: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James et al. [5, Sec. 6.1.3]</w:delText>
        </w:r>
      </w:del>
      <w:del w:id="42" w:author="PR Preview" w:date="2026-01-01T00:00:00Z">
        <w:r>
          <w:delText xml:space="preserve">.</w:delText>
        </w:r>
      </w:del>
    </w:p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Example 38 (Adjusted coefficient of determination of nested</w:delText>
        </w:r>
      </w:del>
      <w:del w:id="44" w:author="PR Preview" w:date="2026-01-01T00:00:00Z">
        <w:r>
          <w:rPr>
            <w:b/>
            <w:bCs/>
          </w:rPr>
          <w:delText xml:space="preserve"> </w:delText>
        </w:r>
      </w:del>
      <w:del w:id="4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46" w:author="PR Preview" w:date="2026-01-01T00:00:00Z">
        <w:r>
          <w:rPr>
            <w:b/>
            <w:bCs/>
          </w:rP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models)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rStyle w:val="VerbatimChar"/>
          </w:rPr>
          <w:delText xml:space="preserve">mtcars</w:delText>
        </w:r>
      </w:del>
      <w:del w:id="52" w:author="PR Preview" w:date="2026-01-01T00:00:00Z">
        <w:r>
          <w:delText xml:space="preserve"> </w:delText>
        </w:r>
      </w:del>
      <w:hyperlink w:anchor="def-data-set">
        <w:del w:id="53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has the fuel economy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rStyle w:val="VerbatimChar"/>
          </w:rPr>
          <w:delText xml:space="preserve">mpg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of 32 cars from the 1974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rPr>
            <w:i/>
            <w:iCs/>
          </w:rPr>
          <w:delText xml:space="preserve">Motor Trend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magazine.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This example fits four</w:delText>
        </w:r>
      </w:del>
      <w:del w:id="66" w:author="PR Preview" w:date="2026-01-01T00:00:00Z">
        <w:r>
          <w:delText xml:space="preserve"> </w:delText>
        </w:r>
      </w:del>
      <w:hyperlink r:id="rId10">
        <w:del w:id="67" w:author="PR Preview" w:date="2026-01-01T00:00:00Z">
          <w:r>
            <w:rPr>
              <w:rStyle w:val="Hyperlink"/>
            </w:rPr>
            <w:delText xml:space="preserve">nested</w:delText>
          </w:r>
        </w:del>
      </w:hyperlink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linear models of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mpg</w:delText>
        </w:r>
      </w:del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each adding one predictor to the one before,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 computes</w:delText>
        </w:r>
      </w:del>
      <w:del w:id="77" w:author="PR Preview" w:date="2026-01-01T00:00:00Z">
        <w:r>
          <w:delText xml:space="preserve"> </w:delText>
        </w:r>
      </w:del>
      <w:hyperlink w:anchor="def-adjusted-r-squared">
        <w:del w:id="78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from its formula.</w:delText>
        </w:r>
      </w:del>
    </w:p>
    <w:p>
      <w:pPr>
        <w:pStyle w:val="SourceCode"/>
      </w:pPr>
      <w:del w:id="81" w:author="PR Preview" w:date="2026-01-01T00:00:00Z">
        <w:r>
          <w:rPr>
            <w:rStyle w:val="NormalTok"/>
          </w:rPr>
          <w:delText xml:space="preserve">mtcars_formulas </w:delText>
        </w:r>
      </w:del>
      <w:del w:id="82" w:author="PR Preview" w:date="2026-01-01T00:00:00Z">
        <w:r>
          <w:rPr>
            <w:rStyle w:val="OtherTok"/>
          </w:rPr>
          <w:delText xml:space="preserve">&lt;-</w:delText>
        </w:r>
      </w:del>
      <w:del w:id="83" w:author="PR Preview" w:date="2026-01-01T00:00:00Z">
        <w:r>
          <w:rPr>
            <w:rStyle w:val="NormalTok"/>
          </w:rPr>
          <w:delText xml:space="preserve"> </w:delText>
        </w:r>
      </w:del>
      <w:del w:id="84" w:author="PR Preview" w:date="2026-01-01T00:00:00Z">
        <w:r>
          <w:rPr>
            <w:rStyle w:val="FunctionTok"/>
          </w:rPr>
          <w:delText xml:space="preserve">list</w:delText>
        </w:r>
      </w:del>
      <w:del w:id="85" w:author="PR Preview" w:date="2026-01-01T00:00:00Z">
        <w:r>
          <w:rPr>
            <w:rStyle w:val="NormalTok"/>
          </w:rPr>
          <w:delText xml:space="preserve">(</w:delText>
        </w:r>
      </w:del>
      <w:del w:id="86" w:author="PR Preview" w:date="2026-01-01T00:00:00Z">
        <w:r>
          <w:br/>
        </w:r>
      </w:del>
      <w:del w:id="87" w:author="PR Preview" w:date="2026-01-01T00:00:00Z">
        <w:r>
          <w:rPr>
            <w:rStyle w:val="NormalTok"/>
          </w:rPr>
          <w:delText xml:space="preserve">  mpg </w:delText>
        </w:r>
      </w:del>
      <w:del w:id="88" w:author="PR Preview" w:date="2026-01-01T00:00:00Z">
        <w:r>
          <w:rPr>
            <w:rStyle w:val="SpecialCharTok"/>
          </w:rPr>
          <w:delText xml:space="preserve">~</w:delText>
        </w:r>
      </w:del>
      <w:del w:id="89" w:author="PR Preview" w:date="2026-01-01T00:00:00Z">
        <w:r>
          <w:rPr>
            <w:rStyle w:val="NormalTok"/>
          </w:rPr>
          <w:delText xml:space="preserve"> wt,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  mpg </w:delText>
        </w:r>
      </w:del>
      <w:del w:id="92" w:author="PR Preview" w:date="2026-01-01T00:00:00Z">
        <w:r>
          <w:rPr>
            <w:rStyle w:val="SpecialCharTok"/>
          </w:rPr>
          <w:delText xml:space="preserve">~</w:delText>
        </w:r>
      </w:del>
      <w:del w:id="93" w:author="PR Preview" w:date="2026-01-01T00:00:00Z">
        <w:r>
          <w:rPr>
            <w:rStyle w:val="NormalTok"/>
          </w:rPr>
          <w:delText xml:space="preserve"> wt </w:delText>
        </w:r>
      </w:del>
      <w:del w:id="94" w:author="PR Preview" w:date="2026-01-01T00:00:00Z">
        <w:r>
          <w:rPr>
            <w:rStyle w:val="SpecialCharTok"/>
          </w:rPr>
          <w:delText xml:space="preserve">+</w:delText>
        </w:r>
      </w:del>
      <w:del w:id="95" w:author="PR Preview" w:date="2026-01-01T00:00:00Z">
        <w:r>
          <w:rPr>
            <w:rStyle w:val="NormalTok"/>
          </w:rPr>
          <w:delText xml:space="preserve"> hp,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  mpg </w:delText>
        </w:r>
      </w:del>
      <w:del w:id="98" w:author="PR Preview" w:date="2026-01-01T00:00:00Z">
        <w:r>
          <w:rPr>
            <w:rStyle w:val="SpecialCharTok"/>
          </w:rPr>
          <w:delText xml:space="preserve">~</w:delText>
        </w:r>
      </w:del>
      <w:del w:id="99" w:author="PR Preview" w:date="2026-01-01T00:00:00Z">
        <w:r>
          <w:rPr>
            <w:rStyle w:val="NormalTok"/>
          </w:rPr>
          <w:delText xml:space="preserve"> wt </w:delText>
        </w:r>
      </w:del>
      <w:del w:id="100" w:author="PR Preview" w:date="2026-01-01T00:00:00Z">
        <w:r>
          <w:rPr>
            <w:rStyle w:val="SpecialCharTok"/>
          </w:rPr>
          <w:delText xml:space="preserve">+</w:delText>
        </w:r>
      </w:del>
      <w:del w:id="101" w:author="PR Preview" w:date="2026-01-01T00:00:00Z">
        <w:r>
          <w:rPr>
            <w:rStyle w:val="NormalTok"/>
          </w:rPr>
          <w:delText xml:space="preserve"> hp </w:delText>
        </w:r>
      </w:del>
      <w:del w:id="102" w:author="PR Preview" w:date="2026-01-01T00:00:00Z">
        <w:r>
          <w:rPr>
            <w:rStyle w:val="SpecialCharTok"/>
          </w:rPr>
          <w:delText xml:space="preserve">+</w:delText>
        </w:r>
      </w:del>
      <w:del w:id="103" w:author="PR Preview" w:date="2026-01-01T00:00:00Z">
        <w:r>
          <w:rPr>
            <w:rStyle w:val="NormalTok"/>
          </w:rPr>
          <w:delText xml:space="preserve"> qsec,</w:delText>
        </w:r>
      </w:del>
      <w:del w:id="104" w:author="PR Preview" w:date="2026-01-01T00:00:00Z">
        <w:r>
          <w:br/>
        </w:r>
      </w:del>
      <w:del w:id="105" w:author="PR Preview" w:date="2026-01-01T00:00:00Z">
        <w:r>
          <w:rPr>
            <w:rStyle w:val="NormalTok"/>
          </w:rPr>
          <w:delText xml:space="preserve">  mpg </w:delText>
        </w:r>
      </w:del>
      <w:del w:id="106" w:author="PR Preview" w:date="2026-01-01T00:00:00Z">
        <w:r>
          <w:rPr>
            <w:rStyle w:val="SpecialCharTok"/>
          </w:rPr>
          <w:delText xml:space="preserve">~</w:delText>
        </w:r>
      </w:del>
      <w:del w:id="107" w:author="PR Preview" w:date="2026-01-01T00:00:00Z">
        <w:r>
          <w:rPr>
            <w:rStyle w:val="NormalTok"/>
          </w:rPr>
          <w:delText xml:space="preserve"> wt </w:delText>
        </w:r>
      </w:del>
      <w:del w:id="108" w:author="PR Preview" w:date="2026-01-01T00:00:00Z">
        <w:r>
          <w:rPr>
            <w:rStyle w:val="SpecialCharTok"/>
          </w:rPr>
          <w:delText xml:space="preserve">+</w:delText>
        </w:r>
      </w:del>
      <w:del w:id="109" w:author="PR Preview" w:date="2026-01-01T00:00:00Z">
        <w:r>
          <w:rPr>
            <w:rStyle w:val="NormalTok"/>
          </w:rPr>
          <w:delText xml:space="preserve"> hp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qsec </w:delText>
        </w:r>
      </w:del>
      <w:del w:id="112" w:author="PR Preview" w:date="2026-01-01T00:00:00Z">
        <w:r>
          <w:rPr>
            <w:rStyle w:val="SpecialCharTok"/>
          </w:rPr>
          <w:delText xml:space="preserve">+</w:delText>
        </w:r>
      </w:del>
      <w:del w:id="113" w:author="PR Preview" w:date="2026-01-01T00:00:00Z">
        <w:r>
          <w:rPr>
            <w:rStyle w:val="NormalTok"/>
          </w:rPr>
          <w:delText xml:space="preserve"> drat</w:delText>
        </w:r>
      </w:del>
      <w:del w:id="114" w:author="PR Preview" w:date="2026-01-01T00:00:00Z">
        <w:r>
          <w:br/>
        </w:r>
      </w:del>
      <w:del w:id="115" w:author="PR Preview" w:date="2026-01-01T00:00:00Z">
        <w:r>
          <w:rPr>
            <w:rStyle w:val="NormalTok"/>
          </w:rPr>
          <w:delText xml:space="preserve">)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mtcars_fits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lapply</w:delText>
        </w:r>
      </w:del>
      <w:del w:id="121" w:author="PR Preview" w:date="2026-01-01T00:00:00Z">
        <w:r>
          <w:rPr>
            <w:rStyle w:val="NormalTok"/>
          </w:rPr>
          <w:delText xml:space="preserve">(mtcars_formulas, lm, </w:delText>
        </w:r>
      </w:del>
      <w:del w:id="122" w:author="PR Preview" w:date="2026-01-01T00:00:00Z">
        <w:r>
          <w:rPr>
            <w:rStyle w:val="AttributeTok"/>
          </w:rPr>
          <w:delText xml:space="preserve">data =</w:delText>
        </w:r>
      </w:del>
      <w:del w:id="123" w:author="PR Preview" w:date="2026-01-01T00:00:00Z">
        <w:r>
          <w:rPr>
            <w:rStyle w:val="NormalTok"/>
          </w:rPr>
          <w:delText xml:space="preserve"> mtcars)</w:delText>
        </w:r>
      </w:del>
      <w:del w:id="124" w:author="PR Preview" w:date="2026-01-01T00:00:00Z">
        <w:r>
          <w:br/>
        </w:r>
      </w:del>
      <w:del w:id="125" w:author="PR Preview" w:date="2026-01-01T00:00:00Z">
        <w:r>
          <w:rPr>
            <w:rStyle w:val="NormalTok"/>
          </w:rPr>
          <w:delText xml:space="preserve">mtcars_full_sigma2 </w:delText>
        </w:r>
      </w:del>
      <w:del w:id="126" w:author="PR Preview" w:date="2026-01-01T00:00:00Z">
        <w:r>
          <w:rPr>
            <w:rStyle w:val="OtherTok"/>
          </w:rPr>
          <w:delText xml:space="preserve">&lt;-</w:delText>
        </w:r>
      </w:del>
      <w:del w:id="127" w:author="PR Preview" w:date="2026-01-01T00:00:00Z">
        <w:r>
          <w:rPr>
            <w:rStyle w:val="NormalTok"/>
          </w:rPr>
          <w:delText xml:space="preserve"> </w:delText>
        </w:r>
      </w:del>
      <w:del w:id="128" w:author="PR Preview" w:date="2026-01-01T00:00:00Z">
        <w:r>
          <w:rPr>
            <w:rStyle w:val="FunctionTok"/>
          </w:rPr>
          <w:delText xml:space="preserve">summary</w:delText>
        </w:r>
      </w:del>
      <w:del w:id="129" w:author="PR Preview" w:date="2026-01-01T00:00:00Z">
        <w:r>
          <w:rPr>
            <w:rStyle w:val="NormalTok"/>
          </w:rPr>
          <w:delText xml:space="preserve">(mtcars_fits[[</w:delText>
        </w:r>
      </w:del>
      <w:del w:id="130" w:author="PR Preview" w:date="2026-01-01T00:00:00Z">
        <w:r>
          <w:rPr>
            <w:rStyle w:val="DecValTok"/>
          </w:rPr>
          <w:delText xml:space="preserve">4</w:delText>
        </w:r>
      </w:del>
      <w:del w:id="131" w:author="PR Preview" w:date="2026-01-01T00:00:00Z">
        <w:r>
          <w:rPr>
            <w:rStyle w:val="NormalTok"/>
          </w:rPr>
          <w:delText xml:space="preserve">]])</w:delText>
        </w:r>
      </w:del>
      <w:del w:id="132" w:author="PR Preview" w:date="2026-01-01T00:00:00Z">
        <w:r>
          <w:rPr>
            <w:rStyle w:val="SpecialCharTok"/>
          </w:rPr>
          <w:delText xml:space="preserve">$</w:delText>
        </w:r>
      </w:del>
      <w:del w:id="133" w:author="PR Preview" w:date="2026-01-01T00:00:00Z">
        <w:r>
          <w:rPr>
            <w:rStyle w:val="NormalTok"/>
          </w:rPr>
          <w:delText xml:space="preserve">sigma</w:delText>
        </w:r>
      </w:del>
      <w:del w:id="134" w:author="PR Preview" w:date="2026-01-01T00:00:00Z">
        <w:r>
          <w:rPr>
            <w:rStyle w:val="SpecialCharTok"/>
          </w:rPr>
          <w:delText xml:space="preserve">^</w:delText>
        </w:r>
      </w:del>
      <w:del w:id="135" w:author="PR Preview" w:date="2026-01-01T00:00:00Z">
        <w:r>
          <w:rPr>
            <w:rStyle w:val="DecValTok"/>
          </w:rPr>
          <w:delText xml:space="preserve">2</w:delText>
        </w:r>
      </w:del>
      <w:del w:id="136" w:author="PR Preview" w:date="2026-01-01T00:00:00Z">
        <w:r>
          <w:br/>
        </w:r>
      </w:del>
      <w:del w:id="137" w:author="PR Preview" w:date="2026-01-01T00:00:00Z">
        <w:r>
          <w:br/>
        </w:r>
      </w:del>
      <w:del w:id="138" w:author="PR Preview" w:date="2026-01-01T00:00:00Z">
        <w:r>
          <w:rPr>
            <w:rStyle w:val="NormalTok"/>
          </w:rPr>
          <w:delText xml:space="preserve">mtcars_tss </w:delText>
        </w:r>
      </w:del>
      <w:del w:id="139" w:author="PR Preview" w:date="2026-01-01T00:00:00Z">
        <w:r>
          <w:rPr>
            <w:rStyle w:val="OtherTok"/>
          </w:rPr>
          <w:delText xml:space="preserve">&lt;-</w:delText>
        </w:r>
      </w:del>
      <w:del w:id="140" w:author="PR Preview" w:date="2026-01-01T00:00:00Z">
        <w:r>
          <w:rPr>
            <w:rStyle w:val="NormalTok"/>
          </w:rPr>
          <w:delText xml:space="preserve"> </w:delText>
        </w:r>
      </w:del>
      <w:del w:id="141" w:author="PR Preview" w:date="2026-01-01T00:00:00Z">
        <w:r>
          <w:rPr>
            <w:rStyle w:val="FunctionTok"/>
          </w:rPr>
          <w:delText xml:space="preserve">sum</w:delText>
        </w:r>
      </w:del>
      <w:del w:id="142" w:author="PR Preview" w:date="2026-01-01T00:00:00Z">
        <w:r>
          <w:rPr>
            <w:rStyle w:val="NormalTok"/>
          </w:rPr>
          <w:delText xml:space="preserve">((mtcars</w:delText>
        </w:r>
      </w:del>
      <w:del w:id="143" w:author="PR Preview" w:date="2026-01-01T00:00:00Z">
        <w:r>
          <w:rPr>
            <w:rStyle w:val="SpecialCharTok"/>
          </w:rPr>
          <w:delText xml:space="preserve">$</w:delText>
        </w:r>
      </w:del>
      <w:del w:id="144" w:author="PR Preview" w:date="2026-01-01T00:00:00Z">
        <w:r>
          <w:rPr>
            <w:rStyle w:val="NormalTok"/>
          </w:rPr>
          <w:delText xml:space="preserve">mpg </w:delText>
        </w:r>
      </w:del>
      <w:del w:id="145" w:author="PR Preview" w:date="2026-01-01T00:00:00Z">
        <w:r>
          <w:rPr>
            <w:rStyle w:val="SpecialCharTok"/>
          </w:rPr>
          <w:delText xml:space="preserve">-</w:delText>
        </w:r>
      </w:del>
      <w:del w:id="146" w:author="PR Preview" w:date="2026-01-01T00:00:00Z">
        <w:r>
          <w:rPr>
            <w:rStyle w:val="NormalTok"/>
          </w:rPr>
          <w:delText xml:space="preserve"> </w:delText>
        </w:r>
      </w:del>
      <w:del w:id="147" w:author="PR Preview" w:date="2026-01-01T00:00:00Z">
        <w:r>
          <w:rPr>
            <w:rStyle w:val="FunctionTok"/>
          </w:rPr>
          <w:delText xml:space="preserve">mean</w:delText>
        </w:r>
      </w:del>
      <w:del w:id="148" w:author="PR Preview" w:date="2026-01-01T00:00:00Z">
        <w:r>
          <w:rPr>
            <w:rStyle w:val="NormalTok"/>
          </w:rPr>
          <w:delText xml:space="preserve">(mtcars</w:delText>
        </w:r>
      </w:del>
      <w:del w:id="149" w:author="PR Preview" w:date="2026-01-01T00:00:00Z">
        <w:r>
          <w:rPr>
            <w:rStyle w:val="SpecialCharTok"/>
          </w:rPr>
          <w:delText xml:space="preserve">$</w:delText>
        </w:r>
      </w:del>
      <w:del w:id="150" w:author="PR Preview" w:date="2026-01-01T00:00:00Z">
        <w:r>
          <w:rPr>
            <w:rStyle w:val="NormalTok"/>
          </w:rPr>
          <w:delText xml:space="preserve">mpg))</w:delText>
        </w:r>
      </w:del>
      <w:del w:id="151" w:author="PR Preview" w:date="2026-01-01T00:00:00Z">
        <w:r>
          <w:rPr>
            <w:rStyle w:val="SpecialCharTok"/>
          </w:rPr>
          <w:delText xml:space="preserve">^</w:delText>
        </w:r>
      </w:del>
      <w:del w:id="152" w:author="PR Preview" w:date="2026-01-01T00:00:00Z">
        <w:r>
          <w:rPr>
            <w:rStyle w:val="DecValTok"/>
          </w:rPr>
          <w:delText xml:space="preserve">2</w:delText>
        </w:r>
      </w:del>
      <w:del w:id="153" w:author="PR Preview" w:date="2026-01-01T00:00:00Z">
        <w:r>
          <w:rPr>
            <w:rStyle w:val="NormalTok"/>
          </w:rPr>
          <w:delText xml:space="preserve">)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NormalTok"/>
          </w:rPr>
          <w:delText xml:space="preserve">mtcars_criteria </w:delText>
        </w:r>
      </w:del>
      <w:del w:id="156" w:author="PR Preview" w:date="2026-01-01T00:00:00Z">
        <w:r>
          <w:rPr>
            <w:rStyle w:val="OtherTok"/>
          </w:rPr>
          <w:delText xml:space="preserve">&lt;-</w:delText>
        </w:r>
      </w:del>
      <w:del w:id="157" w:author="PR Preview" w:date="2026-01-01T00:00:00Z">
        <w:r>
          <w:rPr>
            <w:rStyle w:val="NormalTok"/>
          </w:rPr>
          <w:delText xml:space="preserve"> tibble</w:delText>
        </w:r>
      </w:del>
      <w:del w:id="158" w:author="PR Preview" w:date="2026-01-01T00:00:00Z">
        <w:r>
          <w:rPr>
            <w:rStyle w:val="SpecialCharTok"/>
          </w:rPr>
          <w:delText xml:space="preserve">::</w:delText>
        </w:r>
      </w:del>
      <w:del w:id="159" w:author="PR Preview" w:date="2026-01-01T00:00:00Z">
        <w:r>
          <w:rPr>
            <w:rStyle w:val="FunctionTok"/>
          </w:rPr>
          <w:delText xml:space="preserve">tibble</w:delText>
        </w:r>
      </w:del>
      <w:del w:id="160" w:author="PR Preview" w:date="2026-01-01T00:00:00Z">
        <w:r>
          <w:rPr>
            <w:rStyle w:val="NormalTok"/>
          </w:rPr>
          <w:delText xml:space="preserve">(</w:delText>
        </w:r>
      </w:del>
      <w:del w:id="161" w:author="PR Preview" w:date="2026-01-01T00:00:00Z">
        <w:r>
          <w:br/>
        </w:r>
      </w:del>
      <w:del w:id="162" w:author="PR Preview" w:date="2026-01-01T00:00:00Z">
        <w:r>
          <w:rPr>
            <w:rStyle w:val="NormalTok"/>
          </w:rPr>
          <w:delText xml:space="preserve">  </w:delText>
        </w:r>
      </w:del>
      <w:del w:id="163" w:author="PR Preview" w:date="2026-01-01T00:00:00Z">
        <w:r>
          <w:rPr>
            <w:rStyle w:val="AttributeTok"/>
          </w:rPr>
          <w:delText xml:space="preserve">predictors =</w:delText>
        </w:r>
      </w:del>
      <w:del w:id="164" w:author="PR Preview" w:date="2026-01-01T00:00:00Z">
        <w:r>
          <w:rPr>
            <w:rStyle w:val="NormalTok"/>
          </w:rPr>
          <w:delText xml:space="preserve"> </w:delText>
        </w:r>
      </w:del>
      <w:del w:id="165" w:author="PR Preview" w:date="2026-01-01T00:00:00Z">
        <w:r>
          <w:rPr>
            <w:rStyle w:val="DecValTok"/>
          </w:rPr>
          <w:delText xml:space="preserve">1</w:delText>
        </w:r>
      </w:del>
      <w:del w:id="166" w:author="PR Preview" w:date="2026-01-01T00:00:00Z">
        <w:r>
          <w:rPr>
            <w:rStyle w:val="SpecialCharTok"/>
          </w:rPr>
          <w:delText xml:space="preserve">:</w:delText>
        </w:r>
      </w:del>
      <w:del w:id="167" w:author="PR Preview" w:date="2026-01-01T00:00:00Z">
        <w:r>
          <w:rPr>
            <w:rStyle w:val="DecValTok"/>
          </w:rPr>
          <w:delText xml:space="preserve">4</w:delText>
        </w:r>
      </w:del>
      <w:del w:id="168" w:author="PR Preview" w:date="2026-01-01T00:00:00Z">
        <w:r>
          <w:rPr>
            <w:rStyle w:val="NormalTok"/>
          </w:rPr>
          <w:delText xml:space="preserve">,</w:delText>
        </w:r>
      </w:del>
      <w:del w:id="169" w:author="PR Preview" w:date="2026-01-01T00:00:00Z">
        <w:r>
          <w:br/>
        </w:r>
      </w:del>
      <w:del w:id="170" w:author="PR Preview" w:date="2026-01-01T00:00:00Z">
        <w:r>
          <w:rPr>
            <w:rStyle w:val="NormalTok"/>
          </w:rPr>
          <w:delText xml:space="preserve">  </w:delText>
        </w:r>
      </w:del>
      <w:del w:id="171" w:author="PR Preview" w:date="2026-01-01T00:00:00Z">
        <w:r>
          <w:rPr>
            <w:rStyle w:val="AttributeTok"/>
          </w:rPr>
          <w:delText xml:space="preserve">r_squared =</w:delText>
        </w:r>
      </w:del>
      <w:del w:id="172" w:author="PR Preview" w:date="2026-01-01T00:00:00Z">
        <w:r>
          <w:rPr>
            <w:rStyle w:val="NormalTok"/>
          </w:rPr>
          <w:delText xml:space="preserve"> </w:delText>
        </w:r>
      </w:del>
      <w:del w:id="173" w:author="PR Preview" w:date="2026-01-01T00:00:00Z">
        <w:r>
          <w:rPr>
            <w:rStyle w:val="FunctionTok"/>
          </w:rPr>
          <w:delText xml:space="preserve">vapply</w:delText>
        </w:r>
      </w:del>
      <w:del w:id="174" w:author="PR Preview" w:date="2026-01-01T00:00:00Z">
        <w:r>
          <w:rPr>
            <w:rStyle w:val="NormalTok"/>
          </w:rPr>
          <w:delText xml:space="preserve">(mtcars_fits, \(f) </w:delText>
        </w:r>
      </w:del>
      <w:del w:id="175" w:author="PR Preview" w:date="2026-01-01T00:00:00Z">
        <w:r>
          <w:rPr>
            <w:rStyle w:val="FunctionTok"/>
          </w:rPr>
          <w:delText xml:space="preserve">summary</w:delText>
        </w:r>
      </w:del>
      <w:del w:id="176" w:author="PR Preview" w:date="2026-01-01T00:00:00Z">
        <w:r>
          <w:rPr>
            <w:rStyle w:val="NormalTok"/>
          </w:rPr>
          <w:delText xml:space="preserve">(f)</w:delText>
        </w:r>
      </w:del>
      <w:del w:id="177" w:author="PR Preview" w:date="2026-01-01T00:00:00Z">
        <w:r>
          <w:rPr>
            <w:rStyle w:val="SpecialCharTok"/>
          </w:rPr>
          <w:delText xml:space="preserve">$</w:delText>
        </w:r>
      </w:del>
      <w:del w:id="178" w:author="PR Preview" w:date="2026-01-01T00:00:00Z">
        <w:r>
          <w:rPr>
            <w:rStyle w:val="NormalTok"/>
          </w:rPr>
          <w:delText xml:space="preserve">r.squared, </w:delText>
        </w:r>
      </w:del>
      <w:del w:id="179" w:author="PR Preview" w:date="2026-01-01T00:00:00Z">
        <w:r>
          <w:rPr>
            <w:rStyle w:val="FunctionTok"/>
          </w:rPr>
          <w:delText xml:space="preserve">numeric</w:delText>
        </w:r>
      </w:del>
      <w:del w:id="180" w:author="PR Preview" w:date="2026-01-01T00:00:00Z">
        <w:r>
          <w:rPr>
            <w:rStyle w:val="NormalTok"/>
          </w:rPr>
          <w:delText xml:space="preserve">(</w:delText>
        </w:r>
      </w:del>
      <w:del w:id="181" w:author="PR Preview" w:date="2026-01-01T00:00:00Z">
        <w:r>
          <w:rPr>
            <w:rStyle w:val="DecValTok"/>
          </w:rPr>
          <w:delText xml:space="preserve">1</w:delText>
        </w:r>
      </w:del>
      <w:del w:id="182" w:author="PR Preview" w:date="2026-01-01T00:00:00Z">
        <w:r>
          <w:rPr>
            <w:rStyle w:val="NormalTok"/>
          </w:rPr>
          <w:delText xml:space="preserve">)),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NormalTok"/>
          </w:rPr>
          <w:delText xml:space="preserve">  </w:delText>
        </w:r>
      </w:del>
      <w:del w:id="185" w:author="PR Preview" w:date="2026-01-01T00:00:00Z">
        <w:r>
          <w:rPr>
            <w:rStyle w:val="AttributeTok"/>
          </w:rPr>
          <w:delText xml:space="preserve">adj_r_squared =</w:delText>
        </w:r>
      </w:del>
      <w:del w:id="186" w:author="PR Preview" w:date="2026-01-01T00:00:00Z">
        <w:r>
          <w:rPr>
            <w:rStyle w:val="NormalTok"/>
          </w:rPr>
          <w:delText xml:space="preserve"> </w:delText>
        </w:r>
      </w:del>
      <w:del w:id="187" w:author="PR Preview" w:date="2026-01-01T00:00:00Z">
        <w:r>
          <w:rPr>
            <w:rStyle w:val="FunctionTok"/>
          </w:rPr>
          <w:delText xml:space="preserve">vapply</w:delText>
        </w:r>
      </w:del>
      <w:del w:id="188" w:author="PR Preview" w:date="2026-01-01T00:00:00Z">
        <w:r>
          <w:rPr>
            <w:rStyle w:val="NormalTok"/>
          </w:rPr>
          <w:delText xml:space="preserve">(</w:delText>
        </w:r>
      </w:del>
      <w:del w:id="189" w:author="PR Preview" w:date="2026-01-01T00:00:00Z">
        <w:r>
          <w:br/>
        </w:r>
      </w:del>
      <w:del w:id="190" w:author="PR Preview" w:date="2026-01-01T00:00:00Z">
        <w:r>
          <w:rPr>
            <w:rStyle w:val="NormalTok"/>
          </w:rPr>
          <w:delText xml:space="preserve">    mtcars_fits,</w:delText>
        </w:r>
      </w:del>
      <w:del w:id="191" w:author="PR Preview" w:date="2026-01-01T00:00:00Z">
        <w:r>
          <w:br/>
        </w:r>
      </w:del>
      <w:del w:id="192" w:author="PR Preview" w:date="2026-01-01T00:00:00Z">
        <w:r>
          <w:rPr>
            <w:rStyle w:val="NormalTok"/>
          </w:rPr>
          <w:delText xml:space="preserve">    \(f) {</w:delText>
        </w:r>
      </w:del>
      <w:del w:id="193" w:author="PR Preview" w:date="2026-01-01T00:00:00Z">
        <w:r>
          <w:br/>
        </w:r>
      </w:del>
      <w:del w:id="194" w:author="PR Preview" w:date="2026-01-01T00:00:00Z">
        <w:r>
          <w:rPr>
            <w:rStyle w:val="NormalTok"/>
          </w:rPr>
          <w:delText xml:space="preserve">      df </w:delText>
        </w:r>
      </w:del>
      <w:del w:id="195" w:author="PR Preview" w:date="2026-01-01T00:00:00Z">
        <w:r>
          <w:rPr>
            <w:rStyle w:val="OtherTok"/>
          </w:rPr>
          <w:delText xml:space="preserve">&lt;-</w:delText>
        </w:r>
      </w:del>
      <w:del w:id="196" w:author="PR Preview" w:date="2026-01-01T00:00:00Z">
        <w:r>
          <w:rPr>
            <w:rStyle w:val="NormalTok"/>
          </w:rPr>
          <w:delText xml:space="preserve"> </w:delText>
        </w:r>
      </w:del>
      <w:del w:id="197" w:author="PR Preview" w:date="2026-01-01T00:00:00Z">
        <w:r>
          <w:rPr>
            <w:rStyle w:val="FunctionTok"/>
          </w:rPr>
          <w:delText xml:space="preserve">nrow</w:delText>
        </w:r>
      </w:del>
      <w:del w:id="198" w:author="PR Preview" w:date="2026-01-01T00:00:00Z">
        <w:r>
          <w:rPr>
            <w:rStyle w:val="NormalTok"/>
          </w:rPr>
          <w:delText xml:space="preserve">(mtcars) </w:delText>
        </w:r>
      </w:del>
      <w:del w:id="199" w:author="PR Preview" w:date="2026-01-01T00:00:00Z">
        <w:r>
          <w:rPr>
            <w:rStyle w:val="SpecialCharTok"/>
          </w:rPr>
          <w:delText xml:space="preserve">-</w:delText>
        </w:r>
      </w:del>
      <w:del w:id="200" w:author="PR Preview" w:date="2026-01-01T00:00:00Z">
        <w:r>
          <w:rPr>
            <w:rStyle w:val="NormalTok"/>
          </w:rPr>
          <w:delText xml:space="preserve"> </w:delText>
        </w:r>
      </w:del>
      <w:del w:id="201" w:author="PR Preview" w:date="2026-01-01T00:00:00Z">
        <w:r>
          <w:rPr>
            <w:rStyle w:val="FunctionTok"/>
          </w:rPr>
          <w:delText xml:space="preserve">length</w:delText>
        </w:r>
      </w:del>
      <w:del w:id="202" w:author="PR Preview" w:date="2026-01-01T00:00:00Z">
        <w:r>
          <w:rPr>
            <w:rStyle w:val="NormalTok"/>
          </w:rPr>
          <w:delText xml:space="preserve">(</w:delText>
        </w:r>
      </w:del>
      <w:del w:id="203" w:author="PR Preview" w:date="2026-01-01T00:00:00Z">
        <w:r>
          <w:rPr>
            <w:rStyle w:val="FunctionTok"/>
          </w:rPr>
          <w:delText xml:space="preserve">coef</w:delText>
        </w:r>
      </w:del>
      <w:del w:id="204" w:author="PR Preview" w:date="2026-01-01T00:00:00Z">
        <w:r>
          <w:rPr>
            <w:rStyle w:val="NormalTok"/>
          </w:rPr>
          <w:delText xml:space="preserve">(f))</w:delText>
        </w:r>
      </w:del>
      <w:del w:id="205" w:author="PR Preview" w:date="2026-01-01T00:00:00Z">
        <w:r>
          <w:br/>
        </w:r>
      </w:del>
      <w:del w:id="206" w:author="PR Preview" w:date="2026-01-01T00:00:00Z">
        <w:r>
          <w:rPr>
            <w:rStyle w:val="NormalTok"/>
          </w:rPr>
          <w:delText xml:space="preserve">      </w:delText>
        </w:r>
      </w:del>
      <w:del w:id="207" w:author="PR Preview" w:date="2026-01-01T00:00:00Z">
        <w:r>
          <w:rPr>
            <w:rStyle w:val="DecValTok"/>
          </w:rPr>
          <w:delText xml:space="preserve">1</w:delText>
        </w:r>
      </w:del>
      <w:del w:id="208" w:author="PR Preview" w:date="2026-01-01T00:00:00Z">
        <w:r>
          <w:rPr>
            <w:rStyle w:val="NormalTok"/>
          </w:rPr>
          <w:delText xml:space="preserve"> </w:delText>
        </w:r>
      </w:del>
      <w:del w:id="209" w:author="PR Preview" w:date="2026-01-01T00:00:00Z">
        <w:r>
          <w:rPr>
            <w:rStyle w:val="SpecialCharTok"/>
          </w:rPr>
          <w:delText xml:space="preserve">-</w:delText>
        </w:r>
      </w:del>
      <w:del w:id="210" w:author="PR Preview" w:date="2026-01-01T00:00:00Z">
        <w:r>
          <w:rPr>
            <w:rStyle w:val="NormalTok"/>
          </w:rPr>
          <w:delText xml:space="preserve"> (</w:delText>
        </w:r>
      </w:del>
      <w:del w:id="211" w:author="PR Preview" w:date="2026-01-01T00:00:00Z">
        <w:r>
          <w:rPr>
            <w:rStyle w:val="FunctionTok"/>
          </w:rPr>
          <w:delText xml:space="preserve">sum</w:delText>
        </w:r>
      </w:del>
      <w:del w:id="212" w:author="PR Preview" w:date="2026-01-01T00:00:00Z">
        <w:r>
          <w:rPr>
            <w:rStyle w:val="NormalTok"/>
          </w:rPr>
          <w:delText xml:space="preserve">(</w:delText>
        </w:r>
      </w:del>
      <w:del w:id="213" w:author="PR Preview" w:date="2026-01-01T00:00:00Z">
        <w:r>
          <w:rPr>
            <w:rStyle w:val="FunctionTok"/>
          </w:rPr>
          <w:delText xml:space="preserve">resid</w:delText>
        </w:r>
      </w:del>
      <w:del w:id="214" w:author="PR Preview" w:date="2026-01-01T00:00:00Z">
        <w:r>
          <w:rPr>
            <w:rStyle w:val="NormalTok"/>
          </w:rPr>
          <w:delText xml:space="preserve">(f)</w:delText>
        </w:r>
      </w:del>
      <w:del w:id="215" w:author="PR Preview" w:date="2026-01-01T00:00:00Z">
        <w:r>
          <w:rPr>
            <w:rStyle w:val="SpecialCharTok"/>
          </w:rPr>
          <w:delText xml:space="preserve">^</w:delText>
        </w:r>
      </w:del>
      <w:del w:id="216" w:author="PR Preview" w:date="2026-01-01T00:00:00Z">
        <w:r>
          <w:rPr>
            <w:rStyle w:val="DecValTok"/>
          </w:rPr>
          <w:delText xml:space="preserve">2</w:delText>
        </w:r>
      </w:del>
      <w:del w:id="217" w:author="PR Preview" w:date="2026-01-01T00:00:00Z">
        <w:r>
          <w:rPr>
            <w:rStyle w:val="NormalTok"/>
          </w:rPr>
          <w:delText xml:space="preserve">) </w:delText>
        </w:r>
      </w:del>
      <w:del w:id="218" w:author="PR Preview" w:date="2026-01-01T00:00:00Z">
        <w:r>
          <w:rPr>
            <w:rStyle w:val="SpecialCharTok"/>
          </w:rPr>
          <w:delText xml:space="preserve">/</w:delText>
        </w:r>
      </w:del>
      <w:del w:id="219" w:author="PR Preview" w:date="2026-01-01T00:00:00Z">
        <w:r>
          <w:rPr>
            <w:rStyle w:val="NormalTok"/>
          </w:rPr>
          <w:delText xml:space="preserve"> df) </w:delText>
        </w:r>
      </w:del>
      <w:del w:id="220" w:author="PR Preview" w:date="2026-01-01T00:00:00Z">
        <w:r>
          <w:rPr>
            <w:rStyle w:val="SpecialCharTok"/>
          </w:rPr>
          <w:delText xml:space="preserve">/</w:delText>
        </w:r>
      </w:del>
      <w:del w:id="221" w:author="PR Preview" w:date="2026-01-01T00:00:00Z">
        <w:r>
          <w:rPr>
            <w:rStyle w:val="NormalTok"/>
          </w:rPr>
          <w:delText xml:space="preserve"> (mtcars_tss </w:delText>
        </w:r>
      </w:del>
      <w:del w:id="222" w:author="PR Preview" w:date="2026-01-01T00:00:00Z">
        <w:r>
          <w:rPr>
            <w:rStyle w:val="SpecialCharTok"/>
          </w:rPr>
          <w:delText xml:space="preserve">/</w:delText>
        </w:r>
      </w:del>
      <w:del w:id="223" w:author="PR Preview" w:date="2026-01-01T00:00:00Z">
        <w:r>
          <w:rPr>
            <w:rStyle w:val="NormalTok"/>
          </w:rPr>
          <w:delText xml:space="preserve"> (</w:delText>
        </w:r>
      </w:del>
      <w:del w:id="224" w:author="PR Preview" w:date="2026-01-01T00:00:00Z">
        <w:r>
          <w:rPr>
            <w:rStyle w:val="FunctionTok"/>
          </w:rPr>
          <w:delText xml:space="preserve">nrow</w:delText>
        </w:r>
      </w:del>
      <w:del w:id="225" w:author="PR Preview" w:date="2026-01-01T00:00:00Z">
        <w:r>
          <w:rPr>
            <w:rStyle w:val="NormalTok"/>
          </w:rPr>
          <w:delText xml:space="preserve">(mtcars) </w:delText>
        </w:r>
      </w:del>
      <w:del w:id="226" w:author="PR Preview" w:date="2026-01-01T00:00:00Z">
        <w:r>
          <w:rPr>
            <w:rStyle w:val="SpecialCharTok"/>
          </w:rPr>
          <w:delText xml:space="preserve">-</w:delText>
        </w:r>
      </w:del>
      <w:del w:id="227" w:author="PR Preview" w:date="2026-01-01T00:00:00Z">
        <w:r>
          <w:rPr>
            <w:rStyle w:val="NormalTok"/>
          </w:rPr>
          <w:delText xml:space="preserve"> </w:delText>
        </w:r>
      </w:del>
      <w:del w:id="228" w:author="PR Preview" w:date="2026-01-01T00:00:00Z">
        <w:r>
          <w:rPr>
            <w:rStyle w:val="DecValTok"/>
          </w:rPr>
          <w:delText xml:space="preserve">1</w:delText>
        </w:r>
      </w:del>
      <w:del w:id="229" w:author="PR Preview" w:date="2026-01-01T00:00:00Z">
        <w:r>
          <w:rPr>
            <w:rStyle w:val="NormalTok"/>
          </w:rPr>
          <w:delText xml:space="preserve">))</w:delText>
        </w:r>
      </w:del>
      <w:del w:id="230" w:author="PR Preview" w:date="2026-01-01T00:00:00Z">
        <w:r>
          <w:br/>
        </w:r>
      </w:del>
      <w:del w:id="231" w:author="PR Preview" w:date="2026-01-01T00:00:00Z">
        <w:r>
          <w:rPr>
            <w:rStyle w:val="NormalTok"/>
          </w:rPr>
          <w:delText xml:space="preserve">    },</w:delText>
        </w:r>
      </w:del>
      <w:del w:id="232" w:author="PR Preview" w:date="2026-01-01T00:00:00Z">
        <w:r>
          <w:br/>
        </w:r>
      </w:del>
      <w:del w:id="233" w:author="PR Preview" w:date="2026-01-01T00:00:00Z">
        <w:r>
          <w:rPr>
            <w:rStyle w:val="NormalTok"/>
          </w:rPr>
          <w:delText xml:space="preserve">    </w:delText>
        </w:r>
      </w:del>
      <w:del w:id="234" w:author="PR Preview" w:date="2026-01-01T00:00:00Z">
        <w:r>
          <w:rPr>
            <w:rStyle w:val="FunctionTok"/>
          </w:rPr>
          <w:delText xml:space="preserve">numeric</w:delText>
        </w:r>
      </w:del>
      <w:del w:id="235" w:author="PR Preview" w:date="2026-01-01T00:00:00Z">
        <w:r>
          <w:rPr>
            <w:rStyle w:val="NormalTok"/>
          </w:rPr>
          <w:delText xml:space="preserve">(</w:delText>
        </w:r>
      </w:del>
      <w:del w:id="236" w:author="PR Preview" w:date="2026-01-01T00:00:00Z">
        <w:r>
          <w:rPr>
            <w:rStyle w:val="DecValTok"/>
          </w:rPr>
          <w:delText xml:space="preserve">1</w:delText>
        </w:r>
      </w:del>
      <w:del w:id="237" w:author="PR Preview" w:date="2026-01-01T00:00:00Z">
        <w:r>
          <w:rPr>
            <w:rStyle w:val="NormalTok"/>
          </w:rPr>
          <w:delText xml:space="preserve">)</w:delText>
        </w:r>
      </w:del>
      <w:del w:id="238" w:author="PR Preview" w:date="2026-01-01T00:00:00Z">
        <w:r>
          <w:br/>
        </w:r>
      </w:del>
      <w:del w:id="239" w:author="PR Preview" w:date="2026-01-01T00:00:00Z">
        <w:r>
          <w:rPr>
            <w:rStyle w:val="NormalTok"/>
          </w:rPr>
          <w:delText xml:space="preserve">  )</w:delText>
        </w:r>
      </w:del>
      <w:del w:id="240" w:author="PR Preview" w:date="2026-01-01T00:00:00Z">
        <w:r>
          <w:br/>
        </w:r>
      </w:del>
      <w:del w:id="241" w:author="PR Preview" w:date="2026-01-01T00:00:00Z">
        <w:r>
          <w:rPr>
            <w:rStyle w:val="NormalTok"/>
          </w:rPr>
          <w:delText xml:space="preserve">)</w:delText>
        </w:r>
      </w:del>
      <w:del w:id="242" w:author="PR Preview" w:date="2026-01-01T00:00:00Z">
        <w:r>
          <w:br/>
        </w:r>
      </w:del>
      <w:del w:id="243" w:author="PR Preview" w:date="2026-01-01T00:00:00Z">
        <w:r>
          <w:rPr>
            <w:rStyle w:val="NormalTok"/>
          </w:rPr>
          <w:delText xml:space="preserve">mtcars_criteria</w:delText>
        </w:r>
      </w:del>
      <w:del w:id="244" w:author="PR Preview" w:date="2026-01-01T00:00:00Z">
        <w:r>
          <w:br/>
        </w:r>
      </w:del>
      <w:del w:id="245" w:author="PR Preview" w:date="2026-01-01T00:00:00Z">
        <w:r>
          <w:rPr>
            <w:rStyle w:val="CommentTok"/>
          </w:rPr>
          <w:delText xml:space="preserve">#&gt; # A tibble: 4 × 3</w:delText>
        </w:r>
      </w:del>
      <w:del w:id="246" w:author="PR Preview" w:date="2026-01-01T00:00:00Z">
        <w:r>
          <w:br/>
        </w:r>
      </w:del>
      <w:del w:id="247" w:author="PR Preview" w:date="2026-01-01T00:00:00Z">
        <w:r>
          <w:rPr>
            <w:rStyle w:val="CommentTok"/>
          </w:rPr>
          <w:delText xml:space="preserve">#&gt;   predictors r_squared adj_r_squared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rPr>
            <w:rStyle w:val="CommentTok"/>
          </w:rPr>
          <w:delText xml:space="preserve">#&gt;        &lt;int&gt;     &lt;dbl&gt;         &lt;dbl&gt;</w:delText>
        </w:r>
      </w:del>
      <w:del w:id="250" w:author="PR Preview" w:date="2026-01-01T00:00:00Z">
        <w:r>
          <w:br/>
        </w:r>
      </w:del>
      <w:del w:id="251" w:author="PR Preview" w:date="2026-01-01T00:00:00Z">
        <w:r>
          <w:rPr>
            <w:rStyle w:val="CommentTok"/>
          </w:rPr>
          <w:delText xml:space="preserve">#&gt; 1          1     0.753         0.745</w:delText>
        </w:r>
      </w:del>
      <w:del w:id="252" w:author="PR Preview" w:date="2026-01-01T00:00:00Z">
        <w:r>
          <w:br/>
        </w:r>
      </w:del>
      <w:del w:id="253" w:author="PR Preview" w:date="2026-01-01T00:00:00Z">
        <w:r>
          <w:rPr>
            <w:rStyle w:val="CommentTok"/>
          </w:rPr>
          <w:delText xml:space="preserve">#&gt; 2          2     0.827         0.815</w:delText>
        </w:r>
      </w:del>
      <w:del w:id="254" w:author="PR Preview" w:date="2026-01-01T00:00:00Z">
        <w:r>
          <w:br/>
        </w:r>
      </w:del>
      <w:del w:id="255" w:author="PR Preview" w:date="2026-01-01T00:00:00Z">
        <w:r>
          <w:rPr>
            <w:rStyle w:val="CommentTok"/>
          </w:rPr>
          <w:delText xml:space="preserve">#&gt; 3          3     0.835         0.817</w:delText>
        </w:r>
      </w:del>
      <w:del w:id="256" w:author="PR Preview" w:date="2026-01-01T00:00:00Z">
        <w:r>
          <w:br/>
        </w:r>
      </w:del>
      <w:del w:id="257" w:author="PR Preview" w:date="2026-01-01T00:00:00Z">
        <w:r>
          <w:rPr>
            <w:rStyle w:val="CommentTok"/>
          </w:rPr>
          <w:delText xml:space="preserve">#&gt; 4          4     0.845         0.822</w:delText>
        </w:r>
      </w:del>
    </w:p>
    <w:p>
      <w:pPr>
        <w:pStyle w:val="FirstParagraph"/>
      </w:pPr>
      <w:del w:id="258" w:author="PR Preview" w:date="2026-01-01T00:00:00Z">
        <w:r>
          <w:delText xml:space="preserve">The</w:delText>
        </w:r>
      </w:del>
      <w:del w:id="259" w:author="PR Preview" w:date="2026-01-01T00:00:00Z">
        <w:r>
          <w:delText xml:space="preserve"> </w:delText>
        </w:r>
      </w:del>
      <w:hyperlink r:id="rId11">
        <w:del w:id="260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261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never falls as a predictor is added,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and here it rises from 0.753 to 0.845.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</w:delText>
        </w:r>
      </w:del>
      <w:del w:id="268" w:author="PR Preview" w:date="2026-01-01T00:00:00Z">
        <w:r>
          <w:delText xml:space="preserve"> </w:delText>
        </w:r>
      </w:del>
      <w:hyperlink w:anchor="def-adjusted-r-squared">
        <w:del w:id="269" w:author="PR Preview" w:date="2026-01-01T00:00:00Z">
          <w:r>
            <w:rPr>
              <w:rStyle w:val="Hyperlink"/>
            </w:rPr>
            <w:delText xml:space="preserve">adjusted coefficient of determination</w:delText>
          </w:r>
        </w:del>
      </w:hyperlink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rises more slowly,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from 0.745 to 0.822,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because each added predictor costs a degree of freedom.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It is largest for the model with 4 predictors.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Its formula matches the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rPr>
            <w:rStyle w:val="VerbatimChar"/>
          </w:rPr>
          <w:delText xml:space="preserve">adj.r.squared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that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rStyle w:val="VerbatimChar"/>
          </w:rPr>
          <w:delText xml:space="preserve">summary()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reports: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TRUE.</w:delText>
        </w:r>
      </w:del>
    </w:p>
    <w:p>
      <w:pPr>
        <w:pStyle w:val="BodyText"/>
      </w:pPr>
      <w:del w:id="290" w:author="PR Preview" w:date="2026-01-01T00:00:00Z">
        <w:r>
          <w:rPr>
            <w:b/>
            <w:bCs/>
          </w:rPr>
          <w:delText xml:space="preserve">Definition 68 (Mallows’</w:delText>
        </w:r>
      </w:del>
      <w:del w:id="29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292" w:author="PR Preview" w:date="2026-01-01T00:00:00Z">
        <w:r>
          <w:rPr>
            <w:b/>
            <w:bCs/>
          </w:rPr>
          <w:delText xml:space="preserve">)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Let a least squares regression model with</w:delText>
        </w:r>
      </w:del>
      <w:del w:id="295" w:author="PR Preview" w:date="2026-01-01T00:00:00Z">
        <w:r>
          <w:delText xml:space="preserve"> </w:delText>
        </w:r>
      </w:del>
      <m:oMath>
        <m:r>
          <m:t>p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predictors be fitted to</w:delText>
        </w:r>
      </w:del>
      <w:del w:id="298" w:author="PR Preview" w:date="2026-01-01T00:00:00Z">
        <w:r>
          <w:delText xml:space="preserve"> </w:delText>
        </w:r>
      </w:del>
      <m:oMath>
        <m:r>
          <m:t>n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observations,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and let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be an</w:delText>
        </w:r>
      </w:del>
      <w:del w:id="306" w:author="PR Preview" w:date="2026-01-01T00:00:00Z">
        <w:r>
          <w:delText xml:space="preserve"> </w:delText>
        </w:r>
      </w:del>
      <w:hyperlink r:id="rId100">
        <w:del w:id="307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of the</w:delText>
        </w:r>
      </w:del>
      <w:del w:id="310" w:author="PR Preview" w:date="2026-01-01T00:00:00Z">
        <w:r>
          <w:delText xml:space="preserve"> </w:delText>
        </w:r>
      </w:del>
      <w:hyperlink w:anchor="def-noise">
        <w:del w:id="31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12" w:author="PR Preview" w:date="2026-01-01T00:00:00Z">
        <w:r>
          <w:delText xml:space="preserve"> </w:delText>
        </w:r>
      </w:del>
      <w:hyperlink r:id="rId152">
        <w:del w:id="31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1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usually the</w:delText>
        </w:r>
      </w:del>
      <w:del w:id="318" w:author="PR Preview" w:date="2026-01-01T00:00:00Z">
        <w:r>
          <w:delText xml:space="preserve"> </w:delText>
        </w:r>
      </w:del>
      <w:hyperlink r:id="rId12">
        <w:del w:id="319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variance of the model with all the predictors under consideration.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rPr>
            <w:b/>
            <w:bCs/>
          </w:rPr>
          <w:delText xml:space="preserve">Mallows’</w:delText>
        </w:r>
      </w:del>
      <w:del w:id="324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of the</w:delText>
        </w:r>
      </w:del>
      <w:del w:id="327" w:author="PR Preview" w:date="2026-01-01T00:00:00Z">
        <w:r>
          <w:delText xml:space="preserve"> </w:delText>
        </w:r>
      </w:del>
      <w:hyperlink w:anchor="def-fitted-model">
        <w:del w:id="32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</w:delText>
        </w:r>
      </w:del>
    </w:p>
    <w:p>
      <w:pPr>
        <w:pStyle w:val="BodyText"/>
      </w:pPr>
      <w:del w:id="331" w:author="PR Preview" w:date="2026-01-01T00:00:00Z">
        <w:r>
          <w:delText xml:space="preserve">$$
    C_p \stackrel{\text{def}}{=}\frac{1}{n} \mathopen{}\left(\text{RSS}(\hat{\mathord{\smash[b]{\underset{\raise.3ex\hbox{$\scriptstyle\sim$}}{\theta}}\vphantom{\theta}}}) + 2 p\hat{\sigma^2}\right)\mathclose{},
    $$</w:delText>
        </w:r>
      </w:del>
    </w:p>
    <w:p>
      <w:pPr>
        <w:pStyle w:val="FirstParagraph"/>
      </w:pPr>
      <w:del w:id="332" w:author="PR Preview" w:date="2026-01-01T00:00:00Z">
        <w:r>
          <w:delText xml:space="preserve">the average of the</w:delText>
        </w:r>
      </w:del>
      <w:del w:id="333" w:author="PR Preview" w:date="2026-01-01T00:00:00Z">
        <w:r>
          <w:delText xml:space="preserve"> </w:delText>
        </w:r>
      </w:del>
      <w:hyperlink r:id="rId27">
        <w:del w:id="334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plus a penalty of</w:delText>
        </w:r>
      </w:del>
      <w:del w:id="337" w:author="PR Preview" w:date="2026-01-01T00:00:00Z">
        <w:r>
          <w:delText xml:space="preserve"> </w:delText>
        </w:r>
      </w:del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for each predictor.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 smaller value is better.</w:delText>
        </w:r>
      </w:del>
    </w:p>
    <w:p>
      <w:pPr>
        <w:pStyle w:val="BodyText"/>
      </w:pPr>
      <w:del w:id="342" w:author="PR Preview" w:date="2026-01-01T00:00:00Z">
        <w:r>
          <w:delText xml:space="preserve">Source: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Mallows [15]</w:delText>
        </w:r>
      </w:del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This scaling is that of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James et al. [5, Sec. 6.1.3]</w:delText>
        </w:r>
      </w:del>
      <w:del w:id="350" w:author="PR Preview" w:date="2026-01-01T00:00:00Z">
        <w:r>
          <w:delText xml:space="preserve">.</w:delText>
        </w:r>
      </w:del>
    </w:p>
    <w:p>
      <w:pPr>
        <w:pStyle w:val="BodyText"/>
      </w:pPr>
      <w:del w:id="351" w:author="PR Preview" w:date="2026-01-01T00:00:00Z">
        <w:r>
          <w:rPr>
            <w:b/>
            <w:bCs/>
          </w:rPr>
          <w:delText xml:space="preserve">Example 39 (Mallows’</w:delText>
        </w:r>
      </w:del>
      <w:del w:id="35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353" w:author="PR Preview" w:date="2026-01-01T00:00:00Z">
        <w:r>
          <w:rPr>
            <w:b/>
            <w:bCs/>
          </w:rPr>
          <w:delText xml:space="preserve"> </w:delText>
        </w:r>
      </w:del>
      <w:del w:id="354" w:author="PR Preview" w:date="2026-01-01T00:00:00Z">
        <w:r>
          <w:rPr>
            <w:b/>
            <w:bCs/>
          </w:rPr>
          <w:delText xml:space="preserve">of nested</w:delText>
        </w:r>
      </w:del>
      <w:del w:id="355" w:author="PR Preview" w:date="2026-01-01T00:00:00Z">
        <w:r>
          <w:rPr>
            <w:b/>
            <w:bCs/>
          </w:rPr>
          <w:delText xml:space="preserve"> </w:delText>
        </w:r>
      </w:del>
      <w:del w:id="35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57" w:author="PR Preview" w:date="2026-01-01T00:00:00Z">
        <w:r>
          <w:rPr>
            <w:b/>
            <w:bCs/>
          </w:rPr>
          <w:delText xml:space="preserve"> </w:delText>
        </w:r>
      </w:del>
      <w:del w:id="358" w:author="PR Preview" w:date="2026-01-01T00:00:00Z">
        <w:r>
          <w:rPr>
            <w:b/>
            <w:bCs/>
          </w:rPr>
          <w:delText xml:space="preserve">models)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This example computes</w:delText>
        </w:r>
      </w:del>
      <w:del w:id="361" w:author="PR Preview" w:date="2026-01-01T00:00:00Z">
        <w:r>
          <w:delText xml:space="preserve"> </w:delText>
        </w:r>
      </w:del>
      <w:hyperlink w:anchor="def-mallows-cp">
        <w:del w:id="362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for the four models of</w:delText>
        </w:r>
      </w:del>
      <w:del w:id="365" w:author="PR Preview" w:date="2026-01-01T00:00:00Z">
        <w:r>
          <w:delText xml:space="preserve"> </w:delText>
        </w:r>
      </w:del>
      <w:hyperlink w:anchor="exm-adjusted-r-squared">
        <w:del w:id="366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367" w:author="PR Preview" w:date="2026-01-01T00:00:00Z">
        <w:r>
          <w:delText xml:space="preserve">.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The</w:delText>
        </w:r>
      </w:del>
      <w:del w:id="370" w:author="PR Preview" w:date="2026-01-01T00:00:00Z">
        <w:r>
          <w:delText xml:space="preserve"> </w:delText>
        </w:r>
      </w:del>
      <w:hyperlink r:id="rId100">
        <w:del w:id="371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3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 the</w:delText>
        </w:r>
      </w:del>
      <w:del w:id="375" w:author="PR Preview" w:date="2026-01-01T00:00:00Z">
        <w:r>
          <w:delText xml:space="preserve"> </w:delText>
        </w:r>
      </w:del>
      <w:hyperlink w:anchor="def-noise">
        <w:del w:id="376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77" w:author="PR Preview" w:date="2026-01-01T00:00:00Z">
        <w:r>
          <w:delText xml:space="preserve"> </w:delText>
        </w:r>
      </w:del>
      <w:hyperlink r:id="rId152">
        <w:del w:id="37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</w:delText>
        </w:r>
      </w:del>
      <w:del w:id="381" w:author="PR Preview" w:date="2026-01-01T00:00:00Z">
        <w:r>
          <w:delText xml:space="preserve"> </w:delText>
        </w:r>
      </w:del>
      <w:hyperlink r:id="rId12">
        <w:del w:id="382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variance of the model with all four predictors,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6.45.</w:delText>
        </w:r>
      </w:del>
    </w:p>
    <w:p>
      <w:pPr>
        <w:pStyle w:val="SourceCode"/>
      </w:pPr>
      <w:del w:id="387" w:author="PR Preview" w:date="2026-01-01T00:00:00Z">
        <w:r>
          <w:rPr>
            <w:rStyle w:val="NormalTok"/>
          </w:rPr>
          <w:delText xml:space="preserve">mtcars_cp </w:delText>
        </w:r>
      </w:del>
      <w:del w:id="388" w:author="PR Preview" w:date="2026-01-01T00:00:00Z">
        <w:r>
          <w:rPr>
            <w:rStyle w:val="OtherTok"/>
          </w:rPr>
          <w:delText xml:space="preserve">&lt;-</w:delText>
        </w:r>
      </w:del>
      <w:del w:id="389" w:author="PR Preview" w:date="2026-01-01T00:00:00Z">
        <w:r>
          <w:rPr>
            <w:rStyle w:val="NormalTok"/>
          </w:rPr>
          <w:delText xml:space="preserve"> </w:delText>
        </w:r>
      </w:del>
      <w:del w:id="390" w:author="PR Preview" w:date="2026-01-01T00:00:00Z">
        <w:r>
          <w:rPr>
            <w:rStyle w:val="FunctionTok"/>
          </w:rPr>
          <w:delText xml:space="preserve">vapply</w:delText>
        </w:r>
      </w:del>
      <w:del w:id="391" w:author="PR Preview" w:date="2026-01-01T00:00:00Z">
        <w:r>
          <w:rPr>
            <w:rStyle w:val="NormalTok"/>
          </w:rPr>
          <w:delText xml:space="preserve">(</w:delText>
        </w:r>
      </w:del>
      <w:del w:id="392" w:author="PR Preview" w:date="2026-01-01T00:00:00Z">
        <w:r>
          <w:br/>
        </w:r>
      </w:del>
      <w:del w:id="393" w:author="PR Preview" w:date="2026-01-01T00:00:00Z">
        <w:r>
          <w:rPr>
            <w:rStyle w:val="NormalTok"/>
          </w:rPr>
          <w:delText xml:space="preserve">  </w:delText>
        </w:r>
      </w:del>
      <w:del w:id="394" w:author="PR Preview" w:date="2026-01-01T00:00:00Z">
        <w:r>
          <w:rPr>
            <w:rStyle w:val="FunctionTok"/>
          </w:rPr>
          <w:delText xml:space="preserve">seq_along</w:delText>
        </w:r>
      </w:del>
      <w:del w:id="395" w:author="PR Preview" w:date="2026-01-01T00:00:00Z">
        <w:r>
          <w:rPr>
            <w:rStyle w:val="NormalTok"/>
          </w:rPr>
          <w:delText xml:space="preserve">(mtcars_fits),</w:delText>
        </w:r>
      </w:del>
      <w:del w:id="396" w:author="PR Preview" w:date="2026-01-01T00:00:00Z">
        <w:r>
          <w:br/>
        </w:r>
      </w:del>
      <w:del w:id="397" w:author="PR Preview" w:date="2026-01-01T00:00:00Z">
        <w:r>
          <w:rPr>
            <w:rStyle w:val="NormalTok"/>
          </w:rPr>
          <w:delText xml:space="preserve">  \(k) {</w:delText>
        </w:r>
      </w:del>
      <w:del w:id="398" w:author="PR Preview" w:date="2026-01-01T00:00:00Z">
        <w:r>
          <w:br/>
        </w:r>
      </w:del>
      <w:del w:id="399" w:author="PR Preview" w:date="2026-01-01T00:00:00Z">
        <w:r>
          <w:rPr>
            <w:rStyle w:val="NormalTok"/>
          </w:rPr>
          <w:delText xml:space="preserve">    rss </w:delText>
        </w:r>
      </w:del>
      <w:del w:id="400" w:author="PR Preview" w:date="2026-01-01T00:00:00Z">
        <w:r>
          <w:rPr>
            <w:rStyle w:val="OtherTok"/>
          </w:rPr>
          <w:delText xml:space="preserve">&lt;-</w:delText>
        </w:r>
      </w:del>
      <w:del w:id="401" w:author="PR Preview" w:date="2026-01-01T00:00:00Z">
        <w:r>
          <w:rPr>
            <w:rStyle w:val="NormalTok"/>
          </w:rPr>
          <w:delText xml:space="preserve"> </w:delText>
        </w:r>
      </w:del>
      <w:del w:id="402" w:author="PR Preview" w:date="2026-01-01T00:00:00Z">
        <w:r>
          <w:rPr>
            <w:rStyle w:val="FunctionTok"/>
          </w:rPr>
          <w:delText xml:space="preserve">sum</w:delText>
        </w:r>
      </w:del>
      <w:del w:id="403" w:author="PR Preview" w:date="2026-01-01T00:00:00Z">
        <w:r>
          <w:rPr>
            <w:rStyle w:val="NormalTok"/>
          </w:rPr>
          <w:delText xml:space="preserve">(</w:delText>
        </w:r>
      </w:del>
      <w:del w:id="404" w:author="PR Preview" w:date="2026-01-01T00:00:00Z">
        <w:r>
          <w:rPr>
            <w:rStyle w:val="FunctionTok"/>
          </w:rPr>
          <w:delText xml:space="preserve">resid</w:delText>
        </w:r>
      </w:del>
      <w:del w:id="405" w:author="PR Preview" w:date="2026-01-01T00:00:00Z">
        <w:r>
          <w:rPr>
            <w:rStyle w:val="NormalTok"/>
          </w:rPr>
          <w:delText xml:space="preserve">(mtcars_fits[[k]])</w:delText>
        </w:r>
      </w:del>
      <w:del w:id="406" w:author="PR Preview" w:date="2026-01-01T00:00:00Z">
        <w:r>
          <w:rPr>
            <w:rStyle w:val="SpecialCharTok"/>
          </w:rPr>
          <w:delText xml:space="preserve">^</w:delText>
        </w:r>
      </w:del>
      <w:del w:id="407" w:author="PR Preview" w:date="2026-01-01T00:00:00Z">
        <w:r>
          <w:rPr>
            <w:rStyle w:val="DecValTok"/>
          </w:rPr>
          <w:delText xml:space="preserve">2</w:delText>
        </w:r>
      </w:del>
      <w:del w:id="408" w:author="PR Preview" w:date="2026-01-01T00:00:00Z">
        <w:r>
          <w:rPr>
            <w:rStyle w:val="NormalTok"/>
          </w:rPr>
          <w:delText xml:space="preserve">)</w:delText>
        </w:r>
      </w:del>
      <w:del w:id="409" w:author="PR Preview" w:date="2026-01-01T00:00:00Z">
        <w:r>
          <w:br/>
        </w:r>
      </w:del>
      <w:del w:id="410" w:author="PR Preview" w:date="2026-01-01T00:00:00Z">
        <w:r>
          <w:rPr>
            <w:rStyle w:val="NormalTok"/>
          </w:rPr>
          <w:delText xml:space="preserve">    (rss </w:delText>
        </w:r>
      </w:del>
      <w:del w:id="411" w:author="PR Preview" w:date="2026-01-01T00:00:00Z">
        <w:r>
          <w:rPr>
            <w:rStyle w:val="SpecialCharTok"/>
          </w:rPr>
          <w:delText xml:space="preserve">+</w:delText>
        </w:r>
      </w:del>
      <w:del w:id="412" w:author="PR Preview" w:date="2026-01-01T00:00:00Z">
        <w:r>
          <w:rPr>
            <w:rStyle w:val="NormalTok"/>
          </w:rPr>
          <w:delText xml:space="preserve"> </w:delText>
        </w:r>
      </w:del>
      <w:del w:id="413" w:author="PR Preview" w:date="2026-01-01T00:00:00Z">
        <w:r>
          <w:rPr>
            <w:rStyle w:val="DecValTok"/>
          </w:rPr>
          <w:delText xml:space="preserve">2</w:delText>
        </w:r>
      </w:del>
      <w:del w:id="414" w:author="PR Preview" w:date="2026-01-01T00:00:00Z">
        <w:r>
          <w:rPr>
            <w:rStyle w:val="NormalTok"/>
          </w:rPr>
          <w:delText xml:space="preserve"> </w:delText>
        </w:r>
      </w:del>
      <w:del w:id="415" w:author="PR Preview" w:date="2026-01-01T00:00:00Z">
        <w:r>
          <w:rPr>
            <w:rStyle w:val="SpecialCharTok"/>
          </w:rPr>
          <w:delText xml:space="preserve">*</w:delText>
        </w:r>
      </w:del>
      <w:del w:id="416" w:author="PR Preview" w:date="2026-01-01T00:00:00Z">
        <w:r>
          <w:rPr>
            <w:rStyle w:val="NormalTok"/>
          </w:rPr>
          <w:delText xml:space="preserve"> k </w:delText>
        </w:r>
      </w:del>
      <w:del w:id="417" w:author="PR Preview" w:date="2026-01-01T00:00:00Z">
        <w:r>
          <w:rPr>
            <w:rStyle w:val="SpecialCharTok"/>
          </w:rPr>
          <w:delText xml:space="preserve">*</w:delText>
        </w:r>
      </w:del>
      <w:del w:id="418" w:author="PR Preview" w:date="2026-01-01T00:00:00Z">
        <w:r>
          <w:rPr>
            <w:rStyle w:val="NormalTok"/>
          </w:rPr>
          <w:delText xml:space="preserve"> mtcars_full_sigma2) </w:delText>
        </w:r>
      </w:del>
      <w:del w:id="419" w:author="PR Preview" w:date="2026-01-01T00:00:00Z">
        <w:r>
          <w:rPr>
            <w:rStyle w:val="SpecialCharTok"/>
          </w:rPr>
          <w:delText xml:space="preserve">/</w:delText>
        </w:r>
      </w:del>
      <w:del w:id="420" w:author="PR Preview" w:date="2026-01-01T00:00:00Z">
        <w:r>
          <w:rPr>
            <w:rStyle w:val="NormalTok"/>
          </w:rPr>
          <w:delText xml:space="preserve"> </w:delText>
        </w:r>
      </w:del>
      <w:del w:id="421" w:author="PR Preview" w:date="2026-01-01T00:00:00Z">
        <w:r>
          <w:rPr>
            <w:rStyle w:val="FunctionTok"/>
          </w:rPr>
          <w:delText xml:space="preserve">nrow</w:delText>
        </w:r>
      </w:del>
      <w:del w:id="422" w:author="PR Preview" w:date="2026-01-01T00:00:00Z">
        <w:r>
          <w:rPr>
            <w:rStyle w:val="NormalTok"/>
          </w:rPr>
          <w:delText xml:space="preserve">(mtcars)</w:delText>
        </w:r>
      </w:del>
      <w:del w:id="423" w:author="PR Preview" w:date="2026-01-01T00:00:00Z">
        <w:r>
          <w:br/>
        </w:r>
      </w:del>
      <w:del w:id="424" w:author="PR Preview" w:date="2026-01-01T00:00:00Z">
        <w:r>
          <w:rPr>
            <w:rStyle w:val="NormalTok"/>
          </w:rPr>
          <w:delText xml:space="preserve">  },</w:delText>
        </w:r>
      </w:del>
      <w:del w:id="425" w:author="PR Preview" w:date="2026-01-01T00:00:00Z">
        <w:r>
          <w:br/>
        </w:r>
      </w:del>
      <w:del w:id="426" w:author="PR Preview" w:date="2026-01-01T00:00:00Z">
        <w:r>
          <w:rPr>
            <w:rStyle w:val="NormalTok"/>
          </w:rPr>
          <w:delText xml:space="preserve">  </w:delText>
        </w:r>
      </w:del>
      <w:del w:id="427" w:author="PR Preview" w:date="2026-01-01T00:00:00Z">
        <w:r>
          <w:rPr>
            <w:rStyle w:val="FunctionTok"/>
          </w:rPr>
          <w:delText xml:space="preserve">numeric</w:delText>
        </w:r>
      </w:del>
      <w:del w:id="428" w:author="PR Preview" w:date="2026-01-01T00:00:00Z">
        <w:r>
          <w:rPr>
            <w:rStyle w:val="NormalTok"/>
          </w:rPr>
          <w:delText xml:space="preserve">(</w:delText>
        </w:r>
      </w:del>
      <w:del w:id="429" w:author="PR Preview" w:date="2026-01-01T00:00:00Z">
        <w:r>
          <w:rPr>
            <w:rStyle w:val="DecValTok"/>
          </w:rPr>
          <w:delText xml:space="preserve">1</w:delText>
        </w:r>
      </w:del>
      <w:del w:id="430" w:author="PR Preview" w:date="2026-01-01T00:00:00Z">
        <w:r>
          <w:rPr>
            <w:rStyle w:val="NormalTok"/>
          </w:rPr>
          <w:delText xml:space="preserve">)</w:delText>
        </w:r>
      </w:del>
      <w:del w:id="431" w:author="PR Preview" w:date="2026-01-01T00:00:00Z">
        <w:r>
          <w:br/>
        </w:r>
      </w:del>
      <w:del w:id="432" w:author="PR Preview" w:date="2026-01-01T00:00:00Z">
        <w:r>
          <w:rPr>
            <w:rStyle w:val="NormalTok"/>
          </w:rPr>
          <w:delText xml:space="preserve">)</w:delText>
        </w:r>
      </w:del>
      <w:del w:id="433" w:author="PR Preview" w:date="2026-01-01T00:00:00Z">
        <w:r>
          <w:br/>
        </w:r>
      </w:del>
      <w:del w:id="434" w:author="PR Preview" w:date="2026-01-01T00:00:00Z">
        <w:r>
          <w:rPr>
            <w:rStyle w:val="NormalTok"/>
          </w:rPr>
          <w:delText xml:space="preserve">tibble</w:delText>
        </w:r>
      </w:del>
      <w:del w:id="435" w:author="PR Preview" w:date="2026-01-01T00:00:00Z">
        <w:r>
          <w:rPr>
            <w:rStyle w:val="SpecialCharTok"/>
          </w:rPr>
          <w:delText xml:space="preserve">::</w:delText>
        </w:r>
      </w:del>
      <w:del w:id="436" w:author="PR Preview" w:date="2026-01-01T00:00:00Z">
        <w:r>
          <w:rPr>
            <w:rStyle w:val="FunctionTok"/>
          </w:rPr>
          <w:delText xml:space="preserve">tibble</w:delText>
        </w:r>
      </w:del>
      <w:del w:id="437" w:author="PR Preview" w:date="2026-01-01T00:00:00Z">
        <w:r>
          <w:rPr>
            <w:rStyle w:val="NormalTok"/>
          </w:rPr>
          <w:delText xml:space="preserve">(</w:delText>
        </w:r>
      </w:del>
      <w:del w:id="438" w:author="PR Preview" w:date="2026-01-01T00:00:00Z">
        <w:r>
          <w:rPr>
            <w:rStyle w:val="AttributeTok"/>
          </w:rPr>
          <w:delText xml:space="preserve">predictors =</w:delText>
        </w:r>
      </w:del>
      <w:del w:id="439" w:author="PR Preview" w:date="2026-01-01T00:00:00Z">
        <w:r>
          <w:rPr>
            <w:rStyle w:val="NormalTok"/>
          </w:rPr>
          <w:delText xml:space="preserve"> </w:delText>
        </w:r>
      </w:del>
      <w:del w:id="440" w:author="PR Preview" w:date="2026-01-01T00:00:00Z">
        <w:r>
          <w:rPr>
            <w:rStyle w:val="DecValTok"/>
          </w:rPr>
          <w:delText xml:space="preserve">1</w:delText>
        </w:r>
      </w:del>
      <w:del w:id="441" w:author="PR Preview" w:date="2026-01-01T00:00:00Z">
        <w:r>
          <w:rPr>
            <w:rStyle w:val="SpecialCharTok"/>
          </w:rPr>
          <w:delText xml:space="preserve">:</w:delText>
        </w:r>
      </w:del>
      <w:del w:id="442" w:author="PR Preview" w:date="2026-01-01T00:00:00Z">
        <w:r>
          <w:rPr>
            <w:rStyle w:val="DecValTok"/>
          </w:rPr>
          <w:delText xml:space="preserve">4</w:delText>
        </w:r>
      </w:del>
      <w:del w:id="443" w:author="PR Preview" w:date="2026-01-01T00:00:00Z">
        <w:r>
          <w:rPr>
            <w:rStyle w:val="NormalTok"/>
          </w:rPr>
          <w:delText xml:space="preserve">, </w:delText>
        </w:r>
      </w:del>
      <w:del w:id="444" w:author="PR Preview" w:date="2026-01-01T00:00:00Z">
        <w:r>
          <w:rPr>
            <w:rStyle w:val="AttributeTok"/>
          </w:rPr>
          <w:delText xml:space="preserve">cp =</w:delText>
        </w:r>
      </w:del>
      <w:del w:id="445" w:author="PR Preview" w:date="2026-01-01T00:00:00Z">
        <w:r>
          <w:rPr>
            <w:rStyle w:val="NormalTok"/>
          </w:rPr>
          <w:delText xml:space="preserve"> mtcars_cp)</w:delText>
        </w:r>
      </w:del>
      <w:del w:id="446" w:author="PR Preview" w:date="2026-01-01T00:00:00Z">
        <w:r>
          <w:br/>
        </w:r>
      </w:del>
      <w:del w:id="447" w:author="PR Preview" w:date="2026-01-01T00:00:00Z">
        <w:r>
          <w:rPr>
            <w:rStyle w:val="CommentTok"/>
          </w:rPr>
          <w:delText xml:space="preserve">#&gt; # A tibble: 4 × 2</w:delText>
        </w:r>
      </w:del>
      <w:del w:id="448" w:author="PR Preview" w:date="2026-01-01T00:00:00Z">
        <w:r>
          <w:br/>
        </w:r>
      </w:del>
      <w:del w:id="449" w:author="PR Preview" w:date="2026-01-01T00:00:00Z">
        <w:r>
          <w:rPr>
            <w:rStyle w:val="CommentTok"/>
          </w:rPr>
          <w:delText xml:space="preserve">#&gt;   predictors    cp</w:delText>
        </w:r>
      </w:del>
      <w:del w:id="450" w:author="PR Preview" w:date="2026-01-01T00:00:00Z">
        <w:r>
          <w:br/>
        </w:r>
      </w:del>
      <w:del w:id="451" w:author="PR Preview" w:date="2026-01-01T00:00:00Z">
        <w:r>
          <w:rPr>
            <w:rStyle w:val="CommentTok"/>
          </w:rPr>
          <w:delText xml:space="preserve">#&gt;        &lt;int&gt; &lt;dbl&gt;</w:delText>
        </w:r>
      </w:del>
      <w:del w:id="452" w:author="PR Preview" w:date="2026-01-01T00:00:00Z">
        <w:r>
          <w:br/>
        </w:r>
      </w:del>
      <w:del w:id="453" w:author="PR Preview" w:date="2026-01-01T00:00:00Z">
        <w:r>
          <w:rPr>
            <w:rStyle w:val="CommentTok"/>
          </w:rPr>
          <w:delText xml:space="preserve">#&gt; 1          1  9.10</w:delText>
        </w:r>
      </w:del>
      <w:del w:id="454" w:author="PR Preview" w:date="2026-01-01T00:00:00Z">
        <w:r>
          <w:br/>
        </w:r>
      </w:del>
      <w:del w:id="455" w:author="PR Preview" w:date="2026-01-01T00:00:00Z">
        <w:r>
          <w:rPr>
            <w:rStyle w:val="CommentTok"/>
          </w:rPr>
          <w:delText xml:space="preserve">#&gt; 2          2  6.90</w:delText>
        </w:r>
      </w:del>
      <w:del w:id="456" w:author="PR Preview" w:date="2026-01-01T00:00:00Z">
        <w:r>
          <w:br/>
        </w:r>
      </w:del>
      <w:del w:id="457" w:author="PR Preview" w:date="2026-01-01T00:00:00Z">
        <w:r>
          <w:rPr>
            <w:rStyle w:val="CommentTok"/>
          </w:rPr>
          <w:delText xml:space="preserve">#&gt; 3          3  7.02</w:delText>
        </w:r>
      </w:del>
      <w:del w:id="458" w:author="PR Preview" w:date="2026-01-01T00:00:00Z">
        <w:r>
          <w:br/>
        </w:r>
      </w:del>
      <w:del w:id="459" w:author="PR Preview" w:date="2026-01-01T00:00:00Z">
        <w:r>
          <w:rPr>
            <w:rStyle w:val="CommentTok"/>
          </w:rPr>
          <w:delText xml:space="preserve">#&gt; 4          4  7.05</w:delText>
        </w:r>
      </w:del>
    </w:p>
    <w:p>
      <w:pPr>
        <w:pStyle w:val="FirstParagraph"/>
      </w:pPr>
      <w:del w:id="460" w:author="PR Preview" w:date="2026-01-01T00:00:00Z">
        <w:r>
          <w:delText xml:space="preserve">The model with 2 predictors has the smallest</w:delText>
        </w:r>
      </w:del>
      <w:del w:id="46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462" w:author="PR Preview" w:date="2026-01-01T00:00:00Z">
        <w:r>
          <w:delText xml:space="preserve">.</w:delText>
        </w:r>
      </w:del>
    </w:p>
    <w:p>
      <w:pPr>
        <w:pStyle w:val="BodyText"/>
      </w:pPr>
      <w:del w:id="463" w:author="PR Preview" w:date="2026-01-01T00:00:00Z">
        <w:r>
          <w:rPr>
            <w:b/>
            <w:bCs/>
          </w:rPr>
          <w:delText xml:space="preserve">Definition 69 (Akaike information criterion (AIC))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Let a model with</w:delText>
        </w:r>
      </w:del>
      <w:del w:id="466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67" w:author="PR Preview" w:date="2026-01-01T00:00:00Z">
        <w:r>
          <w:delText xml:space="preserve"> </w:delText>
        </w:r>
      </w:del>
      <w:hyperlink r:id="rId100">
        <w:del w:id="468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parameters be fitted by</w:delText>
        </w:r>
      </w:del>
      <w:del w:id="471" w:author="PR Preview" w:date="2026-01-01T00:00:00Z">
        <w:r>
          <w:delText xml:space="preserve"> </w:delText>
        </w:r>
      </w:del>
      <w:hyperlink r:id="rId13">
        <w:del w:id="472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to</w:delText>
        </w:r>
      </w:del>
      <w:del w:id="475" w:author="PR Preview" w:date="2026-01-01T00:00:00Z">
        <w:r>
          <w:delText xml:space="preserve"> </w:delText>
        </w:r>
      </w:del>
      <m:oMath>
        <m:r>
          <m:t>n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observations,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let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be the</w:delText>
        </w:r>
      </w:del>
      <w:del w:id="484" w:author="PR Preview" w:date="2026-01-01T00:00:00Z">
        <w:r>
          <w:delText xml:space="preserve"> </w:delText>
        </w:r>
      </w:del>
      <w:hyperlink r:id="rId14">
        <w:del w:id="485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at the</w:delText>
        </w:r>
      </w:del>
      <w:del w:id="488" w:author="PR Preview" w:date="2026-01-01T00:00:00Z">
        <w:r>
          <w:delText xml:space="preserve"> </w:delText>
        </w:r>
      </w:del>
      <w:hyperlink r:id="rId13">
        <w:del w:id="489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$\hat{\mathord{\smash[b]{\underset{\raise.3ex\hbox{$\scriptstyle\sim$}}{\theta}}\vphantom{\theta}}}$</w:delText>
        </w:r>
      </w:del>
      <w:del w:id="492" w:author="PR Preview" w:date="2026-01-01T00:00:00Z">
        <w:r>
          <w:delText xml:space="preserve">.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The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rPr>
            <w:b/>
            <w:bCs/>
          </w:rPr>
          <w:delText xml:space="preserve">Akaike information criterion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of the model is</w:delText>
        </w:r>
      </w:del>
    </w:p>
    <w:p>
      <w:pPr>
        <w:pStyle w:val="BodyText"/>
      </w:pPr>
      <w:del w:id="499" w:author="PR Preview" w:date="2026-01-01T00:00:00Z">
        <w:r>
          <w:delText xml:space="preserve">$$
    \text{AIC} \stackrel{\text{def}}{=}-2 {\ell\mathopen{}\left(\hat{\mathord{\smash[b]{\underset{\raise.3ex\hbox{$\scriptstyle\sim$}}{\theta}}\vphantom{\theta}}}\right)\mathclose{}} + 2 p^{*}.
    $$</w:delText>
        </w:r>
      </w:del>
    </w:p>
    <w:p>
      <w:pPr>
        <w:pStyle w:val="FirstParagraph"/>
      </w:pPr>
      <w:del w:id="500" w:author="PR Preview" w:date="2026-01-01T00:00:00Z">
        <w:r>
          <w:delText xml:space="preserve">It is minus twice the maximized log-likelihood, plus two for each estimated parameter.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a Gaussian model,</w:delText>
        </w:r>
      </w:del>
      <w:del w:id="50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includes the</w:delText>
        </w:r>
      </w:del>
      <w:del w:id="506" w:author="PR Preview" w:date="2026-01-01T00:00:00Z">
        <w:r>
          <w:delText xml:space="preserve"> </w:delText>
        </w:r>
      </w:del>
      <w:hyperlink w:anchor="def-noise">
        <w:del w:id="50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08" w:author="PR Preview" w:date="2026-01-01T00:00:00Z">
        <w:r>
          <w:delText xml:space="preserve"> </w:delText>
        </w:r>
      </w:del>
      <w:hyperlink r:id="rId152">
        <w:del w:id="50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10" w:author="PR Preview" w:date="2026-01-01T00:00:00Z">
        <w:r>
          <w:delText xml:space="preserve">.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 smaller AIC is better.</w:delText>
        </w:r>
      </w:del>
    </w:p>
    <w:p>
      <w:pPr>
        <w:pStyle w:val="BodyText"/>
      </w:pPr>
      <w:del w:id="513" w:author="PR Preview" w:date="2026-01-01T00:00:00Z">
        <w:r>
          <w:delText xml:space="preserve">Source: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Akaike [16]</w:delText>
        </w:r>
      </w:del>
      <w:del w:id="516" w:author="PR Preview" w:date="2026-01-01T00:00:00Z">
        <w:r>
          <w:delText xml:space="preserve">.</w:delText>
        </w:r>
      </w:del>
    </w:p>
    <w:p>
      <w:pPr>
        <w:pStyle w:val="BodyText"/>
      </w:pPr>
      <w:del w:id="517" w:author="PR Preview" w:date="2026-01-01T00:00:00Z">
        <w:r>
          <w:rPr>
            <w:b/>
            <w:bCs/>
          </w:rPr>
          <w:delText xml:space="preserve">Example 40 (AIC of nested</w:delText>
        </w:r>
      </w:del>
      <w:del w:id="518" w:author="PR Preview" w:date="2026-01-01T00:00:00Z">
        <w:r>
          <w:rPr>
            <w:b/>
            <w:bCs/>
          </w:rPr>
          <w:delText xml:space="preserve"> </w:delText>
        </w:r>
      </w:del>
      <w:del w:id="51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20" w:author="PR Preview" w:date="2026-01-01T00:00:00Z">
        <w:r>
          <w:rPr>
            <w:b/>
            <w:bCs/>
          </w:rPr>
          <w:delText xml:space="preserve"> </w:delText>
        </w:r>
      </w:del>
      <w:del w:id="521" w:author="PR Preview" w:date="2026-01-01T00:00:00Z">
        <w:r>
          <w:rPr>
            <w:b/>
            <w:bCs/>
          </w:rPr>
          <w:delText xml:space="preserve">models)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This example computes</w:delText>
        </w:r>
      </w:del>
      <w:del w:id="524" w:author="PR Preview" w:date="2026-01-01T00:00:00Z">
        <w:r>
          <w:delText xml:space="preserve"> </w:delText>
        </w:r>
      </w:del>
      <w:hyperlink w:anchor="def-aic">
        <w:del w:id="525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for the four models of</w:delText>
        </w:r>
      </w:del>
      <w:del w:id="528" w:author="PR Preview" w:date="2026-01-01T00:00:00Z">
        <w:r>
          <w:delText xml:space="preserve"> </w:delText>
        </w:r>
      </w:del>
      <w:hyperlink w:anchor="exm-adjusted-r-squared">
        <w:del w:id="529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each fitted by</w:delText>
        </w:r>
      </w:del>
      <w:del w:id="533" w:author="PR Preview" w:date="2026-01-01T00:00:00Z">
        <w:r>
          <w:delText xml:space="preserve"> </w:delText>
        </w:r>
      </w:del>
      <w:hyperlink r:id="rId13">
        <w:del w:id="534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with Gaussian</w:delText>
        </w:r>
      </w:del>
      <w:del w:id="537" w:author="PR Preview" w:date="2026-01-01T00:00:00Z">
        <w:r>
          <w:delText xml:space="preserve"> </w:delText>
        </w:r>
      </w:del>
      <w:hyperlink w:anchor="def-noise">
        <w:del w:id="53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539" w:author="PR Preview" w:date="2026-01-01T00:00:00Z">
        <w:r>
          <w:delText xml:space="preserve">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The number of</w:delText>
        </w:r>
      </w:del>
      <w:del w:id="542" w:author="PR Preview" w:date="2026-01-01T00:00:00Z">
        <w:r>
          <w:delText xml:space="preserve"> </w:delText>
        </w:r>
      </w:del>
      <w:hyperlink r:id="rId100">
        <w:del w:id="543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parameters is the number of coefficients plus one for the noise</w:delText>
        </w:r>
      </w:del>
      <w:del w:id="546" w:author="PR Preview" w:date="2026-01-01T00:00:00Z">
        <w:r>
          <w:delText xml:space="preserve"> </w:delText>
        </w:r>
      </w:del>
      <w:hyperlink r:id="rId152">
        <w:del w:id="547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48" w:author="PR Preview" w:date="2026-01-01T00:00:00Z">
        <w:r>
          <w:delText xml:space="preserve">.</w:delText>
        </w:r>
      </w:del>
    </w:p>
    <w:p>
      <w:pPr>
        <w:pStyle w:val="SourceCode"/>
      </w:pPr>
      <w:del w:id="549" w:author="PR Preview" w:date="2026-01-01T00:00:00Z">
        <w:r>
          <w:rPr>
            <w:rStyle w:val="NormalTok"/>
          </w:rPr>
          <w:delText xml:space="preserve">mtcars_aic </w:delText>
        </w:r>
      </w:del>
      <w:del w:id="550" w:author="PR Preview" w:date="2026-01-01T00:00:00Z">
        <w:r>
          <w:rPr>
            <w:rStyle w:val="OtherTok"/>
          </w:rPr>
          <w:delText xml:space="preserve">&lt;-</w:delText>
        </w:r>
      </w:del>
      <w:del w:id="551" w:author="PR Preview" w:date="2026-01-01T00:00:00Z">
        <w:r>
          <w:rPr>
            <w:rStyle w:val="NormalTok"/>
          </w:rPr>
          <w:delText xml:space="preserve"> </w:delText>
        </w:r>
      </w:del>
      <w:del w:id="552" w:author="PR Preview" w:date="2026-01-01T00:00:00Z">
        <w:r>
          <w:rPr>
            <w:rStyle w:val="FunctionTok"/>
          </w:rPr>
          <w:delText xml:space="preserve">vapply</w:delText>
        </w:r>
      </w:del>
      <w:del w:id="553" w:author="PR Preview" w:date="2026-01-01T00:00:00Z">
        <w:r>
          <w:rPr>
            <w:rStyle w:val="NormalTok"/>
          </w:rPr>
          <w:delText xml:space="preserve">(</w:delText>
        </w:r>
      </w:del>
      <w:del w:id="554" w:author="PR Preview" w:date="2026-01-01T00:00:00Z">
        <w:r>
          <w:br/>
        </w:r>
      </w:del>
      <w:del w:id="555" w:author="PR Preview" w:date="2026-01-01T00:00:00Z">
        <w:r>
          <w:rPr>
            <w:rStyle w:val="NormalTok"/>
          </w:rPr>
          <w:delText xml:space="preserve">  mtcars_fits,</w:delText>
        </w:r>
      </w:del>
      <w:del w:id="556" w:author="PR Preview" w:date="2026-01-01T00:00:00Z">
        <w:r>
          <w:br/>
        </w:r>
      </w:del>
      <w:del w:id="557" w:author="PR Preview" w:date="2026-01-01T00:00:00Z">
        <w:r>
          <w:rPr>
            <w:rStyle w:val="NormalTok"/>
          </w:rPr>
          <w:delText xml:space="preserve">  \(f) </w:delText>
        </w:r>
      </w:del>
      <w:del w:id="558" w:author="PR Preview" w:date="2026-01-01T00:00:00Z">
        <w:r>
          <w:rPr>
            <w:rStyle w:val="SpecialCharTok"/>
          </w:rPr>
          <w:delText xml:space="preserve">-</w:delText>
        </w:r>
      </w:del>
      <w:del w:id="559" w:author="PR Preview" w:date="2026-01-01T00:00:00Z">
        <w:r>
          <w:rPr>
            <w:rStyle w:val="DecValTok"/>
          </w:rPr>
          <w:delText xml:space="preserve">2</w:delText>
        </w:r>
      </w:del>
      <w:del w:id="560" w:author="PR Preview" w:date="2026-01-01T00:00:00Z">
        <w:r>
          <w:rPr>
            <w:rStyle w:val="NormalTok"/>
          </w:rPr>
          <w:delText xml:space="preserve"> </w:delText>
        </w:r>
      </w:del>
      <w:del w:id="561" w:author="PR Preview" w:date="2026-01-01T00:00:00Z">
        <w:r>
          <w:rPr>
            <w:rStyle w:val="SpecialCharTok"/>
          </w:rPr>
          <w:delText xml:space="preserve">*</w:delText>
        </w:r>
      </w:del>
      <w:del w:id="562" w:author="PR Preview" w:date="2026-01-01T00:00:00Z">
        <w:r>
          <w:rPr>
            <w:rStyle w:val="NormalTok"/>
          </w:rPr>
          <w:delText xml:space="preserve"> </w:delText>
        </w:r>
      </w:del>
      <w:del w:id="563" w:author="PR Preview" w:date="2026-01-01T00:00:00Z">
        <w:r>
          <w:rPr>
            <w:rStyle w:val="FunctionTok"/>
          </w:rPr>
          <w:delText xml:space="preserve">as.numeric</w:delText>
        </w:r>
      </w:del>
      <w:del w:id="564" w:author="PR Preview" w:date="2026-01-01T00:00:00Z">
        <w:r>
          <w:rPr>
            <w:rStyle w:val="NormalTok"/>
          </w:rPr>
          <w:delText xml:space="preserve">(</w:delText>
        </w:r>
      </w:del>
      <w:del w:id="565" w:author="PR Preview" w:date="2026-01-01T00:00:00Z">
        <w:r>
          <w:rPr>
            <w:rStyle w:val="FunctionTok"/>
          </w:rPr>
          <w:delText xml:space="preserve">logLik</w:delText>
        </w:r>
      </w:del>
      <w:del w:id="566" w:author="PR Preview" w:date="2026-01-01T00:00:00Z">
        <w:r>
          <w:rPr>
            <w:rStyle w:val="NormalTok"/>
          </w:rPr>
          <w:delText xml:space="preserve">(f)) </w:delText>
        </w:r>
      </w:del>
      <w:del w:id="567" w:author="PR Preview" w:date="2026-01-01T00:00:00Z">
        <w:r>
          <w:rPr>
            <w:rStyle w:val="SpecialCharTok"/>
          </w:rPr>
          <w:delText xml:space="preserve">+</w:delText>
        </w:r>
      </w:del>
      <w:del w:id="568" w:author="PR Preview" w:date="2026-01-01T00:00:00Z">
        <w:r>
          <w:rPr>
            <w:rStyle w:val="NormalTok"/>
          </w:rPr>
          <w:delText xml:space="preserve"> </w:delText>
        </w:r>
      </w:del>
      <w:del w:id="569" w:author="PR Preview" w:date="2026-01-01T00:00:00Z">
        <w:r>
          <w:rPr>
            <w:rStyle w:val="DecValTok"/>
          </w:rPr>
          <w:delText xml:space="preserve">2</w:delText>
        </w:r>
      </w:del>
      <w:del w:id="570" w:author="PR Preview" w:date="2026-01-01T00:00:00Z">
        <w:r>
          <w:rPr>
            <w:rStyle w:val="NormalTok"/>
          </w:rPr>
          <w:delText xml:space="preserve"> </w:delText>
        </w:r>
      </w:del>
      <w:del w:id="571" w:author="PR Preview" w:date="2026-01-01T00:00:00Z">
        <w:r>
          <w:rPr>
            <w:rStyle w:val="SpecialCharTok"/>
          </w:rPr>
          <w:delText xml:space="preserve">*</w:delText>
        </w:r>
      </w:del>
      <w:del w:id="572" w:author="PR Preview" w:date="2026-01-01T00:00:00Z">
        <w:r>
          <w:rPr>
            <w:rStyle w:val="NormalTok"/>
          </w:rPr>
          <w:delText xml:space="preserve"> (</w:delText>
        </w:r>
      </w:del>
      <w:del w:id="573" w:author="PR Preview" w:date="2026-01-01T00:00:00Z">
        <w:r>
          <w:rPr>
            <w:rStyle w:val="FunctionTok"/>
          </w:rPr>
          <w:delText xml:space="preserve">length</w:delText>
        </w:r>
      </w:del>
      <w:del w:id="574" w:author="PR Preview" w:date="2026-01-01T00:00:00Z">
        <w:r>
          <w:rPr>
            <w:rStyle w:val="NormalTok"/>
          </w:rPr>
          <w:delText xml:space="preserve">(</w:delText>
        </w:r>
      </w:del>
      <w:del w:id="575" w:author="PR Preview" w:date="2026-01-01T00:00:00Z">
        <w:r>
          <w:rPr>
            <w:rStyle w:val="FunctionTok"/>
          </w:rPr>
          <w:delText xml:space="preserve">coef</w:delText>
        </w:r>
      </w:del>
      <w:del w:id="576" w:author="PR Preview" w:date="2026-01-01T00:00:00Z">
        <w:r>
          <w:rPr>
            <w:rStyle w:val="NormalTok"/>
          </w:rPr>
          <w:delText xml:space="preserve">(f)) </w:delText>
        </w:r>
      </w:del>
      <w:del w:id="577" w:author="PR Preview" w:date="2026-01-01T00:00:00Z">
        <w:r>
          <w:rPr>
            <w:rStyle w:val="SpecialCharTok"/>
          </w:rPr>
          <w:delText xml:space="preserve">+</w:delText>
        </w:r>
      </w:del>
      <w:del w:id="578" w:author="PR Preview" w:date="2026-01-01T00:00:00Z">
        <w:r>
          <w:rPr>
            <w:rStyle w:val="NormalTok"/>
          </w:rPr>
          <w:delText xml:space="preserve"> </w:delText>
        </w:r>
      </w:del>
      <w:del w:id="579" w:author="PR Preview" w:date="2026-01-01T00:00:00Z">
        <w:r>
          <w:rPr>
            <w:rStyle w:val="DecValTok"/>
          </w:rPr>
          <w:delText xml:space="preserve">1</w:delText>
        </w:r>
      </w:del>
      <w:del w:id="580" w:author="PR Preview" w:date="2026-01-01T00:00:00Z">
        <w:r>
          <w:rPr>
            <w:rStyle w:val="NormalTok"/>
          </w:rPr>
          <w:delText xml:space="preserve">),</w:delText>
        </w:r>
      </w:del>
      <w:del w:id="581" w:author="PR Preview" w:date="2026-01-01T00:00:00Z">
        <w:r>
          <w:br/>
        </w:r>
      </w:del>
      <w:del w:id="582" w:author="PR Preview" w:date="2026-01-01T00:00:00Z">
        <w:r>
          <w:rPr>
            <w:rStyle w:val="NormalTok"/>
          </w:rPr>
          <w:delText xml:space="preserve">  </w:delText>
        </w:r>
      </w:del>
      <w:del w:id="583" w:author="PR Preview" w:date="2026-01-01T00:00:00Z">
        <w:r>
          <w:rPr>
            <w:rStyle w:val="FunctionTok"/>
          </w:rPr>
          <w:delText xml:space="preserve">numeric</w:delText>
        </w:r>
      </w:del>
      <w:del w:id="584" w:author="PR Preview" w:date="2026-01-01T00:00:00Z">
        <w:r>
          <w:rPr>
            <w:rStyle w:val="NormalTok"/>
          </w:rPr>
          <w:delText xml:space="preserve">(</w:delText>
        </w:r>
      </w:del>
      <w:del w:id="585" w:author="PR Preview" w:date="2026-01-01T00:00:00Z">
        <w:r>
          <w:rPr>
            <w:rStyle w:val="DecValTok"/>
          </w:rPr>
          <w:delText xml:space="preserve">1</w:delText>
        </w:r>
      </w:del>
      <w:del w:id="586" w:author="PR Preview" w:date="2026-01-01T00:00:00Z">
        <w:r>
          <w:rPr>
            <w:rStyle w:val="NormalTok"/>
          </w:rPr>
          <w:delText xml:space="preserve">)</w:delText>
        </w:r>
      </w:del>
      <w:del w:id="587" w:author="PR Preview" w:date="2026-01-01T00:00:00Z">
        <w:r>
          <w:br/>
        </w:r>
      </w:del>
      <w:del w:id="588" w:author="PR Preview" w:date="2026-01-01T00:00:00Z">
        <w:r>
          <w:rPr>
            <w:rStyle w:val="NormalTok"/>
          </w:rPr>
          <w:delText xml:space="preserve">)</w:delText>
        </w:r>
      </w:del>
      <w:del w:id="589" w:author="PR Preview" w:date="2026-01-01T00:00:00Z">
        <w:r>
          <w:br/>
        </w:r>
      </w:del>
      <w:del w:id="590" w:author="PR Preview" w:date="2026-01-01T00:00:00Z">
        <w:r>
          <w:rPr>
            <w:rStyle w:val="NormalTok"/>
          </w:rPr>
          <w:delText xml:space="preserve">tibble</w:delText>
        </w:r>
      </w:del>
      <w:del w:id="591" w:author="PR Preview" w:date="2026-01-01T00:00:00Z">
        <w:r>
          <w:rPr>
            <w:rStyle w:val="SpecialCharTok"/>
          </w:rPr>
          <w:delText xml:space="preserve">::</w:delText>
        </w:r>
      </w:del>
      <w:del w:id="592" w:author="PR Preview" w:date="2026-01-01T00:00:00Z">
        <w:r>
          <w:rPr>
            <w:rStyle w:val="FunctionTok"/>
          </w:rPr>
          <w:delText xml:space="preserve">tibble</w:delText>
        </w:r>
      </w:del>
      <w:del w:id="593" w:author="PR Preview" w:date="2026-01-01T00:00:00Z">
        <w:r>
          <w:rPr>
            <w:rStyle w:val="NormalTok"/>
          </w:rPr>
          <w:delText xml:space="preserve">(</w:delText>
        </w:r>
      </w:del>
      <w:del w:id="594" w:author="PR Preview" w:date="2026-01-01T00:00:00Z">
        <w:r>
          <w:br/>
        </w:r>
      </w:del>
      <w:del w:id="595" w:author="PR Preview" w:date="2026-01-01T00:00:00Z">
        <w:r>
          <w:rPr>
            <w:rStyle w:val="NormalTok"/>
          </w:rPr>
          <w:delText xml:space="preserve">  </w:delText>
        </w:r>
      </w:del>
      <w:del w:id="596" w:author="PR Preview" w:date="2026-01-01T00:00:00Z">
        <w:r>
          <w:rPr>
            <w:rStyle w:val="AttributeTok"/>
          </w:rPr>
          <w:delText xml:space="preserve">predictors =</w:delText>
        </w:r>
      </w:del>
      <w:del w:id="597" w:author="PR Preview" w:date="2026-01-01T00:00:00Z">
        <w:r>
          <w:rPr>
            <w:rStyle w:val="NormalTok"/>
          </w:rPr>
          <w:delText xml:space="preserve"> </w:delText>
        </w:r>
      </w:del>
      <w:del w:id="598" w:author="PR Preview" w:date="2026-01-01T00:00:00Z">
        <w:r>
          <w:rPr>
            <w:rStyle w:val="DecValTok"/>
          </w:rPr>
          <w:delText xml:space="preserve">1</w:delText>
        </w:r>
      </w:del>
      <w:del w:id="599" w:author="PR Preview" w:date="2026-01-01T00:00:00Z">
        <w:r>
          <w:rPr>
            <w:rStyle w:val="SpecialCharTok"/>
          </w:rPr>
          <w:delText xml:space="preserve">:</w:delText>
        </w:r>
      </w:del>
      <w:del w:id="600" w:author="PR Preview" w:date="2026-01-01T00:00:00Z">
        <w:r>
          <w:rPr>
            <w:rStyle w:val="DecValTok"/>
          </w:rPr>
          <w:delText xml:space="preserve">4</w:delText>
        </w:r>
      </w:del>
      <w:del w:id="601" w:author="PR Preview" w:date="2026-01-01T00:00:00Z">
        <w:r>
          <w:rPr>
            <w:rStyle w:val="NormalTok"/>
          </w:rPr>
          <w:delText xml:space="preserve">,</w:delText>
        </w:r>
      </w:del>
      <w:del w:id="602" w:author="PR Preview" w:date="2026-01-01T00:00:00Z">
        <w:r>
          <w:br/>
        </w:r>
      </w:del>
      <w:del w:id="603" w:author="PR Preview" w:date="2026-01-01T00:00:00Z">
        <w:r>
          <w:rPr>
            <w:rStyle w:val="NormalTok"/>
          </w:rPr>
          <w:delText xml:space="preserve">  </w:delText>
        </w:r>
      </w:del>
      <w:del w:id="604" w:author="PR Preview" w:date="2026-01-01T00:00:00Z">
        <w:r>
          <w:rPr>
            <w:rStyle w:val="AttributeTok"/>
          </w:rPr>
          <w:delText xml:space="preserve">aic =</w:delText>
        </w:r>
      </w:del>
      <w:del w:id="605" w:author="PR Preview" w:date="2026-01-01T00:00:00Z">
        <w:r>
          <w:rPr>
            <w:rStyle w:val="NormalTok"/>
          </w:rPr>
          <w:delText xml:space="preserve"> mtcars_aic,</w:delText>
        </w:r>
      </w:del>
      <w:del w:id="606" w:author="PR Preview" w:date="2026-01-01T00:00:00Z">
        <w:r>
          <w:br/>
        </w:r>
      </w:del>
      <w:del w:id="607" w:author="PR Preview" w:date="2026-01-01T00:00:00Z">
        <w:r>
          <w:rPr>
            <w:rStyle w:val="NormalTok"/>
          </w:rPr>
          <w:delText xml:space="preserve">  </w:delText>
        </w:r>
      </w:del>
      <w:del w:id="608" w:author="PR Preview" w:date="2026-01-01T00:00:00Z">
        <w:r>
          <w:rPr>
            <w:rStyle w:val="AttributeTok"/>
          </w:rPr>
          <w:delText xml:space="preserve">r_aic =</w:delText>
        </w:r>
      </w:del>
      <w:del w:id="609" w:author="PR Preview" w:date="2026-01-01T00:00:00Z">
        <w:r>
          <w:rPr>
            <w:rStyle w:val="NormalTok"/>
          </w:rPr>
          <w:delText xml:space="preserve"> </w:delText>
        </w:r>
      </w:del>
      <w:del w:id="610" w:author="PR Preview" w:date="2026-01-01T00:00:00Z">
        <w:r>
          <w:rPr>
            <w:rStyle w:val="FunctionTok"/>
          </w:rPr>
          <w:delText xml:space="preserve">vapply</w:delText>
        </w:r>
      </w:del>
      <w:del w:id="611" w:author="PR Preview" w:date="2026-01-01T00:00:00Z">
        <w:r>
          <w:rPr>
            <w:rStyle w:val="NormalTok"/>
          </w:rPr>
          <w:delText xml:space="preserve">(mtcars_fits, AIC, </w:delText>
        </w:r>
      </w:del>
      <w:del w:id="612" w:author="PR Preview" w:date="2026-01-01T00:00:00Z">
        <w:r>
          <w:rPr>
            <w:rStyle w:val="FunctionTok"/>
          </w:rPr>
          <w:delText xml:space="preserve">numeric</w:delText>
        </w:r>
      </w:del>
      <w:del w:id="613" w:author="PR Preview" w:date="2026-01-01T00:00:00Z">
        <w:r>
          <w:rPr>
            <w:rStyle w:val="NormalTok"/>
          </w:rPr>
          <w:delText xml:space="preserve">(</w:delText>
        </w:r>
      </w:del>
      <w:del w:id="614" w:author="PR Preview" w:date="2026-01-01T00:00:00Z">
        <w:r>
          <w:rPr>
            <w:rStyle w:val="DecValTok"/>
          </w:rPr>
          <w:delText xml:space="preserve">1</w:delText>
        </w:r>
      </w:del>
      <w:del w:id="615" w:author="PR Preview" w:date="2026-01-01T00:00:00Z">
        <w:r>
          <w:rPr>
            <w:rStyle w:val="NormalTok"/>
          </w:rPr>
          <w:delText xml:space="preserve">))</w:delText>
        </w:r>
      </w:del>
      <w:del w:id="616" w:author="PR Preview" w:date="2026-01-01T00:00:00Z">
        <w:r>
          <w:br/>
        </w:r>
      </w:del>
      <w:del w:id="617" w:author="PR Preview" w:date="2026-01-01T00:00:00Z">
        <w:r>
          <w:rPr>
            <w:rStyle w:val="NormalTok"/>
          </w:rPr>
          <w:delText xml:space="preserve">)</w:delText>
        </w:r>
      </w:del>
      <w:del w:id="618" w:author="PR Preview" w:date="2026-01-01T00:00:00Z">
        <w:r>
          <w:br/>
        </w:r>
      </w:del>
      <w:del w:id="619" w:author="PR Preview" w:date="2026-01-01T00:00:00Z">
        <w:r>
          <w:rPr>
            <w:rStyle w:val="CommentTok"/>
          </w:rPr>
          <w:delText xml:space="preserve">#&gt; # A tibble: 4 × 3</w:delText>
        </w:r>
      </w:del>
      <w:del w:id="620" w:author="PR Preview" w:date="2026-01-01T00:00:00Z">
        <w:r>
          <w:br/>
        </w:r>
      </w:del>
      <w:del w:id="621" w:author="PR Preview" w:date="2026-01-01T00:00:00Z">
        <w:r>
          <w:rPr>
            <w:rStyle w:val="CommentTok"/>
          </w:rPr>
          <w:delText xml:space="preserve">#&gt;   predictors   aic r_aic</w:delText>
        </w:r>
      </w:del>
      <w:del w:id="622" w:author="PR Preview" w:date="2026-01-01T00:00:00Z">
        <w:r>
          <w:br/>
        </w:r>
      </w:del>
      <w:del w:id="623" w:author="PR Preview" w:date="2026-01-01T00:00:00Z">
        <w:r>
          <w:rPr>
            <w:rStyle w:val="CommentTok"/>
          </w:rPr>
          <w:delText xml:space="preserve">#&gt;        &lt;int&gt; &lt;dbl&gt; &lt;dbl&gt;</w:delText>
        </w:r>
      </w:del>
      <w:del w:id="624" w:author="PR Preview" w:date="2026-01-01T00:00:00Z">
        <w:r>
          <w:br/>
        </w:r>
      </w:del>
      <w:del w:id="625" w:author="PR Preview" w:date="2026-01-01T00:00:00Z">
        <w:r>
          <w:rPr>
            <w:rStyle w:val="CommentTok"/>
          </w:rPr>
          <w:delText xml:space="preserve">#&gt; 1          1  166.  166.</w:delText>
        </w:r>
      </w:del>
      <w:del w:id="626" w:author="PR Preview" w:date="2026-01-01T00:00:00Z">
        <w:r>
          <w:br/>
        </w:r>
      </w:del>
      <w:del w:id="627" w:author="PR Preview" w:date="2026-01-01T00:00:00Z">
        <w:r>
          <w:rPr>
            <w:rStyle w:val="CommentTok"/>
          </w:rPr>
          <w:delText xml:space="preserve">#&gt; 2          2  157.  157.</w:delText>
        </w:r>
      </w:del>
      <w:del w:id="628" w:author="PR Preview" w:date="2026-01-01T00:00:00Z">
        <w:r>
          <w:br/>
        </w:r>
      </w:del>
      <w:del w:id="629" w:author="PR Preview" w:date="2026-01-01T00:00:00Z">
        <w:r>
          <w:rPr>
            <w:rStyle w:val="CommentTok"/>
          </w:rPr>
          <w:delText xml:space="preserve">#&gt; 3          3  157.  157.</w:delText>
        </w:r>
      </w:del>
      <w:del w:id="630" w:author="PR Preview" w:date="2026-01-01T00:00:00Z">
        <w:r>
          <w:br/>
        </w:r>
      </w:del>
      <w:del w:id="631" w:author="PR Preview" w:date="2026-01-01T00:00:00Z">
        <w:r>
          <w:rPr>
            <w:rStyle w:val="CommentTok"/>
          </w:rPr>
          <w:delText xml:space="preserve">#&gt; 4          4  157.  157.</w:delText>
        </w:r>
      </w:del>
    </w:p>
    <w:p>
      <w:pPr>
        <w:pStyle w:val="FirstParagraph"/>
      </w:pPr>
      <w:del w:id="632" w:author="PR Preview" w:date="2026-01-01T00:00:00Z">
        <w:r>
          <w:delText xml:space="preserve">The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rPr>
            <w:rStyle w:val="VerbatimChar"/>
          </w:rPr>
          <w:delText xml:space="preserve">aic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column matches the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rPr>
            <w:rStyle w:val="VerbatimChar"/>
          </w:rPr>
          <w:delText xml:space="preserve">r_aic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column that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rStyle w:val="VerbatimChar"/>
          </w:rPr>
          <w:delText xml:space="preserve">AIC()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returns: TRUE.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The model with 2 predictors has the smallest AIC.</w:delText>
        </w:r>
      </w:del>
    </w:p>
    <w:p>
      <w:pPr>
        <w:pStyle w:val="BodyText"/>
      </w:pPr>
      <w:del w:id="647" w:author="PR Preview" w:date="2026-01-01T00:00:00Z">
        <w:r>
          <w:rPr>
            <w:b/>
            <w:bCs/>
          </w:rPr>
          <w:delText xml:space="preserve">Definition 70 (Bayesian information criterion (BIC))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Let a model with</w:delText>
        </w:r>
      </w:del>
      <w:del w:id="650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51" w:author="PR Preview" w:date="2026-01-01T00:00:00Z">
        <w:r>
          <w:delText xml:space="preserve"> </w:delText>
        </w:r>
      </w:del>
      <w:hyperlink r:id="rId100">
        <w:del w:id="652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parameters be fitted by</w:delText>
        </w:r>
      </w:del>
      <w:del w:id="655" w:author="PR Preview" w:date="2026-01-01T00:00:00Z">
        <w:r>
          <w:delText xml:space="preserve"> </w:delText>
        </w:r>
      </w:del>
      <w:hyperlink r:id="rId13">
        <w:del w:id="656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to</w:delText>
        </w:r>
      </w:del>
      <w:del w:id="659" w:author="PR Preview" w:date="2026-01-01T00:00:00Z">
        <w:r>
          <w:delText xml:space="preserve"> </w:delText>
        </w:r>
      </w:del>
      <m:oMath>
        <m:r>
          <m:t>n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observations,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and let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be the</w:delText>
        </w:r>
      </w:del>
      <w:del w:id="668" w:author="PR Preview" w:date="2026-01-01T00:00:00Z">
        <w:r>
          <w:delText xml:space="preserve"> </w:delText>
        </w:r>
      </w:del>
      <w:hyperlink r:id="rId14">
        <w:del w:id="669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at the</w:delText>
        </w:r>
      </w:del>
      <w:del w:id="672" w:author="PR Preview" w:date="2026-01-01T00:00:00Z">
        <w:r>
          <w:delText xml:space="preserve"> </w:delText>
        </w:r>
      </w:del>
      <w:hyperlink r:id="rId13">
        <w:del w:id="673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$\hat{\mathord{\smash[b]{\underset{\raise.3ex\hbox{$\scriptstyle\sim$}}{\theta}}\vphantom{\theta}}}$</w:delText>
        </w:r>
      </w:del>
      <w:del w:id="676" w:author="PR Preview" w:date="2026-01-01T00:00:00Z">
        <w:r>
          <w:delText xml:space="preserve">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The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rPr>
            <w:b/>
            <w:bCs/>
          </w:rPr>
          <w:delText xml:space="preserve">Bayesian information criterion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of the model is</w:delText>
        </w:r>
      </w:del>
    </w:p>
    <w:p>
      <w:pPr>
        <w:pStyle w:val="BodyText"/>
      </w:pPr>
      <w:del w:id="683" w:author="PR Preview" w:date="2026-01-01T00:00:00Z">
        <w:r>
          <w:delTex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delText>
        </w:r>
      </w:del>
    </w:p>
    <w:p>
      <w:pPr>
        <w:pStyle w:val="FirstParagraph"/>
      </w:pPr>
      <w:del w:id="684" w:author="PR Preview" w:date="2026-01-01T00:00:00Z">
        <w:r>
          <w:delText xml:space="preserve">It is minus twice the maximized log-likelihood, plus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for each estimated parameter.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A smaller BIC is better.</w:delText>
        </w:r>
      </w:del>
    </w:p>
    <w:p>
      <w:pPr>
        <w:pStyle w:val="BodyText"/>
      </w:pPr>
      <w:del w:id="690" w:author="PR Preview" w:date="2026-01-01T00:00:00Z">
        <w:r>
          <w:delText xml:space="preserve">Source: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Schwarz [17]</w:delText>
        </w:r>
      </w:del>
      <w:del w:id="693" w:author="PR Preview" w:date="2026-01-01T00:00:00Z">
        <w:r>
          <w:delText xml:space="preserve">.</w:delText>
        </w:r>
      </w:del>
    </w:p>
    <w:p>
      <w:pPr>
        <w:pStyle w:val="BodyText"/>
      </w:pPr>
      <w:del w:id="694" w:author="PR Preview" w:date="2026-01-01T00:00:00Z">
        <w:r>
          <w:rPr>
            <w:b/>
            <w:bCs/>
          </w:rPr>
          <w:delText xml:space="preserve">Example 41 (BIC of nested</w:delText>
        </w:r>
      </w:del>
      <w:del w:id="695" w:author="PR Preview" w:date="2026-01-01T00:00:00Z">
        <w:r>
          <w:rPr>
            <w:b/>
            <w:bCs/>
          </w:rPr>
          <w:delText xml:space="preserve"> </w:delText>
        </w:r>
      </w:del>
      <w:del w:id="69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97" w:author="PR Preview" w:date="2026-01-01T00:00:00Z">
        <w:r>
          <w:rPr>
            <w:b/>
            <w:bCs/>
          </w:rPr>
          <w:delText xml:space="preserve"> </w:delText>
        </w:r>
      </w:del>
      <w:del w:id="698" w:author="PR Preview" w:date="2026-01-01T00:00:00Z">
        <w:r>
          <w:rPr>
            <w:b/>
            <w:bCs/>
          </w:rPr>
          <w:delText xml:space="preserve">models)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This example computes</w:delText>
        </w:r>
      </w:del>
      <w:del w:id="701" w:author="PR Preview" w:date="2026-01-01T00:00:00Z">
        <w:r>
          <w:delText xml:space="preserve"> </w:delText>
        </w:r>
      </w:del>
      <w:hyperlink w:anchor="def-bic">
        <w:del w:id="702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for the four models of</w:delText>
        </w:r>
      </w:del>
      <w:del w:id="705" w:author="PR Preview" w:date="2026-01-01T00:00:00Z">
        <w:r>
          <w:delText xml:space="preserve"> </w:delText>
        </w:r>
      </w:del>
      <w:hyperlink w:anchor="exm-adjusted-r-squared">
        <w:del w:id="706" w:author="PR Preview" w:date="2026-01-01T00:00:00Z">
          <w:r>
            <w:rPr>
              <w:rStyle w:val="Hyperlink"/>
            </w:rPr>
            <w:delText xml:space="preserve">Example 38</w:delText>
          </w:r>
        </w:del>
      </w:hyperlink>
      <w:del w:id="707" w:author="PR Preview" w:date="2026-01-01T00:00:00Z">
        <w:r>
          <w:delText xml:space="preserve">,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with</w:delText>
        </w:r>
      </w:del>
      <w:del w:id="710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counted as in</w:delText>
        </w:r>
      </w:del>
      <w:del w:id="713" w:author="PR Preview" w:date="2026-01-01T00:00:00Z">
        <w:r>
          <w:delText xml:space="preserve"> </w:delText>
        </w:r>
      </w:del>
      <w:hyperlink w:anchor="exm-aic">
        <w:del w:id="714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715" w:author="PR Preview" w:date="2026-01-01T00:00:00Z">
        <w:r>
          <w:delText xml:space="preserve">.</w:delText>
        </w:r>
      </w:del>
    </w:p>
    <w:p>
      <w:pPr>
        <w:pStyle w:val="SourceCode"/>
      </w:pPr>
      <w:del w:id="716" w:author="PR Preview" w:date="2026-01-01T00:00:00Z">
        <w:r>
          <w:rPr>
            <w:rStyle w:val="NormalTok"/>
          </w:rPr>
          <w:delText xml:space="preserve">mtcars_bic </w:delText>
        </w:r>
      </w:del>
      <w:del w:id="717" w:author="PR Preview" w:date="2026-01-01T00:00:00Z">
        <w:r>
          <w:rPr>
            <w:rStyle w:val="OtherTok"/>
          </w:rPr>
          <w:delText xml:space="preserve">&lt;-</w:delText>
        </w:r>
      </w:del>
      <w:del w:id="718" w:author="PR Preview" w:date="2026-01-01T00:00:00Z">
        <w:r>
          <w:rPr>
            <w:rStyle w:val="NormalTok"/>
          </w:rPr>
          <w:delText xml:space="preserve"> </w:delText>
        </w:r>
      </w:del>
      <w:del w:id="719" w:author="PR Preview" w:date="2026-01-01T00:00:00Z">
        <w:r>
          <w:rPr>
            <w:rStyle w:val="FunctionTok"/>
          </w:rPr>
          <w:delText xml:space="preserve">vapply</w:delText>
        </w:r>
      </w:del>
      <w:del w:id="720" w:author="PR Preview" w:date="2026-01-01T00:00:00Z">
        <w:r>
          <w:rPr>
            <w:rStyle w:val="NormalTok"/>
          </w:rPr>
          <w:delText xml:space="preserve">(</w:delText>
        </w:r>
      </w:del>
      <w:del w:id="721" w:author="PR Preview" w:date="2026-01-01T00:00:00Z">
        <w:r>
          <w:br/>
        </w:r>
      </w:del>
      <w:del w:id="722" w:author="PR Preview" w:date="2026-01-01T00:00:00Z">
        <w:r>
          <w:rPr>
            <w:rStyle w:val="NormalTok"/>
          </w:rPr>
          <w:delText xml:space="preserve">  mtcars_fits,</w:delText>
        </w:r>
      </w:del>
      <w:del w:id="723" w:author="PR Preview" w:date="2026-01-01T00:00:00Z">
        <w:r>
          <w:br/>
        </w:r>
      </w:del>
      <w:del w:id="724" w:author="PR Preview" w:date="2026-01-01T00:00:00Z">
        <w:r>
          <w:rPr>
            <w:rStyle w:val="NormalTok"/>
          </w:rPr>
          <w:delText xml:space="preserve">  \(f) {</w:delText>
        </w:r>
      </w:del>
      <w:del w:id="725" w:author="PR Preview" w:date="2026-01-01T00:00:00Z">
        <w:r>
          <w:br/>
        </w:r>
      </w:del>
      <w:del w:id="726" w:author="PR Preview" w:date="2026-01-01T00:00:00Z">
        <w:r>
          <w:rPr>
            <w:rStyle w:val="NormalTok"/>
          </w:rPr>
          <w:delText xml:space="preserve">    </w:delText>
        </w:r>
      </w:del>
      <w:del w:id="727" w:author="PR Preview" w:date="2026-01-01T00:00:00Z">
        <w:r>
          <w:rPr>
            <w:rStyle w:val="SpecialCharTok"/>
          </w:rPr>
          <w:delText xml:space="preserve">-</w:delText>
        </w:r>
      </w:del>
      <w:del w:id="728" w:author="PR Preview" w:date="2026-01-01T00:00:00Z">
        <w:r>
          <w:rPr>
            <w:rStyle w:val="DecValTok"/>
          </w:rPr>
          <w:delText xml:space="preserve">2</w:delText>
        </w:r>
      </w:del>
      <w:del w:id="729" w:author="PR Preview" w:date="2026-01-01T00:00:00Z">
        <w:r>
          <w:rPr>
            <w:rStyle w:val="NormalTok"/>
          </w:rPr>
          <w:delText xml:space="preserve"> </w:delText>
        </w:r>
      </w:del>
      <w:del w:id="730" w:author="PR Preview" w:date="2026-01-01T00:00:00Z">
        <w:r>
          <w:rPr>
            <w:rStyle w:val="SpecialCharTok"/>
          </w:rPr>
          <w:delText xml:space="preserve">*</w:delText>
        </w:r>
      </w:del>
      <w:del w:id="731" w:author="PR Preview" w:date="2026-01-01T00:00:00Z">
        <w:r>
          <w:rPr>
            <w:rStyle w:val="NormalTok"/>
          </w:rPr>
          <w:delText xml:space="preserve"> </w:delText>
        </w:r>
      </w:del>
      <w:del w:id="732" w:author="PR Preview" w:date="2026-01-01T00:00:00Z">
        <w:r>
          <w:rPr>
            <w:rStyle w:val="FunctionTok"/>
          </w:rPr>
          <w:delText xml:space="preserve">as.numeric</w:delText>
        </w:r>
      </w:del>
      <w:del w:id="733" w:author="PR Preview" w:date="2026-01-01T00:00:00Z">
        <w:r>
          <w:rPr>
            <w:rStyle w:val="NormalTok"/>
          </w:rPr>
          <w:delText xml:space="preserve">(</w:delText>
        </w:r>
      </w:del>
      <w:del w:id="734" w:author="PR Preview" w:date="2026-01-01T00:00:00Z">
        <w:r>
          <w:rPr>
            <w:rStyle w:val="FunctionTok"/>
          </w:rPr>
          <w:delText xml:space="preserve">logLik</w:delText>
        </w:r>
      </w:del>
      <w:del w:id="735" w:author="PR Preview" w:date="2026-01-01T00:00:00Z">
        <w:r>
          <w:rPr>
            <w:rStyle w:val="NormalTok"/>
          </w:rPr>
          <w:delText xml:space="preserve">(f)) </w:delText>
        </w:r>
      </w:del>
      <w:del w:id="736" w:author="PR Preview" w:date="2026-01-01T00:00:00Z">
        <w:r>
          <w:rPr>
            <w:rStyle w:val="SpecialCharTok"/>
          </w:rPr>
          <w:delText xml:space="preserve">+</w:delText>
        </w:r>
      </w:del>
      <w:del w:id="737" w:author="PR Preview" w:date="2026-01-01T00:00:00Z">
        <w:r>
          <w:br/>
        </w:r>
      </w:del>
      <w:del w:id="738" w:author="PR Preview" w:date="2026-01-01T00:00:00Z">
        <w:r>
          <w:rPr>
            <w:rStyle w:val="NormalTok"/>
          </w:rPr>
          <w:delText xml:space="preserve">      (</w:delText>
        </w:r>
      </w:del>
      <w:del w:id="739" w:author="PR Preview" w:date="2026-01-01T00:00:00Z">
        <w:r>
          <w:rPr>
            <w:rStyle w:val="FunctionTok"/>
          </w:rPr>
          <w:delText xml:space="preserve">length</w:delText>
        </w:r>
      </w:del>
      <w:del w:id="740" w:author="PR Preview" w:date="2026-01-01T00:00:00Z">
        <w:r>
          <w:rPr>
            <w:rStyle w:val="NormalTok"/>
          </w:rPr>
          <w:delText xml:space="preserve">(</w:delText>
        </w:r>
      </w:del>
      <w:del w:id="741" w:author="PR Preview" w:date="2026-01-01T00:00:00Z">
        <w:r>
          <w:rPr>
            <w:rStyle w:val="FunctionTok"/>
          </w:rPr>
          <w:delText xml:space="preserve">coef</w:delText>
        </w:r>
      </w:del>
      <w:del w:id="742" w:author="PR Preview" w:date="2026-01-01T00:00:00Z">
        <w:r>
          <w:rPr>
            <w:rStyle w:val="NormalTok"/>
          </w:rPr>
          <w:delText xml:space="preserve">(f)) </w:delText>
        </w:r>
      </w:del>
      <w:del w:id="743" w:author="PR Preview" w:date="2026-01-01T00:00:00Z">
        <w:r>
          <w:rPr>
            <w:rStyle w:val="SpecialCharTok"/>
          </w:rPr>
          <w:delText xml:space="preserve">+</w:delText>
        </w:r>
      </w:del>
      <w:del w:id="744" w:author="PR Preview" w:date="2026-01-01T00:00:00Z">
        <w:r>
          <w:rPr>
            <w:rStyle w:val="NormalTok"/>
          </w:rPr>
          <w:delText xml:space="preserve"> </w:delText>
        </w:r>
      </w:del>
      <w:del w:id="745" w:author="PR Preview" w:date="2026-01-01T00:00:00Z">
        <w:r>
          <w:rPr>
            <w:rStyle w:val="DecValTok"/>
          </w:rPr>
          <w:delText xml:space="preserve">1</w:delText>
        </w:r>
      </w:del>
      <w:del w:id="746" w:author="PR Preview" w:date="2026-01-01T00:00:00Z">
        <w:r>
          <w:rPr>
            <w:rStyle w:val="NormalTok"/>
          </w:rPr>
          <w:delText xml:space="preserve">) </w:delText>
        </w:r>
      </w:del>
      <w:del w:id="747" w:author="PR Preview" w:date="2026-01-01T00:00:00Z">
        <w:r>
          <w:rPr>
            <w:rStyle w:val="SpecialCharTok"/>
          </w:rPr>
          <w:delText xml:space="preserve">*</w:delText>
        </w:r>
      </w:del>
      <w:del w:id="748" w:author="PR Preview" w:date="2026-01-01T00:00:00Z">
        <w:r>
          <w:rPr>
            <w:rStyle w:val="NormalTok"/>
          </w:rPr>
          <w:delText xml:space="preserve"> </w:delText>
        </w:r>
      </w:del>
      <w:del w:id="749" w:author="PR Preview" w:date="2026-01-01T00:00:00Z">
        <w:r>
          <w:rPr>
            <w:rStyle w:val="FunctionTok"/>
          </w:rPr>
          <w:delText xml:space="preserve">log</w:delText>
        </w:r>
      </w:del>
      <w:del w:id="750" w:author="PR Preview" w:date="2026-01-01T00:00:00Z">
        <w:r>
          <w:rPr>
            <w:rStyle w:val="NormalTok"/>
          </w:rPr>
          <w:delText xml:space="preserve">(</w:delText>
        </w:r>
      </w:del>
      <w:del w:id="751" w:author="PR Preview" w:date="2026-01-01T00:00:00Z">
        <w:r>
          <w:rPr>
            <w:rStyle w:val="FunctionTok"/>
          </w:rPr>
          <w:delText xml:space="preserve">nrow</w:delText>
        </w:r>
      </w:del>
      <w:del w:id="752" w:author="PR Preview" w:date="2026-01-01T00:00:00Z">
        <w:r>
          <w:rPr>
            <w:rStyle w:val="NormalTok"/>
          </w:rPr>
          <w:delText xml:space="preserve">(mtcars))</w:delText>
        </w:r>
      </w:del>
      <w:del w:id="753" w:author="PR Preview" w:date="2026-01-01T00:00:00Z">
        <w:r>
          <w:br/>
        </w:r>
      </w:del>
      <w:del w:id="754" w:author="PR Preview" w:date="2026-01-01T00:00:00Z">
        <w:r>
          <w:rPr>
            <w:rStyle w:val="NormalTok"/>
          </w:rPr>
          <w:delText xml:space="preserve">  },</w:delText>
        </w:r>
      </w:del>
      <w:del w:id="755" w:author="PR Preview" w:date="2026-01-01T00:00:00Z">
        <w:r>
          <w:br/>
        </w:r>
      </w:del>
      <w:del w:id="756" w:author="PR Preview" w:date="2026-01-01T00:00:00Z">
        <w:r>
          <w:rPr>
            <w:rStyle w:val="NormalTok"/>
          </w:rPr>
          <w:delText xml:space="preserve">  </w:delText>
        </w:r>
      </w:del>
      <w:del w:id="757" w:author="PR Preview" w:date="2026-01-01T00:00:00Z">
        <w:r>
          <w:rPr>
            <w:rStyle w:val="FunctionTok"/>
          </w:rPr>
          <w:delText xml:space="preserve">numeric</w:delText>
        </w:r>
      </w:del>
      <w:del w:id="758" w:author="PR Preview" w:date="2026-01-01T00:00:00Z">
        <w:r>
          <w:rPr>
            <w:rStyle w:val="NormalTok"/>
          </w:rPr>
          <w:delText xml:space="preserve">(</w:delText>
        </w:r>
      </w:del>
      <w:del w:id="759" w:author="PR Preview" w:date="2026-01-01T00:00:00Z">
        <w:r>
          <w:rPr>
            <w:rStyle w:val="DecValTok"/>
          </w:rPr>
          <w:delText xml:space="preserve">1</w:delText>
        </w:r>
      </w:del>
      <w:del w:id="760" w:author="PR Preview" w:date="2026-01-01T00:00:00Z">
        <w:r>
          <w:rPr>
            <w:rStyle w:val="NormalTok"/>
          </w:rPr>
          <w:delText xml:space="preserve">)</w:delText>
        </w:r>
      </w:del>
      <w:del w:id="761" w:author="PR Preview" w:date="2026-01-01T00:00:00Z">
        <w:r>
          <w:br/>
        </w:r>
      </w:del>
      <w:del w:id="762" w:author="PR Preview" w:date="2026-01-01T00:00:00Z">
        <w:r>
          <w:rPr>
            <w:rStyle w:val="NormalTok"/>
          </w:rPr>
          <w:delText xml:space="preserve">)</w:delText>
        </w:r>
      </w:del>
      <w:del w:id="763" w:author="PR Preview" w:date="2026-01-01T00:00:00Z">
        <w:r>
          <w:br/>
        </w:r>
      </w:del>
      <w:del w:id="764" w:author="PR Preview" w:date="2026-01-01T00:00:00Z">
        <w:r>
          <w:rPr>
            <w:rStyle w:val="NormalTok"/>
          </w:rPr>
          <w:delText xml:space="preserve">tibble</w:delText>
        </w:r>
      </w:del>
      <w:del w:id="765" w:author="PR Preview" w:date="2026-01-01T00:00:00Z">
        <w:r>
          <w:rPr>
            <w:rStyle w:val="SpecialCharTok"/>
          </w:rPr>
          <w:delText xml:space="preserve">::</w:delText>
        </w:r>
      </w:del>
      <w:del w:id="766" w:author="PR Preview" w:date="2026-01-01T00:00:00Z">
        <w:r>
          <w:rPr>
            <w:rStyle w:val="FunctionTok"/>
          </w:rPr>
          <w:delText xml:space="preserve">tibble</w:delText>
        </w:r>
      </w:del>
      <w:del w:id="767" w:author="PR Preview" w:date="2026-01-01T00:00:00Z">
        <w:r>
          <w:rPr>
            <w:rStyle w:val="NormalTok"/>
          </w:rPr>
          <w:delText xml:space="preserve">(</w:delText>
        </w:r>
      </w:del>
      <w:del w:id="768" w:author="PR Preview" w:date="2026-01-01T00:00:00Z">
        <w:r>
          <w:br/>
        </w:r>
      </w:del>
      <w:del w:id="769" w:author="PR Preview" w:date="2026-01-01T00:00:00Z">
        <w:r>
          <w:rPr>
            <w:rStyle w:val="NormalTok"/>
          </w:rPr>
          <w:delText xml:space="preserve">  </w:delText>
        </w:r>
      </w:del>
      <w:del w:id="770" w:author="PR Preview" w:date="2026-01-01T00:00:00Z">
        <w:r>
          <w:rPr>
            <w:rStyle w:val="AttributeTok"/>
          </w:rPr>
          <w:delText xml:space="preserve">predictors =</w:delText>
        </w:r>
      </w:del>
      <w:del w:id="771" w:author="PR Preview" w:date="2026-01-01T00:00:00Z">
        <w:r>
          <w:rPr>
            <w:rStyle w:val="NormalTok"/>
          </w:rPr>
          <w:delText xml:space="preserve"> </w:delText>
        </w:r>
      </w:del>
      <w:del w:id="772" w:author="PR Preview" w:date="2026-01-01T00:00:00Z">
        <w:r>
          <w:rPr>
            <w:rStyle w:val="DecValTok"/>
          </w:rPr>
          <w:delText xml:space="preserve">1</w:delText>
        </w:r>
      </w:del>
      <w:del w:id="773" w:author="PR Preview" w:date="2026-01-01T00:00:00Z">
        <w:r>
          <w:rPr>
            <w:rStyle w:val="SpecialCharTok"/>
          </w:rPr>
          <w:delText xml:space="preserve">:</w:delText>
        </w:r>
      </w:del>
      <w:del w:id="774" w:author="PR Preview" w:date="2026-01-01T00:00:00Z">
        <w:r>
          <w:rPr>
            <w:rStyle w:val="DecValTok"/>
          </w:rPr>
          <w:delText xml:space="preserve">4</w:delText>
        </w:r>
      </w:del>
      <w:del w:id="775" w:author="PR Preview" w:date="2026-01-01T00:00:00Z">
        <w:r>
          <w:rPr>
            <w:rStyle w:val="NormalTok"/>
          </w:rPr>
          <w:delText xml:space="preserve">,</w:delText>
        </w:r>
      </w:del>
      <w:del w:id="776" w:author="PR Preview" w:date="2026-01-01T00:00:00Z">
        <w:r>
          <w:br/>
        </w:r>
      </w:del>
      <w:del w:id="777" w:author="PR Preview" w:date="2026-01-01T00:00:00Z">
        <w:r>
          <w:rPr>
            <w:rStyle w:val="NormalTok"/>
          </w:rPr>
          <w:delText xml:space="preserve">  </w:delText>
        </w:r>
      </w:del>
      <w:del w:id="778" w:author="PR Preview" w:date="2026-01-01T00:00:00Z">
        <w:r>
          <w:rPr>
            <w:rStyle w:val="AttributeTok"/>
          </w:rPr>
          <w:delText xml:space="preserve">bic =</w:delText>
        </w:r>
      </w:del>
      <w:del w:id="779" w:author="PR Preview" w:date="2026-01-01T00:00:00Z">
        <w:r>
          <w:rPr>
            <w:rStyle w:val="NormalTok"/>
          </w:rPr>
          <w:delText xml:space="preserve"> mtcars_bic,</w:delText>
        </w:r>
      </w:del>
      <w:del w:id="780" w:author="PR Preview" w:date="2026-01-01T00:00:00Z">
        <w:r>
          <w:br/>
        </w:r>
      </w:del>
      <w:del w:id="781" w:author="PR Preview" w:date="2026-01-01T00:00:00Z">
        <w:r>
          <w:rPr>
            <w:rStyle w:val="NormalTok"/>
          </w:rPr>
          <w:delText xml:space="preserve">  </w:delText>
        </w:r>
      </w:del>
      <w:del w:id="782" w:author="PR Preview" w:date="2026-01-01T00:00:00Z">
        <w:r>
          <w:rPr>
            <w:rStyle w:val="AttributeTok"/>
          </w:rPr>
          <w:delText xml:space="preserve">r_bic =</w:delText>
        </w:r>
      </w:del>
      <w:del w:id="783" w:author="PR Preview" w:date="2026-01-01T00:00:00Z">
        <w:r>
          <w:rPr>
            <w:rStyle w:val="NormalTok"/>
          </w:rPr>
          <w:delText xml:space="preserve"> </w:delText>
        </w:r>
      </w:del>
      <w:del w:id="784" w:author="PR Preview" w:date="2026-01-01T00:00:00Z">
        <w:r>
          <w:rPr>
            <w:rStyle w:val="FunctionTok"/>
          </w:rPr>
          <w:delText xml:space="preserve">vapply</w:delText>
        </w:r>
      </w:del>
      <w:del w:id="785" w:author="PR Preview" w:date="2026-01-01T00:00:00Z">
        <w:r>
          <w:rPr>
            <w:rStyle w:val="NormalTok"/>
          </w:rPr>
          <w:delText xml:space="preserve">(mtcars_fits, BIC, </w:delText>
        </w:r>
      </w:del>
      <w:del w:id="786" w:author="PR Preview" w:date="2026-01-01T00:00:00Z">
        <w:r>
          <w:rPr>
            <w:rStyle w:val="FunctionTok"/>
          </w:rPr>
          <w:delText xml:space="preserve">numeric</w:delText>
        </w:r>
      </w:del>
      <w:del w:id="787" w:author="PR Preview" w:date="2026-01-01T00:00:00Z">
        <w:r>
          <w:rPr>
            <w:rStyle w:val="NormalTok"/>
          </w:rPr>
          <w:delText xml:space="preserve">(</w:delText>
        </w:r>
      </w:del>
      <w:del w:id="788" w:author="PR Preview" w:date="2026-01-01T00:00:00Z">
        <w:r>
          <w:rPr>
            <w:rStyle w:val="DecValTok"/>
          </w:rPr>
          <w:delText xml:space="preserve">1</w:delText>
        </w:r>
      </w:del>
      <w:del w:id="789" w:author="PR Preview" w:date="2026-01-01T00:00:00Z">
        <w:r>
          <w:rPr>
            <w:rStyle w:val="NormalTok"/>
          </w:rPr>
          <w:delText xml:space="preserve">))</w:delText>
        </w:r>
      </w:del>
      <w:del w:id="790" w:author="PR Preview" w:date="2026-01-01T00:00:00Z">
        <w:r>
          <w:br/>
        </w:r>
      </w:del>
      <w:del w:id="791" w:author="PR Preview" w:date="2026-01-01T00:00:00Z">
        <w:r>
          <w:rPr>
            <w:rStyle w:val="NormalTok"/>
          </w:rPr>
          <w:delText xml:space="preserve">)</w:delText>
        </w:r>
      </w:del>
      <w:del w:id="792" w:author="PR Preview" w:date="2026-01-01T00:00:00Z">
        <w:r>
          <w:br/>
        </w:r>
      </w:del>
      <w:del w:id="793" w:author="PR Preview" w:date="2026-01-01T00:00:00Z">
        <w:r>
          <w:rPr>
            <w:rStyle w:val="CommentTok"/>
          </w:rPr>
          <w:delText xml:space="preserve">#&gt; # A tibble: 4 × 3</w:delText>
        </w:r>
      </w:del>
      <w:del w:id="794" w:author="PR Preview" w:date="2026-01-01T00:00:00Z">
        <w:r>
          <w:br/>
        </w:r>
      </w:del>
      <w:del w:id="795" w:author="PR Preview" w:date="2026-01-01T00:00:00Z">
        <w:r>
          <w:rPr>
            <w:rStyle w:val="CommentTok"/>
          </w:rPr>
          <w:delText xml:space="preserve">#&gt;   predictors   bic r_bic</w:delText>
        </w:r>
      </w:del>
      <w:del w:id="796" w:author="PR Preview" w:date="2026-01-01T00:00:00Z">
        <w:r>
          <w:br/>
        </w:r>
      </w:del>
      <w:del w:id="797" w:author="PR Preview" w:date="2026-01-01T00:00:00Z">
        <w:r>
          <w:rPr>
            <w:rStyle w:val="CommentTok"/>
          </w:rPr>
          <w:delText xml:space="preserve">#&gt;        &lt;int&gt; &lt;dbl&gt; &lt;dbl&gt;</w:delText>
        </w:r>
      </w:del>
      <w:del w:id="798" w:author="PR Preview" w:date="2026-01-01T00:00:00Z">
        <w:r>
          <w:br/>
        </w:r>
      </w:del>
      <w:del w:id="799" w:author="PR Preview" w:date="2026-01-01T00:00:00Z">
        <w:r>
          <w:rPr>
            <w:rStyle w:val="CommentTok"/>
          </w:rPr>
          <w:delText xml:space="preserve">#&gt; 1          1  170.  170.</w:delText>
        </w:r>
      </w:del>
      <w:del w:id="800" w:author="PR Preview" w:date="2026-01-01T00:00:00Z">
        <w:r>
          <w:br/>
        </w:r>
      </w:del>
      <w:del w:id="801" w:author="PR Preview" w:date="2026-01-01T00:00:00Z">
        <w:r>
          <w:rPr>
            <w:rStyle w:val="CommentTok"/>
          </w:rPr>
          <w:delText xml:space="preserve">#&gt; 2          2  163.  163.</w:delText>
        </w:r>
      </w:del>
      <w:del w:id="802" w:author="PR Preview" w:date="2026-01-01T00:00:00Z">
        <w:r>
          <w:br/>
        </w:r>
      </w:del>
      <w:del w:id="803" w:author="PR Preview" w:date="2026-01-01T00:00:00Z">
        <w:r>
          <w:rPr>
            <w:rStyle w:val="CommentTok"/>
          </w:rPr>
          <w:delText xml:space="preserve">#&gt; 3          3  164.  164.</w:delText>
        </w:r>
      </w:del>
      <w:del w:id="804" w:author="PR Preview" w:date="2026-01-01T00:00:00Z">
        <w:r>
          <w:br/>
        </w:r>
      </w:del>
      <w:del w:id="805" w:author="PR Preview" w:date="2026-01-01T00:00:00Z">
        <w:r>
          <w:rPr>
            <w:rStyle w:val="CommentTok"/>
          </w:rPr>
          <w:delText xml:space="preserve">#&gt; 4          4  166.  166.</w:delText>
        </w:r>
      </w:del>
    </w:p>
    <w:p>
      <w:pPr>
        <w:pStyle w:val="FirstParagraph"/>
      </w:pPr>
      <w:del w:id="806" w:author="PR Preview" w:date="2026-01-01T00:00:00Z">
        <w:r>
          <w:delText xml:space="preserve">The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rPr>
            <w:rStyle w:val="VerbatimChar"/>
          </w:rPr>
          <w:delText xml:space="preserve">bic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column matches the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rPr>
            <w:rStyle w:val="VerbatimChar"/>
          </w:rPr>
          <w:delText xml:space="preserve">r_bic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column that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rPr>
            <w:rStyle w:val="VerbatimChar"/>
          </w:rPr>
          <w:delText xml:space="preserve">BIC()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returns: TRUE.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The model with 2 predictors has the smallest BIC.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With</w:delText>
        </w:r>
      </w:del>
      <w:del w:id="8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32, each parameter costs</w:delText>
        </w:r>
      </w:del>
      <w:del w:id="82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3.47 in BIC against 2 in AIC,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so BIC penalizes each added parameter more heavily than AIC does.</w:delText>
        </w:r>
      </w:del>
    </w:p>
    <w:p>
      <w:pPr>
        <w:pStyle w:val="BodyText"/>
      </w:pPr>
      <w:del w:id="831" w:author="PR Preview" w:date="2026-01-01T00:00:00Z">
        <w:r>
          <w:rPr>
            <w:i/>
            <w:iCs/>
          </w:rPr>
          <w:delText xml:space="preserve">Remark 40</w:delText>
        </w:r>
      </w:del>
      <w:del w:id="832" w:author="PR Preview" w:date="2026-01-01T00:00:00Z">
        <w:r>
          <w:delText xml:space="preserve"> (Criteria that adjust the training error). </w:delText>
        </w:r>
      </w:del>
      <w:hyperlink w:anchor="def-adjusted-r-squared">
        <w:del w:id="833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hyperlink w:anchor="def-mallows-cp">
        <w:del w:id="836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hyperlink w:anchor="def-aic">
        <w:del w:id="839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and</w:delText>
        </w:r>
      </w:del>
      <w:del w:id="842" w:author="PR Preview" w:date="2026-01-01T00:00:00Z">
        <w:r>
          <w:delText xml:space="preserve"> </w:delText>
        </w:r>
      </w:del>
      <w:hyperlink w:anchor="def-bic">
        <w:del w:id="843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each correct a fit measure computed on the</w:delText>
        </w:r>
      </w:del>
      <w:del w:id="846" w:author="PR Preview" w:date="2026-01-01T00:00:00Z">
        <w:r>
          <w:delText xml:space="preserve"> </w:delText>
        </w:r>
      </w:del>
      <w:hyperlink w:anchor="def-training-set">
        <w:del w:id="84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for the number of parameters.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They need no</w:delText>
        </w:r>
      </w:del>
      <w:del w:id="852" w:author="PR Preview" w:date="2026-01-01T00:00:00Z">
        <w:r>
          <w:delText xml:space="preserve"> </w:delText>
        </w:r>
      </w:del>
      <w:hyperlink w:anchor="def-held-out-set">
        <w:del w:id="85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854" w:author="PR Preview" w:date="2026-01-01T00:00:00Z">
        <w:r>
          <w:delText xml:space="preserve">, so they cost one fit per model, where</w:delText>
        </w:r>
      </w:del>
      <w:del w:id="855" w:author="PR Preview" w:date="2026-01-01T00:00:00Z">
        <w:r>
          <w:delText xml:space="preserve"> </w:delText>
        </w:r>
      </w:del>
      <w:hyperlink w:anchor="def-kfold">
        <w:del w:id="856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costs several.</w:delText>
        </w:r>
      </w:del>
    </w:p>
    <w:p>
      <w:pPr>
        <w:pStyle w:val="BodyText"/>
      </w:pPr>
      <w:del w:id="859" w:author="PR Preview" w:date="2026-01-01T00:00:00Z">
        <w:r>
          <w:delText xml:space="preserve">For a least squares model with Gaussian</w:delText>
        </w:r>
      </w:del>
      <w:del w:id="860" w:author="PR Preview" w:date="2026-01-01T00:00:00Z">
        <w:r>
          <w:delText xml:space="preserve"> </w:delText>
        </w:r>
      </w:del>
      <w:hyperlink w:anchor="def-noise">
        <w:del w:id="86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of known</w:delText>
        </w:r>
      </w:del>
      <w:del w:id="864" w:author="PR Preview" w:date="2026-01-01T00:00:00Z">
        <w:r>
          <w:delText xml:space="preserve"> </w:delText>
        </w:r>
      </w:del>
      <w:hyperlink r:id="rId152">
        <w:del w:id="86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866" w:author="PR Preview" w:date="2026-01-01T00:00:00Z">
        <w:r>
          <w:delText xml:space="preserve">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$-2 {\ell\mathopen{}\left(\hat{\mathord{\smash[b]{\underset{\raise.3ex\hbox{$\scriptstyle\sim$}}{\theta}}\vphantom{\theta}}}\right)\mathclose{}}$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equals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$\text{RSS}(\hat{\mathord{\smash[b]{\underset{\raise.3ex\hbox{$\scriptstyle\sim$}}{\theta}}\vphantom{\theta}}}) / \sigma^2$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plus a constant that does not depend on the model.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AIC then equals</w:delText>
        </w:r>
      </w:del>
      <w:del w:id="877" w:author="PR Preview" w:date="2026-01-01T00:00:00Z">
        <w:r>
          <w:delText xml:space="preserve"> </w:delText>
        </w:r>
      </w:del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plus a constant, so the two criteria rank models the same way.</w:delText>
        </w:r>
      </w:del>
    </w:p>
    <w:p>
      <w:pPr>
        <w:pStyle w:val="BodyText"/>
      </w:pPr>
      <w:del w:id="880" w:author="PR Preview" w:date="2026-01-01T00:00:00Z">
        <w:r>
          <w:delText xml:space="preserve">Each criterion assumes a</w:delText>
        </w:r>
      </w:del>
      <w:del w:id="881" w:author="PR Preview" w:date="2026-01-01T00:00:00Z">
        <w:r>
          <w:delText xml:space="preserve"> </w:delText>
        </w:r>
      </w:del>
      <w:hyperlink w:anchor="def-model-family">
        <w:del w:id="88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whose parameter count measures its</w:delText>
        </w:r>
      </w:del>
      <w:del w:id="885" w:author="PR Preview" w:date="2026-01-01T00:00:00Z">
        <w:r>
          <w:delText xml:space="preserve"> </w:delText>
        </w:r>
      </w:del>
      <w:hyperlink w:anchor="def-flexibility">
        <w:del w:id="886" w:author="PR Preview" w:date="2026-01-01T00:00:00Z">
          <w:r>
            <w:rPr>
              <w:rStyle w:val="Hyperlink"/>
            </w:rPr>
            <w:delText xml:space="preserve">flexibility</w:delText>
          </w:r>
        </w:del>
      </w:hyperlink>
      <w:del w:id="887" w:author="PR Preview" w:date="2026-01-01T00:00:00Z">
        <w:r>
          <w:delText xml:space="preserve">.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When the</w:delText>
        </w:r>
      </w:del>
      <w:del w:id="890" w:author="PR Preview" w:date="2026-01-01T00:00:00Z">
        <w:r>
          <w:delText xml:space="preserve"> </w:delText>
        </w:r>
      </w:del>
      <w:hyperlink r:id="rId100">
        <w:del w:id="891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of the noise variance comes from the</w:delText>
        </w:r>
      </w:del>
      <w:del w:id="894" w:author="PR Preview" w:date="2026-01-01T00:00:00Z">
        <w:r>
          <w:delText xml:space="preserve"> </w:delText>
        </w:r>
      </w:del>
      <w:hyperlink w:anchor="def-fitted-model">
        <w:del w:id="89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itself, it can reach zero, and the criteria then fail.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Cross-validation makes no such assumption.</w:delText>
        </w:r>
      </w:del>
    </w:p>
    <w:p>
      <w:pPr>
        <w:pStyle w:val="Heading2"/>
      </w:pPr>
      <w:del w:id="900" w:author="PR Preview" w:date="2026-01-01T00:00:00Z">
        <w:r>
          <w:delText xml:space="preserve">10 Cross-validating the whole procedure</w:delText>
        </w:r>
      </w:del>
    </w:p>
    <w:p>
      <w:pPr>
        <w:pStyle w:val="Heading2"/>
      </w:pPr>
      <w:ins w:id="901" w:author="PR Preview" w:date="2026-01-01T00:00:00Z">
        <w:r>
          <w:t xml:space="preserve">9 Cross-validating the whole procedure</w:t>
        </w:r>
      </w:ins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del w:id="902" w:author="PR Preview" w:date="2026-01-01T00:00:00Z">
        <w:r>
          <w:rPr>
            <w:i/>
            <w:iCs/>
          </w:rPr>
          <w:delText xml:space="preserve">Remark 41</w:delText>
        </w:r>
      </w:del>
      <w:del w:id="903" w:author="PR Preview" w:date="2026-01-01T00:00:00Z">
        <w:r>
          <w:delText xml:space="preserve"> (Cross-validate the whole procedure). </w:delText>
        </w:r>
      </w:del>
      <w:del w:id="904" w:author="PR Preview" w:date="2026-01-01T00:00:00Z">
        <w:r>
          <w:delText xml:space="preserve">Every step that uses the outcome is part of fitting,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and must be repeated inside each fold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using only that fold’s training observations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[3, Sec. 7.10.2]</w:delText>
        </w:r>
      </w:del>
      <w:del w:id="911" w:author="PR Preview" w:date="2026-01-01T00:00:00Z">
        <w:r>
          <w:delText xml:space="preserve">.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Such steps include:</w:delText>
        </w:r>
      </w:del>
    </w:p>
    <w:p>
      <w:pPr>
        <w:pStyle w:val="BodyText"/>
      </w:pPr>
      <w:ins w:id="914" w:author="PR Preview" w:date="2026-01-01T00:00:00Z">
        <w:r>
          <w:rPr>
            <w:i/>
            <w:iCs/>
          </w:rPr>
          <w:t xml:space="preserve">Remark 40</w:t>
        </w:r>
      </w:ins>
      <w:ins w:id="915" w:author="PR Preview" w:date="2026-01-01T00:00:00Z">
        <w:r>
          <w:t xml:space="preserve"> (Cross-validate the whole procedure). </w:t>
        </w:r>
      </w:ins>
      <w:ins w:id="916" w:author="PR Preview" w:date="2026-01-01T00:00:00Z">
        <w:r>
          <w:t xml:space="preserve">Every step that uses the outcome is part of fitting,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 must be repeated inside each fold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using only that fold’s training observations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[3, Sec. 7.10.2]</w:t>
        </w:r>
      </w:ins>
      <w:ins w:id="923" w:author="PR Preview" w:date="2026-01-01T00:00:00Z">
        <w:r>
          <w:t xml:space="preserve">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del w:id="926" w:author="PR Preview" w:date="2026-01-01T00:00:00Z">
        <w:r>
          <w:delText xml:space="preserve">11 Further reading</w:delText>
        </w:r>
      </w:del>
    </w:p>
    <w:p>
      <w:pPr>
        <w:pStyle w:val="Heading2"/>
      </w:pPr>
      <w:ins w:id="927" w:author="PR Preview" w:date="2026-01-01T00:00:00Z">
        <w:r>
          <w:t xml:space="preserve">10 Further reading</w:t>
        </w:r>
      </w:ins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4"/>
    <w:bookmarkStart w:id="356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6"/>
    <w:bookmarkStart w:id="358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https://en.wikipedia.org/wiki/Generalization_error</w:t>
        </w:r>
      </w:hyperlink>
    </w:p>
    <w:bookmarkEnd w:id="358"/>
    <w:bookmarkStart w:id="360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0"/>
    <w:bookmarkStart w:id="361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1"/>
    <w:bookmarkStart w:id="363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3"/>
    <w:bookmarkStart w:id="365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https://en.wikipedia.org/wiki/Overfitting</w:t>
        </w:r>
      </w:hyperlink>
    </w:p>
    <w:bookmarkEnd w:id="365"/>
    <w:bookmarkStart w:id="367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https://en.wikipedia.org/wiki/Bias%E2%80%93variance_tradeoff</w:t>
        </w:r>
      </w:hyperlink>
    </w:p>
    <w:bookmarkEnd w:id="367"/>
    <w:bookmarkStart w:id="369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p>
      <w:pPr>
        <w:pStyle w:val="Bibliography"/>
      </w:pPr>
      <w:del w:id="928" w:author="PR Preview" w:date="2026-01-01T00:00:00Z">
        <w:r>
          <w:delText xml:space="preserve">[15]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	</w:delText>
        </w:r>
      </w:del>
      <w:del w:id="931" w:author="PR Preview" w:date="2026-01-01T00:00:00Z">
        <w:r>
          <w:delText xml:space="preserve">C. L. Mallows,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“Some comments on</w:delText>
        </w:r>
      </w:del>
      <w:del w:id="93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935" w:author="PR Preview" w:date="2026-01-01T00:00:00Z">
        <w:r>
          <w:delText xml:space="preserve">,”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rPr>
            <w:i/>
            <w:iCs/>
          </w:rPr>
          <w:delText xml:space="preserve">Technometrics</w:delText>
        </w:r>
      </w:del>
      <w:del w:id="938" w:author="PR Preview" w:date="2026-01-01T00:00:00Z">
        <w:r>
          <w:delText xml:space="preserve">, vol. 15, no. 4, pp. 661–675, 1973, doi:</w:delText>
        </w:r>
      </w:del>
      <w:del w:id="939" w:author="PR Preview" w:date="2026-01-01T00:00:00Z">
        <w:r>
          <w:delText xml:space="preserve"> </w:delText>
        </w:r>
      </w:del>
      <w:hyperlink r:id="rId15">
        <w:del w:id="940" w:author="PR Preview" w:date="2026-01-01T00:00:00Z">
          <w:r>
            <w:rPr>
              <w:rStyle w:val="Hyperlink"/>
            </w:rPr>
            <w:delText xml:space="preserve">10.1080/00401706.1973.10489103</w:delText>
          </w:r>
        </w:del>
      </w:hyperlink>
      <w:del w:id="941" w:author="PR Preview" w:date="2026-01-01T00:00:00Z">
        <w:r>
          <w:delText xml:space="preserve">.</w:delText>
        </w:r>
      </w:del>
    </w:p>
    <w:p>
      <w:pPr>
        <w:pStyle w:val="Bibliography"/>
      </w:pPr>
      <w:del w:id="942" w:author="PR Preview" w:date="2026-01-01T00:00:00Z">
        <w:r>
          <w:delText xml:space="preserve">[16]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	</w:delText>
        </w:r>
      </w:del>
      <w:del w:id="945" w:author="PR Preview" w:date="2026-01-01T00:00:00Z">
        <w:r>
          <w:delText xml:space="preserve">H. Akaike,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“A new look at the statistical model identification,”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rPr>
            <w:i/>
            <w:iCs/>
          </w:rPr>
          <w:delText xml:space="preserve">IEEE Transactions on Automatic Control</w:delText>
        </w:r>
      </w:del>
      <w:del w:id="950" w:author="PR Preview" w:date="2026-01-01T00:00:00Z">
        <w:r>
          <w:delText xml:space="preserve">, vol. 19, no. 6, pp. 716–723, 1974, doi:</w:delText>
        </w:r>
      </w:del>
      <w:del w:id="951" w:author="PR Preview" w:date="2026-01-01T00:00:00Z">
        <w:r>
          <w:delText xml:space="preserve"> </w:delText>
        </w:r>
      </w:del>
      <w:hyperlink r:id="rId16">
        <w:del w:id="952" w:author="PR Preview" w:date="2026-01-01T00:00:00Z">
          <w:r>
            <w:rPr>
              <w:rStyle w:val="Hyperlink"/>
            </w:rPr>
            <w:delText xml:space="preserve">10.1109/TAC.1974.1100705</w:delText>
          </w:r>
        </w:del>
      </w:hyperlink>
      <w:del w:id="953" w:author="PR Preview" w:date="2026-01-01T00:00:00Z">
        <w:r>
          <w:delText xml:space="preserve">.</w:delText>
        </w:r>
      </w:del>
    </w:p>
    <w:p>
      <w:pPr>
        <w:pStyle w:val="Bibliography"/>
      </w:pPr>
      <w:del w:id="954" w:author="PR Preview" w:date="2026-01-01T00:00:00Z">
        <w:r>
          <w:delText xml:space="preserve">[17]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	</w:delText>
        </w:r>
      </w:del>
      <w:del w:id="957" w:author="PR Preview" w:date="2026-01-01T00:00:00Z">
        <w:r>
          <w:delText xml:space="preserve">G. Schwarz,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“Estimating the dimension of a model,”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rPr>
            <w:i/>
            <w:iCs/>
          </w:rPr>
          <w:delText xml:space="preserve">The Annals of Statistics</w:delText>
        </w:r>
      </w:del>
      <w:del w:id="962" w:author="PR Preview" w:date="2026-01-01T00:00:00Z">
        <w:r>
          <w:delText xml:space="preserve">, vol. 6, no. 2, pp. 461–464, 1978, doi:</w:delText>
        </w:r>
      </w:del>
      <w:del w:id="963" w:author="PR Preview" w:date="2026-01-01T00:00:00Z">
        <w:r>
          <w:delText xml:space="preserve"> </w:delText>
        </w:r>
      </w:del>
      <w:hyperlink r:id="rId17">
        <w:del w:id="964" w:author="PR Preview" w:date="2026-01-01T00:00:00Z">
          <w:r>
            <w:rPr>
              <w:rStyle w:val="Hyperlink"/>
            </w:rPr>
            <w:delText xml:space="preserve">10.1214/aos/1176344136</w:delText>
          </w:r>
        </w:del>
      </w:hyperlink>
      <w:del w:id="965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9" Type="http://schemas.openxmlformats.org/officeDocument/2006/relationships/hyperlink" Target="correlation-regression.qmd#def-tss" TargetMode="External"/><Relationship Id="rId10" Type="http://schemas.openxmlformats.org/officeDocument/2006/relationships/hyperlink" Target="correlation-regression.qmd#def-nested-regression-models" TargetMode="External"/><Relationship Id="rId11" Type="http://schemas.openxmlformats.org/officeDocument/2006/relationships/hyperlink" Target="correlation-regression.qmd#def-r-squared" TargetMode="External"/><Relationship Id="rId12" Type="http://schemas.openxmlformats.org/officeDocument/2006/relationships/hyperlink" Target="prediction.qmd#def-residual" TargetMode="External"/><Relationship Id="rId13" Type="http://schemas.openxmlformats.org/officeDocument/2006/relationships/hyperlink" Target="intro-MLEs.qmd#def-mle" TargetMode="External"/><Relationship Id="rId14" Type="http://schemas.openxmlformats.org/officeDocument/2006/relationships/hyperlink" Target="intro-MLEs.qmd#def-loglik" TargetMode="External"/><Relationship Id="rId15" Type="http://schemas.openxmlformats.org/officeDocument/2006/relationships/hyperlink" Target="https://doi.org/10.1080/00401706.1973.10489103" TargetMode="External"/><Relationship Id="rId16" Type="http://schemas.openxmlformats.org/officeDocument/2006/relationships/hyperlink" Target="https://doi.org/10.1109/TAC.1974.1100705" TargetMode="External"/><Relationship Id="rId17" Type="http://schemas.openxmlformats.org/officeDocument/2006/relationships/hyperlink" Target="https://doi.org/10.1214/aos/1176344136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62" Type="http://schemas.openxmlformats.org/officeDocument/2006/relationships/hyperlink" Target="https://doi.org/10.1007/978-0-387-21706-2" TargetMode="External"/><Relationship Id="rId355" Type="http://schemas.openxmlformats.org/officeDocument/2006/relationships/hyperlink" Target="https://doi.org/10.1007/978-0-387-84858-7" TargetMode="External"/><Relationship Id="rId359" Type="http://schemas.openxmlformats.org/officeDocument/2006/relationships/hyperlink" Target="https://doi.org/10.1007/978-1-0716-1418-1" TargetMode="External"/><Relationship Id="rId366" Type="http://schemas.openxmlformats.org/officeDocument/2006/relationships/hyperlink" Target="https://en.wikipedia.org/wiki/Bias%E2%80%93variance_tradeoff" TargetMode="External"/><Relationship Id="rId372" Type="http://schemas.openxmlformats.org/officeDocument/2006/relationships/hyperlink" Target="https://en.wikipedia.org/wiki/Cross-validation_%28statistics%29" TargetMode="External"/><Relationship Id="rId357" Type="http://schemas.openxmlformats.org/officeDocument/2006/relationships/hyperlink" Target="https://en.wikipedia.org/wiki/Generalization_error" TargetMode="External"/><Relationship Id="rId368" Type="http://schemas.openxmlformats.org/officeDocument/2006/relationships/hyperlink" Target="https://en.wikipedia.org/wiki/Hyperparameter_%28machine_learning%29" TargetMode="External"/><Relationship Id="rId376" Type="http://schemas.openxmlformats.org/officeDocument/2006/relationships/hyperlink" Target="https://en.wikipedia.org/wiki/Leverage_%28statistics%29" TargetMode="External"/><Relationship Id="rId370" Type="http://schemas.openxmlformats.org/officeDocument/2006/relationships/hyperlink" Target="https://en.wikipedia.org/wiki/Model_selection" TargetMode="External"/><Relationship Id="rId364" Type="http://schemas.openxmlformats.org/officeDocument/2006/relationships/hyperlink" Target="https://en.wikipedia.org/wiki/Overfitting" TargetMode="External"/><Relationship Id="rId351" Type="http://schemas.openxmlformats.org/officeDocument/2006/relationships/hyperlink" Target="https://en.wikipedia.org/wiki/Random_seed" TargetMode="External"/><Relationship Id="rId353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74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2026-10-19T20:42:46Z</dcterms:created>
  <dcterms:modified xsi:type="dcterms:W3CDTF">2026-10-19T20:42:46Z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