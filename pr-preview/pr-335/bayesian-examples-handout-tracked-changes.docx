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fits models by Bayesian inference,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using the JAGS sampler driven from R: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 single proportion,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 logistic regression,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 survival model,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a random-effects model,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then averages over linear regression models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(Dobson and Barnett 2018, chap. 14)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It uses the priors of the</w:delText>
        </w:r>
      </w:del>
      <w:del w:id="20" w:author="PR Preview" w:date="2026-01-01T00:00:00Z">
        <w:r>
          <w:delText xml:space="preserve"> </w:delText>
        </w:r>
      </w:del>
      <w:hyperlink r:id="rId9">
        <w:del w:id="21" w:author="PR Preview" w:date="2026-01-01T00:00:00Z">
          <w:r>
            <w:rPr>
              <w:rStyle w:val="Hyperlink"/>
            </w:rPr>
            <w:delText xml:space="preserve">Bayesian Inference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the sampling and convergence checks of the</w:delText>
        </w:r>
      </w:del>
      <w:del w:id="26" w:author="PR Preview" w:date="2026-01-01T00:00:00Z">
        <w:r>
          <w:delText xml:space="preserve"> </w:delText>
        </w:r>
      </w:del>
      <w:hyperlink r:id="rId10">
        <w:del w:id="27" w:author="PR Preview" w:date="2026-01-01T00:00:00Z">
          <w:r>
            <w:rPr>
              <w:rStyle w:val="Hyperlink"/>
            </w:rPr>
            <w:delText xml:space="preserve">Markov Chain Monte Carlo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page.</w:delText>
        </w:r>
      </w:del>
    </w:p>
    <w:p>
      <w:pPr>
        <w:pStyle w:val="Date"/>
      </w:pPr>
      <w:ins w:id="30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ins w:id="31" w:author="PR Preview" w:date="2026-01-01T00:00:00Z">
        <w:r>
          <w:t xml:space="preserve">This page fits models by Bayesian inference,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using the JAGS sampler driven from R: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 single proportion,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 logistic regression,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 survival model,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a random-effects model,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then averages over linear regression models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[1, Ch. 14]</w:t>
        </w:r>
      </w:ins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It uses the priors of the</w:t>
        </w:r>
      </w:ins>
      <w:ins w:id="49" w:author="PR Preview" w:date="2026-01-01T00:00:00Z">
        <w:r>
          <w:t xml:space="preserve"> </w:t>
        </w:r>
      </w:ins>
      <w:hyperlink r:id="rId9">
        <w:ins w:id="50" w:author="PR Preview" w:date="2026-01-01T00:00:00Z">
          <w:r>
            <w:rPr>
              <w:rStyle w:val="Hyperlink"/>
            </w:rPr>
            <w:t xml:space="preserve">Bayesian Inference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page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 the sampling and convergence checks of the</w:t>
        </w:r>
      </w:ins>
      <w:ins w:id="55" w:author="PR Preview" w:date="2026-01-01T00:00:00Z">
        <w:r>
          <w:t xml:space="preserve"> </w:t>
        </w:r>
      </w:ins>
      <w:hyperlink r:id="rId10">
        <w:ins w:id="56" w:author="PR Preview" w:date="2026-01-01T00:00:00Z">
          <w:r>
            <w:rPr>
              <w:rStyle w:val="Hyperlink"/>
            </w:rPr>
            <w:t xml:space="preserve">Markov Chain Monte Carlo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page.</w:t>
        </w:r>
      </w:ins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del w:id="59" w:author="PR Preview" w:date="2026-01-01T00:00:00Z">
        <w:r>
          <w:delText xml:space="preserve">From here on, the models are fit by Bayesian inference with JAGS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(</w:delText>
        </w:r>
      </w:del>
      <w:del w:id="62" w:author="PR Preview" w:date="2026-01-01T00:00:00Z">
        <w:r>
          <w:delText xml:space="preserve">“Just Another Gibbs Sampler”</w:delText>
        </w:r>
      </w:del>
      <w:del w:id="63" w:author="PR Preview" w:date="2026-01-01T00:00:00Z">
        <w:r>
          <w:delText xml:space="preserve">),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 program that builds an MCMC sampler from a text description of a model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(Dobson and Barnett 2018, chap. 13)</w:delText>
        </w:r>
      </w:del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driven from R through the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rPr>
            <w:rStyle w:val="VerbatimChar"/>
          </w:rPr>
          <w:delText xml:space="preserve">rjags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package.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We begin with the simplest possible model,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 single Bernoulli probability,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whose exact posterior is known from</w:delText>
        </w:r>
      </w:del>
      <w:del w:id="81" w:author="PR Preview" w:date="2026-01-01T00:00:00Z">
        <w:r>
          <w:delText xml:space="preserve"> </w:delText>
        </w:r>
      </w:del>
      <w:hyperlink r:id="rId11">
        <w:del w:id="82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so the output can be checked.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 example shows the mechanics that every later analysis reuses: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specifying a model, supplying data, running a burn-in,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monitoring parameters,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summarizing and checking the draws.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In JAGS,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rPr>
            <w:rStyle w:val="VerbatimChar"/>
          </w:rPr>
          <w:delText xml:space="preserve">dnorm(mean, precision)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parameterized by the precision,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reciprocal of the variance.</w:delText>
        </w:r>
      </w:del>
    </w:p>
    <w:p>
      <w:pPr>
        <w:pStyle w:val="FirstParagraph"/>
      </w:pPr>
      <w:ins w:id="102" w:author="PR Preview" w:date="2026-01-01T00:00:00Z">
        <w:r>
          <w:t xml:space="preserve">From here on, the models are fit by Bayesian inference with JAGS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</w:t>
        </w:r>
      </w:ins>
      <w:ins w:id="105" w:author="PR Preview" w:date="2026-01-01T00:00:00Z">
        <w:r>
          <w:t xml:space="preserve">“Just Another Gibbs Sampler”</w:t>
        </w:r>
      </w:ins>
      <w:ins w:id="106" w:author="PR Preview" w:date="2026-01-01T00:00:00Z">
        <w:r>
          <w:t xml:space="preserve">),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 program that builds an MCMC sampler from a text description of a model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[1, Ch. 13]</w:t>
        </w:r>
      </w:ins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driven from R through 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rStyle w:val="VerbatimChar"/>
          </w:rPr>
          <w:t xml:space="preserve">rjags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package.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We begin with the simplest possible model,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 single Bernoulli probability,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whose exact posterior is known from</w:t>
        </w:r>
      </w:ins>
      <w:ins w:id="124" w:author="PR Preview" w:date="2026-01-01T00:00:00Z">
        <w:r>
          <w:t xml:space="preserve"> </w:t>
        </w:r>
      </w:ins>
      <w:hyperlink r:id="rId11">
        <w:ins w:id="125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so the output can be checked.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example shows the mechanics that every later analysis reuses: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specifying a model, supplying data, running a burn-in,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monitoring parameters,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summarizing and checking the draws.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In JAGS,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rStyle w:val="VerbatimChar"/>
          </w:rPr>
          <w:t xml:space="preserve">dnorm(mean, precision)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parameterized by the precision,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reciprocal of the variance.</w:t>
        </w:r>
      </w:ins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del w:id="145" w:author="PR Preview" w:date="2026-01-01T00:00:00Z">
        <w:r>
          <w:delText xml:space="preserve">For a binary outcome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with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$\operatorname{logit}(\pi_i) = \mathord{\smash[b]{\underset{\raise.3ex\hbox{$\scriptstyle\sim$}}{x}}\vphantom{x}}_i \cdot \mathord{\smash[b]{\underset{\raise.3ex\hbox{$\scriptstyle\sim$}}{\beta}}\vphantom{\beta}}$</w:delText>
        </w:r>
      </w:del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</w:delText>
        </w:r>
      </w:del>
      <w:del w:id="154" w:author="PR Preview" w:date="2026-01-01T00:00:00Z">
        <w:r>
          <w:delText xml:space="preserve"> </w:delText>
        </w:r>
      </w:del>
      <w:hyperlink r:id="rId15">
        <w:del w:id="155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model,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 Bayesian analysis places a prior on the coefficient vector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$\mathord{\smash[b]{\underset{\raise.3ex\hbox{$\scriptstyle\sim$}}{\beta}}\vphantom{\beta}}$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and samples the posterior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$\operatorname{p}(\mathord{\smash[b]{\underset{\raise.3ex\hbox{$\scriptstyle\sim$}}{\beta}}\vphantom{\beta}}\mid \mathord{\smash[b]{\underset{\raise.3ex\hbox{$\scriptstyle\sim$}}{y}}\vphantom{y}})$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by MCMC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(Dobson and Barnett 2018, chap. 14, p. 318)</w:delText>
        </w:r>
      </w:del>
      <w:del w:id="170" w:author="PR Preview" w:date="2026-01-01T00:00:00Z">
        <w:r>
          <w:delText xml:space="preserve">.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Each</w:delText>
        </w:r>
      </w:del>
      <w:del w:id="17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is summarized by the mean and quantiles of its draws.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No large-sample Gaussian approximation is needed: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 credible interval is read directly from the posterior quantiles,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 the posterior of an odds ratio</w:delText>
        </w:r>
      </w:del>
      <w:del w:id="182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or of any other function of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$\mathord{\smash[b]{\underset{\raise.3ex\hbox{$\scriptstyle\sim$}}{\beta}}\vphantom{\beta}}$</w:delText>
        </w:r>
      </w:del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is obtained by transforming the draws.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For a video introduction, see Richard McElreath’s lecture</w:delText>
        </w:r>
      </w:del>
      <w:del w:id="193" w:author="PR Preview" w:date="2026-01-01T00:00:00Z">
        <w:r>
          <w:delText xml:space="preserve"> </w:delText>
        </w:r>
      </w:del>
      <w:hyperlink r:id="rId16">
        <w:del w:id="194" w:author="PR Preview" w:date="2026-01-01T00:00:00Z">
          <w:r>
            <w:rPr>
              <w:rStyle w:val="Hyperlink"/>
              <w:i/>
              <w:iCs/>
            </w:rPr>
            <w:delText xml:space="preserve">Modeling Events</w:delText>
          </w:r>
        </w:del>
      </w:hyperlink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(Statistical Rethinking 2026, Lecture A09).</w:delText>
        </w:r>
      </w:del>
    </w:p>
    <w:p>
      <w:pPr>
        <w:pStyle w:val="FirstParagraph"/>
      </w:pPr>
      <w:ins w:id="197" w:author="PR Preview" w:date="2026-01-01T00:00:00Z">
        <w:r>
          <w:t xml:space="preserve">For a binary outcome</w:t>
        </w:r>
      </w:ins>
      <w:ins w:id="1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with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$\operatorname{logit}(\pi_i) = \mathord{\smash[b]{\underset{\raise.3ex\hbox{$\scriptstyle\sim$}}{x}}\vphantom{x}}_i \cdot \mathord{\smash[b]{\underset{\raise.3ex\hbox{$\scriptstyle\sim$}}{\beta}}\vphantom{\beta}}$</w:t>
        </w:r>
      </w:ins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hyperlink r:id="rId15">
        <w:ins w:id="207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model,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 Bayesian analysis places a prior on the coefficient vector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$\mathord{\smash[b]{\underset{\raise.3ex\hbox{$\scriptstyle\sim$}}{\beta}}\vphantom{\beta}}$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and samples the posterior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$\operatorname{p}(\mathord{\smash[b]{\underset{\raise.3ex\hbox{$\scriptstyle\sim$}}{\beta}}\vphantom{\beta}}\mid \mathord{\smash[b]{\underset{\raise.3ex\hbox{$\scriptstyle\sim$}}{y}}\vphantom{y}})$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by MCMC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[1, Ch. 14], p. 318</w:t>
        </w:r>
      </w:ins>
      <w:ins w:id="222" w:author="PR Preview" w:date="2026-01-01T00:00:00Z">
        <w:r>
          <w:t xml:space="preserve">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Each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is summarized by the mean and quantiles of its draws.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No large-sample Gaussian approximation is needed: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 credible interval is read directly from the posterior quantiles,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 the posterior of an odds ratio</w:t>
        </w:r>
      </w:ins>
      <w:ins w:id="234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or of any other function of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$\mathord{\smash[b]{\underset{\raise.3ex\hbox{$\scriptstyle\sim$}}{\beta}}\vphantom{\beta}}$</w:t>
        </w:r>
      </w:ins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obtained by transforming the draws.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For a video introduction, see Richard McElreath’s lecture</w:t>
        </w:r>
      </w:ins>
      <w:ins w:id="245" w:author="PR Preview" w:date="2026-01-01T00:00:00Z">
        <w:r>
          <w:t xml:space="preserve"> </w:t>
        </w:r>
      </w:ins>
      <w:hyperlink r:id="rId16">
        <w:ins w:id="246" w:author="PR Preview" w:date="2026-01-01T00:00:00Z">
          <w:r>
            <w:rPr>
              <w:rStyle w:val="Hyperlink"/>
              <w:i/>
              <w:iCs/>
            </w:rPr>
            <w:t xml:space="preserve">Modeling Events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(Statistical Rethinking 2026, Lecture A09).</w:t>
        </w:r>
      </w:ins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del w:id="249" w:author="PR Preview" w:date="2026-01-01T00:00:00Z">
        <w:r>
          <w:delText xml:space="preserve">Parametric survival models,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such as those with exponential or Weibull event times,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can be fit by Bayesian inference: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priors are placed on the baseline-hazard parameters and the regression coefficients,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and the posterior is sampled by MCMC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(Dobson and Barnett 2018, chap. 14, p. 327)</w:delText>
        </w:r>
      </w:del>
      <w:del w:id="260" w:author="PR Preview" w:date="2026-01-01T00:00:00Z">
        <w:r>
          <w:delText xml:space="preserve">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Censoring enters through the likelihood,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exactly as in maximum likelihood estimation with the</w:delText>
        </w:r>
      </w:del>
      <w:del w:id="265" w:author="PR Preview" w:date="2026-01-01T00:00:00Z">
        <w:r>
          <w:delText xml:space="preserve"> </w:delText>
        </w:r>
      </w:del>
      <w:hyperlink r:id="rId20">
        <w:del w:id="266" w:author="PR Preview" w:date="2026-01-01T00:00:00Z">
          <w:r>
            <w:rPr>
              <w:rStyle w:val="Hyperlink"/>
            </w:rPr>
            <w:delText xml:space="preserve">likelihood with censoring</w:delText>
          </w:r>
        </w:del>
      </w:hyperlink>
      <w:del w:id="267" w:author="PR Preview" w:date="2026-01-01T00:00:00Z">
        <w:r>
          <w:delText xml:space="preserve">: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an observed event at time</w:delText>
        </w:r>
      </w:del>
      <w:del w:id="270" w:author="PR Preview" w:date="2026-01-01T00:00:00Z">
        <w:r>
          <w:delText xml:space="preserve"> </w:delText>
        </w:r>
      </w:del>
      <m:oMath>
        <m:r>
          <m:t>t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contributes its density</w:delText>
        </w:r>
      </w:del>
      <w:del w:id="27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74" w:author="PR Preview" w:date="2026-01-01T00:00:00Z">
        <w:r>
          <w:delText xml:space="preserve">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and an observation right-censored at time</w:delText>
        </w:r>
      </w:del>
      <w:del w:id="277" w:author="PR Preview" w:date="2026-01-01T00:00:00Z">
        <w:r>
          <w:delText xml:space="preserve"> </w:delText>
        </w:r>
      </w:del>
      <m:oMath>
        <m:r>
          <m:t>t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contributes its survival probability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where</w:delText>
        </w:r>
      </w:del>
      <w:del w:id="284" w:author="PR Preview" w:date="2026-01-01T00:00:00Z">
        <w:r>
          <w:delText xml:space="preserve"> </w:delText>
        </w:r>
      </w:del>
      <m:oMath>
        <m:r>
          <m:t>λ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 the hazard and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survival function.</w:delText>
        </w:r>
      </w:del>
    </w:p>
    <w:p>
      <w:pPr>
        <w:pStyle w:val="FirstParagraph"/>
      </w:pPr>
      <w:ins w:id="290" w:author="PR Preview" w:date="2026-01-01T00:00:00Z">
        <w:r>
          <w:t xml:space="preserve">Parametric survival models,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such as those with exponential or Weibull event times,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can be fit by Bayesian inference: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priors are placed on the baseline-hazard parameters and the regression coefficients,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the posterior is sampled by MCMC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[1, Ch. 14], p. 327</w:t>
        </w:r>
      </w:ins>
      <w:ins w:id="301" w:author="PR Preview" w:date="2026-01-01T00:00:00Z">
        <w:r>
          <w:t xml:space="preserve">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Censoring enters through the likelihood,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exactly as in maximum likelihood estimation with the</w:t>
        </w:r>
      </w:ins>
      <w:ins w:id="306" w:author="PR Preview" w:date="2026-01-01T00:00:00Z">
        <w:r>
          <w:t xml:space="preserve"> </w:t>
        </w:r>
      </w:ins>
      <w:hyperlink r:id="rId20">
        <w:ins w:id="307" w:author="PR Preview" w:date="2026-01-01T00:00:00Z">
          <w:r>
            <w:rPr>
              <w:rStyle w:val="Hyperlink"/>
            </w:rPr>
            <w:t xml:space="preserve">likelihood with censoring</w:t>
          </w:r>
        </w:ins>
      </w:hyperlink>
      <w:ins w:id="308" w:author="PR Preview" w:date="2026-01-01T00:00:00Z">
        <w:r>
          <w:t xml:space="preserve">: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 observed event at time</w:t>
        </w:r>
      </w:ins>
      <w:ins w:id="311" w:author="PR Preview" w:date="2026-01-01T00:00:00Z">
        <w:r>
          <w:t xml:space="preserve"> </w:t>
        </w:r>
      </w:ins>
      <m:oMath>
        <m:r>
          <m:t>t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contributes its density</w:t>
        </w:r>
      </w:ins>
      <w:ins w:id="31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and an observation right-censored at time</w:t>
        </w:r>
      </w:ins>
      <w:ins w:id="318" w:author="PR Preview" w:date="2026-01-01T00:00:00Z">
        <w:r>
          <w:t xml:space="preserve"> </w:t>
        </w:r>
      </w:ins>
      <m:oMath>
        <m:r>
          <m:t>t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contributes its survival probability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where</w:t>
        </w:r>
      </w:ins>
      <w:ins w:id="325" w:author="PR Preview" w:date="2026-01-01T00:00:00Z">
        <w:r>
          <w:t xml:space="preserve"> </w:t>
        </w:r>
      </w:ins>
      <m:oMath>
        <m:r>
          <m:t>λ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is the hazard and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the survival function.</w:t>
        </w:r>
      </w:ins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del w:id="331" w:author="PR Preview" w:date="2026-01-01T00:00:00Z">
        <w:r>
          <w:delText xml:space="preserve">The</w:delText>
        </w:r>
      </w:del>
      <w:del w:id="332" w:author="PR Preview" w:date="2026-01-01T00:00:00Z">
        <w:r>
          <w:delText xml:space="preserve"> </w:delText>
        </w:r>
      </w:del>
      <w:hyperlink r:id="rId23">
        <w:del w:id="333" w:author="PR Preview" w:date="2026-01-01T00:00:00Z">
          <w:r>
            <w:rPr>
              <w:rStyle w:val="Hyperlink"/>
            </w:rPr>
            <w:delText xml:space="preserve">hierarchical model</w:delText>
          </w:r>
        </w:del>
      </w:hyperlink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of</w:delText>
        </w:r>
      </w:del>
      <w:del w:id="336" w:author="PR Preview" w:date="2026-01-01T00:00:00Z">
        <w:r>
          <w:delText xml:space="preserve"> </w:delText>
        </w:r>
      </w:del>
      <w:hyperlink r:id="rId24">
        <w:del w:id="337" w:author="PR Preview" w:date="2026-01-01T00:00:00Z">
          <w:r>
            <w:rPr>
              <w:rStyle w:val="Hyperlink"/>
            </w:rPr>
            <w:delText xml:space="preserve">the two-level Gaussian example</w:delText>
          </w:r>
        </w:del>
      </w:hyperlink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the random-effects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rPr>
            <w:i/>
            <w:iCs/>
          </w:rPr>
          <w:delText xml:space="preserve">model structure</w:delText>
        </w:r>
      </w:del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with group-level parameters</w:delText>
        </w:r>
      </w:del>
      <w:del w:id="345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drawn from a common distribution.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What changes here from a maximum likelihood fit is the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rPr>
            <w:i/>
            <w:iCs/>
          </w:rPr>
          <w:delText xml:space="preserve">inference method</w:delText>
        </w:r>
      </w:del>
      <w:del w:id="352" w:author="PR Preview" w:date="2026-01-01T00:00:00Z">
        <w:r>
          <w:delText xml:space="preserve">: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the Bayesian analysis places priors on the hyperparameters</w:delText>
        </w:r>
      </w:del>
      <w:del w:id="355" w:author="PR Preview" w:date="2026-01-01T00:00:00Z">
        <w:r>
          <w:delText xml:space="preserve"> </w:delText>
        </w:r>
      </w:del>
      <m:oMath>
        <m:r>
          <m:t>μ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m:oMath>
        <m:r>
          <m:t>τ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and samples their joint posterior together with the group-level parameters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(Dobson and Barnett 2018, chap. 14, p. 329)</w:delText>
        </w:r>
      </w:del>
      <w:del w:id="363" w:author="PR Preview" w:date="2026-01-01T00:00:00Z">
        <w:r>
          <w:delText xml:space="preserve">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 posterior shrinks each group’s estimate toward the overall mean,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by an amount the data determine through</w:delText>
        </w:r>
      </w:del>
      <w:del w:id="368" w:author="PR Preview" w:date="2026-01-01T00:00:00Z">
        <w:r>
          <w:delText xml:space="preserve"> </w:delText>
        </w:r>
      </w:del>
      <m:oMath>
        <m:r>
          <m:t>τ</m:t>
        </m:r>
      </m:oMath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and the posterior for</w:delText>
        </w:r>
      </w:del>
      <w:del w:id="372" w:author="PR Preview" w:date="2026-01-01T00:00:00Z">
        <w:r>
          <w:delText xml:space="preserve"> </w:delText>
        </w:r>
      </w:del>
      <m:oMath>
        <m:r>
          <m:t>τ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carries the uncertainty about the between-group spread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into every group-level summary.</w:delText>
        </w:r>
      </w:del>
    </w:p>
    <w:p>
      <w:pPr>
        <w:pStyle w:val="FirstParagraph"/>
      </w:pPr>
      <w:ins w:id="377" w:author="PR Preview" w:date="2026-01-01T00:00:00Z">
        <w:r>
          <w:t xml:space="preserve">The</w:t>
        </w:r>
      </w:ins>
      <w:ins w:id="378" w:author="PR Preview" w:date="2026-01-01T00:00:00Z">
        <w:r>
          <w:t xml:space="preserve"> </w:t>
        </w:r>
      </w:ins>
      <w:hyperlink r:id="rId23">
        <w:ins w:id="379" w:author="PR Preview" w:date="2026-01-01T00:00:00Z">
          <w:r>
            <w:rPr>
              <w:rStyle w:val="Hyperlink"/>
            </w:rPr>
            <w:t xml:space="preserve">hierarchical model</w:t>
          </w:r>
        </w:ins>
      </w:hyperlink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of</w:t>
        </w:r>
      </w:ins>
      <w:ins w:id="382" w:author="PR Preview" w:date="2026-01-01T00:00:00Z">
        <w:r>
          <w:t xml:space="preserve"> </w:t>
        </w:r>
      </w:ins>
      <w:hyperlink r:id="rId24">
        <w:ins w:id="383" w:author="PR Preview" w:date="2026-01-01T00:00:00Z">
          <w:r>
            <w:rPr>
              <w:rStyle w:val="Hyperlink"/>
            </w:rPr>
            <w:t xml:space="preserve">the two-level Gaussian example</w:t>
          </w:r>
        </w:ins>
      </w:hyperlink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is the random-effects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rPr>
            <w:i/>
            <w:iCs/>
          </w:rPr>
          <w:t xml:space="preserve">model structure</w:t>
        </w:r>
      </w:ins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with group-level parameters</w:t>
        </w:r>
      </w:ins>
      <w:ins w:id="39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drawn from a common distribution.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What changes here from a maximum likelihood fit is the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i/>
            <w:iCs/>
          </w:rPr>
          <w:t xml:space="preserve">inference method</w:t>
        </w:r>
      </w:ins>
      <w:ins w:id="398" w:author="PR Preview" w:date="2026-01-01T00:00:00Z">
        <w:r>
          <w:t xml:space="preserve">: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the Bayesian analysis places priors on the hyperparameters</w:t>
        </w:r>
      </w:ins>
      <w:ins w:id="401" w:author="PR Preview" w:date="2026-01-01T00:00:00Z">
        <w:r>
          <w:t xml:space="preserve"> </w:t>
        </w:r>
      </w:ins>
      <m:oMath>
        <m:r>
          <m:t>μ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and</w:t>
        </w:r>
      </w:ins>
      <w:ins w:id="404" w:author="PR Preview" w:date="2026-01-01T00:00:00Z">
        <w:r>
          <w:t xml:space="preserve"> </w:t>
        </w:r>
      </w:ins>
      <m:oMath>
        <m:r>
          <m:t>τ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 samples their joint posterior together with the group-level parameters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[1, Ch. 14], p. 329</w:t>
        </w:r>
      </w:ins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posterior shrinks each group’s estimate toward the overall mean,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by an amount the data determine through</w:t>
        </w:r>
      </w:ins>
      <w:ins w:id="414" w:author="PR Preview" w:date="2026-01-01T00:00:00Z">
        <w:r>
          <w:t xml:space="preserve"> </w:t>
        </w:r>
      </w:ins>
      <m:oMath>
        <m:r>
          <m:t>τ</m:t>
        </m:r>
      </m:oMath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 the posterior for</w:t>
        </w:r>
      </w:ins>
      <w:ins w:id="418" w:author="PR Preview" w:date="2026-01-01T00:00:00Z">
        <w:r>
          <w:t xml:space="preserve"> </w:t>
        </w:r>
      </w:ins>
      <m:oMath>
        <m:r>
          <m:t>τ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carries the uncertainty about the between-group spread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into every group-level summary.</w:t>
        </w:r>
      </w:ins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del w:id="423" w:author="PR Preview" w:date="2026-01-01T00:00:00Z">
        <w:r>
          <w:delText xml:space="preserve">When several candidate models are plausible,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committing to a single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“best”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one ignores the uncertainty about which model is right.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Bayesian model averaging instead averages over the models,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weighting each by its posterior probability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(Dobson and Barnett 2018, chap. 14, p. 339)</w:delText>
        </w:r>
      </w:del>
      <w:del w:id="436" w:author="PR Preview" w:date="2026-01-01T00:00:00Z">
        <w:r>
          <w:delText xml:space="preserve">.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This approach carries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rPr>
            <w:i/>
            <w:iCs/>
          </w:rPr>
          <w:delText xml:space="preserve">model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uncertainty,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not just parameter uncertainty,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into the final inference.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It is an alternative to choosing a single model by</w:delText>
        </w:r>
      </w:del>
      <w:del w:id="449" w:author="PR Preview" w:date="2026-01-01T00:00:00Z">
        <w:r>
          <w:delText xml:space="preserve"> </w:delText>
        </w:r>
      </w:del>
      <w:hyperlink r:id="rId30">
        <w:del w:id="450" w:author="PR Preview" w:date="2026-01-01T00:00:00Z">
          <w:r>
            <w:rPr>
              <w:rStyle w:val="Hyperlink"/>
            </w:rPr>
            <w:delText xml:space="preserve">predictor selection</w:delText>
          </w:r>
        </w:del>
      </w:hyperlink>
      <w:del w:id="451" w:author="PR Preview" w:date="2026-01-01T00:00:00Z">
        <w:r>
          <w:delText xml:space="preserve">.</w:delText>
        </w:r>
      </w:del>
    </w:p>
    <w:p>
      <w:pPr>
        <w:pStyle w:val="FirstParagraph"/>
      </w:pPr>
      <w:ins w:id="452" w:author="PR Preview" w:date="2026-01-01T00:00:00Z">
        <w:r>
          <w:t xml:space="preserve">When several candidate models are plausible,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committing to a single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“best”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one ignores the uncertainty about which model is right.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Bayesian model averaging instead averages over the models,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weighting each by its posterior probability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[1, Ch. 14], p. 339</w:t>
        </w:r>
      </w:ins>
      <w:ins w:id="465" w:author="PR Preview" w:date="2026-01-01T00:00:00Z">
        <w:r>
          <w:t xml:space="preserve">.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This approach carries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rPr>
            <w:i/>
            <w:iCs/>
          </w:rPr>
          <w:t xml:space="preserve">model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uncertainty,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not just parameter uncertainty,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into the final inference.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It is an alternative to choosing a single model by</w:t>
        </w:r>
      </w:ins>
      <w:ins w:id="478" w:author="PR Preview" w:date="2026-01-01T00:00:00Z">
        <w:r>
          <w:t xml:space="preserve"> </w:t>
        </w:r>
      </w:ins>
      <w:hyperlink r:id="rId30">
        <w:ins w:id="479" w:author="PR Preview" w:date="2026-01-01T00:00:00Z">
          <w:r>
            <w:rPr>
              <w:rStyle w:val="Hyperlink"/>
            </w:rPr>
            <w:t xml:space="preserve">predictor selection</w:t>
          </w:r>
        </w:ins>
      </w:hyperlink>
      <w:ins w:id="480" w:author="PR Preview" w:date="2026-01-01T00:00:00Z">
        <w:r>
          <w:t xml:space="preserve">.</w:t>
        </w:r>
      </w:ins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del w:id="481" w:author="PR Preview" w:date="2026-01-01T00:00:00Z">
        <w:r>
          <w:rPr>
            <w:b/>
            <w:bCs/>
          </w:rPr>
          <w:delText xml:space="preserve">Example 6 (A BIC approximation to Bayesian model averaging)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Marginal likelihoods are hard to compute,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but with equal prior probabilities for the models,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</w:delText>
        </w:r>
      </w:del>
      <w:del w:id="488" w:author="PR Preview" w:date="2026-01-01T00:00:00Z">
        <w:r>
          <w:delText xml:space="preserve"> </w:delText>
        </w:r>
      </w:del>
      <w:hyperlink r:id="rId36">
        <w:del w:id="489" w:author="PR Preview" w:date="2026-01-01T00:00:00Z">
          <w:r>
            <w:rPr>
              <w:rStyle w:val="Hyperlink"/>
            </w:rPr>
            <w:delText xml:space="preserve">Bayesian information criterion</w:delText>
          </w:r>
        </w:del>
      </w:hyperlink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gives a large-sample approximation to the posterior model probabilities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(Schwarz 1978)</w:delText>
        </w:r>
      </w:del>
      <w:del w:id="494" w:author="PR Preview" w:date="2026-01-01T00:00:00Z">
        <w:r>
          <w:delText xml:space="preserve">:</w:delText>
        </w:r>
      </w:del>
    </w:p>
    <w:p>
      <w:pPr>
        <w:pStyle w:val="BodyText"/>
      </w:pPr>
      <w:ins w:id="495" w:author="PR Preview" w:date="2026-01-01T00:00:00Z">
        <w:r>
          <w:rPr>
            <w:b/>
            <w:bCs/>
          </w:rPr>
          <w:t xml:space="preserve">Example 6 (A BIC approximation to Bayesian model averaging)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Marginal likelihoods are hard to compute,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but with equal prior probabilities for the models,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the</w:t>
        </w:r>
      </w:ins>
      <w:ins w:id="502" w:author="PR Preview" w:date="2026-01-01T00:00:00Z">
        <w:r>
          <w:t xml:space="preserve"> </w:t>
        </w:r>
      </w:ins>
      <w:hyperlink r:id="rId36">
        <w:ins w:id="503" w:author="PR Preview" w:date="2026-01-01T00:00:00Z">
          <w:r>
            <w:rPr>
              <w:rStyle w:val="Hyperlink"/>
            </w:rPr>
            <w:t xml:space="preserve">Bayesian information criterion</w:t>
          </w:r>
        </w:ins>
      </w:hyperlink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gives a large-sample approximation to the posterior model probabilities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[2]</w:t>
        </w:r>
      </w:ins>
      <w:ins w:id="50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del w:id="509" w:author="PR Preview" w:date="2026-01-01T00:00:00Z">
        <w:r>
          <w:delText xml:space="preserve">Wikipedia contributors (2026c)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— Bayesian updating, with examples</w:delText>
        </w:r>
      </w:del>
    </w:p>
    <w:p>
      <w:pPr>
        <w:numPr>
          <w:ilvl w:val="0"/>
          <w:numId w:val="1001"/>
        </w:numPr>
      </w:pPr>
      <w:del w:id="512" w:author="PR Preview" w:date="2026-01-01T00:00:00Z">
        <w:r>
          <w:delText xml:space="preserve">Wikipedia contributors (2026b)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— random effects and hierarchical priors</w:delText>
        </w:r>
      </w:del>
    </w:p>
    <w:p>
      <w:pPr>
        <w:numPr>
          <w:ilvl w:val="0"/>
          <w:numId w:val="1001"/>
        </w:numPr>
      </w:pPr>
      <w:del w:id="515" w:author="PR Preview" w:date="2026-01-01T00:00:00Z">
        <w:r>
          <w:delText xml:space="preserve">Wikipedia contributors (2026a)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— comparing models with the ratio of marginal likelihoods</w:delText>
        </w:r>
      </w:del>
    </w:p>
    <w:p>
      <w:pPr>
        <w:numPr>
          <w:ilvl w:val="0"/>
          <w:numId w:val="1001"/>
        </w:numPr>
      </w:pPr>
      <w:del w:id="518" w:author="PR Preview" w:date="2026-01-01T00:00:00Z">
        <w:r>
          <w:delText xml:space="preserve">Wikipedia contributors (2026d)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— a large-sample approximation to the log marginal likelihood</w:delText>
        </w:r>
      </w:del>
    </w:p>
    <w:p>
      <w:pPr>
        <w:numPr>
          <w:ilvl w:val="0"/>
          <w:numId w:val="1001"/>
        </w:numPr>
      </w:pPr>
      <w:ins w:id="521" w:author="PR Preview" w:date="2026-01-01T00:00:00Z">
        <w:r>
          <w:t xml:space="preserve">Wikipedia contributors [3]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— Bayesian updating, with examples</w:t>
        </w:r>
      </w:ins>
    </w:p>
    <w:p>
      <w:pPr>
        <w:numPr>
          <w:ilvl w:val="0"/>
          <w:numId w:val="1001"/>
        </w:numPr>
      </w:pPr>
      <w:ins w:id="524" w:author="PR Preview" w:date="2026-01-01T00:00:00Z">
        <w:r>
          <w:t xml:space="preserve">Wikipedia contributors [4]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— random effects and hierarchical priors</w:t>
        </w:r>
      </w:ins>
    </w:p>
    <w:p>
      <w:pPr>
        <w:numPr>
          <w:ilvl w:val="0"/>
          <w:numId w:val="1001"/>
        </w:numPr>
      </w:pPr>
      <w:ins w:id="527" w:author="PR Preview" w:date="2026-01-01T00:00:00Z">
        <w:r>
          <w:t xml:space="preserve">Wikipedia contributors [5]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— comparing models with the ratio of marginal likelihoods</w:t>
        </w:r>
      </w:ins>
    </w:p>
    <w:p>
      <w:pPr>
        <w:numPr>
          <w:ilvl w:val="0"/>
          <w:numId w:val="1001"/>
        </w:numPr>
      </w:pPr>
      <w:ins w:id="530" w:author="PR Preview" w:date="2026-01-01T00:00:00Z">
        <w:r>
          <w:t xml:space="preserve">Wikipedia contributors [6]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— a large-sample approximation to the log marginal likelihood</w:t>
        </w:r>
      </w:ins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del w:id="533" w:author="PR Preview" w:date="2026-01-01T00:00:00Z">
        <w:r>
          <w:delText xml:space="preserve">Dobson, Annette J, and Adrian G Barnett. 2018.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536" w:author="PR Preview" w:date="2026-01-01T00:00:00Z">
        <w:r>
          <w:delText xml:space="preserve">. 4th ed. CRC press.</w:delText>
        </w:r>
      </w:del>
      <w:del w:id="537" w:author="PR Preview" w:date="2026-01-01T00:00:00Z">
        <w:r>
          <w:delText xml:space="preserve"> </w:delText>
        </w:r>
      </w:del>
      <w:hyperlink r:id="rId40">
        <w:del w:id="538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539" w:author="PR Preview" w:date="2026-01-01T00:00:00Z">
        <w:r>
          <w:delText xml:space="preserve">.</w:delText>
        </w:r>
      </w:del>
    </w:p>
    <w:p>
      <w:pPr>
        <w:pStyle w:val="Bibliography"/>
      </w:pPr>
      <w:del w:id="540" w:author="PR Preview" w:date="2026-01-01T00:00:00Z">
        <w:r>
          <w:delText xml:space="preserve">Schwarz, Gideon. 1978.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“Estimating the Dimension of a Model.”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rPr>
            <w:i/>
            <w:iCs/>
          </w:rPr>
          <w:delText xml:space="preserve">The Annals of Statistics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6 (2): 461–64.</w:delText>
        </w:r>
      </w:del>
      <w:del w:id="547" w:author="PR Preview" w:date="2026-01-01T00:00:00Z">
        <w:r>
          <w:delText xml:space="preserve"> </w:delText>
        </w:r>
      </w:del>
      <w:hyperlink r:id="rId42">
        <w:del w:id="548" w:author="PR Preview" w:date="2026-01-01T00:00:00Z">
          <w:r>
            <w:rPr>
              <w:rStyle w:val="Hyperlink"/>
            </w:rPr>
            <w:delText xml:space="preserve">https://doi.org/10.1214/aos/1176344136</w:delText>
          </w:r>
        </w:del>
      </w:hyperlink>
      <w:del w:id="549" w:author="PR Preview" w:date="2026-01-01T00:00:00Z">
        <w:r>
          <w:delText xml:space="preserve">.</w:delText>
        </w:r>
      </w:del>
    </w:p>
    <w:p>
      <w:pPr>
        <w:pStyle w:val="Bibliography"/>
      </w:pPr>
      <w:del w:id="550" w:author="PR Preview" w:date="2026-01-01T00:00:00Z">
        <w:r>
          <w:delText xml:space="preserve">Wikipedia contributors. 2026a.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rPr>
            <w:i/>
            <w:iCs/>
          </w:rPr>
          <w:delText xml:space="preserve">Bayes Factor —</w:delText>
        </w:r>
      </w:del>
      <w:del w:id="553" w:author="PR Preview" w:date="2026-01-01T00:00:00Z">
        <w:r>
          <w:rPr>
            <w:i/>
            <w:iCs/>
          </w:rPr>
          <w:delText xml:space="preserve"> </w:delText>
        </w:r>
      </w:del>
      <w:del w:id="554" w:author="PR Preview" w:date="2026-01-01T00:00:00Z">
        <w:r>
          <w:rPr>
            <w:i/>
            <w:iCs/>
          </w:rPr>
          <w:delText xml:space="preserve">Wikipedia</w:delText>
        </w:r>
      </w:del>
      <w:del w:id="555" w:author="PR Preview" w:date="2026-01-01T00:00:00Z">
        <w:r>
          <w:rPr>
            <w:i/>
            <w:iCs/>
          </w:rPr>
          <w:delText xml:space="preserve">,</w:delText>
        </w:r>
      </w:del>
      <w:del w:id="556" w:author="PR Preview" w:date="2026-01-01T00:00:00Z">
        <w:r>
          <w:rPr>
            <w:i/>
            <w:iCs/>
          </w:rPr>
          <w:delText xml:space="preserve"> </w:delText>
        </w:r>
      </w:del>
      <w:del w:id="557" w:author="PR Preview" w:date="2026-01-01T00:00:00Z">
        <w:r>
          <w:rPr>
            <w:i/>
            <w:iCs/>
          </w:rPr>
          <w:delText xml:space="preserve">the Free Encyclopedia</w:delText>
        </w:r>
      </w:del>
      <w:del w:id="558" w:author="PR Preview" w:date="2026-01-01T00:00:00Z">
        <w:r>
          <w:delText xml:space="preserve">.</w:delText>
        </w:r>
      </w:del>
      <w:del w:id="559" w:author="PR Preview" w:date="2026-01-01T00:00:00Z">
        <w:r>
          <w:delText xml:space="preserve"> </w:delText>
        </w:r>
      </w:del>
      <w:hyperlink r:id="rId48">
        <w:del w:id="560" w:author="PR Preview" w:date="2026-01-01T00:00:00Z">
          <w:r>
            <w:rPr>
              <w:rStyle w:val="Hyperlink"/>
            </w:rPr>
            <w:delText xml:space="preserve">https://en.wikipedia.org/wiki/Bayes_factor</w:delText>
          </w:r>
        </w:del>
      </w:hyperlink>
      <w:del w:id="561" w:author="PR Preview" w:date="2026-01-01T00:00:00Z">
        <w:r>
          <w:delText xml:space="preserve">.</w:delText>
        </w:r>
      </w:del>
    </w:p>
    <w:p>
      <w:pPr>
        <w:pStyle w:val="Bibliography"/>
      </w:pPr>
      <w:del w:id="562" w:author="PR Preview" w:date="2026-01-01T00:00:00Z">
        <w:r>
          <w:delText xml:space="preserve">Wikipedia contributors. 2026b.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i/>
            <w:iCs/>
          </w:rPr>
          <w:delText xml:space="preserve">Bayesian Hierarchical Modeling —</w:delText>
        </w:r>
      </w:del>
      <w:del w:id="565" w:author="PR Preview" w:date="2026-01-01T00:00:00Z">
        <w:r>
          <w:rPr>
            <w:i/>
            <w:iCs/>
          </w:rPr>
          <w:delText xml:space="preserve"> </w:delText>
        </w:r>
      </w:del>
      <w:del w:id="566" w:author="PR Preview" w:date="2026-01-01T00:00:00Z">
        <w:r>
          <w:rPr>
            <w:i/>
            <w:iCs/>
          </w:rPr>
          <w:delText xml:space="preserve">Wikipedia</w:delText>
        </w:r>
      </w:del>
      <w:del w:id="567" w:author="PR Preview" w:date="2026-01-01T00:00:00Z">
        <w:r>
          <w:rPr>
            <w:i/>
            <w:iCs/>
          </w:rPr>
          <w:delText xml:space="preserve">,</w:delText>
        </w:r>
      </w:del>
      <w:del w:id="568" w:author="PR Preview" w:date="2026-01-01T00:00:00Z">
        <w:r>
          <w:rPr>
            <w:i/>
            <w:iCs/>
          </w:rPr>
          <w:delText xml:space="preserve"> </w:delText>
        </w:r>
      </w:del>
      <w:del w:id="569" w:author="PR Preview" w:date="2026-01-01T00:00:00Z">
        <w:r>
          <w:rPr>
            <w:i/>
            <w:iCs/>
          </w:rPr>
          <w:delText xml:space="preserve">the Free Encyclopedia</w:delText>
        </w:r>
      </w:del>
      <w:del w:id="570" w:author="PR Preview" w:date="2026-01-01T00:00:00Z">
        <w:r>
          <w:delText xml:space="preserve">.</w:delText>
        </w:r>
      </w:del>
      <w:del w:id="571" w:author="PR Preview" w:date="2026-01-01T00:00:00Z">
        <w:r>
          <w:delText xml:space="preserve"> </w:delText>
        </w:r>
      </w:del>
      <w:hyperlink r:id="rId46">
        <w:del w:id="572" w:author="PR Preview" w:date="2026-01-01T00:00:00Z">
          <w:r>
            <w:rPr>
              <w:rStyle w:val="Hyperlink"/>
            </w:rPr>
            <w:delText xml:space="preserve">https://en.wikipedia.org/wiki/Bayesian_hierarchical_modeling</w:delText>
          </w:r>
        </w:del>
      </w:hyperlink>
      <w:del w:id="573" w:author="PR Preview" w:date="2026-01-01T00:00:00Z">
        <w:r>
          <w:delText xml:space="preserve">.</w:delText>
        </w:r>
      </w:del>
    </w:p>
    <w:p>
      <w:pPr>
        <w:pStyle w:val="Bibliography"/>
      </w:pPr>
      <w:del w:id="574" w:author="PR Preview" w:date="2026-01-01T00:00:00Z">
        <w:r>
          <w:delText xml:space="preserve">Wikipedia contributors. 2026c.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rPr>
            <w:i/>
            <w:iCs/>
          </w:rPr>
          <w:delText xml:space="preserve">Bayesian Inference —</w:delText>
        </w:r>
      </w:del>
      <w:del w:id="577" w:author="PR Preview" w:date="2026-01-01T00:00:00Z">
        <w:r>
          <w:rPr>
            <w:i/>
            <w:iCs/>
          </w:rPr>
          <w:delText xml:space="preserve"> </w:delText>
        </w:r>
      </w:del>
      <w:del w:id="578" w:author="PR Preview" w:date="2026-01-01T00:00:00Z">
        <w:r>
          <w:rPr>
            <w:i/>
            <w:iCs/>
          </w:rPr>
          <w:delText xml:space="preserve">Wikipedia</w:delText>
        </w:r>
      </w:del>
      <w:del w:id="579" w:author="PR Preview" w:date="2026-01-01T00:00:00Z">
        <w:r>
          <w:rPr>
            <w:i/>
            <w:iCs/>
          </w:rPr>
          <w:delText xml:space="preserve">,</w:delText>
        </w:r>
      </w:del>
      <w:del w:id="580" w:author="PR Preview" w:date="2026-01-01T00:00:00Z">
        <w:r>
          <w:rPr>
            <w:i/>
            <w:iCs/>
          </w:rPr>
          <w:delText xml:space="preserve"> </w:delText>
        </w:r>
      </w:del>
      <w:del w:id="581" w:author="PR Preview" w:date="2026-01-01T00:00:00Z">
        <w:r>
          <w:rPr>
            <w:i/>
            <w:iCs/>
          </w:rPr>
          <w:delText xml:space="preserve">the Free Encyclopedia</w:delText>
        </w:r>
      </w:del>
      <w:del w:id="582" w:author="PR Preview" w:date="2026-01-01T00:00:00Z">
        <w:r>
          <w:delText xml:space="preserve">.</w:delText>
        </w:r>
      </w:del>
      <w:del w:id="583" w:author="PR Preview" w:date="2026-01-01T00:00:00Z">
        <w:r>
          <w:delText xml:space="preserve"> </w:delText>
        </w:r>
      </w:del>
      <w:hyperlink r:id="rId44">
        <w:del w:id="584" w:author="PR Preview" w:date="2026-01-01T00:00:00Z">
          <w:r>
            <w:rPr>
              <w:rStyle w:val="Hyperlink"/>
            </w:rPr>
            <w:delText xml:space="preserve">https://en.wikipedia.org/wiki/Bayesian_inference</w:delText>
          </w:r>
        </w:del>
      </w:hyperlink>
      <w:del w:id="585" w:author="PR Preview" w:date="2026-01-01T00:00:00Z">
        <w:r>
          <w:delText xml:space="preserve">.</w:delText>
        </w:r>
      </w:del>
    </w:p>
    <w:p>
      <w:pPr>
        <w:pStyle w:val="Bibliography"/>
      </w:pPr>
      <w:del w:id="586" w:author="PR Preview" w:date="2026-01-01T00:00:00Z">
        <w:r>
          <w:delText xml:space="preserve">Wikipedia contributors. 2026d.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i/>
            <w:iCs/>
          </w:rPr>
          <w:delText xml:space="preserve">Bayesian Information Criterion —</w:delText>
        </w:r>
      </w:del>
      <w:del w:id="589" w:author="PR Preview" w:date="2026-01-01T00:00:00Z">
        <w:r>
          <w:rPr>
            <w:i/>
            <w:iCs/>
          </w:rPr>
          <w:delText xml:space="preserve"> </w:delText>
        </w:r>
      </w:del>
      <w:del w:id="590" w:author="PR Preview" w:date="2026-01-01T00:00:00Z">
        <w:r>
          <w:rPr>
            <w:i/>
            <w:iCs/>
          </w:rPr>
          <w:delText xml:space="preserve">Wikipedia</w:delText>
        </w:r>
      </w:del>
      <w:del w:id="591" w:author="PR Preview" w:date="2026-01-01T00:00:00Z">
        <w:r>
          <w:rPr>
            <w:i/>
            <w:iCs/>
          </w:rPr>
          <w:delText xml:space="preserve">,</w:delText>
        </w:r>
      </w:del>
      <w:del w:id="592" w:author="PR Preview" w:date="2026-01-01T00:00:00Z">
        <w:r>
          <w:rPr>
            <w:i/>
            <w:iCs/>
          </w:rPr>
          <w:delText xml:space="preserve"> </w:delText>
        </w:r>
      </w:del>
      <w:del w:id="593" w:author="PR Preview" w:date="2026-01-01T00:00:00Z">
        <w:r>
          <w:rPr>
            <w:i/>
            <w:iCs/>
          </w:rPr>
          <w:delText xml:space="preserve">the Free Encyclopedia</w:delText>
        </w:r>
      </w:del>
      <w:del w:id="594" w:author="PR Preview" w:date="2026-01-01T00:00:00Z">
        <w:r>
          <w:delText xml:space="preserve">.</w:delText>
        </w:r>
      </w:del>
      <w:del w:id="595" w:author="PR Preview" w:date="2026-01-01T00:00:00Z">
        <w:r>
          <w:delText xml:space="preserve"> </w:delText>
        </w:r>
      </w:del>
      <w:hyperlink r:id="rId50">
        <w:del w:id="596" w:author="PR Preview" w:date="2026-01-01T00:00:00Z">
          <w:r>
            <w:rPr>
              <w:rStyle w:val="Hyperlink"/>
            </w:rPr>
            <w:delText xml:space="preserve">https://en.wikipedia.org/wiki/Bayesian_information_criterion</w:delText>
          </w:r>
        </w:del>
      </w:hyperlink>
      <w:del w:id="597" w:author="PR Preview" w:date="2026-01-01T00:00:00Z">
        <w:r>
          <w:delText xml:space="preserve">.</w:delText>
        </w:r>
      </w:del>
    </w:p>
    <w:p>
      <w:pPr>
        <w:pStyle w:val="Bibliography"/>
      </w:pPr>
      <w:ins w:id="598" w:author="PR Preview" w:date="2026-01-01T00:00:00Z">
        <w:r>
          <w:t xml:space="preserve">[1]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	</w:t>
        </w:r>
      </w:ins>
      <w:ins w:id="601" w:author="PR Preview" w:date="2026-01-01T00:00:00Z">
        <w:r>
          <w:t xml:space="preserve">A. J. Dobson and A. G. Barnett,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604" w:author="PR Preview" w:date="2026-01-01T00:00:00Z">
        <w:r>
          <w:t xml:space="preserve">, 4th ed. CRC press, 2018. doi:</w:t>
        </w:r>
      </w:ins>
      <w:ins w:id="605" w:author="PR Preview" w:date="2026-01-01T00:00:00Z">
        <w:r>
          <w:t xml:space="preserve"> </w:t>
        </w:r>
      </w:ins>
      <w:hyperlink r:id="rId40">
        <w:ins w:id="606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607" w:author="PR Preview" w:date="2026-01-01T00:00:00Z">
        <w:r>
          <w:t xml:space="preserve">.</w:t>
        </w:r>
      </w:ins>
    </w:p>
    <w:bookmarkEnd w:id="41"/>
    <w:bookmarkStart w:id="43" w:name="ref-schwarz1978estimating"/>
    <w:p>
      <w:pPr>
        <w:pStyle w:val="Bibliography"/>
      </w:pPr>
      <w:ins w:id="608" w:author="PR Preview" w:date="2026-01-01T00:00:00Z">
        <w:r>
          <w:t xml:space="preserve">[2]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	</w:t>
        </w:r>
      </w:ins>
      <w:ins w:id="611" w:author="PR Preview" w:date="2026-01-01T00:00:00Z">
        <w:r>
          <w:t xml:space="preserve">G. Schwarz,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“Estimating the dimension of a model,”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rPr>
            <w:i/>
            <w:iCs/>
          </w:rPr>
          <w:t xml:space="preserve">The Annals of Statistics</w:t>
        </w:r>
      </w:ins>
      <w:ins w:id="616" w:author="PR Preview" w:date="2026-01-01T00:00:00Z">
        <w:r>
          <w:t xml:space="preserve">, vol. 6, no. 2, pp. 461–464, 1978, doi:</w:t>
        </w:r>
      </w:ins>
      <w:ins w:id="617" w:author="PR Preview" w:date="2026-01-01T00:00:00Z">
        <w:r>
          <w:t xml:space="preserve"> </w:t>
        </w:r>
      </w:ins>
      <w:hyperlink r:id="rId42">
        <w:ins w:id="618" w:author="PR Preview" w:date="2026-01-01T00:00:00Z">
          <w:r>
            <w:rPr>
              <w:rStyle w:val="Hyperlink"/>
            </w:rPr>
            <w:t xml:space="preserve">10.1214/aos/1176344136</w:t>
          </w:r>
        </w:ins>
      </w:hyperlink>
      <w:ins w:id="619" w:author="PR Preview" w:date="2026-01-01T00:00:00Z">
        <w:r>
          <w:t xml:space="preserve">.</w:t>
        </w:r>
      </w:ins>
    </w:p>
    <w:bookmarkEnd w:id="43"/>
    <w:bookmarkStart w:id="45" w:name="ref-wikipedia_bayesian_inference"/>
    <w:p>
      <w:pPr>
        <w:pStyle w:val="Bibliography"/>
      </w:pPr>
      <w:ins w:id="620" w:author="PR Preview" w:date="2026-01-01T00:00:00Z">
        <w:r>
          <w:t xml:space="preserve">[3]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	</w:t>
        </w:r>
      </w:ins>
      <w:ins w:id="623" w:author="PR Preview" w:date="2026-01-01T00:00:00Z">
        <w:r>
          <w:t xml:space="preserve">Wikipedia contributors,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“Bayesian inference —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Wikipedia</w:t>
        </w:r>
      </w:ins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the free encyclopedia.”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2026. Available:</w:t>
        </w:r>
      </w:ins>
      <w:ins w:id="633" w:author="PR Preview" w:date="2026-01-01T00:00:00Z">
        <w:r>
          <w:t xml:space="preserve"> </w:t>
        </w:r>
      </w:ins>
      <w:hyperlink r:id="rId44">
        <w:ins w:id="634" w:author="PR Preview" w:date="2026-01-01T00:00:00Z">
          <w:r>
            <w:rPr>
              <w:rStyle w:val="Hyperlink"/>
            </w:rPr>
            <w:t xml:space="preserve">https://en.wikipedia.org/wiki/Bayesian_inference</w:t>
          </w:r>
        </w:ins>
      </w:hyperlink>
    </w:p>
    <w:bookmarkEnd w:id="45"/>
    <w:bookmarkStart w:id="47" w:name="Xea103239a4db138db144761a8bb4f764e3355fe"/>
    <w:p>
      <w:pPr>
        <w:pStyle w:val="Bibliography"/>
      </w:pPr>
      <w:ins w:id="635" w:author="PR Preview" w:date="2026-01-01T00:00:00Z">
        <w:r>
          <w:t xml:space="preserve">[4]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	</w:t>
        </w:r>
      </w:ins>
      <w:ins w:id="638" w:author="PR Preview" w:date="2026-01-01T00:00:00Z">
        <w:r>
          <w:t xml:space="preserve">Wikipedia contributors,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“Bayesian hierarchical modeling —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Wikipedia</w:t>
        </w:r>
      </w:ins>
      <w:ins w:id="643" w:author="PR Preview" w:date="2026-01-01T00:00:00Z">
        <w:r>
          <w:t xml:space="preserve">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the free encyclopedia.”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2026. Available:</w:t>
        </w:r>
      </w:ins>
      <w:ins w:id="648" w:author="PR Preview" w:date="2026-01-01T00:00:00Z">
        <w:r>
          <w:t xml:space="preserve"> </w:t>
        </w:r>
      </w:ins>
      <w:hyperlink r:id="rId46">
        <w:ins w:id="649" w:author="PR Preview" w:date="2026-01-01T00:00:00Z">
          <w:r>
            <w:rPr>
              <w:rStyle w:val="Hyperlink"/>
            </w:rPr>
            <w:t xml:space="preserve">https://en.wikipedia.org/wiki/Bayesian_hierarchical_modeling</w:t>
          </w:r>
        </w:ins>
      </w:hyperlink>
    </w:p>
    <w:bookmarkEnd w:id="47"/>
    <w:bookmarkStart w:id="49" w:name="ref-wikipedia_bayes_factor"/>
    <w:p>
      <w:pPr>
        <w:pStyle w:val="Bibliography"/>
      </w:pPr>
      <w:ins w:id="650" w:author="PR Preview" w:date="2026-01-01T00:00:00Z">
        <w:r>
          <w:t xml:space="preserve">[5]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	</w:t>
        </w:r>
      </w:ins>
      <w:ins w:id="653" w:author="PR Preview" w:date="2026-01-01T00:00:00Z">
        <w:r>
          <w:t xml:space="preserve">Wikipedia contributors,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“Bayes factor —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Wikipedia</w:t>
        </w:r>
      </w:ins>
      <w:ins w:id="658" w:author="PR Preview" w:date="2026-01-01T00:00:00Z">
        <w:r>
          <w:t xml:space="preserve">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the free encyclopedia.”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2026. Available:</w:t>
        </w:r>
      </w:ins>
      <w:ins w:id="663" w:author="PR Preview" w:date="2026-01-01T00:00:00Z">
        <w:r>
          <w:t xml:space="preserve"> </w:t>
        </w:r>
      </w:ins>
      <w:hyperlink r:id="rId48">
        <w:ins w:id="664" w:author="PR Preview" w:date="2026-01-01T00:00:00Z">
          <w:r>
            <w:rPr>
              <w:rStyle w:val="Hyperlink"/>
            </w:rPr>
            <w:t xml:space="preserve">https://en.wikipedia.org/wiki/Bayes_factor</w:t>
          </w:r>
        </w:ins>
      </w:hyperlink>
    </w:p>
    <w:bookmarkEnd w:id="49"/>
    <w:bookmarkStart w:id="51" w:name="Xa584536cae7abc3c1159cccbd47cc37873a4d27"/>
    <w:p>
      <w:pPr>
        <w:pStyle w:val="Bibliography"/>
      </w:pPr>
      <w:ins w:id="665" w:author="PR Preview" w:date="2026-01-01T00:00:00Z">
        <w:r>
          <w:t xml:space="preserve">[6]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	</w:t>
        </w:r>
      </w:ins>
      <w:ins w:id="668" w:author="PR Preview" w:date="2026-01-01T00:00:00Z">
        <w:r>
          <w:t xml:space="preserve">Wikipedia contributors,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“Bayesian information criterion —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Wikipedia</w:t>
        </w:r>
      </w:ins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free encyclopedia.”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2026. Available:</w:t>
        </w:r>
      </w:ins>
      <w:ins w:id="678" w:author="PR Preview" w:date="2026-01-01T00:00:00Z">
        <w:r>
          <w:t xml:space="preserve"> </w:t>
        </w:r>
      </w:ins>
      <w:hyperlink r:id="rId50">
        <w:ins w:id="679" w:author="PR Preview" w:date="2026-01-01T00:00:00Z">
          <w:r>
            <w:rPr>
              <w:rStyle w:val="Hyperlink"/>
            </w:rPr>
            <w:t xml:space="preserve">https://en.wikipedia.org/wiki/Bayesian_information_criterion</w:t>
          </w:r>
        </w:ins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8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4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8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4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2026-10-18T08:14:18Z</dcterms:created>
  <dcterms:modified xsi:type="dcterms:W3CDTF">2026-10-18T08:14:18Z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