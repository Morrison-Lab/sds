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del w:id="3" w:author="PR Preview" w:date="2026-01-01T00:00:00Z">
        <w:r>
          <w:delText xml:space="preserve">The target depends on the loss.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absolute error loss, the best prediction is the conditional median instead,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other losses have other targets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(Hastie et al. 2009, 20)</w:delText>
        </w:r>
      </w:del>
      <w:del w:id="10" w:author="PR Preview" w:date="2026-01-01T00:00:00Z">
        <w:r>
          <w:delText xml:space="preserve">.</w:delText>
        </w:r>
      </w:del>
    </w:p>
    <w:p>
      <w:pPr>
        <w:pStyle w:val="BodyText"/>
      </w:pPr>
      <w:ins w:id="11" w:author="PR Preview" w:date="2026-01-01T00:00:00Z">
        <w:r>
          <w:t xml:space="preserve">The target depends on the loss.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absolute error loss, the best prediction is the conditional median instead,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other losses have other targets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[1, p. 20]</w:t>
        </w:r>
      </w:ins>
      <w:ins w:id="18" w:author="PR Preview" w:date="2026-01-01T00:00:00Z">
        <w:r>
          <w:t xml:space="preserve">.</w:t>
        </w:r>
      </w:ins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del w:id="19" w:author="PR Preview" w:date="2026-01-01T00:00:00Z">
        <w:r>
          <w:delText xml:space="preserve">Source: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Wikipedia contributors (2026a)</w:delText>
        </w:r>
      </w:del>
      <w:del w:id="22" w:author="PR Preview" w:date="2026-01-01T00:00:00Z">
        <w:r>
          <w:delText xml:space="preserve">.</w:delText>
        </w:r>
      </w:del>
    </w:p>
    <w:p>
      <w:pPr>
        <w:pStyle w:val="FirstParagraph"/>
      </w:pPr>
      <w:ins w:id="23" w:author="PR Preview" w:date="2026-01-01T00:00:00Z">
        <w:r>
          <w:t xml:space="preserve">Source: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Wikipedia contributors [2]</w:t>
        </w:r>
      </w:ins>
      <w:ins w:id="26" w:author="PR Preview" w:date="2026-01-01T00:00:00Z">
        <w:r>
          <w:t xml:space="preserve">.</w:t>
        </w:r>
      </w:ins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del w:id="27" w:author="PR Preview" w:date="2026-01-01T00:00:00Z">
        <w:r>
          <w:rPr>
            <w:b/>
            <w:bCs/>
          </w:rPr>
          <w:delText xml:space="preserve">Example 2 (Residuals and prediction errors for birth weights)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birthwt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data record the birth weight (grams) of 189 babies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their mothers’ weight at the last menstrual period (pounds),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from a study at Baystate Medical Center in Springfield, Massachusetts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(Hosmer and Lemeshow 1989)</w:delText>
        </w:r>
      </w:del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They ship with the R package</w:delText>
        </w:r>
      </w:del>
      <w:del w:id="43" w:author="PR Preview" w:date="2026-01-01T00:00:00Z">
        <w:r>
          <w:delText xml:space="preserve"> </w:delText>
        </w:r>
      </w:del>
      <w:hyperlink r:id="rId21">
        <w:del w:id="44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(</w:delText>
        </w:r>
      </w:del>
      <w:del w:id="47" w:author="PR Preview" w:date="2026-01-01T00:00:00Z">
        <w:r>
          <w:rPr>
            <w:rStyle w:val="VerbatimChar"/>
          </w:rPr>
          <w:delText xml:space="preserve">MASS::birthwt</w:delText>
        </w:r>
      </w:del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 this site has a copy at</w:delText>
        </w:r>
      </w:del>
      <w:del w:id="51" w:author="PR Preview" w:date="2026-01-01T00:00:00Z">
        <w:r>
          <w:delText xml:space="preserve"> </w:delText>
        </w:r>
      </w:del>
      <w:hyperlink r:id="rId22">
        <w:del w:id="52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53" w:author="PR Preview" w:date="2026-01-01T00:00:00Z">
        <w:r>
          <w:delText xml:space="preserve">.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Example 2 (Residuals and prediction errors for birth weights)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birthwt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data record the birth weight (grams) of 189 babies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their mothers’ weight at the last menstrual period (pounds),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from a study at Baystate Medical Center in Springfield, Massachusetts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[3]</w:t>
        </w:r>
      </w:ins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They ship with the R package</w:t>
        </w:r>
      </w:ins>
      <w:ins w:id="70" w:author="PR Preview" w:date="2026-01-01T00:00:00Z">
        <w:r>
          <w:t xml:space="preserve"> </w:t>
        </w:r>
      </w:ins>
      <w:hyperlink r:id="rId21">
        <w:ins w:id="71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</w:t>
        </w:r>
      </w:ins>
      <w:ins w:id="74" w:author="PR Preview" w:date="2026-01-01T00:00:00Z">
        <w:r>
          <w:rPr>
            <w:rStyle w:val="VerbatimChar"/>
          </w:rPr>
          <w:t xml:space="preserve">MASS::birthwt</w:t>
        </w:r>
      </w:ins>
      <w:ins w:id="75" w:author="PR Preview" w:date="2026-01-01T00:00:00Z">
        <w:r>
          <w:t xml:space="preserve">),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this site has a copy at</w:t>
        </w:r>
      </w:ins>
      <w:ins w:id="78" w:author="PR Preview" w:date="2026-01-01T00:00:00Z">
        <w:r>
          <w:t xml:space="preserve"> </w:t>
        </w:r>
      </w:ins>
      <w:hyperlink r:id="rId22">
        <w:ins w:id="79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8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1" w:author="PR Preview" w:date="2026-01-01T00:00:00Z">
        <w:r>
          <w:delText xml:space="preserve">Source: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Wikipedia contributors (2026b)</w:delText>
        </w:r>
      </w:del>
      <w:del w:id="84" w:author="PR Preview" w:date="2026-01-01T00:00:00Z">
        <w:r>
          <w:delText xml:space="preserve">.</w:delText>
        </w:r>
      </w:del>
    </w:p>
    <w:p>
      <w:pPr>
        <w:pStyle w:val="FirstParagraph"/>
      </w:pPr>
      <w:ins w:id="85" w:author="PR Preview" w:date="2026-01-01T00:00:00Z">
        <w:r>
          <w:t xml:space="preserve">Source: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Wikipedia contributors [4]</w:t>
        </w:r>
      </w:ins>
      <w:ins w:id="88" w:author="PR Preview" w:date="2026-01-01T00:00:00Z">
        <w:r>
          <w:t xml:space="preserve">.</w:t>
        </w:r>
      </w:ins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del w:id="89" w:author="PR Preview" w:date="2026-01-01T00:00:00Z">
        <w:r>
          <w:delText xml:space="preserve">Wikipedia contributors (2026a)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— how an error differs from a residual</w:delText>
        </w:r>
      </w:del>
    </w:p>
    <w:p>
      <w:pPr>
        <w:numPr>
          <w:ilvl w:val="0"/>
          <w:numId w:val="1002"/>
        </w:numPr>
      </w:pPr>
      <w:del w:id="92" w:author="PR Preview" w:date="2026-01-01T00:00:00Z">
        <w:r>
          <w:delText xml:space="preserve">Wikipedia contributors (2026b)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— the mean squared prediction error</w:delText>
        </w:r>
      </w:del>
    </w:p>
    <w:p>
      <w:pPr>
        <w:numPr>
          <w:ilvl w:val="0"/>
          <w:numId w:val="1002"/>
        </w:numPr>
      </w:pPr>
      <w:ins w:id="95" w:author="PR Preview" w:date="2026-01-01T00:00:00Z">
        <w:r>
          <w:t xml:space="preserve">Wikipedia contributors [2]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— how an error differs from a residual</w:t>
        </w:r>
      </w:ins>
    </w:p>
    <w:p>
      <w:pPr>
        <w:numPr>
          <w:ilvl w:val="0"/>
          <w:numId w:val="1002"/>
        </w:numPr>
      </w:pPr>
      <w:ins w:id="98" w:author="PR Preview" w:date="2026-01-01T00:00:00Z">
        <w:r>
          <w:t xml:space="preserve">Wikipedia contributors [4]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— the mean squared prediction error</w:t>
        </w:r>
      </w:ins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del w:id="101" w:author="PR Preview" w:date="2026-01-01T00:00:00Z">
        <w:r>
          <w:delText xml:space="preserve">Hastie, Trevor, Robert Tibshirani, and Jerome Friedman. 2009.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104" w:author="PR Preview" w:date="2026-01-01T00:00:00Z">
        <w:r>
          <w:delText xml:space="preserve">. 2nd ed. Springer.</w:delText>
        </w:r>
      </w:del>
      <w:del w:id="105" w:author="PR Preview" w:date="2026-01-01T00:00:00Z">
        <w:r>
          <w:delText xml:space="preserve"> </w:delText>
        </w:r>
      </w:del>
      <w:hyperlink r:id="rId47">
        <w:del w:id="106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107" w:author="PR Preview" w:date="2026-01-01T00:00:00Z">
        <w:r>
          <w:delText xml:space="preserve">.</w:delText>
        </w:r>
      </w:del>
    </w:p>
    <w:p>
      <w:pPr>
        <w:pStyle w:val="Bibliography"/>
      </w:pPr>
      <w:del w:id="108" w:author="PR Preview" w:date="2026-01-01T00:00:00Z">
        <w:r>
          <w:delText xml:space="preserve">Hosmer, David W., and Stanley Lemeshow. 1989.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rPr>
            <w:i/>
            <w:iCs/>
          </w:rPr>
          <w:delText xml:space="preserve">Applied Logistic Regression</w:delText>
        </w:r>
      </w:del>
      <w:del w:id="111" w:author="PR Preview" w:date="2026-01-01T00:00:00Z">
        <w:r>
          <w:delText xml:space="preserve">. Wiley.</w:delText>
        </w:r>
      </w:del>
    </w:p>
    <w:p>
      <w:pPr>
        <w:pStyle w:val="Bibliography"/>
      </w:pPr>
      <w:del w:id="112" w:author="PR Preview" w:date="2026-01-01T00:00:00Z">
        <w:r>
          <w:delText xml:space="preserve">Wikipedia contributors. 2026a.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i/>
            <w:iCs/>
          </w:rPr>
          <w:delText xml:space="preserve">Errors and Residuals —</w:delText>
        </w:r>
      </w:del>
      <w:del w:id="115" w:author="PR Preview" w:date="2026-01-01T00:00:00Z">
        <w:r>
          <w:rPr>
            <w:i/>
            <w:iCs/>
          </w:rPr>
          <w:delText xml:space="preserve"> </w:delText>
        </w:r>
      </w:del>
      <w:del w:id="116" w:author="PR Preview" w:date="2026-01-01T00:00:00Z">
        <w:r>
          <w:rPr>
            <w:i/>
            <w:iCs/>
          </w:rPr>
          <w:delText xml:space="preserve">Wikipedia</w:delText>
        </w:r>
      </w:del>
      <w:del w:id="117" w:author="PR Preview" w:date="2026-01-01T00:00:00Z">
        <w:r>
          <w:rPr>
            <w:i/>
            <w:iCs/>
          </w:rPr>
          <w:delText xml:space="preserve">,</w:delText>
        </w:r>
      </w:del>
      <w:del w:id="118" w:author="PR Preview" w:date="2026-01-01T00:00:00Z">
        <w:r>
          <w:rPr>
            <w:i/>
            <w:iCs/>
          </w:rPr>
          <w:delText xml:space="preserve"> </w:delText>
        </w:r>
      </w:del>
      <w:del w:id="119" w:author="PR Preview" w:date="2026-01-01T00:00:00Z">
        <w:r>
          <w:rPr>
            <w:i/>
            <w:iCs/>
          </w:rPr>
          <w:delText xml:space="preserve">the Free Encyclopedia</w:delText>
        </w:r>
      </w:del>
      <w:del w:id="120" w:author="PR Preview" w:date="2026-01-01T00:00:00Z">
        <w:r>
          <w:delText xml:space="preserve">.</w:delText>
        </w:r>
      </w:del>
      <w:del w:id="121" w:author="PR Preview" w:date="2026-01-01T00:00:00Z">
        <w:r>
          <w:delText xml:space="preserve"> </w:delText>
        </w:r>
      </w:del>
      <w:hyperlink r:id="rId49">
        <w:del w:id="122" w:author="PR Preview" w:date="2026-01-01T00:00:00Z">
          <w:r>
            <w:rPr>
              <w:rStyle w:val="Hyperlink"/>
            </w:rPr>
            <w:delText xml:space="preserve">https://en.wikipedia.org/wiki/Errors_and_residuals</w:delText>
          </w:r>
        </w:del>
      </w:hyperlink>
      <w:del w:id="123" w:author="PR Preview" w:date="2026-01-01T00:00:00Z">
        <w:r>
          <w:delText xml:space="preserve">.</w:delText>
        </w:r>
      </w:del>
    </w:p>
    <w:p>
      <w:pPr>
        <w:pStyle w:val="Bibliography"/>
      </w:pPr>
      <w:del w:id="124" w:author="PR Preview" w:date="2026-01-01T00:00:00Z">
        <w:r>
          <w:delText xml:space="preserve">Wikipedia contributors. 2026b.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rPr>
            <w:i/>
            <w:iCs/>
          </w:rPr>
          <w:delText xml:space="preserve">Mean Squared Prediction Error —</w:delText>
        </w:r>
      </w:del>
      <w:del w:id="127" w:author="PR Preview" w:date="2026-01-01T00:00:00Z">
        <w:r>
          <w:rPr>
            <w:i/>
            <w:iCs/>
          </w:rPr>
          <w:delText xml:space="preserve"> </w:delText>
        </w:r>
      </w:del>
      <w:del w:id="128" w:author="PR Preview" w:date="2026-01-01T00:00:00Z">
        <w:r>
          <w:rPr>
            <w:i/>
            <w:iCs/>
          </w:rPr>
          <w:delText xml:space="preserve">Wikipedia</w:delText>
        </w:r>
      </w:del>
      <w:del w:id="129" w:author="PR Preview" w:date="2026-01-01T00:00:00Z">
        <w:r>
          <w:rPr>
            <w:i/>
            <w:iCs/>
          </w:rPr>
          <w:delText xml:space="preserve">,</w:delText>
        </w:r>
      </w:del>
      <w:del w:id="130" w:author="PR Preview" w:date="2026-01-01T00:00:00Z">
        <w:r>
          <w:rPr>
            <w:i/>
            <w:iCs/>
          </w:rPr>
          <w:delText xml:space="preserve"> </w:delText>
        </w:r>
      </w:del>
      <w:del w:id="131" w:author="PR Preview" w:date="2026-01-01T00:00:00Z">
        <w:r>
          <w:rPr>
            <w:i/>
            <w:iCs/>
          </w:rPr>
          <w:delText xml:space="preserve">the Free Encyclopedia</w:delText>
        </w:r>
      </w:del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hyperlink r:id="rId52">
        <w:del w:id="134" w:author="PR Preview" w:date="2026-01-01T00:00:00Z">
          <w:r>
            <w:rPr>
              <w:rStyle w:val="Hyperlink"/>
            </w:rPr>
            <w:delText xml:space="preserve">https://en.wikipedia.org/wiki/Mean_squared_prediction_error</w:delText>
          </w:r>
        </w:del>
      </w:hyperlink>
      <w:del w:id="135" w:author="PR Preview" w:date="2026-01-01T00:00:00Z">
        <w:r>
          <w:delText xml:space="preserve">.</w:delText>
        </w:r>
      </w:del>
    </w:p>
    <w:p>
      <w:pPr>
        <w:pStyle w:val="Bibliography"/>
      </w:pPr>
      <w:ins w:id="136" w:author="PR Preview" w:date="2026-01-01T00:00:00Z">
        <w:r>
          <w:t xml:space="preserve">[1]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	</w:t>
        </w:r>
      </w:ins>
      <w:ins w:id="139" w:author="PR Preview" w:date="2026-01-01T00:00:00Z">
        <w:r>
          <w:t xml:space="preserve">T. Hastie, R. Tibshirani, and J. Friedman,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42" w:author="PR Preview" w:date="2026-01-01T00:00:00Z">
        <w:r>
          <w:t xml:space="preserve">, 2nd ed. Springer, 2009. doi:</w:t>
        </w:r>
      </w:ins>
      <w:ins w:id="143" w:author="PR Preview" w:date="2026-01-01T00:00:00Z">
        <w:r>
          <w:t xml:space="preserve"> </w:t>
        </w:r>
      </w:ins>
      <w:hyperlink r:id="rId47">
        <w:ins w:id="144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45" w:author="PR Preview" w:date="2026-01-01T00:00:00Z">
        <w:r>
          <w:t xml:space="preserve">.</w:t>
        </w:r>
      </w:ins>
    </w:p>
    <w:bookmarkEnd w:id="48"/>
    <w:bookmarkStart w:id="50" w:name="ref-wikipedia_errors_and_residuals"/>
    <w:p>
      <w:pPr>
        <w:pStyle w:val="Bibliography"/>
      </w:pPr>
      <w:ins w:id="146" w:author="PR Preview" w:date="2026-01-01T00:00:00Z">
        <w:r>
          <w:t xml:space="preserve">[2]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	</w:t>
        </w:r>
      </w:ins>
      <w:ins w:id="149" w:author="PR Preview" w:date="2026-01-01T00:00:00Z">
        <w:r>
          <w:t xml:space="preserve">Wikipedia contributors,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“Errors and residuals —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Wikipedia</w:t>
        </w:r>
      </w:ins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free encyclopedia.”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2026. Available:</w:t>
        </w:r>
      </w:ins>
      <w:ins w:id="159" w:author="PR Preview" w:date="2026-01-01T00:00:00Z">
        <w:r>
          <w:t xml:space="preserve"> </w:t>
        </w:r>
      </w:ins>
      <w:hyperlink r:id="rId49">
        <w:ins w:id="160" w:author="PR Preview" w:date="2026-01-01T00:00:00Z">
          <w:r>
            <w:rPr>
              <w:rStyle w:val="Hyperlink"/>
            </w:rPr>
            <w:t xml:space="preserve">https://en.wikipedia.org/wiki/Errors_and_residuals</w:t>
          </w:r>
        </w:ins>
      </w:hyperlink>
    </w:p>
    <w:bookmarkEnd w:id="50"/>
    <w:bookmarkStart w:id="51" w:name="ref-hosmer1989applied"/>
    <w:p>
      <w:pPr>
        <w:pStyle w:val="Bibliography"/>
      </w:pPr>
      <w:ins w:id="161" w:author="PR Preview" w:date="2026-01-01T00:00:00Z">
        <w:r>
          <w:t xml:space="preserve">[3]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	</w:t>
        </w:r>
      </w:ins>
      <w:ins w:id="164" w:author="PR Preview" w:date="2026-01-01T00:00:00Z">
        <w:r>
          <w:t xml:space="preserve">D. W. Hosmer and S. Lemeshow,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i/>
            <w:iCs/>
          </w:rPr>
          <w:t xml:space="preserve">Applied logistic regression</w:t>
        </w:r>
      </w:ins>
      <w:ins w:id="167" w:author="PR Preview" w:date="2026-01-01T00:00:00Z">
        <w:r>
          <w:t xml:space="preserve">. New York: Wiley, 1989.</w:t>
        </w:r>
      </w:ins>
    </w:p>
    <w:bookmarkEnd w:id="51"/>
    <w:bookmarkStart w:id="53" w:name="Xd697438674adfa1ece88a6799c39e311e25258b"/>
    <w:p>
      <w:pPr>
        <w:pStyle w:val="Bibliography"/>
      </w:pPr>
      <w:ins w:id="168" w:author="PR Preview" w:date="2026-01-01T00:00:00Z">
        <w:r>
          <w:t xml:space="preserve">[4]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	</w:t>
        </w:r>
      </w:ins>
      <w:ins w:id="171" w:author="PR Preview" w:date="2026-01-01T00:00:00Z">
        <w:r>
          <w:t xml:space="preserve">Wikipedia contributors,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“Mean squared prediction error —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Wikipedia</w:t>
        </w:r>
      </w:ins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free encyclopedia.”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2026. Available:</w:t>
        </w:r>
      </w:ins>
      <w:ins w:id="181" w:author="PR Preview" w:date="2026-01-01T00:00:00Z">
        <w:r>
          <w:t xml:space="preserve"> </w:t>
        </w:r>
      </w:ins>
      <w:hyperlink r:id="rId52">
        <w:ins w:id="182" w:author="PR Preview" w:date="2026-01-01T00:00:00Z">
          <w:r>
            <w:rPr>
              <w:rStyle w:val="Hyperlink"/>
            </w:rPr>
            <w:t xml:space="preserve">https://en.wikipedia.org/wiki/Mean_squared_prediction_error</w:t>
          </w:r>
        </w:ins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2026-10-18T08:25:51Z</dcterms:created>
  <dcterms:modified xsi:type="dcterms:W3CDTF">2026-10-18T08:25:51Z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