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01:03:13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del w:id="3" w:author="PR Preview" w:date="2026-01-01T00:00:00Z">
        <w:r>
          <w:delText xml:space="preserve">Source: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Casella and Berger (2002, Def. 10.1.1)</w:delText>
        </w:r>
      </w:del>
      <w:del w:id="6" w:author="PR Preview" w:date="2026-01-01T00:00:00Z">
        <w:r>
          <w:delText xml:space="preserve">;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Wikipedia contributors (2026a)</w:delText>
        </w:r>
      </w:del>
      <w:del w:id="9" w:author="PR Preview" w:date="2026-01-01T00:00:00Z">
        <w:r>
          <w:delText xml:space="preserve">.</w:delText>
        </w:r>
      </w:del>
    </w:p>
    <w:p>
      <w:pPr>
        <w:pStyle w:val="BodyText"/>
      </w:pPr>
      <w:ins w:id="10" w:author="PR Preview" w:date="2026-01-01T00:00:00Z">
        <w:r>
          <w:t xml:space="preserve">Source: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Casella and Berger [1], Def. 10.1.1</w:t>
        </w:r>
      </w:ins>
      <w:ins w:id="13" w:author="PR Preview" w:date="2026-01-01T00:00:00Z">
        <w:r>
          <w:t xml:space="preserve">;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Wikipedia contributors [2]</w:t>
        </w:r>
      </w:ins>
      <w:ins w:id="16" w:author="PR Preview" w:date="2026-01-01T00:00:00Z">
        <w:r>
          <w:t xml:space="preserve">.</w:t>
        </w:r>
      </w:ins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del w:id="17" w:author="PR Preview" w:date="2026-01-01T00:00:00Z">
        <w:r>
          <w:rPr>
            <w:b/>
            <w:bCs/>
          </w:rPr>
          <w:delText xml:space="preserve">Example 1 (Consistency of the sample mean for birth weights)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The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rPr>
            <w:rStyle w:val="VerbatimChar"/>
          </w:rPr>
          <w:delText xml:space="preserve">birthwt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data record the birth weight (grams) of 189 babies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from a study at Baystate Medical Center in Springfield, Massachusetts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(Hosmer and Lemeshow 1989)</w:delText>
        </w:r>
      </w:del>
      <w:del w:id="28" w:author="PR Preview" w:date="2026-01-01T00:00:00Z">
        <w:r>
          <w:delText xml:space="preserve">; the data ship with the R package</w:delText>
        </w:r>
      </w:del>
      <w:del w:id="29" w:author="PR Preview" w:date="2026-01-01T00:00:00Z">
        <w:r>
          <w:delText xml:space="preserve"> </w:delText>
        </w:r>
      </w:del>
      <w:hyperlink r:id="rId27">
        <w:del w:id="30" w:author="PR Preview" w:date="2026-01-01T00:00:00Z">
          <w:r>
            <w:rPr>
              <w:rStyle w:val="VerbatimChar"/>
            </w:rPr>
            <w:delText xml:space="preserve">MASS</w:delText>
          </w:r>
        </w:del>
      </w:hyperlink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(</w:delText>
        </w:r>
      </w:del>
      <w:del w:id="33" w:author="PR Preview" w:date="2026-01-01T00:00:00Z">
        <w:r>
          <w:rPr>
            <w:rStyle w:val="VerbatimChar"/>
          </w:rPr>
          <w:delText xml:space="preserve">MASS::birthwt</w:delText>
        </w:r>
      </w:del>
      <w:del w:id="34" w:author="PR Preview" w:date="2026-01-01T00:00:00Z">
        <w:r>
          <w:delText xml:space="preserve">),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and this site has a copy at</w:delText>
        </w:r>
      </w:del>
      <w:del w:id="37" w:author="PR Preview" w:date="2026-01-01T00:00:00Z">
        <w:r>
          <w:delText xml:space="preserve"> </w:delText>
        </w:r>
      </w:del>
      <w:hyperlink r:id="rId28">
        <w:del w:id="38" w:author="PR Preview" w:date="2026-01-01T00:00:00Z">
          <w:r>
            <w:rPr>
              <w:rStyle w:val="VerbatimChar"/>
            </w:rPr>
            <w:delText xml:space="preserve">data/birthwt.csv</w:delText>
          </w:r>
        </w:del>
      </w:hyperlink>
      <w:del w:id="39" w:author="PR Preview" w:date="2026-01-01T00:00:00Z">
        <w:r>
          <w:delText xml:space="preserve">.</w:delText>
        </w:r>
      </w:del>
    </w:p>
    <w:p>
      <w:pPr>
        <w:pStyle w:val="BodyText"/>
      </w:pPr>
      <w:ins w:id="40" w:author="PR Preview" w:date="2026-01-01T00:00:00Z">
        <w:r>
          <w:rPr>
            <w:b/>
            <w:bCs/>
          </w:rPr>
          <w:t xml:space="preserve">Example 1 (Consistency of the sample mean for birth weights)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The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rPr>
            <w:rStyle w:val="VerbatimChar"/>
          </w:rPr>
          <w:t xml:space="preserve">birthwt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data record the birth weight (grams) of 189 babies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from a study at Baystate Medical Center in Springfield, Massachusetts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[3]</w:t>
        </w:r>
      </w:ins>
      <w:ins w:id="51" w:author="PR Preview" w:date="2026-01-01T00:00:00Z">
        <w:r>
          <w:t xml:space="preserve">; the data ship with the R package</w:t>
        </w:r>
      </w:ins>
      <w:ins w:id="52" w:author="PR Preview" w:date="2026-01-01T00:00:00Z">
        <w:r>
          <w:t xml:space="preserve"> </w:t>
        </w:r>
      </w:ins>
      <w:hyperlink r:id="rId27">
        <w:ins w:id="53" w:author="PR Preview" w:date="2026-01-01T00:00:00Z">
          <w:r>
            <w:rPr>
              <w:rStyle w:val="VerbatimChar"/>
            </w:rPr>
            <w:t xml:space="preserve">MASS</w:t>
          </w:r>
        </w:ins>
      </w:hyperlink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(</w:t>
        </w:r>
      </w:ins>
      <w:ins w:id="56" w:author="PR Preview" w:date="2026-01-01T00:00:00Z">
        <w:r>
          <w:rPr>
            <w:rStyle w:val="VerbatimChar"/>
          </w:rPr>
          <w:t xml:space="preserve">MASS::birthwt</w:t>
        </w:r>
      </w:ins>
      <w:ins w:id="57" w:author="PR Preview" w:date="2026-01-01T00:00:00Z">
        <w:r>
          <w:t xml:space="preserve">),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and this site has a copy at</w:t>
        </w:r>
      </w:ins>
      <w:ins w:id="60" w:author="PR Preview" w:date="2026-01-01T00:00:00Z">
        <w:r>
          <w:t xml:space="preserve"> </w:t>
        </w:r>
      </w:ins>
      <w:hyperlink r:id="rId28">
        <w:ins w:id="61" w:author="PR Preview" w:date="2026-01-01T00:00:00Z">
          <w:r>
            <w:rPr>
              <w:rStyle w:val="VerbatimChar"/>
            </w:rPr>
            <w:t xml:space="preserve">data/birthwt.csv</w:t>
          </w:r>
        </w:ins>
      </w:hyperlink>
      <w:ins w:id="62" w:author="PR Preview" w:date="2026-01-01T00:00:00Z">
        <w:r>
          <w:t xml:space="preserve">.</w:t>
        </w:r>
      </w:ins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del w:id="63" w:author="PR Preview" w:date="2026-01-01T00:00:00Z">
        <w:r>
          <w:delText xml:space="preserve">Source: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Wikipedia contributors (2026c)</w:delText>
        </w:r>
      </w:del>
      <w:del w:id="66" w:author="PR Preview" w:date="2026-01-01T00:00:00Z">
        <w:r>
          <w:delText xml:space="preserve">.</w:delText>
        </w:r>
      </w:del>
    </w:p>
    <w:p>
      <w:pPr>
        <w:pStyle w:val="BodyText"/>
      </w:pPr>
      <w:del w:id="67" w:author="PR Preview" w:date="2026-01-01T00:00:00Z">
        <w:r>
          <w:rPr>
            <w:i/>
            <w:iCs/>
          </w:rPr>
          <w:delText xml:space="preserve">Remark 2</w:delText>
        </w:r>
      </w:del>
      <w:del w:id="68" w:author="PR Preview" w:date="2026-01-01T00:00:00Z">
        <w:r>
          <w:delText xml:space="preserve"> (Source: Relative efficiency). </w:delText>
        </w:r>
      </w:del>
      <w:del w:id="69" w:author="PR Preview" w:date="2026-01-01T00:00:00Z">
        <w:r>
          <w:delText xml:space="preserve">Casella and Berger (2002)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define the asymptotic version, through variances, in Def. 10.1.16 (p. 476);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this finite-sample form uses the mean squared error of their Def. 7.3.1 (p. 330).</w:delText>
        </w:r>
      </w:del>
    </w:p>
    <w:p>
      <w:pPr>
        <w:pStyle w:val="FirstParagraph"/>
      </w:pPr>
      <w:ins w:id="74" w:author="PR Preview" w:date="2026-01-01T00:00:00Z">
        <w:r>
          <w:t xml:space="preserve">Source: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Wikipedia contributors [4]</w:t>
        </w:r>
      </w:ins>
      <w:ins w:id="77" w:author="PR Preview" w:date="2026-01-01T00:00:00Z">
        <w:r>
          <w:t xml:space="preserve">.</w:t>
        </w:r>
      </w:ins>
    </w:p>
    <w:bookmarkEnd w:id="35"/>
    <w:bookmarkStart w:id="36" w:name="rem-source-relative-efficiency"/>
    <w:p>
      <w:pPr>
        <w:pStyle w:val="BodyText"/>
      </w:pPr>
      <w:ins w:id="78" w:author="PR Preview" w:date="2026-01-01T00:00:00Z">
        <w:r>
          <w:rPr>
            <w:i/>
            <w:iCs/>
          </w:rPr>
          <w:t xml:space="preserve">Remark 2</w:t>
        </w:r>
      </w:ins>
      <w:ins w:id="79" w:author="PR Preview" w:date="2026-01-01T00:00:00Z">
        <w:r>
          <w:t xml:space="preserve"> (Source: Relative efficiency). </w:t>
        </w:r>
      </w:ins>
      <w:ins w:id="80" w:author="PR Preview" w:date="2026-01-01T00:00:00Z">
        <w:r>
          <w:t xml:space="preserve">Casella and Berger [1]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define the asymptotic version, through variances, in Def. 10.1.16 (p. 476);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this finite-sample form uses the mean squared error of their Def. 7.3.1 (p. 330).</w:t>
        </w:r>
      </w:ins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del w:id="85" w:author="PR Preview" w:date="2026-01-01T00:00:00Z">
        <w:r>
          <w:delText xml:space="preserve">Casella and Berger (2002, sec. 10.1, pp. 467–480)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covers point estimation, including consistency, efficiency and bootstrap standard errors.</w:delText>
        </w:r>
      </w:del>
    </w:p>
    <w:p>
      <w:pPr>
        <w:pStyle w:val="BodyText"/>
      </w:pPr>
      <w:ins w:id="88" w:author="PR Preview" w:date="2026-01-01T00:00:00Z">
        <w:r>
          <w:t xml:space="preserve">Casella and Berger [1, Sec. 10.1], pp. 467–480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covers point estimation, including consistency, efficiency and bootstrap standard errors.</w:t>
        </w:r>
      </w:ins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del w:id="91" w:author="PR Preview" w:date="2026-01-01T00:00:00Z">
        <w:r>
          <w:delText xml:space="preserve">Source: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(Rao 1945; Cramér 1946; Casella and Berger 2002, Thm. 7.3.9, p. 335; Wikipedia contributors 2026b)</w:delText>
        </w:r>
      </w:del>
      <w:del w:id="94" w:author="PR Preview" w:date="2026-01-01T00:00:00Z">
        <w:r>
          <w:delText xml:space="preserve">.</w:delText>
        </w:r>
      </w:del>
    </w:p>
    <w:p>
      <w:pPr>
        <w:pStyle w:val="FirstParagraph"/>
      </w:pPr>
      <w:ins w:id="95" w:author="PR Preview" w:date="2026-01-01T00:00:00Z">
        <w:r>
          <w:t xml:space="preserve">Source: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[5], [6], [1], Thm. 7.3.9, p. 335, [7]</w:t>
        </w:r>
      </w:ins>
      <w:ins w:id="98" w:author="PR Preview" w:date="2026-01-01T00:00:00Z">
        <w:r>
          <w:t xml:space="preserve">.</w:t>
        </w:r>
      </w:ins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del w:id="99" w:author="PR Preview" w:date="2026-01-01T00:00:00Z">
        <w:r>
          <w:delText xml:space="preserve">Source: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Casella and Berger (2002, sec. 7.3.2)</w:delText>
        </w:r>
      </w:del>
      <w:del w:id="102" w:author="PR Preview" w:date="2026-01-01T00:00:00Z">
        <w:r>
          <w:delText xml:space="preserve">;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Wikipedia contributors (2026c)</w:delText>
        </w:r>
      </w:del>
      <w:del w:id="105" w:author="PR Preview" w:date="2026-01-01T00:00:00Z">
        <w:r>
          <w:delText xml:space="preserve">.</w:delText>
        </w:r>
      </w:del>
    </w:p>
    <w:p>
      <w:pPr>
        <w:pStyle w:val="FirstParagraph"/>
      </w:pPr>
      <w:ins w:id="106" w:author="PR Preview" w:date="2026-01-01T00:00:00Z">
        <w:r>
          <w:t xml:space="preserve">Source: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Casella and Berger [1, Sec. 7.3.2]</w:t>
        </w:r>
      </w:ins>
      <w:ins w:id="109" w:author="PR Preview" w:date="2026-01-01T00:00:00Z">
        <w:r>
          <w:t xml:space="preserve">;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Wikipedia contributors [4]</w:t>
        </w:r>
      </w:ins>
      <w:ins w:id="112" w:author="PR Preview" w:date="2026-01-01T00:00:00Z">
        <w:r>
          <w:t xml:space="preserve">.</w:t>
        </w:r>
      </w:ins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del w:id="113" w:author="PR Preview" w:date="2026-01-01T00:00:00Z">
        <w:r>
          <w:delText xml:space="preserve">Hogg et al. (2019, sec. 6.6, pp. 285–289)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covers asymptotic distributions of maximum likelihood estimators.</w:delText>
        </w:r>
      </w:del>
    </w:p>
    <w:p>
      <w:pPr>
        <w:pStyle w:val="Compact"/>
        <w:numPr>
          <w:ilvl w:val="0"/>
          <w:numId w:val="1001"/>
        </w:numPr>
      </w:pPr>
      <w:del w:id="116" w:author="PR Preview" w:date="2026-01-01T00:00:00Z">
        <w:r>
          <w:delText xml:space="preserve">Casella and Berger (2002, sec. 7.3.2, pp. 334–341)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covers best unbiased estimators and the Cramér–Rao bound.</w:delText>
        </w:r>
      </w:del>
    </w:p>
    <w:p>
      <w:pPr>
        <w:pStyle w:val="Compact"/>
        <w:numPr>
          <w:ilvl w:val="0"/>
          <w:numId w:val="1001"/>
        </w:numPr>
      </w:pPr>
      <w:del w:id="119" w:author="PR Preview" w:date="2026-01-01T00:00:00Z">
        <w:r>
          <w:delText xml:space="preserve">Rice (2007, sec. 8.5.2, pp. 274–278)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covers large-sample theory for maximum likelihood estimators.</w:delText>
        </w:r>
      </w:del>
    </w:p>
    <w:p>
      <w:pPr>
        <w:pStyle w:val="Compact"/>
        <w:numPr>
          <w:ilvl w:val="0"/>
          <w:numId w:val="1001"/>
        </w:numPr>
      </w:pPr>
      <w:del w:id="122" w:author="PR Preview" w:date="2026-01-01T00:00:00Z">
        <w:r>
          <w:delText xml:space="preserve">Rice (2007, sec. 8.7, pp. 298–304)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covers efficiency and the Cramér–Rao lower bound.</w:delText>
        </w:r>
      </w:del>
    </w:p>
    <w:p>
      <w:pPr>
        <w:pStyle w:val="Compact"/>
        <w:numPr>
          <w:ilvl w:val="0"/>
          <w:numId w:val="1001"/>
        </w:numPr>
      </w:pPr>
      <w:ins w:id="125" w:author="PR Preview" w:date="2026-01-01T00:00:00Z">
        <w:r>
          <w:t xml:space="preserve">Hogg et al. [8, Sec. 6.6], pp. 285–289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covers asymptotic distributions of maximum likelihood estimators.</w:t>
        </w:r>
      </w:ins>
    </w:p>
    <w:p>
      <w:pPr>
        <w:pStyle w:val="Compact"/>
        <w:numPr>
          <w:ilvl w:val="0"/>
          <w:numId w:val="1001"/>
        </w:numPr>
      </w:pPr>
      <w:ins w:id="128" w:author="PR Preview" w:date="2026-01-01T00:00:00Z">
        <w:r>
          <w:t xml:space="preserve">Casella and Berger [1, Sec. 7.3.2], pp. 334–341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covers best unbiased estimators and the Cramér–Rao bound.</w:t>
        </w:r>
      </w:ins>
    </w:p>
    <w:p>
      <w:pPr>
        <w:pStyle w:val="Compact"/>
        <w:numPr>
          <w:ilvl w:val="0"/>
          <w:numId w:val="1001"/>
        </w:numPr>
      </w:pPr>
      <w:ins w:id="131" w:author="PR Preview" w:date="2026-01-01T00:00:00Z">
        <w:r>
          <w:t xml:space="preserve">Rice [9, Sec. 8.5.2], pp. 274–278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covers large-sample theory for maximum likelihood estimators.</w:t>
        </w:r>
      </w:ins>
    </w:p>
    <w:p>
      <w:pPr>
        <w:pStyle w:val="Compact"/>
        <w:numPr>
          <w:ilvl w:val="0"/>
          <w:numId w:val="1001"/>
        </w:numPr>
      </w:pPr>
      <w:ins w:id="134" w:author="PR Preview" w:date="2026-01-01T00:00:00Z">
        <w:r>
          <w:t xml:space="preserve">Rice [9, Sec. 8.7], pp. 298–304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covers efficiency and the Cramér–Rao lower bound.</w:t>
        </w:r>
      </w:ins>
    </w:p>
    <w:bookmarkEnd w:id="64"/>
    <w:bookmarkStart w:id="6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del w:id="137" w:author="PR Preview" w:date="2026-01-01T00:00:00Z">
        <w:r>
          <w:delText xml:space="preserve">Wikipedia contributors (2026a)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— consistency and its variants</w:delText>
        </w:r>
      </w:del>
    </w:p>
    <w:p>
      <w:pPr>
        <w:numPr>
          <w:ilvl w:val="0"/>
          <w:numId w:val="1002"/>
        </w:numPr>
      </w:pPr>
      <w:del w:id="140" w:author="PR Preview" w:date="2026-01-01T00:00:00Z">
        <w:r>
          <w:delText xml:space="preserve">Wikipedia contributors (2026c)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— efficiency and relative efficiency</w:delText>
        </w:r>
      </w:del>
    </w:p>
    <w:p>
      <w:pPr>
        <w:numPr>
          <w:ilvl w:val="0"/>
          <w:numId w:val="1002"/>
        </w:numPr>
      </w:pPr>
      <w:del w:id="143" w:author="PR Preview" w:date="2026-01-01T00:00:00Z">
        <w:r>
          <w:delText xml:space="preserve">Wikipedia contributors (2026b)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— the bound and the estimators that attain it</w:delText>
        </w:r>
      </w:del>
    </w:p>
    <w:p>
      <w:pPr>
        <w:numPr>
          <w:ilvl w:val="0"/>
          <w:numId w:val="1002"/>
        </w:numPr>
      </w:pPr>
      <w:ins w:id="146" w:author="PR Preview" w:date="2026-01-01T00:00:00Z">
        <w:r>
          <w:t xml:space="preserve">Wikipedia contributors [2]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— consistency and its variants</w:t>
        </w:r>
      </w:ins>
    </w:p>
    <w:p>
      <w:pPr>
        <w:numPr>
          <w:ilvl w:val="0"/>
          <w:numId w:val="1002"/>
        </w:numPr>
      </w:pPr>
      <w:ins w:id="149" w:author="PR Preview" w:date="2026-01-01T00:00:00Z">
        <w:r>
          <w:t xml:space="preserve">Wikipedia contributors [4]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— efficiency and relative efficiency</w:t>
        </w:r>
      </w:ins>
    </w:p>
    <w:p>
      <w:pPr>
        <w:numPr>
          <w:ilvl w:val="0"/>
          <w:numId w:val="1002"/>
        </w:numPr>
      </w:pPr>
      <w:ins w:id="152" w:author="PR Preview" w:date="2026-01-01T00:00:00Z">
        <w:r>
          <w:t xml:space="preserve">Wikipedia contributors [7]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— the bound and the estimators that attain it</w:t>
        </w:r>
      </w:ins>
    </w:p>
    <w:bookmarkEnd w:id="65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7" w:name="ref-CaseBerg01"/>
    <w:p>
      <w:pPr>
        <w:pStyle w:val="Bibliography"/>
      </w:pPr>
      <w:del w:id="155" w:author="PR Preview" w:date="2026-01-01T00:00:00Z">
        <w:r>
          <w:delText xml:space="preserve">Casella, George, and Roger Berger. 2002.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rPr>
            <w:i/>
            <w:iCs/>
          </w:rPr>
          <w:delText xml:space="preserve">Statistical Inference</w:delText>
        </w:r>
      </w:del>
      <w:del w:id="158" w:author="PR Preview" w:date="2026-01-01T00:00:00Z">
        <w:r>
          <w:delText xml:space="preserve">. 2nd ed. Cengage Learning.</w:delText>
        </w:r>
      </w:del>
      <w:del w:id="159" w:author="PR Preview" w:date="2026-01-01T00:00:00Z">
        <w:r>
          <w:delText xml:space="preserve"> </w:delText>
        </w:r>
      </w:del>
      <w:hyperlink r:id="rId66">
        <w:del w:id="160" w:author="PR Preview" w:date="2026-01-01T00:00:00Z">
          <w:r>
            <w:rPr>
              <w:rStyle w:val="Hyperlink"/>
            </w:rPr>
            <w:delText xml:space="preserve">https://www.cengage.com/c/statistical-inference-2e-casella-berger/9780534243128/</w:delText>
          </w:r>
        </w:del>
      </w:hyperlink>
      <w:del w:id="161" w:author="PR Preview" w:date="2026-01-01T00:00:00Z">
        <w:r>
          <w:delText xml:space="preserve">.</w:delText>
        </w:r>
      </w:del>
    </w:p>
    <w:p>
      <w:pPr>
        <w:pStyle w:val="Bibliography"/>
      </w:pPr>
      <w:del w:id="162" w:author="PR Preview" w:date="2026-01-01T00:00:00Z">
        <w:r>
          <w:delText xml:space="preserve">Cramér, Harald. 1946.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rPr>
            <w:i/>
            <w:iCs/>
          </w:rPr>
          <w:delText xml:space="preserve">Mathematical Methods of Statistics</w:delText>
        </w:r>
      </w:del>
      <w:del w:id="165" w:author="PR Preview" w:date="2026-01-01T00:00:00Z">
        <w:r>
          <w:delText xml:space="preserve">. Princeton University Press.</w:delText>
        </w:r>
      </w:del>
      <w:del w:id="166" w:author="PR Preview" w:date="2026-01-01T00:00:00Z">
        <w:r>
          <w:delText xml:space="preserve"> </w:delText>
        </w:r>
      </w:del>
      <w:hyperlink r:id="rId74">
        <w:del w:id="167" w:author="PR Preview" w:date="2026-01-01T00:00:00Z">
          <w:r>
            <w:rPr>
              <w:rStyle w:val="Hyperlink"/>
            </w:rPr>
            <w:delText xml:space="preserve">https://doi.org/10.1515/9781400883868</w:delText>
          </w:r>
        </w:del>
      </w:hyperlink>
      <w:del w:id="168" w:author="PR Preview" w:date="2026-01-01T00:00:00Z">
        <w:r>
          <w:delText xml:space="preserve">.</w:delText>
        </w:r>
      </w:del>
    </w:p>
    <w:p>
      <w:pPr>
        <w:pStyle w:val="Bibliography"/>
      </w:pPr>
      <w:del w:id="169" w:author="PR Preview" w:date="2026-01-01T00:00:00Z">
        <w:r>
          <w:delText xml:space="preserve">Hogg, Robert V., Elliot A. Tanis, and Dale L. Zimmerman. 2019.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rPr>
            <w:i/>
            <w:iCs/>
          </w:rPr>
          <w:delText xml:space="preserve">Probability and Statistical Inference</w:delText>
        </w:r>
      </w:del>
      <w:del w:id="172" w:author="PR Preview" w:date="2026-01-01T00:00:00Z">
        <w:r>
          <w:delText xml:space="preserve">. Tenth edition. Pearson.</w:delText>
        </w:r>
      </w:del>
    </w:p>
    <w:p>
      <w:pPr>
        <w:pStyle w:val="Bibliography"/>
      </w:pPr>
      <w:del w:id="173" w:author="PR Preview" w:date="2026-01-01T00:00:00Z">
        <w:r>
          <w:delText xml:space="preserve">Hosmer, David W., and Stanley Lemeshow. 1989.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rPr>
            <w:i/>
            <w:iCs/>
          </w:rPr>
          <w:delText xml:space="preserve">Applied Logistic Regression</w:delText>
        </w:r>
      </w:del>
      <w:del w:id="176" w:author="PR Preview" w:date="2026-01-01T00:00:00Z">
        <w:r>
          <w:delText xml:space="preserve">. Wiley.</w:delText>
        </w:r>
      </w:del>
    </w:p>
    <w:p>
      <w:pPr>
        <w:pStyle w:val="Bibliography"/>
      </w:pPr>
      <w:del w:id="177" w:author="PR Preview" w:date="2026-01-01T00:00:00Z">
        <w:r>
          <w:delText xml:space="preserve">Rao, C. Radhakrishna. 1945.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“Information and the Accuracy Attainable in the Estimation of Statistical Parameters.”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rPr>
            <w:i/>
            <w:iCs/>
          </w:rPr>
          <w:delText xml:space="preserve">Bulletin of the Calcutta Mathematical Society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37: 81–91.</w:delText>
        </w:r>
      </w:del>
    </w:p>
    <w:p>
      <w:pPr>
        <w:pStyle w:val="Bibliography"/>
      </w:pPr>
      <w:del w:id="184" w:author="PR Preview" w:date="2026-01-01T00:00:00Z">
        <w:r>
          <w:delText xml:space="preserve">Rice, John A. 2007.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rPr>
            <w:i/>
            <w:iCs/>
          </w:rPr>
          <w:delText xml:space="preserve">Mathematical Statistics and Data Analysis</w:delText>
        </w:r>
      </w:del>
      <w:del w:id="187" w:author="PR Preview" w:date="2026-01-01T00:00:00Z">
        <w:r>
          <w:delText xml:space="preserve">. 3rd ed. Cengage Learning.</w:delText>
        </w:r>
      </w:del>
    </w:p>
    <w:p>
      <w:pPr>
        <w:pStyle w:val="Bibliography"/>
      </w:pPr>
      <w:del w:id="188" w:author="PR Preview" w:date="2026-01-01T00:00:00Z">
        <w:r>
          <w:delText xml:space="preserve">Wikipedia contributors. 2026a.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rPr>
            <w:i/>
            <w:iCs/>
          </w:rPr>
          <w:delText xml:space="preserve">Consistent Estimator —</w:delText>
        </w:r>
      </w:del>
      <w:del w:id="191" w:author="PR Preview" w:date="2026-01-01T00:00:00Z">
        <w:r>
          <w:rPr>
            <w:i/>
            <w:iCs/>
          </w:rPr>
          <w:delText xml:space="preserve"> </w:delText>
        </w:r>
      </w:del>
      <w:del w:id="192" w:author="PR Preview" w:date="2026-01-01T00:00:00Z">
        <w:r>
          <w:rPr>
            <w:i/>
            <w:iCs/>
          </w:rPr>
          <w:delText xml:space="preserve">Wikipedia</w:delText>
        </w:r>
      </w:del>
      <w:del w:id="193" w:author="PR Preview" w:date="2026-01-01T00:00:00Z">
        <w:r>
          <w:rPr>
            <w:i/>
            <w:iCs/>
          </w:rPr>
          <w:delText xml:space="preserve">,</w:delText>
        </w:r>
      </w:del>
      <w:del w:id="194" w:author="PR Preview" w:date="2026-01-01T00:00:00Z">
        <w:r>
          <w:rPr>
            <w:i/>
            <w:iCs/>
          </w:rPr>
          <w:delText xml:space="preserve"> </w:delText>
        </w:r>
      </w:del>
      <w:del w:id="195" w:author="PR Preview" w:date="2026-01-01T00:00:00Z">
        <w:r>
          <w:rPr>
            <w:i/>
            <w:iCs/>
          </w:rPr>
          <w:delText xml:space="preserve">the Free Encyclopedia</w:delText>
        </w:r>
      </w:del>
      <w:del w:id="196" w:author="PR Preview" w:date="2026-01-01T00:00:00Z">
        <w:r>
          <w:delText xml:space="preserve">.</w:delText>
        </w:r>
      </w:del>
      <w:del w:id="197" w:author="PR Preview" w:date="2026-01-01T00:00:00Z">
        <w:r>
          <w:delText xml:space="preserve"> </w:delText>
        </w:r>
      </w:del>
      <w:hyperlink r:id="rId68">
        <w:del w:id="198" w:author="PR Preview" w:date="2026-01-01T00:00:00Z">
          <w:r>
            <w:rPr>
              <w:rStyle w:val="Hyperlink"/>
            </w:rPr>
            <w:delText xml:space="preserve">https://en.wikipedia.org/wiki/Consistent_estimator</w:delText>
          </w:r>
        </w:del>
      </w:hyperlink>
      <w:del w:id="199" w:author="PR Preview" w:date="2026-01-01T00:00:00Z">
        <w:r>
          <w:delText xml:space="preserve">.</w:delText>
        </w:r>
      </w:del>
    </w:p>
    <w:p>
      <w:pPr>
        <w:pStyle w:val="Bibliography"/>
      </w:pPr>
      <w:del w:id="200" w:author="PR Preview" w:date="2026-01-01T00:00:00Z">
        <w:r>
          <w:delText xml:space="preserve">Wikipedia contributors. 2026b.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rPr>
            <w:i/>
            <w:iCs/>
          </w:rPr>
          <w:delText xml:space="preserve">Cram</w:delText>
        </w:r>
      </w:del>
      <w:del w:id="203" w:author="PR Preview" w:date="2026-01-01T00:00:00Z">
        <w:r>
          <w:rPr>
            <w:i/>
            <w:iCs/>
          </w:rPr>
          <w:delText xml:space="preserve">é</w:delText>
        </w:r>
      </w:del>
      <w:del w:id="204" w:author="PR Preview" w:date="2026-01-01T00:00:00Z">
        <w:r>
          <w:rPr>
            <w:i/>
            <w:iCs/>
          </w:rPr>
          <w:delText xml:space="preserve">r–Rao Bound —</w:delText>
        </w:r>
      </w:del>
      <w:del w:id="205" w:author="PR Preview" w:date="2026-01-01T00:00:00Z">
        <w:r>
          <w:rPr>
            <w:i/>
            <w:iCs/>
          </w:rPr>
          <w:delText xml:space="preserve"> </w:delText>
        </w:r>
      </w:del>
      <w:del w:id="206" w:author="PR Preview" w:date="2026-01-01T00:00:00Z">
        <w:r>
          <w:rPr>
            <w:i/>
            <w:iCs/>
          </w:rPr>
          <w:delText xml:space="preserve">Wikipedia</w:delText>
        </w:r>
      </w:del>
      <w:del w:id="207" w:author="PR Preview" w:date="2026-01-01T00:00:00Z">
        <w:r>
          <w:rPr>
            <w:i/>
            <w:iCs/>
          </w:rPr>
          <w:delText xml:space="preserve">,</w:delText>
        </w:r>
      </w:del>
      <w:del w:id="208" w:author="PR Preview" w:date="2026-01-01T00:00:00Z">
        <w:r>
          <w:rPr>
            <w:i/>
            <w:iCs/>
          </w:rPr>
          <w:delText xml:space="preserve"> </w:delText>
        </w:r>
      </w:del>
      <w:del w:id="209" w:author="PR Preview" w:date="2026-01-01T00:00:00Z">
        <w:r>
          <w:rPr>
            <w:i/>
            <w:iCs/>
          </w:rPr>
          <w:delText xml:space="preserve">the Free Encyclopedia</w:delText>
        </w:r>
      </w:del>
      <w:del w:id="210" w:author="PR Preview" w:date="2026-01-01T00:00:00Z">
        <w:r>
          <w:delText xml:space="preserve">.</w:delText>
        </w:r>
      </w:del>
      <w:del w:id="211" w:author="PR Preview" w:date="2026-01-01T00:00:00Z">
        <w:r>
          <w:delText xml:space="preserve"> </w:delText>
        </w:r>
      </w:del>
      <w:hyperlink r:id="rId76">
        <w:del w:id="212" w:author="PR Preview" w:date="2026-01-01T00:00:00Z">
          <w:r>
            <w:rPr>
              <w:rStyle w:val="Hyperlink"/>
            </w:rPr>
            <w:delText xml:space="preserve">https://en.wikipedia.org/wiki/Cram%C3%A9r%E2%80%93Rao_bound</w:delText>
          </w:r>
        </w:del>
      </w:hyperlink>
      <w:del w:id="213" w:author="PR Preview" w:date="2026-01-01T00:00:00Z">
        <w:r>
          <w:delText xml:space="preserve">.</w:delText>
        </w:r>
      </w:del>
    </w:p>
    <w:p>
      <w:pPr>
        <w:pStyle w:val="Bibliography"/>
      </w:pPr>
      <w:del w:id="214" w:author="PR Preview" w:date="2026-01-01T00:00:00Z">
        <w:r>
          <w:delText xml:space="preserve">Wikipedia contributors. 2026c.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rPr>
            <w:i/>
            <w:iCs/>
          </w:rPr>
          <w:delText xml:space="preserve">Efficiency (Statistics) —</w:delText>
        </w:r>
      </w:del>
      <w:del w:id="217" w:author="PR Preview" w:date="2026-01-01T00:00:00Z">
        <w:r>
          <w:rPr>
            <w:i/>
            <w:iCs/>
          </w:rPr>
          <w:delText xml:space="preserve"> </w:delText>
        </w:r>
      </w:del>
      <w:del w:id="218" w:author="PR Preview" w:date="2026-01-01T00:00:00Z">
        <w:r>
          <w:rPr>
            <w:i/>
            <w:iCs/>
          </w:rPr>
          <w:delText xml:space="preserve">Wikipedia</w:delText>
        </w:r>
      </w:del>
      <w:del w:id="219" w:author="PR Preview" w:date="2026-01-01T00:00:00Z">
        <w:r>
          <w:rPr>
            <w:i/>
            <w:iCs/>
          </w:rPr>
          <w:delText xml:space="preserve">,</w:delText>
        </w:r>
      </w:del>
      <w:del w:id="220" w:author="PR Preview" w:date="2026-01-01T00:00:00Z">
        <w:r>
          <w:rPr>
            <w:i/>
            <w:iCs/>
          </w:rPr>
          <w:delText xml:space="preserve"> </w:delText>
        </w:r>
      </w:del>
      <w:del w:id="221" w:author="PR Preview" w:date="2026-01-01T00:00:00Z">
        <w:r>
          <w:rPr>
            <w:i/>
            <w:iCs/>
          </w:rPr>
          <w:delText xml:space="preserve">the Free Encyclopedia</w:delText>
        </w:r>
      </w:del>
      <w:del w:id="222" w:author="PR Preview" w:date="2026-01-01T00:00:00Z">
        <w:r>
          <w:delText xml:space="preserve">.</w:delText>
        </w:r>
      </w:del>
      <w:del w:id="223" w:author="PR Preview" w:date="2026-01-01T00:00:00Z">
        <w:r>
          <w:delText xml:space="preserve"> </w:delText>
        </w:r>
      </w:del>
      <w:hyperlink r:id="rId71">
        <w:del w:id="224" w:author="PR Preview" w:date="2026-01-01T00:00:00Z">
          <w:r>
            <w:rPr>
              <w:rStyle w:val="Hyperlink"/>
            </w:rPr>
            <w:delText xml:space="preserve">https://en.wikipedia.org/wiki/Efficiency_%28statistics%29</w:delText>
          </w:r>
        </w:del>
      </w:hyperlink>
      <w:del w:id="225" w:author="PR Preview" w:date="2026-01-01T00:00:00Z">
        <w:r>
          <w:delText xml:space="preserve">.</w:delText>
        </w:r>
      </w:del>
    </w:p>
    <w:p>
      <w:pPr>
        <w:pStyle w:val="Bibliography"/>
      </w:pPr>
      <w:ins w:id="226" w:author="PR Preview" w:date="2026-01-01T00:00:00Z">
        <w:r>
          <w:t xml:space="preserve">[1]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	</w:t>
        </w:r>
      </w:ins>
      <w:ins w:id="229" w:author="PR Preview" w:date="2026-01-01T00:00:00Z">
        <w:r>
          <w:t xml:space="preserve">G. Casella and R. Berger,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rPr>
            <w:i/>
            <w:iCs/>
          </w:rPr>
          <w:t xml:space="preserve">Statistical inference</w:t>
        </w:r>
      </w:ins>
      <w:ins w:id="232" w:author="PR Preview" w:date="2026-01-01T00:00:00Z">
        <w:r>
          <w:t xml:space="preserve">, 2nd ed. Cengage Learning, 2002. Available:</w:t>
        </w:r>
      </w:ins>
      <w:ins w:id="233" w:author="PR Preview" w:date="2026-01-01T00:00:00Z">
        <w:r>
          <w:t xml:space="preserve"> </w:t>
        </w:r>
      </w:ins>
      <w:hyperlink r:id="rId66">
        <w:ins w:id="234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</w:p>
    <w:bookmarkEnd w:id="67"/>
    <w:bookmarkStart w:id="69" w:name="ref-wikipedia_consistent_estimator"/>
    <w:p>
      <w:pPr>
        <w:pStyle w:val="Bibliography"/>
      </w:pPr>
      <w:ins w:id="235" w:author="PR Preview" w:date="2026-01-01T00:00:00Z">
        <w:r>
          <w:t xml:space="preserve">[2]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	</w:t>
        </w:r>
      </w:ins>
      <w:ins w:id="238" w:author="PR Preview" w:date="2026-01-01T00:00:00Z">
        <w:r>
          <w:t xml:space="preserve">Wikipedia contributors,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“Consistent estimator —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Wikipedia</w:t>
        </w:r>
      </w:ins>
      <w:ins w:id="243" w:author="PR Preview" w:date="2026-01-01T00:00:00Z">
        <w:r>
          <w:t xml:space="preserve">,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the free encyclopedia.”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2026. Available:</w:t>
        </w:r>
      </w:ins>
      <w:ins w:id="248" w:author="PR Preview" w:date="2026-01-01T00:00:00Z">
        <w:r>
          <w:t xml:space="preserve"> </w:t>
        </w:r>
      </w:ins>
      <w:hyperlink r:id="rId68">
        <w:ins w:id="249" w:author="PR Preview" w:date="2026-01-01T00:00:00Z">
          <w:r>
            <w:rPr>
              <w:rStyle w:val="Hyperlink"/>
            </w:rPr>
            <w:t xml:space="preserve">https://en.wikipedia.org/wiki/Consistent_estimator</w:t>
          </w:r>
        </w:ins>
      </w:hyperlink>
    </w:p>
    <w:bookmarkEnd w:id="69"/>
    <w:bookmarkStart w:id="70" w:name="ref-hosmer1989applied"/>
    <w:p>
      <w:pPr>
        <w:pStyle w:val="Bibliography"/>
      </w:pPr>
      <w:ins w:id="250" w:author="PR Preview" w:date="2026-01-01T00:00:00Z">
        <w:r>
          <w:t xml:space="preserve">[3]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	</w:t>
        </w:r>
      </w:ins>
      <w:ins w:id="253" w:author="PR Preview" w:date="2026-01-01T00:00:00Z">
        <w:r>
          <w:t xml:space="preserve">D. W. Hosmer and S. Lemeshow,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rPr>
            <w:i/>
            <w:iCs/>
          </w:rPr>
          <w:t xml:space="preserve">Applied logistic regression</w:t>
        </w:r>
      </w:ins>
      <w:ins w:id="256" w:author="PR Preview" w:date="2026-01-01T00:00:00Z">
        <w:r>
          <w:t xml:space="preserve">. New York: Wiley, 1989.</w:t>
        </w:r>
      </w:ins>
    </w:p>
    <w:bookmarkEnd w:id="70"/>
    <w:bookmarkStart w:id="72" w:name="ref-wikipedia_efficiency_statistics"/>
    <w:p>
      <w:pPr>
        <w:pStyle w:val="Bibliography"/>
      </w:pPr>
      <w:ins w:id="257" w:author="PR Preview" w:date="2026-01-01T00:00:00Z">
        <w:r>
          <w:t xml:space="preserve">[4]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	</w:t>
        </w:r>
      </w:ins>
      <w:ins w:id="260" w:author="PR Preview" w:date="2026-01-01T00:00:00Z">
        <w:r>
          <w:t xml:space="preserve">Wikipedia contributors,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“Efficiency (statistics) —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Wikipedia</w:t>
        </w:r>
      </w:ins>
      <w:ins w:id="265" w:author="PR Preview" w:date="2026-01-01T00:00:00Z">
        <w:r>
          <w:t xml:space="preserve">,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the free encyclopedia.”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2026. Available:</w:t>
        </w:r>
      </w:ins>
      <w:ins w:id="270" w:author="PR Preview" w:date="2026-01-01T00:00:00Z">
        <w:r>
          <w:t xml:space="preserve"> </w:t>
        </w:r>
      </w:ins>
      <w:hyperlink r:id="rId71">
        <w:ins w:id="271" w:author="PR Preview" w:date="2026-01-01T00:00:00Z">
          <w:r>
            <w:rPr>
              <w:rStyle w:val="Hyperlink"/>
            </w:rPr>
            <w:t xml:space="preserve">https://en.wikipedia.org/wiki/Efficiency_%28statistics%29</w:t>
          </w:r>
        </w:ins>
      </w:hyperlink>
    </w:p>
    <w:bookmarkEnd w:id="72"/>
    <w:bookmarkStart w:id="73" w:name="ref-rao1945information"/>
    <w:p>
      <w:pPr>
        <w:pStyle w:val="Bibliography"/>
      </w:pPr>
      <w:ins w:id="272" w:author="PR Preview" w:date="2026-01-01T00:00:00Z">
        <w:r>
          <w:t xml:space="preserve">[5]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	</w:t>
        </w:r>
      </w:ins>
      <w:ins w:id="275" w:author="PR Preview" w:date="2026-01-01T00:00:00Z">
        <w:r>
          <w:t xml:space="preserve">C. R. Rao,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“Information and the accuracy attainable in the estimation of statistical parameters,”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rPr>
            <w:i/>
            <w:iCs/>
          </w:rPr>
          <w:t xml:space="preserve">Bulletin of the Calcutta Mathematical Society</w:t>
        </w:r>
      </w:ins>
      <w:ins w:id="280" w:author="PR Preview" w:date="2026-01-01T00:00:00Z">
        <w:r>
          <w:t xml:space="preserve">, vol. 37, pp. 81–91, 1945.</w:t>
        </w:r>
      </w:ins>
    </w:p>
    <w:bookmarkEnd w:id="73"/>
    <w:bookmarkStart w:id="75" w:name="ref-cramer1946mathematical"/>
    <w:p>
      <w:pPr>
        <w:pStyle w:val="Bibliography"/>
      </w:pPr>
      <w:ins w:id="281" w:author="PR Preview" w:date="2026-01-01T00:00:00Z">
        <w:r>
          <w:t xml:space="preserve">[6]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	</w:t>
        </w:r>
      </w:ins>
      <w:ins w:id="284" w:author="PR Preview" w:date="2026-01-01T00:00:00Z">
        <w:r>
          <w:t xml:space="preserve">H. Cramér,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rPr>
            <w:i/>
            <w:iCs/>
          </w:rPr>
          <w:t xml:space="preserve">Mathematical methods of statistics</w:t>
        </w:r>
      </w:ins>
      <w:ins w:id="287" w:author="PR Preview" w:date="2026-01-01T00:00:00Z">
        <w:r>
          <w:t xml:space="preserve">. Princeton, NJ: Princeton University Press, 1946. doi:</w:t>
        </w:r>
      </w:ins>
      <w:ins w:id="288" w:author="PR Preview" w:date="2026-01-01T00:00:00Z">
        <w:r>
          <w:t xml:space="preserve"> </w:t>
        </w:r>
      </w:ins>
      <w:hyperlink r:id="rId74">
        <w:ins w:id="289" w:author="PR Preview" w:date="2026-01-01T00:00:00Z">
          <w:r>
            <w:rPr>
              <w:rStyle w:val="Hyperlink"/>
            </w:rPr>
            <w:t xml:space="preserve">10.1515/9781400883868</w:t>
          </w:r>
        </w:ins>
      </w:hyperlink>
      <w:ins w:id="290" w:author="PR Preview" w:date="2026-01-01T00:00:00Z">
        <w:r>
          <w:t xml:space="preserve">.</w:t>
        </w:r>
      </w:ins>
    </w:p>
    <w:bookmarkEnd w:id="75"/>
    <w:bookmarkStart w:id="77" w:name="ref-wikipedia_cram_r_rao_bound"/>
    <w:p>
      <w:pPr>
        <w:pStyle w:val="Bibliography"/>
      </w:pPr>
      <w:ins w:id="291" w:author="PR Preview" w:date="2026-01-01T00:00:00Z">
        <w:r>
          <w:t xml:space="preserve">[7]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	</w:t>
        </w:r>
      </w:ins>
      <w:ins w:id="294" w:author="PR Preview" w:date="2026-01-01T00:00:00Z">
        <w:r>
          <w:t xml:space="preserve">Wikipedia contributors,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“Cram</w:t>
        </w:r>
      </w:ins>
      <w:ins w:id="297" w:author="PR Preview" w:date="2026-01-01T00:00:00Z">
        <w:r>
          <w:t xml:space="preserve">é</w:t>
        </w:r>
      </w:ins>
      <w:ins w:id="298" w:author="PR Preview" w:date="2026-01-01T00:00:00Z">
        <w:r>
          <w:t xml:space="preserve">r–rao bound —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Wikipedia</w:t>
        </w:r>
      </w:ins>
      <w:ins w:id="301" w:author="PR Preview" w:date="2026-01-01T00:00:00Z">
        <w:r>
          <w:t xml:space="preserve">,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the free encyclopedia.”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2026. Available:</w:t>
        </w:r>
      </w:ins>
      <w:ins w:id="306" w:author="PR Preview" w:date="2026-01-01T00:00:00Z">
        <w:r>
          <w:t xml:space="preserve"> </w:t>
        </w:r>
      </w:ins>
      <w:hyperlink r:id="rId76">
        <w:ins w:id="307" w:author="PR Preview" w:date="2026-01-01T00:00:00Z">
          <w:r>
            <w:rPr>
              <w:rStyle w:val="Hyperlink"/>
            </w:rPr>
            <w:t xml:space="preserve">https://en.wikipedia.org/wiki/Cram%C3%A9r%E2%80%93Rao_bound</w:t>
          </w:r>
        </w:ins>
      </w:hyperlink>
    </w:p>
    <w:bookmarkEnd w:id="77"/>
    <w:bookmarkStart w:id="78" w:name="ref-hoggtanis2015"/>
    <w:p>
      <w:pPr>
        <w:pStyle w:val="Bibliography"/>
      </w:pPr>
      <w:ins w:id="308" w:author="PR Preview" w:date="2026-01-01T00:00:00Z">
        <w:r>
          <w:t xml:space="preserve">[8]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	</w:t>
        </w:r>
      </w:ins>
      <w:ins w:id="311" w:author="PR Preview" w:date="2026-01-01T00:00:00Z">
        <w:r>
          <w:t xml:space="preserve">R. V. Hogg, E. A. Tanis, and D. L. Zimmerman,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rPr>
            <w:i/>
            <w:iCs/>
          </w:rPr>
          <w:t xml:space="preserve">Probability and statistical inference</w:t>
        </w:r>
      </w:ins>
      <w:ins w:id="314" w:author="PR Preview" w:date="2026-01-01T00:00:00Z">
        <w:r>
          <w:t xml:space="preserve">, Tenth edition. Boston: Pearson, 2019.</w:t>
        </w:r>
      </w:ins>
    </w:p>
    <w:bookmarkEnd w:id="78"/>
    <w:bookmarkStart w:id="79" w:name="ref-rice2007mathematical"/>
    <w:p>
      <w:pPr>
        <w:pStyle w:val="Bibliography"/>
      </w:pPr>
      <w:ins w:id="315" w:author="PR Preview" w:date="2026-01-01T00:00:00Z">
        <w:r>
          <w:t xml:space="preserve">[9]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	</w:t>
        </w:r>
      </w:ins>
      <w:ins w:id="318" w:author="PR Preview" w:date="2026-01-01T00:00:00Z">
        <w:r>
          <w:t xml:space="preserve">J. A. Rice,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rPr>
            <w:i/>
            <w:iCs/>
          </w:rPr>
          <w:t xml:space="preserve">Mathematical statistics and data analysis</w:t>
        </w:r>
      </w:ins>
      <w:ins w:id="321" w:author="PR Preview" w:date="2026-01-01T00:00:00Z">
        <w:r>
          <w:t xml:space="preserve">, 3rd ed. Belmont, CA: Cengage Learning, 2007.</w:t>
        </w:r>
      </w:ins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74" Type="http://schemas.openxmlformats.org/officeDocument/2006/relationships/hyperlink" Target="https://doi.org/10.1515/9781400883868" TargetMode="External"/><Relationship Id="rId68" Type="http://schemas.openxmlformats.org/officeDocument/2006/relationships/hyperlink" Target="https://en.wikipedia.org/wiki/Consistent_estimator" TargetMode="External"/><Relationship Id="rId76" Type="http://schemas.openxmlformats.org/officeDocument/2006/relationships/hyperlink" Target="https://en.wikipedia.org/wiki/Cram%C3%A9r%E2%80%93Rao_bound" TargetMode="External"/><Relationship Id="rId71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6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74" Type="http://schemas.openxmlformats.org/officeDocument/2006/relationships/hyperlink" Target="https://doi.org/10.1515/9781400883868" TargetMode="External"/><Relationship Id="rId68" Type="http://schemas.openxmlformats.org/officeDocument/2006/relationships/hyperlink" Target="https://en.wikipedia.org/wiki/Consistent_estimator" TargetMode="External"/><Relationship Id="rId76" Type="http://schemas.openxmlformats.org/officeDocument/2006/relationships/hyperlink" Target="https://en.wikipedia.org/wiki/Cram%C3%A9r%E2%80%93Rao_bound" TargetMode="External"/><Relationship Id="rId71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6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2026-10-18T08:18:17Z</dcterms:created>
  <dcterms:modified xsi:type="dcterms:W3CDTF">2026-10-18T08:18:17Z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