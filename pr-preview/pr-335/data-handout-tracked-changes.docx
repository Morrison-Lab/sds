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2026-10-17 21:08:29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01:03:13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del w:id="3" w:author="PR Preview" w:date="2026-01-01T00:00:00Z">
        <w:r>
          <w:delText xml:space="preserve">Source: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Dobson and Barnett (2018, sec. 2.4)</w:delText>
        </w:r>
      </w:del>
      <w:del w:id="6" w:author="PR Preview" w:date="2026-01-01T00:00:00Z">
        <w:r>
          <w:delText xml:space="preserve">.</w:delText>
        </w:r>
      </w:del>
    </w:p>
    <w:p>
      <w:pPr>
        <w:pStyle w:val="BodyText"/>
      </w:pPr>
      <w:ins w:id="7" w:author="PR Preview" w:date="2026-01-01T00:00:00Z">
        <w:r>
          <w:t xml:space="preserve">Source: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Dobson and Barnett [1, Sec. 2.4]</w:t>
        </w:r>
      </w:ins>
      <w:ins w:id="10" w:author="PR Preview" w:date="2026-01-01T00:00:00Z">
        <w:r>
          <w:t xml:space="preserve">.</w:t>
        </w:r>
      </w:ins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del w:id="11" w:author="PR Preview" w:date="2026-01-01T00:00:00Z">
        <w:r>
          <w:rPr>
            <w:i/>
            <w:iCs/>
          </w:rPr>
          <w:delText xml:space="preserve">Remark 3</w:delText>
        </w:r>
      </w:del>
      <w:del w:id="12" w:author="PR Preview" w:date="2026-01-01T00:00:00Z">
        <w:r>
          <w:delText xml:space="preserve"> (Other ways to code dummy variables). </w:delText>
        </w:r>
      </w:del>
      <w:del w:id="13" w:author="PR Preview" w:date="2026-01-01T00:00:00Z">
        <w:r>
          <w:delText xml:space="preserve">There are other ways to construct dummy variables.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One is to use the values</w:delText>
        </w:r>
      </w:del>
      <w:del w:id="16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and</w:delText>
        </w:r>
      </w:del>
      <w:del w:id="19" w:author="PR Preview" w:date="2026-01-01T00:00:00Z">
        <w:r>
          <w:delText xml:space="preserve"> </w:delText>
        </w:r>
      </w:del>
      <m:oMath>
        <m:r>
          <m:t>1</m:t>
        </m:r>
      </m:oMath>
      <w:del w:id="20" w:author="PR Preview" w:date="2026-01-01T00:00:00Z">
        <w:r>
          <w:delText xml:space="preserve">: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for example,</w:delText>
        </w:r>
      </w:del>
      <w:del w:id="23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for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“female”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and</w:delText>
        </w:r>
      </w:del>
      <w:del w:id="30" w:author="PR Preview" w:date="2026-01-01T00:00:00Z">
        <w:r>
          <w:delText xml:space="preserve"> </w:delText>
        </w:r>
      </w:del>
      <m:oMath>
        <m:r>
          <m:t>1</m:t>
        </m:r>
      </m:oMath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for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“male”</w:delText>
        </w:r>
      </w:del>
      <w:del w:id="35" w:author="PR Preview" w:date="2026-01-01T00:00:00Z">
        <w:r>
          <w:delText xml:space="preserve">.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See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Dobson and Barnett (2018)</w:delText>
        </w:r>
      </w:del>
      <w:del w:id="40" w:author="PR Preview" w:date="2026-01-01T00:00:00Z">
        <w:r>
          <w:delText xml:space="preserve">, section 2.4, for details.</w:delText>
        </w:r>
      </w:del>
    </w:p>
    <w:p>
      <w:pPr>
        <w:pStyle w:val="BodyText"/>
      </w:pPr>
      <w:ins w:id="41" w:author="PR Preview" w:date="2026-01-01T00:00:00Z">
        <w:r>
          <w:rPr>
            <w:i/>
            <w:iCs/>
          </w:rPr>
          <w:t xml:space="preserve">Remark 3</w:t>
        </w:r>
      </w:ins>
      <w:ins w:id="42" w:author="PR Preview" w:date="2026-01-01T00:00:00Z">
        <w:r>
          <w:t xml:space="preserve"> (Other ways to code dummy variables). </w:t>
        </w:r>
      </w:ins>
      <w:ins w:id="43" w:author="PR Preview" w:date="2026-01-01T00:00:00Z">
        <w:r>
          <w:t xml:space="preserve">There are other ways to construct dummy variables.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One is to use the values</w:t>
        </w:r>
      </w:ins>
      <w:ins w:id="46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and</w:t>
        </w:r>
      </w:ins>
      <w:ins w:id="49" w:author="PR Preview" w:date="2026-01-01T00:00:00Z">
        <w:r>
          <w:t xml:space="preserve"> </w:t>
        </w:r>
      </w:ins>
      <m:oMath>
        <m:r>
          <m:t>1</m:t>
        </m:r>
      </m:oMath>
      <w:ins w:id="50" w:author="PR Preview" w:date="2026-01-01T00:00:00Z">
        <w:r>
          <w:t xml:space="preserve">: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for example,</w:t>
        </w:r>
      </w:ins>
      <w:ins w:id="53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for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“female”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and</w:t>
        </w:r>
      </w:ins>
      <w:ins w:id="60" w:author="PR Preview" w:date="2026-01-01T00:00:00Z">
        <w:r>
          <w:t xml:space="preserve"> </w:t>
        </w:r>
      </w:ins>
      <m:oMath>
        <m:r>
          <m:t>1</m:t>
        </m:r>
      </m:oMath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for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“male”</w:t>
        </w:r>
      </w:ins>
      <w:ins w:id="65" w:author="PR Preview" w:date="2026-01-01T00:00:00Z">
        <w:r>
          <w:t xml:space="preserve">.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See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Dobson and Barnett [1]</w:t>
        </w:r>
      </w:ins>
      <w:ins w:id="70" w:author="PR Preview" w:date="2026-01-01T00:00:00Z">
        <w:r>
          <w:t xml:space="preserve">, section 2.4, for details.</w:t>
        </w:r>
      </w:ins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del w:id="71" w:author="PR Preview" w:date="2026-01-01T00:00:00Z">
        <w:r>
          <w:delText xml:space="preserve">Source:</w:delText>
        </w:r>
      </w:del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Dobson and Barnett (2018, sec. 2.4)</w:delText>
        </w:r>
      </w:del>
      <w:del w:id="74" w:author="PR Preview" w:date="2026-01-01T00:00:00Z">
        <w:r>
          <w:delText xml:space="preserve">.</w:delText>
        </w:r>
      </w:del>
    </w:p>
    <w:p>
      <w:pPr>
        <w:pStyle w:val="BodyText"/>
      </w:pPr>
      <w:ins w:id="75" w:author="PR Preview" w:date="2026-01-01T00:00:00Z">
        <w:r>
          <w:t xml:space="preserve">Source: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Dobson and Barnett [1, Sec. 2.4]</w:t>
        </w:r>
      </w:ins>
      <w:ins w:id="78" w:author="PR Preview" w:date="2026-01-01T00:00:00Z">
        <w:r>
          <w:t xml:space="preserve">.</w:t>
        </w:r>
      </w:ins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del w:id="79" w:author="PR Preview" w:date="2026-01-01T00:00:00Z">
        <w:r>
          <w:rPr>
            <w:i/>
            <w:iCs/>
          </w:rPr>
          <w:delText xml:space="preserve">Remark 4</w:delText>
        </w:r>
      </w:del>
      <w:del w:id="80" w:author="PR Preview" w:date="2026-01-01T00:00:00Z">
        <w:r>
          <w:delText xml:space="preserve"> (Source: Reference level). </w:delText>
        </w:r>
      </w:del>
      <w:del w:id="81" w:author="PR Preview" w:date="2026-01-01T00:00:00Z">
        <w:r>
          <w:delText xml:space="preserve">Dobson and Barnett (2018, sec. 2.4)</w:delText>
        </w:r>
      </w:del>
      <w:del w:id="82" w:author="PR Preview" w:date="2026-01-01T00:00:00Z">
        <w:r>
          <w:delText xml:space="preserve">, who call this the corner point parameterization.</w:delText>
        </w:r>
      </w:del>
    </w:p>
    <w:p>
      <w:pPr>
        <w:pStyle w:val="BodyText"/>
      </w:pPr>
      <w:ins w:id="83" w:author="PR Preview" w:date="2026-01-01T00:00:00Z">
        <w:r>
          <w:rPr>
            <w:i/>
            <w:iCs/>
          </w:rPr>
          <w:t xml:space="preserve">Remark 4</w:t>
        </w:r>
      </w:ins>
      <w:ins w:id="84" w:author="PR Preview" w:date="2026-01-01T00:00:00Z">
        <w:r>
          <w:t xml:space="preserve"> (Source: Reference level). </w:t>
        </w:r>
      </w:ins>
      <w:ins w:id="85" w:author="PR Preview" w:date="2026-01-01T00:00:00Z">
        <w:r>
          <w:t xml:space="preserve">Dobson and Barnett [1, Sec. 2.4]</w:t>
        </w:r>
      </w:ins>
      <w:ins w:id="86" w:author="PR Preview" w:date="2026-01-01T00:00:00Z">
        <w:r>
          <w:t xml:space="preserve">, who call this the corner point parameterization.</w:t>
        </w:r>
      </w:ins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del w:id="87" w:author="PR Preview" w:date="2026-01-01T00:00:00Z">
        <w:r>
          <w:delText xml:space="preserve">Dobson, Annette J, and Adrian G Barnett. 2018.</w:delText>
        </w:r>
      </w:del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rPr>
            <w:i/>
            <w:iCs/>
          </w:rPr>
          <w:delText xml:space="preserve">An Introduction to Generalized Linear Models</w:delText>
        </w:r>
      </w:del>
      <w:del w:id="90" w:author="PR Preview" w:date="2026-01-01T00:00:00Z">
        <w:r>
          <w:delText xml:space="preserve">. 4th ed. CRC press.</w:delText>
        </w:r>
      </w:del>
      <w:del w:id="91" w:author="PR Preview" w:date="2026-01-01T00:00:00Z">
        <w:r>
          <w:delText xml:space="preserve"> </w:delText>
        </w:r>
      </w:del>
      <w:hyperlink r:id="rId64">
        <w:del w:id="92" w:author="PR Preview" w:date="2026-01-01T00:00:00Z">
          <w:r>
            <w:rPr>
              <w:rStyle w:val="Hyperlink"/>
            </w:rPr>
            <w:delText xml:space="preserve">https://doi.org/10.1201/9781315182780</w:delText>
          </w:r>
        </w:del>
      </w:hyperlink>
      <w:del w:id="93" w:author="PR Preview" w:date="2026-01-01T00:00:00Z">
        <w:r>
          <w:delText xml:space="preserve">.</w:delText>
        </w:r>
      </w:del>
    </w:p>
    <w:p>
      <w:pPr>
        <w:pStyle w:val="Bibliography"/>
      </w:pPr>
      <w:ins w:id="94" w:author="PR Preview" w:date="2026-01-01T00:00:00Z">
        <w:r>
          <w:t xml:space="preserve">[1]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	</w:t>
        </w:r>
      </w:ins>
      <w:ins w:id="97" w:author="PR Preview" w:date="2026-01-01T00:00:00Z">
        <w:r>
          <w:t xml:space="preserve">A. J. Dobson and A. G. Barnett,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rPr>
            <w:i/>
            <w:iCs/>
          </w:rPr>
          <w:t xml:space="preserve">An introduction to generalized linear models</w:t>
        </w:r>
      </w:ins>
      <w:ins w:id="100" w:author="PR Preview" w:date="2026-01-01T00:00:00Z">
        <w:r>
          <w:t xml:space="preserve">, 4th ed. CRC press, 2018. doi:</w:t>
        </w:r>
      </w:ins>
      <w:ins w:id="101" w:author="PR Preview" w:date="2026-01-01T00:00:00Z">
        <w:r>
          <w:t xml:space="preserve"> </w:t>
        </w:r>
      </w:ins>
      <w:hyperlink r:id="rId64">
        <w:ins w:id="102" w:author="PR Preview" w:date="2026-01-01T00:00:00Z">
          <w:r>
            <w:rPr>
              <w:rStyle w:val="Hyperlink"/>
            </w:rPr>
            <w:t xml:space="preserve">10.1201/9781315182780</w:t>
          </w:r>
        </w:ins>
      </w:hyperlink>
      <w:ins w:id="103" w:author="PR Preview" w:date="2026-01-01T00:00:00Z">
        <w:r>
          <w:t xml:space="preserve">.</w:t>
        </w:r>
      </w:ins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2026-10-18T08:17:37Z</dcterms:created>
  <dcterms:modified xsi:type="dcterms:W3CDTF">2026-10-18T08:17:37Z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01:03:13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