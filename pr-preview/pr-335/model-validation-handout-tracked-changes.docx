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01:03:13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7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del w:id="3" w:author="PR Preview" w:date="2026-01-01T00:00:00Z">
        <w:r>
          <w:delText xml:space="preserve">Source: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Wikipedia contributors (2026h)</w:delText>
        </w:r>
      </w:del>
      <w:del w:id="6" w:author="PR Preview" w:date="2026-01-01T00:00:00Z">
        <w:r>
          <w:delText xml:space="preserve">.</w:delText>
        </w:r>
      </w:del>
    </w:p>
    <w:p>
      <w:pPr>
        <w:pStyle w:val="BodyText"/>
      </w:pPr>
      <w:ins w:id="7" w:author="PR Preview" w:date="2026-01-01T00:00:00Z">
        <w:r>
          <w:t xml:space="preserve">Source: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Wikipedia contributors [1]</w:t>
        </w:r>
      </w:ins>
      <w:ins w:id="10" w:author="PR Preview" w:date="2026-01-01T00:00:00Z">
        <w:r>
          <w:t xml:space="preserve">.</w:t>
        </w:r>
      </w:ins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p>
      <w:pPr>
        <w:pStyle w:val="FirstParagraph"/>
      </w:pPr>
      <w:del w:id="11" w:author="PR Preview" w:date="2026-01-01T00:00:00Z">
        <w:r>
          <w:delText xml:space="preserve">Source: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Wikipedia contributors (2026i)</w:delText>
        </w:r>
      </w:del>
      <w:del w:id="14" w:author="PR Preview" w:date="2026-01-01T00:00:00Z">
        <w:r>
          <w:delText xml:space="preserve">.</w:delText>
        </w:r>
      </w:del>
    </w:p>
    <w:p>
      <w:pPr>
        <w:pStyle w:val="BodyText"/>
      </w:pPr>
      <w:del w:id="15" w:author="PR Preview" w:date="2026-01-01T00:00:00Z">
        <w:r>
          <w:rPr>
            <w:i/>
            <w:iCs/>
          </w:rPr>
          <w:delText xml:space="preserve">Remark 2</w:delText>
        </w:r>
      </w:del>
      <w:del w:id="16" w:author="PR Preview" w:date="2026-01-01T00:00:00Z">
        <w:r>
          <w:delText xml:space="preserve"> (Source: Training set). </w:delText>
        </w:r>
      </w:del>
      <w:del w:id="17" w:author="PR Preview" w:date="2026-01-01T00:00:00Z">
        <w:r>
          <w:delText xml:space="preserve">Hastie et al. (2009, sec. 7.2)</w:delText>
        </w:r>
      </w:del>
      <w:del w:id="18" w:author="PR Preview" w:date="2026-01-01T00:00:00Z">
        <w:r>
          <w:delText xml:space="preserve">, who also write the training set as</w:delText>
        </w:r>
      </w:del>
      <w:del w:id="1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20" w:author="PR Preview" w:date="2026-01-01T00:00:00Z">
        <w:r>
          <w:delText xml:space="preserve">.</w:delText>
        </w:r>
      </w:del>
    </w:p>
    <w:p>
      <w:pPr>
        <w:pStyle w:val="FirstParagraph"/>
      </w:pPr>
      <w:ins w:id="21" w:author="PR Preview" w:date="2026-01-01T00:00:00Z">
        <w:r>
          <w:t xml:space="preserve">Source: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Wikipedia contributors [2]</w:t>
        </w:r>
      </w:ins>
      <w:ins w:id="24" w:author="PR Preview" w:date="2026-01-01T00:00:00Z">
        <w:r>
          <w:t xml:space="preserve">.</w:t>
        </w:r>
      </w:ins>
    </w:p>
    <w:bookmarkEnd w:id="45"/>
    <w:bookmarkStart w:id="46" w:name="rem-source-training-set"/>
    <w:p>
      <w:pPr>
        <w:pStyle w:val="BodyText"/>
      </w:pPr>
      <w:ins w:id="25" w:author="PR Preview" w:date="2026-01-01T00:00:00Z">
        <w:r>
          <w:rPr>
            <w:i/>
            <w:iCs/>
          </w:rPr>
          <w:t xml:space="preserve">Remark 2</w:t>
        </w:r>
      </w:ins>
      <w:ins w:id="26" w:author="PR Preview" w:date="2026-01-01T00:00:00Z">
        <w:r>
          <w:t xml:space="preserve"> (Source: Training set). </w:t>
        </w:r>
      </w:ins>
      <w:ins w:id="27" w:author="PR Preview" w:date="2026-01-01T00:00:00Z">
        <w:r>
          <w:t xml:space="preserve">Hastie et al. [3, Sec. 7.2]</w:t>
        </w:r>
      </w:ins>
      <w:ins w:id="28" w:author="PR Preview" w:date="2026-01-01T00:00:00Z">
        <w:r>
          <w:t xml:space="preserve">, who also write the training set as</w:t>
        </w:r>
      </w:ins>
      <w:ins w:id="2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30" w:author="PR Preview" w:date="2026-01-01T00:00:00Z">
        <w:r>
          <w:t xml:space="preserve">.</w:t>
        </w:r>
      </w:ins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observation-loss"/>
    <w:p>
      <w:pPr>
        <w:pStyle w:val="BodyText"/>
      </w:pPr>
      <w:r>
        <w:rPr>
          <w:b/>
          <w:bCs/>
        </w:rPr>
        <w:t xml:space="preserve">Definition 17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5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5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58"/>
    <w:bookmarkStart w:id="6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60"/>
    <w:bookmarkStart w:id="62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6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del w:id="31" w:author="PR Preview" w:date="2026-01-01T00:00:00Z">
        <w:r>
          <w:delText xml:space="preserve">Source: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Wikipedia contributors (2026c)</w:delText>
        </w:r>
      </w:del>
      <w:del w:id="34" w:author="PR Preview" w:date="2026-01-01T00:00:00Z">
        <w:r>
          <w:delText xml:space="preserve">.</w:delText>
        </w:r>
      </w:del>
    </w:p>
    <w:p>
      <w:pPr>
        <w:pStyle w:val="BodyText"/>
      </w:pPr>
      <w:del w:id="35" w:author="PR Preview" w:date="2026-01-01T00:00:00Z">
        <w:r>
          <w:rPr>
            <w:i/>
            <w:iCs/>
          </w:rPr>
          <w:delText xml:space="preserve">Remark 4</w:delText>
        </w:r>
      </w:del>
      <w:del w:id="36" w:author="PR Preview" w:date="2026-01-01T00:00:00Z">
        <w:r>
          <w:delText xml:space="preserve"> (Source: Generalization error). </w:delText>
        </w:r>
      </w:del>
      <w:del w:id="37" w:author="PR Preview" w:date="2026-01-01T00:00:00Z">
        <w:r>
          <w:delText xml:space="preserve">The risk form follows Brian Hutchinson’s Fall 2025 lecture notes;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the conditional form, with the training set held fixed,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follows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Hastie et al. (2009, sec. 7.2)</w:delText>
        </w:r>
      </w:del>
      <w:del w:id="44" w:author="PR Preview" w:date="2026-01-01T00:00:00Z">
        <w:r>
          <w:delText xml:space="preserve">.</w:delText>
        </w:r>
      </w:del>
    </w:p>
    <w:p>
      <w:pPr>
        <w:pStyle w:val="FirstParagraph"/>
      </w:pPr>
      <w:ins w:id="45" w:author="PR Preview" w:date="2026-01-01T00:00:00Z">
        <w:r>
          <w:t xml:space="preserve">Source: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Wikipedia contributors [4]</w:t>
        </w:r>
      </w:ins>
      <w:ins w:id="48" w:author="PR Preview" w:date="2026-01-01T00:00:00Z">
        <w:r>
          <w:t xml:space="preserve">.</w:t>
        </w:r>
      </w:ins>
    </w:p>
    <w:bookmarkEnd w:id="62"/>
    <w:bookmarkStart w:id="63" w:name="rem-source-generalization-error"/>
    <w:p>
      <w:pPr>
        <w:pStyle w:val="BodyText"/>
      </w:pPr>
      <w:ins w:id="49" w:author="PR Preview" w:date="2026-01-01T00:00:00Z">
        <w:r>
          <w:rPr>
            <w:i/>
            <w:iCs/>
          </w:rPr>
          <w:t xml:space="preserve">Remark 4</w:t>
        </w:r>
      </w:ins>
      <w:ins w:id="50" w:author="PR Preview" w:date="2026-01-01T00:00:00Z">
        <w:r>
          <w:t xml:space="preserve"> (Source: Generalization error). </w:t>
        </w:r>
      </w:ins>
      <w:ins w:id="51" w:author="PR Preview" w:date="2026-01-01T00:00:00Z">
        <w:r>
          <w:t xml:space="preserve">The risk form follows Brian Hutchinson’s Fall 2025 lecture notes;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the conditional form, with the training set held fixed,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follows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Hastie et al. [3, Sec. 7.2]</w:t>
        </w:r>
      </w:ins>
      <w:ins w:id="58" w:author="PR Preview" w:date="2026-01-01T00:00:00Z">
        <w:r>
          <w:t xml:space="preserve">.</w:t>
        </w:r>
      </w:ins>
    </w:p>
    <w:bookmarkEnd w:id="63"/>
    <w:bookmarkStart w:id="65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6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source-held-out-set"/>
    <w:p>
      <w:pPr>
        <w:pStyle w:val="FirstParagraph"/>
      </w:pPr>
      <w:del w:id="59" w:author="PR Preview" w:date="2026-01-01T00:00:00Z">
        <w:r>
          <w:rPr>
            <w:i/>
            <w:iCs/>
          </w:rPr>
          <w:delText xml:space="preserve">Remark 5</w:delText>
        </w:r>
      </w:del>
      <w:del w:id="60" w:author="PR Preview" w:date="2026-01-01T00:00:00Z">
        <w:r>
          <w:delText xml:space="preserve"> (Source: Held-out set (hold-out set)). </w:delText>
        </w:r>
      </w:del>
      <w:del w:id="61" w:author="PR Preview" w:date="2026-01-01T00:00:00Z">
        <w:r>
          <w:delText xml:space="preserve">Also called a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rPr>
            <w:b/>
            <w:bCs/>
          </w:rPr>
          <w:delText xml:space="preserve">hold-out set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(James et al. 2021, sec. 5.1.1)</w:delText>
        </w:r>
      </w:del>
      <w:del w:id="66" w:author="PR Preview" w:date="2026-01-01T00:00:00Z">
        <w:r>
          <w:delText xml:space="preserve">.</w:delText>
        </w:r>
      </w:del>
    </w:p>
    <w:p>
      <w:pPr>
        <w:pStyle w:val="FirstParagraph"/>
      </w:pPr>
      <w:ins w:id="67" w:author="PR Preview" w:date="2026-01-01T00:00:00Z">
        <w:r>
          <w:rPr>
            <w:i/>
            <w:iCs/>
          </w:rPr>
          <w:t xml:space="preserve">Remark 5</w:t>
        </w:r>
      </w:ins>
      <w:ins w:id="68" w:author="PR Preview" w:date="2026-01-01T00:00:00Z">
        <w:r>
          <w:t xml:space="preserve"> (Source: Held-out set (hold-out set)). </w:t>
        </w:r>
      </w:ins>
      <w:ins w:id="69" w:author="PR Preview" w:date="2026-01-01T00:00:00Z">
        <w:r>
          <w:t xml:space="preserve">Also called a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rPr>
            <w:b/>
            <w:bCs/>
          </w:rPr>
          <w:t xml:space="preserve">hold-out set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[5, Sec. 5.1.1]</w:t>
        </w:r>
      </w:ins>
      <w:ins w:id="74" w:author="PR Preview" w:date="2026-01-01T00:00:00Z">
        <w:r>
          <w:t xml:space="preserve">.</w:t>
        </w:r>
      </w:ins>
    </w:p>
    <w:bookmarkEnd w:id="66"/>
    <w:bookmarkStart w:id="69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6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6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8"/>
    </w:p>
    <w:bookmarkEnd w:id="69"/>
    <w:bookmarkStart w:id="71" w:name="def-training-mse"/>
    <w:p>
      <w:pPr>
        <w:pStyle w:val="FirstParagraph"/>
      </w:pPr>
      <w:r>
        <w:rPr>
          <w:b/>
          <w:bCs/>
        </w:rPr>
        <w:t xml:space="preserve">Definition 21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7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2" w:name="rem-source-training-mse"/>
    <w:p>
      <w:pPr>
        <w:pStyle w:val="FirstParagraph"/>
      </w:pPr>
      <w:del w:id="75" w:author="PR Preview" w:date="2026-01-01T00:00:00Z">
        <w:r>
          <w:rPr>
            <w:i/>
            <w:iCs/>
          </w:rPr>
          <w:delText xml:space="preserve">Remark 6</w:delText>
        </w:r>
      </w:del>
      <w:del w:id="76" w:author="PR Preview" w:date="2026-01-01T00:00:00Z">
        <w:r>
          <w:delText xml:space="preserve"> (Source: Training error). </w:delText>
        </w:r>
      </w:del>
      <w:del w:id="77" w:author="PR Preview" w:date="2026-01-01T00:00:00Z">
        <w:r>
          <w:delText xml:space="preserve">Hastie et al. (2009, sec. 7.2)</w:delText>
        </w:r>
      </w:del>
      <w:del w:id="78" w:author="PR Preview" w:date="2026-01-01T00:00:00Z">
        <w:r>
          <w:delText xml:space="preserve">, who write the training error as</w:delText>
        </w:r>
      </w:del>
      <w:del w:id="79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and define it for any loss.</w:delText>
        </w:r>
      </w:del>
    </w:p>
    <w:p>
      <w:pPr>
        <w:pStyle w:val="FirstParagraph"/>
      </w:pPr>
      <w:ins w:id="82" w:author="PR Preview" w:date="2026-01-01T00:00:00Z">
        <w:r>
          <w:rPr>
            <w:i/>
            <w:iCs/>
          </w:rPr>
          <w:t xml:space="preserve">Remark 6</w:t>
        </w:r>
      </w:ins>
      <w:ins w:id="83" w:author="PR Preview" w:date="2026-01-01T00:00:00Z">
        <w:r>
          <w:t xml:space="preserve"> (Source: Training error). </w:t>
        </w:r>
      </w:ins>
      <w:ins w:id="84" w:author="PR Preview" w:date="2026-01-01T00:00:00Z">
        <w:r>
          <w:t xml:space="preserve">Hastie et al. [3, Sec. 7.2]</w:t>
        </w:r>
      </w:ins>
      <w:ins w:id="85" w:author="PR Preview" w:date="2026-01-01T00:00:00Z">
        <w:r>
          <w:t xml:space="preserve">, who write the training error as</w:t>
        </w:r>
      </w:ins>
      <w:ins w:id="86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and define it for any loss.</w:t>
        </w:r>
      </w:ins>
    </w:p>
    <w:bookmarkEnd w:id="72"/>
    <w:bookmarkEnd w:id="73"/>
    <w:bookmarkStart w:id="78" w:name="overfitting"/>
    <w:p>
      <w:pPr>
        <w:pStyle w:val="Heading2"/>
      </w:pPr>
      <w:r>
        <w:t xml:space="preserve">3 Overfitting</w:t>
      </w:r>
    </w:p>
    <w:bookmarkStart w:id="7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74"/>
    <w:bookmarkStart w:id="7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75"/>
    <w:bookmarkStart w:id="76" w:name="def-overfitting"/>
    <w:p>
      <w:pPr>
        <w:pStyle w:val="FirstParagraph"/>
      </w:pPr>
      <w:r>
        <w:rPr>
          <w:b/>
          <w:bCs/>
        </w:rPr>
        <w:t xml:space="preserve">Definition 22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p>
      <w:pPr>
        <w:pStyle w:val="BodyText"/>
      </w:pPr>
      <w:del w:id="89" w:author="PR Preview" w:date="2026-01-01T00:00:00Z">
        <w:r>
          <w:delText xml:space="preserve">Source: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Wikipedia contributors (2026g)</w:delText>
        </w:r>
      </w:del>
      <w:del w:id="92" w:author="PR Preview" w:date="2026-01-01T00:00:00Z">
        <w:r>
          <w:delText xml:space="preserve">.</w:delText>
        </w:r>
      </w:del>
    </w:p>
    <w:p>
      <w:pPr>
        <w:pStyle w:val="BodyText"/>
      </w:pPr>
      <w:ins w:id="93" w:author="PR Preview" w:date="2026-01-01T00:00:00Z">
        <w:r>
          <w:t xml:space="preserve">Source: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Wikipedia contributors [6]</w:t>
        </w:r>
      </w:ins>
      <w:ins w:id="96" w:author="PR Preview" w:date="2026-01-01T00:00:00Z">
        <w:r>
          <w:t xml:space="preserve">.</w:t>
        </w:r>
      </w:ins>
    </w:p>
    <w:bookmarkEnd w:id="76"/>
    <w:bookmarkStart w:id="77" w:name="exm-overfitting-polynomial-cars"/>
    <w:p>
      <w:pPr>
        <w:pStyle w:val="BodyText"/>
      </w:pPr>
      <w:r>
        <w:rPr>
          <w:b/>
          <w:bCs/>
        </w:rPr>
        <w:t xml:space="preserve">Example 12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77"/>
    <w:bookmarkEnd w:id="78"/>
    <w:bookmarkStart w:id="163" w:name="sec-generalization-error"/>
    <w:p>
      <w:pPr>
        <w:pStyle w:val="Heading2"/>
      </w:pPr>
      <w:r>
        <w:t xml:space="preserve">4 Generalization error</w:t>
      </w:r>
    </w:p>
    <w:bookmarkStart w:id="7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79"/>
    <w:bookmarkStart w:id="8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80"/>
    <w:bookmarkStart w:id="82" w:name="def-expected-generalization-error"/>
    <w:p>
      <w:pPr>
        <w:pStyle w:val="FirstParagraph"/>
      </w:pPr>
      <w:r>
        <w:rPr>
          <w:b/>
          <w:bCs/>
        </w:rPr>
        <w:t xml:space="preserve">Definition 23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8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expected-generalization-error"/>
    <w:p>
      <w:pPr>
        <w:pStyle w:val="FirstParagraph"/>
      </w:pPr>
      <w:del w:id="97" w:author="PR Preview" w:date="2026-01-01T00:00:00Z">
        <w:r>
          <w:rPr>
            <w:i/>
            <w:iCs/>
          </w:rPr>
          <w:delText xml:space="preserve">Remark 7</w:delText>
        </w:r>
      </w:del>
      <w:del w:id="98" w:author="PR Preview" w:date="2026-01-01T00:00:00Z">
        <w:r>
          <w:delText xml:space="preserve"> (Source: Expected generalization error (expected prediction error, expected test error)). </w:delText>
        </w:r>
      </w:del>
      <w:del w:id="99" w:author="PR Preview" w:date="2026-01-01T00:00:00Z">
        <w:r>
          <w:delText xml:space="preserve">Also called the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rPr>
            <w:b/>
            <w:bCs/>
          </w:rPr>
          <w:delText xml:space="preserve">expected prediction error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or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rPr>
            <w:b/>
            <w:bCs/>
          </w:rPr>
          <w:delText xml:space="preserve">expected test error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(Hastie et al. 2009, sec. 7.2)</w:delText>
        </w:r>
      </w:del>
      <w:del w:id="108" w:author="PR Preview" w:date="2026-01-01T00:00:00Z">
        <w:r>
          <w:delText xml:space="preserve">.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Hastie et al. write the quantity as</w:delText>
        </w:r>
      </w:del>
      <w:del w:id="111" w:author="PR Preview" w:date="2026-01-01T00:00:00Z">
        <w:r>
          <w:delText xml:space="preserve"> </w:delText>
        </w:r>
      </w:del>
      <m:oMath>
        <m:r>
          <m:rPr>
            <m:sty m:val="p"/>
          </m:rPr>
          <m:t>Err</m:t>
        </m:r>
      </m:oMath>
      <w:del w:id="112" w:author="PR Preview" w:date="2026-01-01T00:00:00Z">
        <w:r>
          <w:delText xml:space="preserve">, without the argument</w:delText>
        </w:r>
      </w:del>
      <w:del w:id="113" w:author="PR Preview" w:date="2026-01-01T00:00:00Z">
        <w:r>
          <w:delText xml:space="preserve"> </w:delText>
        </w:r>
      </w:del>
      <m:oMath>
        <m:r>
          <m:t>n</m:t>
        </m:r>
      </m:oMath>
      <w:del w:id="114" w:author="PR Preview" w:date="2026-01-01T00:00:00Z">
        <w:r>
          <w:delText xml:space="preserve">.</w:delText>
        </w:r>
      </w:del>
    </w:p>
    <w:p>
      <w:pPr>
        <w:pStyle w:val="FirstParagraph"/>
      </w:pPr>
      <w:ins w:id="115" w:author="PR Preview" w:date="2026-01-01T00:00:00Z">
        <w:r>
          <w:rPr>
            <w:i/>
            <w:iCs/>
          </w:rPr>
          <w:t xml:space="preserve">Remark 7</w:t>
        </w:r>
      </w:ins>
      <w:ins w:id="116" w:author="PR Preview" w:date="2026-01-01T00:00:00Z">
        <w:r>
          <w:t xml:space="preserve"> (Source: Expected generalization error (expected prediction error, expected test error)). </w:t>
        </w:r>
      </w:ins>
      <w:ins w:id="117" w:author="PR Preview" w:date="2026-01-01T00:00:00Z">
        <w:r>
          <w:t xml:space="preserve">Also called the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rPr>
            <w:b/>
            <w:bCs/>
          </w:rPr>
          <w:t xml:space="preserve">expected prediction error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or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rPr>
            <w:b/>
            <w:bCs/>
          </w:rPr>
          <w:t xml:space="preserve">expected test error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[3, Sec. 7.2]</w:t>
        </w:r>
      </w:ins>
      <w:ins w:id="126" w:author="PR Preview" w:date="2026-01-01T00:00:00Z">
        <w:r>
          <w:t xml:space="preserve">.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Hastie et al. write the quantity as</w:t>
        </w:r>
      </w:ins>
      <w:ins w:id="129" w:author="PR Preview" w:date="2026-01-01T00:00:00Z">
        <w:r>
          <w:t xml:space="preserve"> </w:t>
        </w:r>
      </w:ins>
      <m:oMath>
        <m:r>
          <m:rPr>
            <m:sty m:val="p"/>
          </m:rPr>
          <m:t>Err</m:t>
        </m:r>
      </m:oMath>
      <w:ins w:id="130" w:author="PR Preview" w:date="2026-01-01T00:00:00Z">
        <w:r>
          <w:t xml:space="preserve">, without the argument</w:t>
        </w:r>
      </w:ins>
      <w:ins w:id="131" w:author="PR Preview" w:date="2026-01-01T00:00:00Z">
        <w:r>
          <w:t xml:space="preserve"> </w:t>
        </w:r>
      </w:ins>
      <m:oMath>
        <m:r>
          <m:t>n</m:t>
        </m:r>
      </m:oMath>
      <w:ins w:id="132" w:author="PR Preview" w:date="2026-01-01T00:00:00Z">
        <w:r>
          <w:t xml:space="preserve">.</w:t>
        </w:r>
      </w:ins>
    </w:p>
    <w:bookmarkEnd w:id="83"/>
    <w:bookmarkStart w:id="86" w:name="def-distribution-model"/>
    <w:p>
      <w:pPr>
        <w:pStyle w:val="BodyText"/>
      </w:pPr>
      <w:r>
        <w:rPr>
          <w:b/>
          <w:bCs/>
        </w:rPr>
        <w:t xml:space="preserve">Definition 24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8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8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exm-distribution-model"/>
    <w:p>
      <w:pPr>
        <w:pStyle w:val="FirstParagraph"/>
      </w:pPr>
      <w:r>
        <w:rPr>
          <w:b/>
          <w:bCs/>
        </w:rPr>
        <w:t xml:space="preserve">Example 13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8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8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90"/>
    <w:bookmarkStart w:id="92" w:name="def-distribution-model-family"/>
    <w:p>
      <w:pPr>
        <w:pStyle w:val="BodyText"/>
      </w:pPr>
      <w:r>
        <w:rPr>
          <w:b/>
          <w:bCs/>
        </w:rPr>
        <w:t xml:space="preserve">Definition 25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9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exm-distribution-model-family"/>
    <w:p>
      <w:pPr>
        <w:pStyle w:val="FirstParagraph"/>
      </w:pPr>
      <w:r>
        <w:rPr>
          <w:b/>
          <w:bCs/>
        </w:rPr>
        <w:t xml:space="preserve">Example 14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22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93"/>
    <w:bookmarkStart w:id="94" w:name="def-fitted-distribution-model"/>
    <w:p>
      <w:pPr>
        <w:pStyle w:val="BodyText"/>
      </w:pPr>
      <w:r>
        <w:rPr>
          <w:b/>
          <w:bCs/>
        </w:rPr>
        <w:t xml:space="preserve">Definition 26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94"/>
    <w:bookmarkStart w:id="95" w:name="exm-fitted-distribution-model"/>
    <w:p>
      <w:pPr>
        <w:pStyle w:val="BodyText"/>
      </w:pPr>
      <w:r>
        <w:rPr>
          <w:b/>
          <w:bCs/>
        </w:rPr>
        <w:t xml:space="preserve">Example 15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95"/>
    <w:bookmarkStart w:id="97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8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100" w:name="exm-distribution-model"/>
    <w:p>
      <w:pPr>
        <w:pStyle w:val="FirstParagraph"/>
      </w:pPr>
      <w:r>
        <w:rPr>
          <w:b/>
          <w:bCs/>
        </w:rPr>
        <w:t xml:space="preserve">Example 16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17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22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18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epl"/>
    <w:p>
      <w:pPr>
        <w:pStyle w:val="BodyText"/>
      </w:pPr>
      <w:r>
        <w:rPr>
          <w:b/>
          <w:bCs/>
        </w:rPr>
        <w:t xml:space="preserve">Definition 30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0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08"/>
    <w:bookmarkStart w:id="110" w:name="def-epe"/>
    <w:p>
      <w:pPr>
        <w:pStyle w:val="BodyText"/>
      </w:pPr>
      <w:r>
        <w:rPr>
          <w:b/>
          <w:bCs/>
        </w:rPr>
        <w:t xml:space="preserve">Definition 31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11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12"/>
    <w:bookmarkStart w:id="113" w:name="rem-source-epe"/>
    <w:p>
      <w:pPr>
        <w:pStyle w:val="BodyText"/>
      </w:pPr>
      <w:del w:id="133" w:author="PR Preview" w:date="2026-01-01T00:00:00Z">
        <w:r>
          <w:rPr>
            <w:i/>
            <w:iCs/>
          </w:rPr>
          <w:delText xml:space="preserve">Remark 10</w:delText>
        </w:r>
      </w:del>
      <w:del w:id="134" w:author="PR Preview" w:date="2026-01-01T00:00:00Z">
        <w:r>
          <w:delText xml:space="preserve"> (Source: Expected prediction error at a covariate value). </w:delText>
        </w:r>
      </w:del>
      <w:del w:id="135" w:author="PR Preview" w:date="2026-01-01T00:00:00Z">
        <w:r>
          <w:delText xml:space="preserve">Hastie et al. (2009, sec. 7.3)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write this quantity as</w:delText>
        </w:r>
      </w:del>
      <w:del w:id="138" w:author="PR Preview" w:date="2026-01-01T00:00:00Z">
        <w:r>
          <w:delText xml:space="preserve"> </w:delText>
        </w:r>
      </w:del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for squared-error loss.</w:delText>
        </w:r>
      </w:del>
    </w:p>
    <w:p>
      <w:pPr>
        <w:pStyle w:val="BodyText"/>
      </w:pPr>
      <w:ins w:id="141" w:author="PR Preview" w:date="2026-01-01T00:00:00Z">
        <w:r>
          <w:rPr>
            <w:i/>
            <w:iCs/>
          </w:rPr>
          <w:t xml:space="preserve">Remark 10</w:t>
        </w:r>
      </w:ins>
      <w:ins w:id="142" w:author="PR Preview" w:date="2026-01-01T00:00:00Z">
        <w:r>
          <w:t xml:space="preserve"> (Source: Expected prediction error at a covariate value). </w:t>
        </w:r>
      </w:ins>
      <w:ins w:id="143" w:author="PR Preview" w:date="2026-01-01T00:00:00Z">
        <w:r>
          <w:t xml:space="preserve">Hastie et al. [3, Sec. 7.3]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write this quantity as</w:t>
        </w:r>
      </w:ins>
      <w:ins w:id="146" w:author="PR Preview" w:date="2026-01-01T00:00:00Z">
        <w:r>
          <w:t xml:space="preserve"> </w:t>
        </w:r>
      </w:ins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for squared-error loss.</w:t>
        </w:r>
      </w:ins>
    </w:p>
    <w:bookmarkEnd w:id="113"/>
    <w:bookmarkStart w:id="11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14"/>
    <w:bookmarkStart w:id="11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15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24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1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requires.</w:t>
      </w:r>
    </w:p>
    <w:bookmarkEnd w:id="116"/>
    <w:bookmarkStart w:id="118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1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7"/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20" w:name="def-average-fit"/>
    <w:p>
      <w:pPr>
        <w:pStyle w:val="BodyText"/>
      </w:pPr>
      <w:r>
        <w:rPr>
          <w:b/>
          <w:bCs/>
        </w:rPr>
        <w:t xml:space="preserve">Definition 32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1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21" w:name="exm-average-fit"/>
    <w:p>
      <w:pPr>
        <w:pStyle w:val="BodyText"/>
      </w:pPr>
      <w:r>
        <w:rPr>
          <w:b/>
          <w:bCs/>
        </w:rPr>
        <w:t xml:space="preserve">Example 19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Start w:id="125" w:name="def-prediction-bias"/>
    <w:p>
      <w:pPr>
        <w:pStyle w:val="FirstParagraph"/>
      </w:pPr>
      <w:r>
        <w:rPr>
          <w:b/>
          <w:bCs/>
        </w:rPr>
        <w:t xml:space="preserve">Definition 33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2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2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4"/>
    </w:p>
    <w:bookmarkEnd w:id="125"/>
    <w:p>
      <w:pPr>
        <w:pStyle w:val="FirstParagraph"/>
      </w:pPr>
      <w:del w:id="149" w:author="PR Preview" w:date="2026-01-01T00:00:00Z">
        <w:r>
          <w:rPr>
            <w:i/>
            <w:iCs/>
          </w:rPr>
          <w:delText xml:space="preserve">Remark</w:delText>
        </w:r>
      </w:del>
      <w:del w:id="150" w:author="PR Preview" w:date="2026-01-01T00:00:00Z">
        <w:r>
          <w:delText xml:space="preserve">. </w:delText>
        </w:r>
      </w:del>
      <w:del w:id="151" w:author="PR Preview" w:date="2026-01-01T00:00:00Z">
        <w:r>
          <w:delText xml:space="preserve">In expected prediction error decompositions</w:delText>
        </w:r>
      </w:del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(James et al. 2021, sec. 2.2.2)</w:delText>
        </w:r>
      </w:del>
      <w:del w:id="154" w:author="PR Preview" w:date="2026-01-01T00:00:00Z">
        <w:r>
          <w:delText xml:space="preserve">,</w:delText>
        </w:r>
      </w:del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the bias reflects the approximation error that comes from approximating a real-world relationship by a model.</w:delText>
        </w:r>
      </w:del>
    </w:p>
    <w:p>
      <w:pPr>
        <w:pStyle w:val="FirstParagraph"/>
      </w:pPr>
      <w:ins w:id="157" w:author="PR Preview" w:date="2026-01-01T00:00:00Z">
        <w:r>
          <w:rPr>
            <w:i/>
            <w:iCs/>
          </w:rPr>
          <w:t xml:space="preserve">Remark</w:t>
        </w:r>
      </w:ins>
      <w:ins w:id="158" w:author="PR Preview" w:date="2026-01-01T00:00:00Z">
        <w:r>
          <w:t xml:space="preserve">. </w:t>
        </w:r>
      </w:ins>
      <w:ins w:id="159" w:author="PR Preview" w:date="2026-01-01T00:00:00Z">
        <w:r>
          <w:t xml:space="preserve">In expected prediction error decompositions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[5, Sec. 2.2.2]</w:t>
        </w:r>
      </w:ins>
      <w:ins w:id="162" w:author="PR Preview" w:date="2026-01-01T00:00:00Z">
        <w:r>
          <w:t xml:space="preserve">,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the bias reflects the approximation error that comes from approximating a real-world relationship by a model.</w:t>
        </w:r>
      </w:ins>
    </w:p>
    <w:bookmarkStart w:id="126" w:name="exm-prediction-bias"/>
    <w:p>
      <w:pPr>
        <w:pStyle w:val="BodyText"/>
      </w:pPr>
      <w:r>
        <w:rPr>
          <w:b/>
          <w:bCs/>
        </w:rPr>
        <w:t xml:space="preserve">Example 20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26"/>
    <w:bookmarkStart w:id="12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27"/>
    <w:bookmarkStart w:id="12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28"/>
    <w:bookmarkStart w:id="12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129"/>
    <w:bookmarkStart w:id="13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3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3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μ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133"/>
    <w:bookmarkStart w:id="135" w:name="thm-epe-split-noise"/>
    <w:p>
      <w:pPr>
        <w:pStyle w:val="BodyText"/>
      </w:pPr>
      <w:r>
        <w:rPr>
          <w:b/>
          <w:bCs/>
        </w:rPr>
        <w:t xml:space="preserve">Theorem 2 (The pMSE of a prediction is the pMSE of the mean estimate plus the noise variance)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its</w:t>
      </w:r>
      <w:r>
        <w:t xml:space="preserve"> </w:t>
      </w:r>
      <w:hyperlink r:id="rId111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</w:t>
      </w:r>
      <w:r>
        <w:t xml:space="preserve"> </w:t>
      </w:r>
      <w:r>
        <w:t xml:space="preserve">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136" w:name="exm-epe-split-noise"/>
    <w:p>
      <w:pPr>
        <w:pStyle w:val="BodyText"/>
      </w:pPr>
      <w:r>
        <w:rPr>
          <w:b/>
          <w:bCs/>
        </w:rPr>
        <w:t xml:space="preserve">Example 21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36"/>
    <w:bookmarkStart w:id="137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27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37"/>
    <w:bookmarkStart w:id="140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39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39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40"/>
    <w:bookmarkStart w:id="142" w:name="thm-epe-decomposition"/>
    <w:p>
      <w:pPr>
        <w:pStyle w:val="BodyText"/>
      </w:pPr>
      <w:r>
        <w:rPr>
          <w:b/>
          <w:bCs/>
        </w:rPr>
        <w:t xml:space="preserve">Theorem 3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41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43" w:name="def-irreducible-error"/>
    <w:p>
      <w:pPr>
        <w:pStyle w:val="FirstParagraph"/>
      </w:pPr>
      <w:r>
        <w:rPr>
          <w:b/>
          <w:bCs/>
        </w:rPr>
        <w:t xml:space="preserve">Definition 34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del w:id="165" w:author="PR Preview" w:date="2026-01-01T00:00:00Z">
        <w:r>
          <w:delText xml:space="preserve">Source:</w:delText>
        </w:r>
      </w:del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Wikipedia contributors (2026a)</w:delText>
        </w:r>
      </w:del>
      <w:del w:id="168" w:author="PR Preview" w:date="2026-01-01T00:00:00Z">
        <w:r>
          <w:delText xml:space="preserve">.</w:delText>
        </w:r>
      </w:del>
    </w:p>
    <w:p>
      <w:pPr>
        <w:pStyle w:val="BodyText"/>
      </w:pPr>
      <w:del w:id="169" w:author="PR Preview" w:date="2026-01-01T00:00:00Z">
        <w:r>
          <w:rPr>
            <w:i/>
            <w:iCs/>
          </w:rPr>
          <w:delText xml:space="preserve">Remark</w:delText>
        </w:r>
      </w:del>
      <w:del w:id="170" w:author="PR Preview" w:date="2026-01-01T00:00:00Z">
        <w:r>
          <w:delText xml:space="preserve">. </w:delText>
        </w:r>
      </w:del>
      <w:del w:id="171" w:author="PR Preview" w:date="2026-01-01T00:00:00Z">
        <w:r>
          <w:delText xml:space="preserve">This expected prediction error decomposition into squared bias, variance, and irreducible error follows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James et al. (2021, sec. 2.2.2)</w:delText>
        </w:r>
      </w:del>
      <w:del w:id="174" w:author="PR Preview" w:date="2026-01-01T00:00:00Z">
        <w:r>
          <w:delText xml:space="preserve">.</w:delText>
        </w:r>
      </w:del>
    </w:p>
    <w:p>
      <w:pPr>
        <w:pStyle w:val="BodyText"/>
      </w:pPr>
      <w:del w:id="175" w:author="PR Preview" w:date="2026-01-01T00:00:00Z">
        <w:r>
          <w:rPr>
            <w:i/>
            <w:iCs/>
          </w:rPr>
          <w:delText xml:space="preserve">Remark 11</w:delText>
        </w:r>
      </w:del>
      <w:del w:id="176" w:author="PR Preview" w:date="2026-01-01T00:00:00Z">
        <w:r>
          <w:delText xml:space="preserve"> (Other names, and how the expected error splits). </w:delText>
        </w:r>
      </w:del>
      <w:del w:id="177" w:author="PR Preview" w:date="2026-01-01T00:00:00Z">
        <w:r>
          <w:delText xml:space="preserve">Hastie et al. (2009, sec. 7.2)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also call</w:delText>
        </w:r>
      </w:del>
      <w:del w:id="18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the</w:delText>
        </w:r>
      </w:del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rPr>
            <w:i/>
            <w:iCs/>
          </w:rPr>
          <w:delText xml:space="preserve">test error</w:delText>
        </w:r>
      </w:del>
      <w:del w:id="185" w:author="PR Preview" w:date="2026-01-01T00:00:00Z">
        <w:r>
          <w:delText xml:space="preserve">,</w:delText>
        </w:r>
      </w:del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and in sec. 7.12 the</w:delText>
        </w:r>
      </w:del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rPr>
            <w:i/>
            <w:iCs/>
          </w:rPr>
          <w:delText xml:space="preserve">conditional</w:delText>
        </w:r>
      </w:del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test error.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It is the</w:delText>
        </w:r>
      </w:del>
      <w:del w:id="194" w:author="PR Preview" w:date="2026-01-01T00:00:00Z">
        <w:r>
          <w:delText xml:space="preserve"> </w:delText>
        </w:r>
      </w:del>
      <w:hyperlink r:id="rId144">
        <w:del w:id="195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of the prediction</w:delText>
        </w:r>
      </w:del>
      <w:del w:id="19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under the</w:delText>
        </w:r>
      </w:del>
      <w:del w:id="201" w:author="PR Preview" w:date="2026-01-01T00:00:00Z">
        <w:r>
          <w:delText xml:space="preserve"> </w:delText>
        </w:r>
      </w:del>
      <w:hyperlink r:id="rId56">
        <w:del w:id="202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203" w:author="PR Preview" w:date="2026-01-01T00:00:00Z">
        <w:r>
          <w:delText xml:space="preserve"> </w:delText>
        </w:r>
      </w:del>
      <m:oMath>
        <m:r>
          <m:t>L</m:t>
        </m:r>
      </m:oMath>
      <w:del w:id="204" w:author="PR Preview" w:date="2026-01-01T00:00:00Z">
        <w:r>
          <w:delText xml:space="preserve">,</w:delText>
        </w:r>
      </w:del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computed with the training set held fixed.</w:delText>
        </w:r>
      </w:del>
    </w:p>
    <w:p>
      <w:pPr>
        <w:pStyle w:val="BodyText"/>
      </w:pPr>
      <w:ins w:id="207" w:author="PR Preview" w:date="2026-01-01T00:00:00Z">
        <w:r>
          <w:t xml:space="preserve">Source: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Wikipedia contributors [7]</w:t>
        </w:r>
      </w:ins>
      <w:ins w:id="210" w:author="PR Preview" w:date="2026-01-01T00:00:00Z">
        <w:r>
          <w:t xml:space="preserve">.</w:t>
        </w:r>
      </w:ins>
    </w:p>
    <w:bookmarkEnd w:id="143"/>
    <w:p>
      <w:pPr>
        <w:pStyle w:val="BodyText"/>
      </w:pPr>
      <w:ins w:id="211" w:author="PR Preview" w:date="2026-01-01T00:00:00Z">
        <w:r>
          <w:rPr>
            <w:i/>
            <w:iCs/>
          </w:rPr>
          <w:t xml:space="preserve">Remark</w:t>
        </w:r>
      </w:ins>
      <w:ins w:id="212" w:author="PR Preview" w:date="2026-01-01T00:00:00Z">
        <w:r>
          <w:t xml:space="preserve">. </w:t>
        </w:r>
      </w:ins>
      <w:ins w:id="213" w:author="PR Preview" w:date="2026-01-01T00:00:00Z">
        <w:r>
          <w:t xml:space="preserve">This expected prediction error decomposition into squared bias, variance, and irreducible error follows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James et al. [5, Sec. 2.2.2]</w:t>
        </w:r>
      </w:ins>
      <w:ins w:id="216" w:author="PR Preview" w:date="2026-01-01T00:00:00Z">
        <w:r>
          <w:t xml:space="preserve">.</w:t>
        </w:r>
      </w:ins>
    </w:p>
    <w:bookmarkStart w:id="145" w:name="rem-generalization-error"/>
    <w:p>
      <w:pPr>
        <w:pStyle w:val="BodyText"/>
      </w:pPr>
      <w:ins w:id="217" w:author="PR Preview" w:date="2026-01-01T00:00:00Z">
        <w:r>
          <w:rPr>
            <w:i/>
            <w:iCs/>
          </w:rPr>
          <w:t xml:space="preserve">Remark 11</w:t>
        </w:r>
      </w:ins>
      <w:ins w:id="218" w:author="PR Preview" w:date="2026-01-01T00:00:00Z">
        <w:r>
          <w:t xml:space="preserve"> (Other names, and how the expected error splits). </w:t>
        </w:r>
      </w:ins>
      <w:ins w:id="219" w:author="PR Preview" w:date="2026-01-01T00:00:00Z">
        <w:r>
          <w:t xml:space="preserve">Hastie et al. [3, Sec. 7.2]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also call</w:t>
        </w:r>
      </w:ins>
      <w:ins w:id="222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the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rPr>
            <w:i/>
            <w:iCs/>
          </w:rPr>
          <w:t xml:space="preserve">test error</w:t>
        </w:r>
      </w:ins>
      <w:ins w:id="227" w:author="PR Preview" w:date="2026-01-01T00:00:00Z">
        <w:r>
          <w:t xml:space="preserve">,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and in sec. 7.12 the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rPr>
            <w:i/>
            <w:iCs/>
          </w:rPr>
          <w:t xml:space="preserve">conditional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test error.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It is the</w:t>
        </w:r>
      </w:ins>
      <w:ins w:id="236" w:author="PR Preview" w:date="2026-01-01T00:00:00Z">
        <w:r>
          <w:t xml:space="preserve"> </w:t>
        </w:r>
      </w:ins>
      <w:hyperlink r:id="rId144">
        <w:ins w:id="237" w:author="PR Preview" w:date="2026-01-01T00:00:00Z">
          <w:r>
            <w:rPr>
              <w:rStyle w:val="Hyperlink"/>
            </w:rPr>
            <w:t xml:space="preserve">risk</w:t>
          </w:r>
        </w:ins>
      </w:hyperlink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of the prediction</w:t>
        </w:r>
      </w:ins>
      <w:ins w:id="24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under the</w:t>
        </w:r>
      </w:ins>
      <w:ins w:id="243" w:author="PR Preview" w:date="2026-01-01T00:00:00Z">
        <w:r>
          <w:t xml:space="preserve"> </w:t>
        </w:r>
      </w:ins>
      <w:hyperlink r:id="rId56">
        <w:ins w:id="244" w:author="PR Preview" w:date="2026-01-01T00:00:00Z">
          <w:r>
            <w:rPr>
              <w:rStyle w:val="Hyperlink"/>
            </w:rPr>
            <w:t xml:space="preserve">loss</w:t>
          </w:r>
        </w:ins>
      </w:hyperlink>
      <w:ins w:id="245" w:author="PR Preview" w:date="2026-01-01T00:00:00Z">
        <w:r>
          <w:t xml:space="preserve"> </w:t>
        </w:r>
      </w:ins>
      <m:oMath>
        <m:r>
          <m:t>L</m:t>
        </m:r>
      </m:oMath>
      <w:ins w:id="246" w:author="PR Preview" w:date="2026-01-01T00:00:00Z">
        <w:r>
          <w:t xml:space="preserve">,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computed with the training set held fixed.</w:t>
        </w:r>
      </w:ins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45"/>
    <w:bookmarkStart w:id="147" w:name="def-flexibility"/>
    <w:p>
      <w:pPr>
        <w:pStyle w:val="BodyText"/>
      </w:pPr>
      <w:r>
        <w:rPr>
          <w:b/>
          <w:bCs/>
        </w:rPr>
        <w:t xml:space="preserve">Definition 35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4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8" w:name="rem-source-flexibility"/>
    <w:p>
      <w:pPr>
        <w:pStyle w:val="FirstParagraph"/>
      </w:pPr>
      <w:del w:id="249" w:author="PR Preview" w:date="2026-01-01T00:00:00Z">
        <w:r>
          <w:rPr>
            <w:i/>
            <w:iCs/>
          </w:rPr>
          <w:delText xml:space="preserve">Remark 12</w:delText>
        </w:r>
      </w:del>
      <w:del w:id="250" w:author="PR Preview" w:date="2026-01-01T00:00:00Z">
        <w:r>
          <w:delText xml:space="preserve"> (Source: Flexibility). </w:delText>
        </w:r>
      </w:del>
      <w:del w:id="251" w:author="PR Preview" w:date="2026-01-01T00:00:00Z">
        <w:r>
          <w:delText xml:space="preserve">James et al. (2021, sec. 2.1.3)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use flexibility without a formal definition.</w:delText>
        </w:r>
      </w:del>
    </w:p>
    <w:p>
      <w:pPr>
        <w:pStyle w:val="BodyText"/>
      </w:pPr>
      <w:del w:id="254" w:author="PR Preview" w:date="2026-01-01T00:00:00Z">
        <w:r>
          <w:rPr>
            <w:i/>
            <w:iCs/>
          </w:rPr>
          <w:delText xml:space="preserve">Remark 13</w:delText>
        </w:r>
      </w:del>
      <w:del w:id="255" w:author="PR Preview" w:date="2026-01-01T00:00:00Z">
        <w:r>
          <w:delText xml:space="preserve"> (Polynomial degree orders flexibility). </w:delText>
        </w:r>
      </w:del>
      <w:del w:id="256" w:author="PR Preview" w:date="2026-01-01T00:00:00Z">
        <w:r>
          <w:delText xml:space="preserve">Least-squares polynomial fits are ordered by degree: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a polynomial of degree</w:delText>
        </w:r>
      </w:del>
      <w:del w:id="259" w:author="PR Preview" w:date="2026-01-01T00:00:00Z">
        <w:r>
          <w:delText xml:space="preserve"> </w:delText>
        </w:r>
      </w:del>
      <m:oMath>
        <m:r>
          <m:t>d</m:t>
        </m:r>
      </m:oMath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is also a polynomial of degree</w:delText>
        </w:r>
      </w:del>
      <w:del w:id="262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whose coefficient of</w:delText>
        </w:r>
      </w:del>
      <w:del w:id="265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del w:id="266" w:author="PR Preview" w:date="2026-01-01T00:00:00Z">
        <w:r>
          <w:delText xml:space="preserve"> </w:delText>
        </w:r>
      </w:del>
      <w:del w:id="267" w:author="PR Preview" w:date="2026-01-01T00:00:00Z">
        <w:r>
          <w:delText xml:space="preserve">is zero,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so the fit of degree</w:delText>
        </w:r>
      </w:del>
      <w:del w:id="270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is</w:delText>
        </w:r>
      </w:del>
      <w:del w:id="273" w:author="PR Preview" w:date="2026-01-01T00:00:00Z">
        <w:r>
          <w:delText xml:space="preserve"> </w:delText>
        </w:r>
      </w:del>
      <w:hyperlink w:anchor="def-flexibility">
        <w:del w:id="274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as the fit of degree</w:delText>
        </w:r>
      </w:del>
      <w:del w:id="277" w:author="PR Preview" w:date="2026-01-01T00:00:00Z">
        <w:r>
          <w:delText xml:space="preserve"> </w:delText>
        </w:r>
      </w:del>
      <m:oMath>
        <m:r>
          <m:t>d</m:t>
        </m:r>
      </m:oMath>
      <w:del w:id="278" w:author="PR Preview" w:date="2026-01-01T00:00:00Z">
        <w:r>
          <w:delText xml:space="preserve">.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The four fits of</w:delText>
        </w:r>
      </w:del>
      <w:del w:id="281" w:author="PR Preview" w:date="2026-01-01T00:00:00Z">
        <w:r>
          <w:delText xml:space="preserve"> </w:delText>
        </w:r>
      </w:del>
      <w:hyperlink w:anchor="exr-overfitting">
        <w:del w:id="282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are ordered this way.</w:delText>
        </w:r>
      </w:del>
      <w:del w:id="285" w:author="PR Preview" w:date="2026-01-01T00:00:00Z">
        <w:r>
          <w:delText xml:space="preserve"> </w:delText>
        </w:r>
      </w:del>
      <w:hyperlink w:anchor="def-flexibility">
        <w:del w:id="286" w:author="PR Preview" w:date="2026-01-01T00:00:00Z">
          <w:r>
            <w:rPr>
              <w:rStyle w:val="Hyperlink"/>
            </w:rPr>
            <w:delText xml:space="preserve">Definition 35</w:delText>
          </w:r>
        </w:del>
      </w:hyperlink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delText xml:space="preserve">is narrower than the informal use of the word</w:delText>
        </w:r>
      </w:del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in</w:delText>
        </w:r>
      </w:del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delText xml:space="preserve">James et al. (2021, sec. 2.1.3)</w:delText>
        </w:r>
      </w:del>
      <w:del w:id="293" w:author="PR Preview" w:date="2026-01-01T00:00:00Z">
        <w:r>
          <w:delText xml:space="preserve">:</w:delText>
        </w:r>
      </w:del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it orders only procedures whose candidate sets are nested.</w:delText>
        </w:r>
      </w:del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Other procedures can be compared by other measures,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such as the effective number of parameters</w:delText>
        </w:r>
      </w:del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(Hastie et al. 2009, sec. 7.6)</w:delText>
        </w:r>
      </w:del>
      <w:del w:id="302" w:author="PR Preview" w:date="2026-01-01T00:00:00Z">
        <w:r>
          <w:delText xml:space="preserve">.</w:delText>
        </w:r>
      </w:del>
    </w:p>
    <w:p>
      <w:pPr>
        <w:pStyle w:val="FirstParagraph"/>
      </w:pPr>
      <w:ins w:id="303" w:author="PR Preview" w:date="2026-01-01T00:00:00Z">
        <w:r>
          <w:rPr>
            <w:i/>
            <w:iCs/>
          </w:rPr>
          <w:t xml:space="preserve">Remark 12</w:t>
        </w:r>
      </w:ins>
      <w:ins w:id="304" w:author="PR Preview" w:date="2026-01-01T00:00:00Z">
        <w:r>
          <w:t xml:space="preserve"> (Source: Flexibility). </w:t>
        </w:r>
      </w:ins>
      <w:ins w:id="305" w:author="PR Preview" w:date="2026-01-01T00:00:00Z">
        <w:r>
          <w:t xml:space="preserve">James et al. [5, Sec. 2.1.3]</w:t>
        </w:r>
      </w:ins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use flexibility without a formal definition.</w:t>
        </w:r>
      </w:ins>
    </w:p>
    <w:bookmarkEnd w:id="148"/>
    <w:bookmarkStart w:id="149" w:name="rem-flexibility"/>
    <w:p>
      <w:pPr>
        <w:pStyle w:val="BodyText"/>
      </w:pPr>
      <w:ins w:id="308" w:author="PR Preview" w:date="2026-01-01T00:00:00Z">
        <w:r>
          <w:rPr>
            <w:i/>
            <w:iCs/>
          </w:rPr>
          <w:t xml:space="preserve">Remark 13</w:t>
        </w:r>
      </w:ins>
      <w:ins w:id="309" w:author="PR Preview" w:date="2026-01-01T00:00:00Z">
        <w:r>
          <w:t xml:space="preserve"> (Polynomial degree orders flexibility). </w:t>
        </w:r>
      </w:ins>
      <w:ins w:id="310" w:author="PR Preview" w:date="2026-01-01T00:00:00Z">
        <w:r>
          <w:t xml:space="preserve">Least-squares polynomial fits are ordered by degree: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a polynomial of degree</w:t>
        </w:r>
      </w:ins>
      <w:ins w:id="313" w:author="PR Preview" w:date="2026-01-01T00:00:00Z">
        <w:r>
          <w:t xml:space="preserve"> </w:t>
        </w:r>
      </w:ins>
      <m:oMath>
        <m:r>
          <m:t>d</m:t>
        </m:r>
      </m:oMath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is also a polynomial of degree</w:t>
        </w:r>
      </w:ins>
      <w:ins w:id="316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whose coefficient of</w:t>
        </w:r>
      </w:ins>
      <w:ins w:id="319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is zero,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so the fit of degree</w:t>
        </w:r>
      </w:ins>
      <w:ins w:id="324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is</w:t>
        </w:r>
      </w:ins>
      <w:ins w:id="327" w:author="PR Preview" w:date="2026-01-01T00:00:00Z">
        <w:r>
          <w:t xml:space="preserve"> </w:t>
        </w:r>
      </w:ins>
      <w:hyperlink w:anchor="def-flexibility">
        <w:ins w:id="328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as the fit of degree</w:t>
        </w:r>
      </w:ins>
      <w:ins w:id="331" w:author="PR Preview" w:date="2026-01-01T00:00:00Z">
        <w:r>
          <w:t xml:space="preserve"> </w:t>
        </w:r>
      </w:ins>
      <m:oMath>
        <m:r>
          <m:t>d</m:t>
        </m:r>
      </m:oMath>
      <w:ins w:id="332" w:author="PR Preview" w:date="2026-01-01T00:00:00Z">
        <w:r>
          <w:t xml:space="preserve">.</w:t>
        </w:r>
      </w:ins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The four fits of</w:t>
        </w:r>
      </w:ins>
      <w:ins w:id="335" w:author="PR Preview" w:date="2026-01-01T00:00:00Z">
        <w:r>
          <w:t xml:space="preserve"> </w:t>
        </w:r>
      </w:ins>
      <w:hyperlink w:anchor="exr-overfitting">
        <w:ins w:id="336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are ordered this way.</w:t>
        </w:r>
      </w:ins>
      <w:ins w:id="339" w:author="PR Preview" w:date="2026-01-01T00:00:00Z">
        <w:r>
          <w:t xml:space="preserve"> </w:t>
        </w:r>
      </w:ins>
      <w:hyperlink w:anchor="def-flexibility">
        <w:ins w:id="340" w:author="PR Preview" w:date="2026-01-01T00:00:00Z">
          <w:r>
            <w:rPr>
              <w:rStyle w:val="Hyperlink"/>
            </w:rPr>
            <w:t xml:space="preserve">Definition 35</w:t>
          </w:r>
        </w:ins>
      </w:hyperlink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is narrower than the informal use of the word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in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James et al. [5, Sec. 2.1.3]</w:t>
        </w:r>
      </w:ins>
      <w:ins w:id="347" w:author="PR Preview" w:date="2026-01-01T00:00:00Z">
        <w:r>
          <w:t xml:space="preserve">: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it orders only procedures whose candidate sets are nested.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Other procedures can be compared by other measures,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such as the effective number of parameters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[3, Sec. 7.6]</w:t>
        </w:r>
      </w:ins>
      <w:ins w:id="356" w:author="PR Preview" w:date="2026-01-01T00:00:00Z">
        <w:r>
          <w:t xml:space="preserve">.</w:t>
        </w:r>
      </w:ins>
    </w:p>
    <w:bookmarkEnd w:id="149"/>
    <w:bookmarkStart w:id="151" w:name="def-bias-variance-tradeoff"/>
    <w:p>
      <w:pPr>
        <w:pStyle w:val="BodyText"/>
      </w:pPr>
      <w:r>
        <w:rPr>
          <w:b/>
          <w:bCs/>
        </w:rPr>
        <w:t xml:space="preserve">Definition 36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5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FirstParagraph"/>
      </w:pPr>
      <w:del w:id="357" w:author="PR Preview" w:date="2026-01-01T00:00:00Z">
        <w:r>
          <w:delText xml:space="preserve">Source:</w:delText>
        </w:r>
      </w:del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James et al. (2021, sec. 2.2.2)</w:delText>
        </w:r>
      </w:del>
      <w:del w:id="360" w:author="PR Preview" w:date="2026-01-01T00:00:00Z">
        <w:r>
          <w:delText xml:space="preserve">;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Wikipedia contributors (2026a)</w:delText>
        </w:r>
      </w:del>
      <w:del w:id="363" w:author="PR Preview" w:date="2026-01-01T00:00:00Z">
        <w:r>
          <w:delText xml:space="preserve">.</w:delText>
        </w:r>
      </w:del>
    </w:p>
    <w:p>
      <w:pPr>
        <w:pStyle w:val="BodyText"/>
      </w:pPr>
      <w:del w:id="364" w:author="PR Preview" w:date="2026-01-01T00:00:00Z">
        <w:r>
          <w:rPr>
            <w:i/>
            <w:iCs/>
          </w:rPr>
          <w:delText xml:space="preserve">Remark 14</w:delText>
        </w:r>
      </w:del>
      <w:del w:id="365" w:author="PR Preview" w:date="2026-01-01T00:00:00Z">
        <w:r>
          <w:delText xml:space="preserve"> (Overfitting and the trade-off). </w:delText>
        </w:r>
      </w:del>
      <w:del w:id="366" w:author="PR Preview" w:date="2026-01-01T00:00:00Z">
        <w:r>
          <w:delText xml:space="preserve">By</w:delText>
        </w:r>
      </w:del>
      <w:del w:id="367" w:author="PR Preview" w:date="2026-01-01T00:00:00Z">
        <w:r>
          <w:delText xml:space="preserve"> </w:delText>
        </w:r>
      </w:del>
      <w:hyperlink w:anchor="thm-epe-decomposition">
        <w:del w:id="368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369" w:author="PR Preview" w:date="2026-01-01T00:00:00Z">
        <w:r>
          <w:delText xml:space="preserve">,</w:delText>
        </w:r>
      </w:del>
      <w:del w:id="370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is the squared bias plus the variance plus</w:delText>
        </w:r>
      </w:del>
      <w:del w:id="373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374" w:author="PR Preview" w:date="2026-01-01T00:00:00Z">
        <w:r>
          <w:delText xml:space="preserve">.</w:delText>
        </w:r>
      </w:del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Under a</w:delText>
        </w:r>
      </w:del>
      <w:del w:id="377" w:author="PR Preview" w:date="2026-01-01T00:00:00Z">
        <w:r>
          <w:delText xml:space="preserve"> </w:delText>
        </w:r>
      </w:del>
      <w:hyperlink w:anchor="def-bias-variance-tradeoff">
        <w:del w:id="378" w:author="PR Preview" w:date="2026-01-01T00:00:00Z">
          <w:r>
            <w:rPr>
              <w:rStyle w:val="Hyperlink"/>
            </w:rPr>
            <w:delText xml:space="preserve">bias–variance trade-off</w:delText>
          </w:r>
        </w:del>
      </w:hyperlink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among</w:delText>
        </w:r>
      </w:del>
      <w:del w:id="38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del w:id="382" w:author="PR Preview" w:date="2026-01-01T00:00:00Z">
        <w:r>
          <w:delText xml:space="preserve">,</w:delText>
        </w:r>
      </w:del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moving from</w:delText>
        </w:r>
      </w:del>
      <w:del w:id="38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to</w:delText>
        </w:r>
      </w:del>
      <w:del w:id="38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del w:id="389" w:author="PR Preview" w:date="2026-01-01T00:00:00Z">
        <w:r>
          <w:delText xml:space="preserve"> </w:delText>
        </w:r>
      </w:del>
      <w:del w:id="390" w:author="PR Preview" w:date="2026-01-01T00:00:00Z">
        <w:r>
          <w:delText xml:space="preserve">lowers the expected squared prediction error at</w:delText>
        </w:r>
      </w:del>
      <w:del w:id="391" w:author="PR Preview" w:date="2026-01-01T00:00:00Z">
        <w:r>
          <w:delText xml:space="preserve"> </w:delText>
        </w:r>
      </w:del>
      <m:oMath>
        <m:r>
          <m:t>x</m:t>
        </m:r>
      </m:oMath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when the squared bias falls by more than the variance rises,</w:delText>
        </w:r>
      </w:del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and raises it otherwise.</w:delText>
        </w:r>
      </w:del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The smallest of</w:delText>
        </w:r>
      </w:del>
      <w:del w:id="398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is often at some</w:delText>
        </w:r>
      </w:del>
      <w:del w:id="401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l</m:t>
            </m:r>
          </m:sub>
        </m:sSub>
      </m:oMath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with</w:delText>
        </w:r>
      </w:del>
      <w:del w:id="404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(James et al. 2021, sec. 2.2.2)</w:delText>
        </w:r>
      </w:del>
      <w:del w:id="407" w:author="PR Preview" w:date="2026-01-01T00:00:00Z">
        <w:r>
          <w:delText xml:space="preserve">,</w:delText>
        </w:r>
      </w:del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but not always:</w:delText>
        </w:r>
      </w:del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delText xml:space="preserve">if the mean function</w:delText>
        </w:r>
      </w:del>
      <w:del w:id="412" w:author="PR Preview" w:date="2026-01-01T00:00:00Z">
        <w:r>
          <w:delText xml:space="preserve"> </w:delText>
        </w:r>
      </w:del>
      <m:oMath>
        <m:r>
          <m:t>μ</m:t>
        </m:r>
      </m:oMath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is among the functions that candidate</w:delText>
        </w:r>
      </w:del>
      <w:del w:id="415" w:author="PR Preview" w:date="2026-01-01T00:00:00Z">
        <w:r>
          <w:delText xml:space="preserve"> </w:delText>
        </w:r>
      </w:del>
      <m:oMath>
        <m:r>
          <m:t>1</m:t>
        </m:r>
      </m:oMath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can fit,</w:delText>
        </w:r>
      </w:del>
      <w:del w:id="418" w:author="PR Preview" w:date="2026-01-01T00:00:00Z">
        <w:r>
          <w:delText xml:space="preserve"> </w:delText>
        </w:r>
      </w:del>
      <w:del w:id="419" w:author="PR Preview" w:date="2026-01-01T00:00:00Z">
        <w:r>
          <w:delText xml:space="preserve">the squared bias of</w:delText>
        </w:r>
      </w:del>
      <w:del w:id="42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can be zero,</w:delText>
        </w:r>
      </w:del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and then no more flexible</w:delText>
        </w:r>
      </w:del>
      <w:del w:id="42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delText xml:space="preserve">has a smaller squared bias</w:delText>
        </w:r>
      </w:del>
      <w:del w:id="428" w:author="PR Preview" w:date="2026-01-01T00:00:00Z">
        <w:r>
          <w:delText xml:space="preserve"> </w:delText>
        </w:r>
      </w:del>
      <w:del w:id="429" w:author="PR Preview" w:date="2026-01-01T00:00:00Z">
        <w:r>
          <w:delText xml:space="preserve">and, under the trade-off, none has a smaller variance,</w:delText>
        </w:r>
      </w:del>
      <w:del w:id="430" w:author="PR Preview" w:date="2026-01-01T00:00:00Z">
        <w:r>
          <w:delText xml:space="preserve"> </w:delText>
        </w:r>
      </w:del>
      <w:del w:id="431" w:author="PR Preview" w:date="2026-01-01T00:00:00Z">
        <w:r>
          <w:delText xml:space="preserve">so none has a smaller expected squared prediction error.</w:delText>
        </w:r>
      </w:del>
      <w:del w:id="432" w:author="PR Preview" w:date="2026-01-01T00:00:00Z">
        <w:r>
          <w:delText xml:space="preserve"> </w:delText>
        </w:r>
      </w:del>
      <w:del w:id="433" w:author="PR Preview" w:date="2026-01-01T00:00:00Z">
        <w:r>
          <w:delText xml:space="preserve">Past the candidate with the smallest expected squared prediction error,</w:delText>
        </w:r>
      </w:del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delText xml:space="preserve">the more flexible candidates have lowered their squared bias by less than they have raised their variance,</w:delText>
        </w:r>
      </w:del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and their fitted models tend to</w:delText>
        </w:r>
      </w:del>
      <w:del w:id="438" w:author="PR Preview" w:date="2026-01-01T00:00:00Z">
        <w:r>
          <w:delText xml:space="preserve"> </w:delText>
        </w:r>
      </w:del>
      <w:hyperlink w:anchor="def-overfitting">
        <w:del w:id="439" w:author="PR Preview" w:date="2026-01-01T00:00:00Z">
          <w:r>
            <w:rPr>
              <w:rStyle w:val="Hyperlink"/>
            </w:rPr>
            <w:delText xml:space="preserve">overfit</w:delText>
          </w:r>
        </w:del>
      </w:hyperlink>
      <w:del w:id="440" w:author="PR Preview" w:date="2026-01-01T00:00:00Z">
        <w:r>
          <w:delText xml:space="preserve">:</w:delText>
        </w:r>
      </w:del>
      <w:del w:id="441" w:author="PR Preview" w:date="2026-01-01T00:00:00Z">
        <w:r>
          <w:delText xml:space="preserve"> </w:delText>
        </w:r>
      </w:del>
      <w:del w:id="442" w:author="PR Preview" w:date="2026-01-01T00:00:00Z">
        <w:r>
          <w:delText xml:space="preserve">they fit their training sets more closely than the fitted model of the candidate with the smallest expected squared prediction error</w:delText>
        </w:r>
      </w:del>
      <w:del w:id="443" w:author="PR Preview" w:date="2026-01-01T00:00:00Z">
        <w:r>
          <w:delText xml:space="preserve"> </w:delText>
        </w:r>
      </w:del>
      <w:del w:id="444" w:author="PR Preview" w:date="2026-01-01T00:00:00Z">
        <w:r>
          <w:delText xml:space="preserve">but predict new observations worse.</w:delText>
        </w:r>
      </w:del>
    </w:p>
    <w:p>
      <w:pPr>
        <w:pStyle w:val="FirstParagraph"/>
      </w:pPr>
      <w:ins w:id="445" w:author="PR Preview" w:date="2026-01-01T00:00:00Z">
        <w:r>
          <w:t xml:space="preserve">Source:</w:t>
        </w:r>
      </w:ins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James et al. [5, Sec. 2.2.2]</w:t>
        </w:r>
      </w:ins>
      <w:ins w:id="448" w:author="PR Preview" w:date="2026-01-01T00:00:00Z">
        <w:r>
          <w:t xml:space="preserve">;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Wikipedia contributors [7]</w:t>
        </w:r>
      </w:ins>
      <w:ins w:id="451" w:author="PR Preview" w:date="2026-01-01T00:00:00Z">
        <w:r>
          <w:t xml:space="preserve">.</w:t>
        </w:r>
      </w:ins>
    </w:p>
    <w:bookmarkEnd w:id="151"/>
    <w:bookmarkStart w:id="152" w:name="rem-overfitting-tradeoff"/>
    <w:p>
      <w:pPr>
        <w:pStyle w:val="BodyText"/>
      </w:pPr>
      <w:ins w:id="452" w:author="PR Preview" w:date="2026-01-01T00:00:00Z">
        <w:r>
          <w:rPr>
            <w:i/>
            <w:iCs/>
          </w:rPr>
          <w:t xml:space="preserve">Remark 14</w:t>
        </w:r>
      </w:ins>
      <w:ins w:id="453" w:author="PR Preview" w:date="2026-01-01T00:00:00Z">
        <w:r>
          <w:t xml:space="preserve"> (Overfitting and the trade-off). </w:t>
        </w:r>
      </w:ins>
      <w:ins w:id="454" w:author="PR Preview" w:date="2026-01-01T00:00:00Z">
        <w:r>
          <w:t xml:space="preserve">By</w:t>
        </w:r>
      </w:ins>
      <w:ins w:id="455" w:author="PR Preview" w:date="2026-01-01T00:00:00Z">
        <w:r>
          <w:t xml:space="preserve"> </w:t>
        </w:r>
      </w:ins>
      <w:hyperlink w:anchor="thm-epe-decomposition">
        <w:ins w:id="456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457" w:author="PR Preview" w:date="2026-01-01T00:00:00Z">
        <w:r>
          <w:t xml:space="preserve">,</w:t>
        </w:r>
      </w:ins>
      <w:ins w:id="458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is the squared bias plus the variance plus</w:t>
        </w:r>
      </w:ins>
      <w:ins w:id="46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462" w:author="PR Preview" w:date="2026-01-01T00:00:00Z">
        <w:r>
          <w:t xml:space="preserve">.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Under a</w:t>
        </w:r>
      </w:ins>
      <w:ins w:id="465" w:author="PR Preview" w:date="2026-01-01T00:00:00Z">
        <w:r>
          <w:t xml:space="preserve"> </w:t>
        </w:r>
      </w:ins>
      <w:hyperlink w:anchor="def-bias-variance-tradeoff">
        <w:ins w:id="466" w:author="PR Preview" w:date="2026-01-01T00:00:00Z">
          <w:r>
            <w:rPr>
              <w:rStyle w:val="Hyperlink"/>
            </w:rPr>
            <w:t xml:space="preserve">bias–variance trade-off</w:t>
          </w:r>
        </w:ins>
      </w:hyperlink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among</w:t>
        </w:r>
      </w:ins>
      <w:ins w:id="46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ins w:id="470" w:author="PR Preview" w:date="2026-01-01T00:00:00Z">
        <w:r>
          <w:t xml:space="preserve">,</w:t>
        </w:r>
      </w:ins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moving from</w:t>
        </w:r>
      </w:ins>
      <w:ins w:id="47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to</w:t>
        </w:r>
      </w:ins>
      <w:ins w:id="47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lowers the expected squared prediction error at</w:t>
        </w:r>
      </w:ins>
      <w:ins w:id="479" w:author="PR Preview" w:date="2026-01-01T00:00:00Z">
        <w:r>
          <w:t xml:space="preserve"> </w:t>
        </w:r>
      </w:ins>
      <m:oMath>
        <m:r>
          <m:t>x</m:t>
        </m:r>
      </m:oMath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when the squared bias falls by more than the variance rises,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and raises it otherwise.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The smallest of</w:t>
        </w:r>
      </w:ins>
      <w:ins w:id="486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is often at some</w:t>
        </w:r>
      </w:ins>
      <w:ins w:id="489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l</m:t>
            </m:r>
          </m:sub>
        </m:sSub>
      </m:oMath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with</w:t>
        </w:r>
      </w:ins>
      <w:ins w:id="49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[5, Sec. 2.2.2]</w:t>
        </w:r>
      </w:ins>
      <w:ins w:id="495" w:author="PR Preview" w:date="2026-01-01T00:00:00Z">
        <w:r>
          <w:t xml:space="preserve">,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but not always: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if the mean function</w:t>
        </w:r>
      </w:ins>
      <w:ins w:id="500" w:author="PR Preview" w:date="2026-01-01T00:00:00Z">
        <w:r>
          <w:t xml:space="preserve"> </w:t>
        </w:r>
      </w:ins>
      <m:oMath>
        <m:r>
          <m:t>μ</m:t>
        </m:r>
      </m:oMath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is among the functions that candidate</w:t>
        </w:r>
      </w:ins>
      <w:ins w:id="503" w:author="PR Preview" w:date="2026-01-01T00:00:00Z">
        <w:r>
          <w:t xml:space="preserve"> </w:t>
        </w:r>
      </w:ins>
      <m:oMath>
        <m:r>
          <m:t>1</m:t>
        </m:r>
      </m:oMath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can fit,</w:t>
        </w:r>
      </w:ins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the squared bias of</w:t>
        </w:r>
      </w:ins>
      <w:ins w:id="50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can be zero,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and then no more flexible</w:t>
        </w:r>
      </w:ins>
      <w:ins w:id="51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has a smaller squared bias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and, under the trade-off, none has a smaller variance,</w:t>
        </w:r>
      </w:ins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so none has a smaller expected squared prediction error.</w:t>
        </w:r>
      </w:ins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Past the candidate with the smallest expected squared prediction error,</w:t>
        </w:r>
      </w:ins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the more flexible candidates have lowered their squared bias by less than they have raised their variance,</w:t>
        </w:r>
      </w:ins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and their fitted models tend to</w:t>
        </w:r>
      </w:ins>
      <w:ins w:id="526" w:author="PR Preview" w:date="2026-01-01T00:00:00Z">
        <w:r>
          <w:t xml:space="preserve"> </w:t>
        </w:r>
      </w:ins>
      <w:hyperlink w:anchor="def-overfitting">
        <w:ins w:id="527" w:author="PR Preview" w:date="2026-01-01T00:00:00Z">
          <w:r>
            <w:rPr>
              <w:rStyle w:val="Hyperlink"/>
            </w:rPr>
            <w:t xml:space="preserve">overfit</w:t>
          </w:r>
        </w:ins>
      </w:hyperlink>
      <w:ins w:id="528" w:author="PR Preview" w:date="2026-01-01T00:00:00Z">
        <w:r>
          <w:t xml:space="preserve">: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they fit their training sets more closely than the fitted model of the candidate with the smallest expected squared prediction error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but predict new observations worse.</w:t>
        </w:r>
      </w:ins>
    </w:p>
    <w:bookmarkEnd w:id="152"/>
    <w:bookmarkStart w:id="153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53"/>
    <w:bookmarkStart w:id="15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4"/>
    <w:bookmarkStart w:id="15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11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55"/>
    <w:bookmarkStart w:id="156" w:name="thm-held-out-unbiased"/>
    <w:p>
      <w:pPr>
        <w:pStyle w:val="BodyText"/>
      </w:pPr>
      <w:r>
        <w:rPr>
          <w:b/>
          <w:bCs/>
        </w:rPr>
        <w:t xml:space="preserve">Theorem 4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57" w:name="rem-training-mse-optimistic"/>
    <w:p>
      <w:pPr>
        <w:pStyle w:val="BodyText"/>
      </w:pPr>
      <w:del w:id="533" w:author="PR Preview" w:date="2026-01-01T00:00:00Z">
        <w:r>
          <w:rPr>
            <w:i/>
            <w:iCs/>
          </w:rPr>
          <w:delText xml:space="preserve">Remark 16</w:delText>
        </w:r>
      </w:del>
      <w:del w:id="534" w:author="PR Preview" w:date="2026-01-01T00:00:00Z">
        <w:r>
          <w:delText xml:space="preserve"> (Training error is optimistic). </w:delText>
        </w:r>
      </w:del>
      <w:del w:id="535" w:author="PR Preview" w:date="2026-01-01T00:00:00Z">
        <w:r>
          <w:delText xml:space="preserve">The same argument fails for the training set.</w:delText>
        </w:r>
      </w:del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delText xml:space="preserve">The training pairs are not independent of</w:delText>
        </w:r>
      </w:del>
      <w:del w:id="53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39" w:author="PR Preview" w:date="2026-01-01T00:00:00Z">
        <w:r>
          <w:delText xml:space="preserve">:</w:delText>
        </w:r>
      </w:del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they are</w:delText>
        </w:r>
      </w:del>
      <w:del w:id="54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43" w:author="PR Preview" w:date="2026-01-01T00:00:00Z">
        <w:r>
          <w:delText xml:space="preserve">,</w:delText>
        </w:r>
      </w:del>
      <w:del w:id="544" w:author="PR Preview" w:date="2026-01-01T00:00:00Z">
        <w:r>
          <w:delText xml:space="preserve"> </w:delText>
        </w:r>
      </w:del>
      <w:del w:id="545" w:author="PR Preview" w:date="2026-01-01T00:00:00Z">
        <w:r>
          <w:delText xml:space="preserve">and</w:delText>
        </w:r>
      </w:del>
      <w:del w:id="54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547" w:author="PR Preview" w:date="2026-01-01T00:00:00Z">
        <w:r>
          <w:delText xml:space="preserve"> </w:delText>
        </w:r>
      </w:del>
      <w:del w:id="548" w:author="PR Preview" w:date="2026-01-01T00:00:00Z">
        <w:r>
          <w:delText xml:space="preserve">was fitted to make their prediction errors small.</w:delText>
        </w:r>
      </w:del>
      <w:del w:id="549" w:author="PR Preview" w:date="2026-01-01T00:00:00Z">
        <w:r>
          <w:delText xml:space="preserve"> </w:delText>
        </w:r>
      </w:del>
      <w:del w:id="550" w:author="PR Preview" w:date="2026-01-01T00:00:00Z">
        <w:r>
          <w:delText xml:space="preserve">So the argument of</w:delText>
        </w:r>
      </w:del>
      <w:del w:id="551" w:author="PR Preview" w:date="2026-01-01T00:00:00Z">
        <w:r>
          <w:delText xml:space="preserve"> </w:delText>
        </w:r>
      </w:del>
      <w:hyperlink w:anchor="thm-held-out-unbiased">
        <w:del w:id="552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553" w:author="PR Preview" w:date="2026-01-01T00:00:00Z">
        <w:r>
          <w:delText xml:space="preserve">,</w:delText>
        </w:r>
      </w:del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that each loss has conditional expectation</w:delText>
        </w:r>
      </w:del>
      <w:del w:id="556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557" w:author="PR Preview" w:date="2026-01-01T00:00:00Z">
        <w:r>
          <w:delText xml:space="preserve">,</w:delText>
        </w:r>
      </w:del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does not hold for them,</w:delText>
        </w:r>
      </w:del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and the</w:delText>
        </w:r>
      </w:del>
      <w:del w:id="562" w:author="PR Preview" w:date="2026-01-01T00:00:00Z">
        <w:r>
          <w:delText xml:space="preserve"> </w:delText>
        </w:r>
      </w:del>
      <w:hyperlink w:anchor="def-training-mse">
        <w:del w:id="563" w:author="PR Preview" w:date="2026-01-01T00:00:00Z">
          <w:r>
            <w:rPr>
              <w:rStyle w:val="Hyperlink"/>
            </w:rPr>
            <w:delText xml:space="preserve">training error</w:delText>
          </w:r>
        </w:del>
      </w:hyperlink>
      <w:del w:id="564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is typically</w:delText>
        </w:r>
      </w:del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rPr>
            <w:i/>
            <w:iCs/>
          </w:rPr>
          <w:delText xml:space="preserve">smaller</w:delText>
        </w:r>
      </w:del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than</w:delText>
        </w:r>
      </w:del>
      <w:del w:id="571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572" w:author="PR Preview" w:date="2026-01-01T00:00:00Z">
        <w:r>
          <w:delText xml:space="preserve"> </w:delText>
        </w:r>
      </w:del>
      <w:del w:id="573" w:author="PR Preview" w:date="2026-01-01T00:00:00Z">
        <w:r>
          <w:delText xml:space="preserve">(Hastie et al. 2009, sec. 7.4)</w:delText>
        </w:r>
      </w:del>
      <w:del w:id="574" w:author="PR Preview" w:date="2026-01-01T00:00:00Z">
        <w:r>
          <w:delText xml:space="preserve">.</w:delText>
        </w:r>
      </w:del>
      <w:del w:id="575" w:author="PR Preview" w:date="2026-01-01T00:00:00Z">
        <w:r>
          <w:delText xml:space="preserve"> </w:delText>
        </w:r>
      </w:del>
      <w:hyperlink w:anchor="exr-overfitting">
        <w:del w:id="576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shows the pattern:</w:delText>
        </w:r>
      </w:del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training sRMSE keeps falling as the degree grows,</w:delText>
        </w:r>
      </w:del>
      <w:del w:id="581" w:author="PR Preview" w:date="2026-01-01T00:00:00Z">
        <w:r>
          <w:delText xml:space="preserve"> </w:delText>
        </w:r>
      </w:del>
      <w:del w:id="582" w:author="PR Preview" w:date="2026-01-01T00:00:00Z">
        <w:r>
          <w:delText xml:space="preserve">while held-out sRMSE does not.</w:delText>
        </w:r>
      </w:del>
    </w:p>
    <w:p>
      <w:pPr>
        <w:pStyle w:val="BodyText"/>
      </w:pPr>
      <w:ins w:id="583" w:author="PR Preview" w:date="2026-01-01T00:00:00Z">
        <w:r>
          <w:rPr>
            <w:i/>
            <w:iCs/>
          </w:rPr>
          <w:t xml:space="preserve">Remark 16</w:t>
        </w:r>
      </w:ins>
      <w:ins w:id="584" w:author="PR Preview" w:date="2026-01-01T00:00:00Z">
        <w:r>
          <w:t xml:space="preserve"> (Training error is optimistic). </w:t>
        </w:r>
      </w:ins>
      <w:ins w:id="585" w:author="PR Preview" w:date="2026-01-01T00:00:00Z">
        <w:r>
          <w:t xml:space="preserve">The same argument fails for the training set.</w:t>
        </w:r>
      </w:ins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The training pairs are not independent of</w:t>
        </w:r>
      </w:ins>
      <w:ins w:id="58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89" w:author="PR Preview" w:date="2026-01-01T00:00:00Z">
        <w:r>
          <w:t xml:space="preserve">:</w:t>
        </w:r>
      </w:ins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they are</w:t>
        </w:r>
      </w:ins>
      <w:ins w:id="59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93" w:author="PR Preview" w:date="2026-01-01T00:00:00Z">
        <w:r>
          <w:t xml:space="preserve">,</w:t>
        </w:r>
      </w:ins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and</w:t>
        </w:r>
      </w:ins>
      <w:ins w:id="59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was fitted to make their prediction errors small.</w:t>
        </w:r>
      </w:ins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So the argument of</w:t>
        </w:r>
      </w:ins>
      <w:ins w:id="601" w:author="PR Preview" w:date="2026-01-01T00:00:00Z">
        <w:r>
          <w:t xml:space="preserve"> </w:t>
        </w:r>
      </w:ins>
      <w:hyperlink w:anchor="thm-held-out-unbiased">
        <w:ins w:id="602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603" w:author="PR Preview" w:date="2026-01-01T00:00:00Z">
        <w:r>
          <w:t xml:space="preserve">,</w:t>
        </w:r>
      </w:ins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that each loss has conditional expectation</w:t>
        </w:r>
      </w:ins>
      <w:ins w:id="60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607" w:author="PR Preview" w:date="2026-01-01T00:00:00Z">
        <w:r>
          <w:t xml:space="preserve">,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does not hold for them,</w:t>
        </w:r>
      </w:ins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and the</w:t>
        </w:r>
      </w:ins>
      <w:ins w:id="612" w:author="PR Preview" w:date="2026-01-01T00:00:00Z">
        <w:r>
          <w:t xml:space="preserve"> </w:t>
        </w:r>
      </w:ins>
      <w:hyperlink w:anchor="def-training-mse">
        <w:ins w:id="613" w:author="PR Preview" w:date="2026-01-01T00:00:00Z">
          <w:r>
            <w:rPr>
              <w:rStyle w:val="Hyperlink"/>
            </w:rPr>
            <w:t xml:space="preserve">training error</w:t>
          </w:r>
        </w:ins>
      </w:hyperlink>
      <w:ins w:id="614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is typically</w:t>
        </w:r>
      </w:ins>
      <w:ins w:id="617" w:author="PR Preview" w:date="2026-01-01T00:00:00Z">
        <w:r>
          <w:t xml:space="preserve"> </w:t>
        </w:r>
      </w:ins>
      <w:ins w:id="618" w:author="PR Preview" w:date="2026-01-01T00:00:00Z">
        <w:r>
          <w:rPr>
            <w:i/>
            <w:iCs/>
          </w:rPr>
          <w:t xml:space="preserve">smaller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than</w:t>
        </w:r>
      </w:ins>
      <w:ins w:id="62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[3, Sec. 7.4]</w:t>
        </w:r>
      </w:ins>
      <w:ins w:id="624" w:author="PR Preview" w:date="2026-01-01T00:00:00Z">
        <w:r>
          <w:t xml:space="preserve">.</w:t>
        </w:r>
      </w:ins>
      <w:ins w:id="625" w:author="PR Preview" w:date="2026-01-01T00:00:00Z">
        <w:r>
          <w:t xml:space="preserve"> </w:t>
        </w:r>
      </w:ins>
      <w:hyperlink w:anchor="exr-overfitting">
        <w:ins w:id="626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627" w:author="PR Preview" w:date="2026-01-01T00:00:00Z">
        <w:r>
          <w:t xml:space="preserve"> </w:t>
        </w:r>
      </w:ins>
      <w:ins w:id="628" w:author="PR Preview" w:date="2026-01-01T00:00:00Z">
        <w:r>
          <w:t xml:space="preserve">shows the pattern:</w:t>
        </w:r>
      </w:ins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training sRMSE keeps falling as the degree grows,</w:t>
        </w:r>
      </w:ins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while held-out sRMSE does not.</w:t>
        </w:r>
      </w:ins>
    </w:p>
    <w:bookmarkEnd w:id="157"/>
    <w:bookmarkStart w:id="162" w:name="exm-train-test-error-simulated"/>
    <w:p>
      <w:pPr>
        <w:pStyle w:val="BodyText"/>
      </w:pPr>
      <w:r>
        <w:rPr>
          <w:b/>
          <w:bCs/>
        </w:rPr>
        <w:t xml:space="preserve">Example 22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6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62"/>
    <w:bookmarkEnd w:id="163"/>
    <w:bookmarkStart w:id="212" w:name="sec-data-splits"/>
    <w:p>
      <w:pPr>
        <w:pStyle w:val="Heading2"/>
      </w:pPr>
      <w:r>
        <w:t xml:space="preserve">5 Training, validation, and test sets</w:t>
      </w:r>
    </w:p>
    <w:bookmarkStart w:id="16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64"/>
    <w:bookmarkStart w:id="16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65"/>
    <w:bookmarkStart w:id="167" w:name="def-data-splits"/>
    <w:p>
      <w:pPr>
        <w:pStyle w:val="BodyText"/>
      </w:pPr>
      <w:r>
        <w:rPr>
          <w:b/>
          <w:bCs/>
        </w:rPr>
        <w:t xml:space="preserve">Definition 37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6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6"/>
    </w:p>
    <w:p>
      <w:pPr>
        <w:pStyle w:val="FirstParagraph"/>
      </w:pPr>
      <w:del w:id="633" w:author="PR Preview" w:date="2026-01-01T00:00:00Z">
        <w:r>
          <w:delText xml:space="preserve">Source:</w:delText>
        </w:r>
      </w:del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delText xml:space="preserve">James et al. (2021, 198–201)</w:delText>
        </w:r>
      </w:del>
      <w:del w:id="636" w:author="PR Preview" w:date="2026-01-01T00:00:00Z">
        <w:r>
          <w:delText xml:space="preserve">;</w:delText>
        </w:r>
      </w:del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Wikipedia contributors (2026i)</w:delText>
        </w:r>
      </w:del>
      <w:del w:id="639" w:author="PR Preview" w:date="2026-01-01T00:00:00Z">
        <w:r>
          <w:delText xml:space="preserve">.</w:delText>
        </w:r>
      </w:del>
    </w:p>
    <w:p>
      <w:pPr>
        <w:pStyle w:val="FirstParagraph"/>
      </w:pPr>
      <w:ins w:id="640" w:author="PR Preview" w:date="2026-01-01T00:00:00Z">
        <w:r>
          <w:t xml:space="preserve">Source:</w:t>
        </w:r>
      </w:ins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James et al. [5, pp. 198–201]</w:t>
        </w:r>
      </w:ins>
      <w:ins w:id="643" w:author="PR Preview" w:date="2026-01-01T00:00:00Z">
        <w:r>
          <w:t xml:space="preserve">;</w:t>
        </w:r>
      </w:ins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Wikipedia contributors [2]</w:t>
        </w:r>
      </w:ins>
      <w:ins w:id="646" w:author="PR Preview" w:date="2026-01-01T00:00:00Z">
        <w:r>
          <w:t xml:space="preserve">.</w:t>
        </w:r>
      </w:ins>
    </w:p>
    <w:bookmarkEnd w:id="167"/>
    <w:bookmarkStart w:id="168" w:name="exm-data-splits-sizes"/>
    <w:p>
      <w:pPr>
        <w:pStyle w:val="BodyText"/>
      </w:pPr>
      <w:r>
        <w:rPr>
          <w:b/>
          <w:bCs/>
        </w:rPr>
        <w:t xml:space="preserve">Example 23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68"/>
    <w:bookmarkStart w:id="170" w:name="def-tuning-parameter"/>
    <w:p>
      <w:pPr>
        <w:pStyle w:val="BodyText"/>
      </w:pPr>
      <w:r>
        <w:rPr>
          <w:b/>
          <w:bCs/>
        </w:rPr>
        <w:t xml:space="preserve">Definition 38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6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9"/>
    </w:p>
    <w:p>
      <w:pPr>
        <w:pStyle w:val="FirstParagraph"/>
      </w:pPr>
      <w:del w:id="647" w:author="PR Preview" w:date="2026-01-01T00:00:00Z">
        <w:r>
          <w:delText xml:space="preserve">Source:</w:delText>
        </w:r>
      </w:del>
      <w:del w:id="648" w:author="PR Preview" w:date="2026-01-01T00:00:00Z">
        <w:r>
          <w:delText xml:space="preserve"> </w:delText>
        </w:r>
      </w:del>
      <w:del w:id="649" w:author="PR Preview" w:date="2026-01-01T00:00:00Z">
        <w:r>
          <w:delText xml:space="preserve">Wikipedia contributors (2026d)</w:delText>
        </w:r>
      </w:del>
      <w:del w:id="650" w:author="PR Preview" w:date="2026-01-01T00:00:00Z">
        <w:r>
          <w:delText xml:space="preserve">.</w:delText>
        </w:r>
      </w:del>
    </w:p>
    <w:p>
      <w:pPr>
        <w:pStyle w:val="FirstParagraph"/>
      </w:pPr>
      <w:ins w:id="651" w:author="PR Preview" w:date="2026-01-01T00:00:00Z">
        <w:r>
          <w:t xml:space="preserve">Source:</w:t>
        </w:r>
      </w:ins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Wikipedia contributors [8]</w:t>
        </w:r>
      </w:ins>
      <w:ins w:id="654" w:author="PR Preview" w:date="2026-01-01T00:00:00Z">
        <w:r>
          <w:t xml:space="preserve">.</w:t>
        </w:r>
      </w:ins>
    </w:p>
    <w:bookmarkEnd w:id="170"/>
    <w:bookmarkStart w:id="171" w:name="exm-tuning-parameter"/>
    <w:p>
      <w:pPr>
        <w:pStyle w:val="BodyText"/>
      </w:pPr>
      <w:r>
        <w:rPr>
          <w:b/>
          <w:bCs/>
        </w:rPr>
        <w:t xml:space="preserve">Example 24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71"/>
    <w:bookmarkStart w:id="172" w:name="def-model-selection"/>
    <w:p>
      <w:pPr>
        <w:pStyle w:val="BodyText"/>
      </w:pPr>
      <w:r>
        <w:rPr>
          <w:b/>
          <w:bCs/>
        </w:rPr>
        <w:t xml:space="preserve">Definition 39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del w:id="655" w:author="PR Preview" w:date="2026-01-01T00:00:00Z">
        <w:r>
          <w:delText xml:space="preserve">Source:</w:delText>
        </w:r>
      </w:del>
      <w:del w:id="656" w:author="PR Preview" w:date="2026-01-01T00:00:00Z">
        <w:r>
          <w:delText xml:space="preserve"> </w:delText>
        </w:r>
      </w:del>
      <w:del w:id="657" w:author="PR Preview" w:date="2026-01-01T00:00:00Z">
        <w:r>
          <w:delText xml:space="preserve">Wikipedia contributors (2026f)</w:delText>
        </w:r>
      </w:del>
      <w:del w:id="658" w:author="PR Preview" w:date="2026-01-01T00:00:00Z">
        <w:r>
          <w:delText xml:space="preserve">.</w:delText>
        </w:r>
      </w:del>
    </w:p>
    <w:p>
      <w:pPr>
        <w:pStyle w:val="BodyText"/>
      </w:pPr>
      <w:ins w:id="659" w:author="PR Preview" w:date="2026-01-01T00:00:00Z">
        <w:r>
          <w:t xml:space="preserve">Source:</w:t>
        </w:r>
      </w:ins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Wikipedia contributors [9]</w:t>
        </w:r>
      </w:ins>
      <w:ins w:id="662" w:author="PR Preview" w:date="2026-01-01T00:00:00Z">
        <w:r>
          <w:t xml:space="preserve">.</w:t>
        </w:r>
      </w:ins>
    </w:p>
    <w:bookmarkEnd w:id="172"/>
    <w:bookmarkStart w:id="173" w:name="exm-model-selection"/>
    <w:p>
      <w:pPr>
        <w:pStyle w:val="BodyText"/>
      </w:pPr>
      <w:r>
        <w:rPr>
          <w:b/>
          <w:bCs/>
        </w:rPr>
        <w:t xml:space="preserve">Example 25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73"/>
    <w:bookmarkStart w:id="175" w:name="def-validation-set"/>
    <w:p>
      <w:pPr>
        <w:pStyle w:val="BodyText"/>
      </w:pPr>
      <w:r>
        <w:rPr>
          <w:b/>
          <w:bCs/>
        </w:rPr>
        <w:t xml:space="preserve">Definition 40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74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74"/>
    </w:p>
    <w:p>
      <w:pPr>
        <w:pStyle w:val="FirstParagraph"/>
      </w:pPr>
      <w:del w:id="663" w:author="PR Preview" w:date="2026-01-01T00:00:00Z">
        <w:r>
          <w:delText xml:space="preserve">Source:</w:delText>
        </w:r>
      </w:del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delText xml:space="preserve">Wikipedia contributors (2026i)</w:delText>
        </w:r>
      </w:del>
      <w:del w:id="666" w:author="PR Preview" w:date="2026-01-01T00:00:00Z">
        <w:r>
          <w:delText xml:space="preserve">.</w:delText>
        </w:r>
      </w:del>
    </w:p>
    <w:p>
      <w:pPr>
        <w:pStyle w:val="FirstParagraph"/>
      </w:pPr>
      <w:ins w:id="667" w:author="PR Preview" w:date="2026-01-01T00:00:00Z">
        <w:r>
          <w:t xml:space="preserve">Source:</w:t>
        </w:r>
      </w:ins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Wikipedia contributors [2]</w:t>
        </w:r>
      </w:ins>
      <w:ins w:id="670" w:author="PR Preview" w:date="2026-01-01T00:00:00Z">
        <w:r>
          <w:t xml:space="preserve">.</w:t>
        </w:r>
      </w:ins>
    </w:p>
    <w:bookmarkEnd w:id="175"/>
    <w:bookmarkStart w:id="177" w:name="def-validation-error"/>
    <w:p>
      <w:pPr>
        <w:pStyle w:val="BodyText"/>
      </w:pPr>
      <w:r>
        <w:rPr>
          <w:b/>
          <w:bCs/>
        </w:rPr>
        <w:t xml:space="preserve">Definition 41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76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76"/>
    </w:p>
    <w:bookmarkEnd w:id="177"/>
    <w:bookmarkStart w:id="179" w:name="def-validation-choice"/>
    <w:p>
      <w:pPr>
        <w:pStyle w:val="FirstParagraph"/>
      </w:pPr>
      <w:r>
        <w:rPr>
          <w:b/>
          <w:bCs/>
        </w:rPr>
        <w:t xml:space="preserve">Definition 42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78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def-test-set"/>
    <w:p>
      <w:pPr>
        <w:pStyle w:val="FirstParagraph"/>
      </w:pPr>
      <w:r>
        <w:rPr>
          <w:b/>
          <w:bCs/>
        </w:rPr>
        <w:t xml:space="preserve">Definition 43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80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del w:id="671" w:author="PR Preview" w:date="2026-01-01T00:00:00Z">
        <w:r>
          <w:delText xml:space="preserve">Source:</w:delText>
        </w:r>
      </w:del>
      <w:del w:id="672" w:author="PR Preview" w:date="2026-01-01T00:00:00Z">
        <w:r>
          <w:delText xml:space="preserve"> </w:delText>
        </w:r>
      </w:del>
      <w:del w:id="673" w:author="PR Preview" w:date="2026-01-01T00:00:00Z">
        <w:r>
          <w:delText xml:space="preserve">Wikipedia contributors (2026i)</w:delText>
        </w:r>
      </w:del>
      <w:del w:id="674" w:author="PR Preview" w:date="2026-01-01T00:00:00Z">
        <w:r>
          <w:delText xml:space="preserve">.</w:delText>
        </w:r>
      </w:del>
    </w:p>
    <w:p>
      <w:pPr>
        <w:pStyle w:val="FirstParagraph"/>
      </w:pPr>
      <w:ins w:id="675" w:author="PR Preview" w:date="2026-01-01T00:00:00Z">
        <w:r>
          <w:t xml:space="preserve">Source:</w:t>
        </w:r>
      </w:ins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Wikipedia contributors [2]</w:t>
        </w:r>
      </w:ins>
      <w:ins w:id="678" w:author="PR Preview" w:date="2026-01-01T00:00:00Z">
        <w:r>
          <w:t xml:space="preserve">.</w:t>
        </w:r>
      </w:ins>
    </w:p>
    <w:bookmarkEnd w:id="181"/>
    <w:bookmarkStart w:id="183" w:name="def-test-error"/>
    <w:p>
      <w:pPr>
        <w:pStyle w:val="BodyText"/>
      </w:pPr>
      <w:r>
        <w:rPr>
          <w:b/>
          <w:bCs/>
        </w:rPr>
        <w:t xml:space="preserve">Definition 44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82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7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84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5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6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87"/>
    <w:bookmarkStart w:id="188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del w:id="679" w:author="PR Preview" w:date="2026-01-01T00:00:00Z">
        <w:r>
          <w:delText xml:space="preserve">Hastie et al. (2009, sec. 7.2)</w:delText>
        </w:r>
      </w:del>
      <w:del w:id="680" w:author="PR Preview" w:date="2026-01-01T00:00:00Z">
        <w:r>
          <w:delText xml:space="preserve"> </w:delText>
        </w:r>
      </w:del>
      <w:del w:id="681" w:author="PR Preview" w:date="2026-01-01T00:00:00Z">
        <w:r>
          <w:delText xml:space="preserve">use</w:delText>
        </w:r>
      </w:del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“test error”</w:delText>
        </w:r>
      </w:del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delText xml:space="preserve">for the generalization error of the fitted rule itself.</w:delText>
        </w:r>
      </w:del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delText xml:space="preserve">Here the test error is the number computed from the test set, and the generalization error is what it estimates.</w:delText>
        </w:r>
      </w:del>
    </w:p>
    <w:p>
      <w:pPr>
        <w:pStyle w:val="BodyText"/>
      </w:pPr>
      <w:ins w:id="688" w:author="PR Preview" w:date="2026-01-01T00:00:00Z">
        <w:r>
          <w:t xml:space="preserve">Hastie et al. [3, Sec. 7.2]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use</w:t>
        </w:r>
      </w:ins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“test error”</w:t>
        </w:r>
      </w:ins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for the generalization error of the fitted rule itself.</w:t>
        </w:r>
      </w:ins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Here the test error is the number computed from the test set, and the generalization error is what it estimates.</w:t>
        </w:r>
      </w:ins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88"/>
    <w:bookmarkStart w:id="211" w:name="exm-train-validation-test-split"/>
    <w:p>
      <w:pPr>
        <w:pStyle w:val="BodyText"/>
      </w:pPr>
      <w:del w:id="697" w:author="PR Preview" w:date="2026-01-01T00:00:00Z">
        <w:r>
          <w:rPr>
            <w:b/>
            <w:bCs/>
          </w:rPr>
          <w:delText xml:space="preserve">Example 26 (Numerical example)</w:delText>
        </w:r>
      </w:del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delText xml:space="preserve">This example (</w:delText>
        </w:r>
      </w:del>
      <w:hyperlink w:anchor="exm-train-validation-test-split">
        <w:del w:id="700" w:author="PR Preview" w:date="2026-01-01T00:00:00Z">
          <w:r>
            <w:rPr>
              <w:rStyle w:val="Hyperlink"/>
            </w:rPr>
            <w:delText xml:space="preserve">Example 26</w:delText>
          </w:r>
        </w:del>
      </w:hyperlink>
      <w:del w:id="701" w:author="PR Preview" w:date="2026-01-01T00:00:00Z">
        <w:r>
          <w:delText xml:space="preserve">)</w:delText>
        </w:r>
      </w:del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uses R’s built-in</w:delText>
        </w:r>
      </w:del>
      <w:del w:id="704" w:author="PR Preview" w:date="2026-01-01T00:00:00Z">
        <w:r>
          <w:delText xml:space="preserve"> </w:delText>
        </w:r>
      </w:del>
      <w:del w:id="705" w:author="PR Preview" w:date="2026-01-01T00:00:00Z">
        <w:r>
          <w:rPr>
            <w:rStyle w:val="VerbatimChar"/>
          </w:rPr>
          <w:delText xml:space="preserve">mtcars</w:delText>
        </w:r>
      </w:del>
      <w:del w:id="706" w:author="PR Preview" w:date="2026-01-01T00:00:00Z">
        <w:r>
          <w:delText xml:space="preserve"> </w:delText>
        </w:r>
      </w:del>
      <w:del w:id="707" w:author="PR Preview" w:date="2026-01-01T00:00:00Z">
        <w:r>
          <w:delText xml:space="preserve">dataset</w:delText>
        </w:r>
      </w:del>
      <w:del w:id="708" w:author="PR Preview" w:date="2026-01-01T00:00:00Z">
        <w:r>
          <w:delText xml:space="preserve"> </w:delText>
        </w:r>
      </w:del>
      <w:del w:id="709" w:author="PR Preview" w:date="2026-01-01T00:00:00Z">
        <w:r>
          <w:delText xml:space="preserve">(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710" w:author="PR Preview" w:date="2026-01-01T00:00:00Z">
        <w:r>
          <w:delText xml:space="preserve"> </w:delText>
        </w:r>
      </w:del>
      <w:del w:id="711" w:author="PR Preview" w:date="2026-01-01T00:00:00Z">
        <w:r>
          <w:delText xml:space="preserve">cars)</w:delText>
        </w:r>
      </w:del>
      <w:del w:id="712" w:author="PR Preview" w:date="2026-01-01T00:00:00Z">
        <w:r>
          <w:delText xml:space="preserve"> </w:delText>
        </w:r>
      </w:del>
      <w:del w:id="713" w:author="PR Preview" w:date="2026-01-01T00:00:00Z">
        <w:r>
          <w:delText xml:space="preserve">to predict fuel efficiency (</w:delText>
        </w:r>
      </w:del>
      <w:del w:id="714" w:author="PR Preview" w:date="2026-01-01T00:00:00Z">
        <w:r>
          <w:rPr>
            <w:rStyle w:val="VerbatimChar"/>
          </w:rPr>
          <w:delText xml:space="preserve">mpg</w:delText>
        </w:r>
      </w:del>
      <w:del w:id="715" w:author="PR Preview" w:date="2026-01-01T00:00:00Z">
        <w:r>
          <w:delText xml:space="preserve">)</w:delText>
        </w:r>
      </w:del>
      <w:del w:id="716" w:author="PR Preview" w:date="2026-01-01T00:00:00Z">
        <w:r>
          <w:delText xml:space="preserve"> </w:delText>
        </w:r>
      </w:del>
      <w:del w:id="717" w:author="PR Preview" w:date="2026-01-01T00:00:00Z">
        <w:r>
          <w:delText xml:space="preserve">from vehicle weight (</w:delText>
        </w:r>
      </w:del>
      <w:del w:id="718" w:author="PR Preview" w:date="2026-01-01T00:00:00Z">
        <w:r>
          <w:rPr>
            <w:rStyle w:val="VerbatimChar"/>
          </w:rPr>
          <w:delText xml:space="preserve">wt</w:delText>
        </w:r>
      </w:del>
      <w:del w:id="719" w:author="PR Preview" w:date="2026-01-01T00:00:00Z">
        <w:r>
          <w:delText xml:space="preserve">).</w:delText>
        </w:r>
      </w:del>
      <w:del w:id="720" w:author="PR Preview" w:date="2026-01-01T00:00:00Z">
        <w:r>
          <w:delText xml:space="preserve"> </w:delText>
        </w:r>
      </w:del>
      <w:del w:id="721" w:author="PR Preview" w:date="2026-01-01T00:00:00Z">
        <w:r>
          <w:delText xml:space="preserve">It uses one random split</w:delText>
        </w:r>
      </w:del>
      <w:del w:id="722" w:author="PR Preview" w:date="2026-01-01T00:00:00Z">
        <w:r>
          <w:delText xml:space="preserve"> </w:delText>
        </w:r>
      </w:del>
      <w:del w:id="723" w:author="PR Preview" w:date="2026-01-01T00:00:00Z">
        <w:r>
          <w:delText xml:space="preserve">to compare linear,</w:delText>
        </w:r>
      </w:del>
      <w:del w:id="724" w:author="PR Preview" w:date="2026-01-01T00:00:00Z">
        <w:r>
          <w:delText xml:space="preserve"> </w:delText>
        </w:r>
      </w:del>
      <w:del w:id="725" w:author="PR Preview" w:date="2026-01-01T00:00:00Z">
        <w:r>
          <w:delText xml:space="preserve">quadratic,</w:delText>
        </w:r>
      </w:del>
      <w:del w:id="726" w:author="PR Preview" w:date="2026-01-01T00:00:00Z">
        <w:r>
          <w:delText xml:space="preserve"> </w:delText>
        </w:r>
      </w:del>
      <w:del w:id="727" w:author="PR Preview" w:date="2026-01-01T00:00:00Z">
        <w:r>
          <w:delText xml:space="preserve">cubic,</w:delText>
        </w:r>
      </w:del>
      <w:del w:id="728" w:author="PR Preview" w:date="2026-01-01T00:00:00Z">
        <w:r>
          <w:delText xml:space="preserve"> </w:delText>
        </w:r>
      </w:del>
      <w:del w:id="729" w:author="PR Preview" w:date="2026-01-01T00:00:00Z">
        <w:r>
          <w:delText xml:space="preserve">and quartic models</w:delText>
        </w:r>
      </w:del>
      <w:del w:id="730" w:author="PR Preview" w:date="2026-01-01T00:00:00Z">
        <w:r>
          <w:delText xml:space="preserve"> </w:delText>
        </w:r>
      </w:del>
      <w:del w:id="731" w:author="PR Preview" w:date="2026-01-01T00:00:00Z">
        <w:r>
          <w:delText xml:space="preserve">(</w:delText>
        </w:r>
      </w:del>
      <w:del w:id="732" w:author="PR Preview" w:date="2026-01-01T00:00:00Z">
        <w:r>
          <w:rPr>
            <w:rStyle w:val="VerbatimChar"/>
          </w:rPr>
          <w:delText xml:space="preserve">mpg ~ wt</w:delText>
        </w:r>
      </w:del>
      <w:del w:id="733" w:author="PR Preview" w:date="2026-01-01T00:00:00Z">
        <w:r>
          <w:delText xml:space="preserve">,</w:delText>
        </w:r>
      </w:del>
      <w:del w:id="734" w:author="PR Preview" w:date="2026-01-01T00:00:00Z">
        <w:r>
          <w:delText xml:space="preserve"> </w:delText>
        </w:r>
      </w:del>
      <w:del w:id="735" w:author="PR Preview" w:date="2026-01-01T00:00:00Z">
        <w:r>
          <w:rPr>
            <w:rStyle w:val="VerbatimChar"/>
          </w:rPr>
          <w:delText xml:space="preserve">mpg ~ wt + I(wt^2)</w:delText>
        </w:r>
      </w:del>
      <w:del w:id="736" w:author="PR Preview" w:date="2026-01-01T00:00:00Z">
        <w:r>
          <w:delText xml:space="preserve">,</w:delText>
        </w:r>
      </w:del>
      <w:del w:id="737" w:author="PR Preview" w:date="2026-01-01T00:00:00Z">
        <w:r>
          <w:delText xml:space="preserve"> </w:delText>
        </w:r>
      </w:del>
      <w:del w:id="738" w:author="PR Preview" w:date="2026-01-01T00:00:00Z">
        <w:r>
          <w:rPr>
            <w:rStyle w:val="VerbatimChar"/>
          </w:rPr>
          <w:delText xml:space="preserve">mpg ~ wt + I(wt^2) + I(wt^3)</w:delText>
        </w:r>
      </w:del>
      <w:del w:id="739" w:author="PR Preview" w:date="2026-01-01T00:00:00Z">
        <w:r>
          <w:delText xml:space="preserve">,</w:delText>
        </w:r>
      </w:del>
      <w:del w:id="740" w:author="PR Preview" w:date="2026-01-01T00:00:00Z">
        <w:r>
          <w:delText xml:space="preserve"> </w:delText>
        </w:r>
      </w:del>
      <w:del w:id="741" w:author="PR Preview" w:date="2026-01-01T00:00:00Z">
        <w:r>
          <w:delText xml:space="preserve">and</w:delText>
        </w:r>
      </w:del>
      <w:del w:id="742" w:author="PR Preview" w:date="2026-01-01T00:00:00Z">
        <w:r>
          <w:delText xml:space="preserve"> </w:delText>
        </w:r>
      </w:del>
      <w:del w:id="743" w:author="PR Preview" w:date="2026-01-01T00:00:00Z">
        <w:r>
          <w:rPr>
            <w:rStyle w:val="VerbatimChar"/>
          </w:rPr>
          <w:delText xml:space="preserve">mpg ~ wt + I(wt^2) + I(wt^3) + I(wt^4)</w:delText>
        </w:r>
      </w:del>
      <w:del w:id="744" w:author="PR Preview" w:date="2026-01-01T00:00:00Z">
        <w:r>
          <w:delText xml:space="preserve">)</w:delText>
        </w:r>
      </w:del>
      <w:del w:id="745" w:author="PR Preview" w:date="2026-01-01T00:00:00Z">
        <w:r>
          <w:delText xml:space="preserve"> </w:delText>
        </w:r>
      </w:del>
      <w:del w:id="746" w:author="PR Preview" w:date="2026-01-01T00:00:00Z">
        <w:r>
          <w:delText xml:space="preserve">on a validation set,</w:delText>
        </w:r>
      </w:del>
      <w:del w:id="747" w:author="PR Preview" w:date="2026-01-01T00:00:00Z">
        <w:r>
          <w:delText xml:space="preserve"> </w:delText>
        </w:r>
      </w:del>
      <w:del w:id="748" w:author="PR Preview" w:date="2026-01-01T00:00:00Z">
        <w:r>
          <w:delText xml:space="preserve">then reports the chosen model’s test sRMSE</w:delText>
        </w:r>
      </w:del>
      <w:del w:id="749" w:author="PR Preview" w:date="2026-01-01T00:00:00Z">
        <w:r>
          <w:delText xml:space="preserve"> </w:delText>
        </w:r>
      </w:del>
      <w:del w:id="750" w:author="PR Preview" w:date="2026-01-01T00:00:00Z">
        <w:r>
          <w:delText xml:space="preserve">on untouched test data</w:delText>
        </w:r>
      </w:del>
      <w:del w:id="751" w:author="PR Preview" w:date="2026-01-01T00:00:00Z">
        <w:r>
          <w:delText xml:space="preserve"> </w:delText>
        </w:r>
      </w:del>
      <w:del w:id="752" w:author="PR Preview" w:date="2026-01-01T00:00:00Z">
        <w:r>
          <w:delText xml:space="preserve">(James et al. 2021, 213)</w:delText>
        </w:r>
      </w:del>
      <w:del w:id="753" w:author="PR Preview" w:date="2026-01-01T00:00:00Z">
        <w:r>
          <w:delText xml:space="preserve">.</w:delText>
        </w:r>
      </w:del>
    </w:p>
    <w:p>
      <w:pPr>
        <w:pStyle w:val="BodyText"/>
      </w:pPr>
      <w:ins w:id="754" w:author="PR Preview" w:date="2026-01-01T00:00:00Z">
        <w:r>
          <w:rPr>
            <w:b/>
            <w:bCs/>
          </w:rPr>
          <w:t xml:space="preserve">Example 26 (Numerical example)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This example (</w:t>
        </w:r>
      </w:ins>
      <w:hyperlink w:anchor="exm-train-validation-test-split">
        <w:ins w:id="757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758" w:author="PR Preview" w:date="2026-01-01T00:00:00Z">
        <w:r>
          <w:t xml:space="preserve">)</w:t>
        </w:r>
      </w:ins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uses R’s built-in</w:t>
        </w:r>
      </w:ins>
      <w:ins w:id="761" w:author="PR Preview" w:date="2026-01-01T00:00:00Z">
        <w:r>
          <w:t xml:space="preserve"> </w:t>
        </w:r>
      </w:ins>
      <w:ins w:id="762" w:author="PR Preview" w:date="2026-01-01T00:00:00Z">
        <w:r>
          <w:rPr>
            <w:rStyle w:val="VerbatimChar"/>
          </w:rPr>
          <w:t xml:space="preserve">mtcars</w:t>
        </w:r>
      </w:ins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dataset</w:t>
        </w:r>
      </w:ins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(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cars)</w:t>
        </w:r>
      </w:ins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to predict fuel efficiency (</w:t>
        </w:r>
      </w:ins>
      <w:ins w:id="771" w:author="PR Preview" w:date="2026-01-01T00:00:00Z">
        <w:r>
          <w:rPr>
            <w:rStyle w:val="VerbatimChar"/>
          </w:rPr>
          <w:t xml:space="preserve">mpg</w:t>
        </w:r>
      </w:ins>
      <w:ins w:id="772" w:author="PR Preview" w:date="2026-01-01T00:00:00Z">
        <w:r>
          <w:t xml:space="preserve">)</w:t>
        </w:r>
      </w:ins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from vehicle weight (</w:t>
        </w:r>
      </w:ins>
      <w:ins w:id="775" w:author="PR Preview" w:date="2026-01-01T00:00:00Z">
        <w:r>
          <w:rPr>
            <w:rStyle w:val="VerbatimChar"/>
          </w:rPr>
          <w:t xml:space="preserve">wt</w:t>
        </w:r>
      </w:ins>
      <w:ins w:id="776" w:author="PR Preview" w:date="2026-01-01T00:00:00Z">
        <w:r>
          <w:t xml:space="preserve">).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It uses one random split</w:t>
        </w:r>
      </w:ins>
      <w:ins w:id="779" w:author="PR Preview" w:date="2026-01-01T00:00:00Z">
        <w:r>
          <w:t xml:space="preserve"> </w:t>
        </w:r>
      </w:ins>
      <w:ins w:id="780" w:author="PR Preview" w:date="2026-01-01T00:00:00Z">
        <w:r>
          <w:t xml:space="preserve">to compare linear,</w:t>
        </w:r>
      </w:ins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quadratic,</w:t>
        </w:r>
      </w:ins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cubic,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and quartic models</w:t>
        </w:r>
      </w:ins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(</w:t>
        </w:r>
      </w:ins>
      <w:ins w:id="789" w:author="PR Preview" w:date="2026-01-01T00:00:00Z">
        <w:r>
          <w:rPr>
            <w:rStyle w:val="VerbatimChar"/>
          </w:rPr>
          <w:t xml:space="preserve">mpg ~ wt</w:t>
        </w:r>
      </w:ins>
      <w:ins w:id="790" w:author="PR Preview" w:date="2026-01-01T00:00:00Z">
        <w:r>
          <w:t xml:space="preserve">,</w:t>
        </w:r>
      </w:ins>
      <w:ins w:id="791" w:author="PR Preview" w:date="2026-01-01T00:00:00Z">
        <w:r>
          <w:t xml:space="preserve"> </w:t>
        </w:r>
      </w:ins>
      <w:ins w:id="792" w:author="PR Preview" w:date="2026-01-01T00:00:00Z">
        <w:r>
          <w:rPr>
            <w:rStyle w:val="VerbatimChar"/>
          </w:rPr>
          <w:t xml:space="preserve">mpg ~ wt + I(wt^2)</w:t>
        </w:r>
      </w:ins>
      <w:ins w:id="793" w:author="PR Preview" w:date="2026-01-01T00:00:00Z">
        <w:r>
          <w:t xml:space="preserve">,</w:t>
        </w:r>
      </w:ins>
      <w:ins w:id="794" w:author="PR Preview" w:date="2026-01-01T00:00:00Z">
        <w:r>
          <w:t xml:space="preserve"> </w:t>
        </w:r>
      </w:ins>
      <w:ins w:id="795" w:author="PR Preview" w:date="2026-01-01T00:00:00Z">
        <w:r>
          <w:rPr>
            <w:rStyle w:val="VerbatimChar"/>
          </w:rPr>
          <w:t xml:space="preserve">mpg ~ wt + I(wt^2) + I(wt^3)</w:t>
        </w:r>
      </w:ins>
      <w:ins w:id="796" w:author="PR Preview" w:date="2026-01-01T00:00:00Z">
        <w:r>
          <w:t xml:space="preserve">,</w:t>
        </w:r>
      </w:ins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and</w:t>
        </w:r>
      </w:ins>
      <w:ins w:id="799" w:author="PR Preview" w:date="2026-01-01T00:00:00Z">
        <w:r>
          <w:t xml:space="preserve"> </w:t>
        </w:r>
      </w:ins>
      <w:ins w:id="800" w:author="PR Preview" w:date="2026-01-01T00:00:00Z">
        <w:r>
          <w:rPr>
            <w:rStyle w:val="VerbatimChar"/>
          </w:rPr>
          <w:t xml:space="preserve">mpg ~ wt + I(wt^2) + I(wt^3) + I(wt^4)</w:t>
        </w:r>
      </w:ins>
      <w:ins w:id="801" w:author="PR Preview" w:date="2026-01-01T00:00:00Z">
        <w:r>
          <w:t xml:space="preserve">)</w:t>
        </w:r>
      </w:ins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on a validation set,</w:t>
        </w:r>
      </w:ins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then reports the chosen model’s test sRMSE</w:t>
        </w:r>
      </w:ins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on untouched test data</w:t>
        </w:r>
      </w:ins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[5, p. 213]</w:t>
        </w:r>
      </w:ins>
      <w:ins w:id="810" w:author="PR Preview" w:date="2026-01-01T00:00:00Z">
        <w:r>
          <w:t xml:space="preserve">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9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89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9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9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0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5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0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06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0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11"/>
    <w:bookmarkEnd w:id="212"/>
    <w:bookmarkStart w:id="24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13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13"/>
    <w:bookmarkStart w:id="214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14"/>
    <w:bookmarkStart w:id="216" w:name="def-folds"/>
    <w:p>
      <w:pPr>
        <w:pStyle w:val="FirstParagraph"/>
      </w:pPr>
      <w:r>
        <w:rPr>
          <w:b/>
          <w:bCs/>
        </w:rPr>
        <w:t xml:space="preserve">Definition 45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15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15"/>
    </w:p>
    <w:bookmarkEnd w:id="216"/>
    <w:bookmarkStart w:id="217" w:name="rem-source-folds"/>
    <w:p>
      <w:pPr>
        <w:pStyle w:val="FirstParagraph"/>
      </w:pPr>
      <w:del w:id="811" w:author="PR Preview" w:date="2026-01-01T00:00:00Z">
        <w:r>
          <w:rPr>
            <w:i/>
            <w:iCs/>
          </w:rPr>
          <w:delText xml:space="preserve">Remark 19</w:delText>
        </w:r>
      </w:del>
      <w:del w:id="812" w:author="PR Preview" w:date="2026-01-01T00:00:00Z">
        <w:r>
          <w:delText xml:space="preserve"> (Source: Folds). </w:delText>
        </w:r>
      </w:del>
      <w:del w:id="813" w:author="PR Preview" w:date="2026-01-01T00:00:00Z">
        <w:r>
          <w:delText xml:space="preserve">James et al. (2021, sec. 5.1.3)</w:delText>
        </w:r>
      </w:del>
      <w:del w:id="814" w:author="PR Preview" w:date="2026-01-01T00:00:00Z">
        <w:r>
          <w:delText xml:space="preserve"> </w:delText>
        </w:r>
      </w:del>
      <w:del w:id="815" w:author="PR Preview" w:date="2026-01-01T00:00:00Z">
        <w:r>
          <w:delText xml:space="preserve">and</w:delText>
        </w:r>
      </w:del>
      <w:del w:id="816" w:author="PR Preview" w:date="2026-01-01T00:00:00Z">
        <w:r>
          <w:delText xml:space="preserve"> </w:delText>
        </w:r>
      </w:del>
      <w:del w:id="817" w:author="PR Preview" w:date="2026-01-01T00:00:00Z">
        <w:r>
          <w:delText xml:space="preserve">Hastie et al. (2009, sec. 7.10.1)</w:delText>
        </w:r>
      </w:del>
      <w:del w:id="818" w:author="PR Preview" w:date="2026-01-01T00:00:00Z">
        <w:r>
          <w:delText xml:space="preserve">,</w:delText>
        </w:r>
      </w:del>
      <w:del w:id="819" w:author="PR Preview" w:date="2026-01-01T00:00:00Z">
        <w:r>
          <w:delText xml:space="preserve"> </w:delText>
        </w:r>
      </w:del>
      <w:del w:id="820" w:author="PR Preview" w:date="2026-01-01T00:00:00Z">
        <w:r>
          <w:delText xml:space="preserve">who split the data into</w:delText>
        </w:r>
      </w:del>
      <w:del w:id="821" w:author="PR Preview" w:date="2026-01-01T00:00:00Z">
        <w:r>
          <w:delText xml:space="preserve"> </w:delText>
        </w:r>
      </w:del>
      <m:oMath>
        <m:r>
          <m:t>k</m:t>
        </m:r>
      </m:oMath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delText xml:space="preserve">roughly equal-sized parts.</w:delText>
        </w:r>
      </w:del>
    </w:p>
    <w:p>
      <w:pPr>
        <w:pStyle w:val="FirstParagraph"/>
      </w:pPr>
      <w:ins w:id="824" w:author="PR Preview" w:date="2026-01-01T00:00:00Z">
        <w:r>
          <w:rPr>
            <w:i/>
            <w:iCs/>
          </w:rPr>
          <w:t xml:space="preserve">Remark 19</w:t>
        </w:r>
      </w:ins>
      <w:ins w:id="825" w:author="PR Preview" w:date="2026-01-01T00:00:00Z">
        <w:r>
          <w:t xml:space="preserve"> (Source: Folds). </w:t>
        </w:r>
      </w:ins>
      <w:ins w:id="826" w:author="PR Preview" w:date="2026-01-01T00:00:00Z">
        <w:r>
          <w:t xml:space="preserve">James et al. [5, Sec. 5.1.3]</w:t>
        </w:r>
      </w:ins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and</w:t>
        </w:r>
      </w:ins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Hastie et al. [3, Sec. 7.10.1]</w:t>
        </w:r>
      </w:ins>
      <w:ins w:id="831" w:author="PR Preview" w:date="2026-01-01T00:00:00Z">
        <w:r>
          <w:t xml:space="preserve">,</w:t>
        </w:r>
      </w:ins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who split the data into</w:t>
        </w:r>
      </w:ins>
      <w:ins w:id="834" w:author="PR Preview" w:date="2026-01-01T00:00:00Z">
        <w:r>
          <w:t xml:space="preserve"> </w:t>
        </w:r>
      </w:ins>
      <m:oMath>
        <m:r>
          <m:t>k</m:t>
        </m:r>
      </m:oMath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roughly equal-sized parts.</w:t>
        </w:r>
      </w:ins>
    </w:p>
    <w:bookmarkEnd w:id="217"/>
    <w:bookmarkStart w:id="219" w:name="def-fold-size"/>
    <w:p>
      <w:pPr>
        <w:pStyle w:val="BodyText"/>
      </w:pPr>
      <w:r>
        <w:rPr>
          <w:b/>
          <w:bCs/>
        </w:rPr>
        <w:t xml:space="preserve">Definition 46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18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1" w:name="def-fold-assignment"/>
    <w:p>
      <w:pPr>
        <w:pStyle w:val="FirstParagraph"/>
      </w:pPr>
      <w:r>
        <w:rPr>
          <w:b/>
          <w:bCs/>
        </w:rPr>
        <w:t xml:space="preserve">Definition 47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20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0"/>
    </w:p>
    <w:bookmarkEnd w:id="221"/>
    <w:bookmarkStart w:id="222" w:name="rem-source-fold-assignment"/>
    <w:p>
      <w:pPr>
        <w:pStyle w:val="FirstParagraph"/>
      </w:pPr>
      <w:del w:id="837" w:author="PR Preview" w:date="2026-01-01T00:00:00Z">
        <w:r>
          <w:rPr>
            <w:i/>
            <w:iCs/>
          </w:rPr>
          <w:delText xml:space="preserve">Remark 20</w:delText>
        </w:r>
      </w:del>
      <w:del w:id="838" w:author="PR Preview" w:date="2026-01-01T00:00:00Z">
        <w:r>
          <w:delText xml:space="preserve"> (Source: Fold assignment). </w:delText>
        </w:r>
      </w:del>
      <w:del w:id="839" w:author="PR Preview" w:date="2026-01-01T00:00:00Z">
        <w:r>
          <w:delText xml:space="preserve">The fold-assignment function</w:delText>
        </w:r>
      </w:del>
      <w:del w:id="840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841" w:author="PR Preview" w:date="2026-01-01T00:00:00Z">
        <w:r>
          <w:delText xml:space="preserve"> </w:delText>
        </w:r>
      </w:del>
      <w:del w:id="842" w:author="PR Preview" w:date="2026-01-01T00:00:00Z">
        <w:r>
          <w:delText xml:space="preserve">follows</w:delText>
        </w:r>
      </w:del>
      <w:del w:id="843" w:author="PR Preview" w:date="2026-01-01T00:00:00Z">
        <w:r>
          <w:delText xml:space="preserve"> </w:delText>
        </w:r>
      </w:del>
      <w:del w:id="844" w:author="PR Preview" w:date="2026-01-01T00:00:00Z">
        <w:r>
          <w:delText xml:space="preserve">Hastie et al. (2009, sec. 7.10.1)</w:delText>
        </w:r>
      </w:del>
      <w:del w:id="845" w:author="PR Preview" w:date="2026-01-01T00:00:00Z">
        <w:r>
          <w:delText xml:space="preserve">.</w:delText>
        </w:r>
      </w:del>
    </w:p>
    <w:p>
      <w:pPr>
        <w:pStyle w:val="FirstParagraph"/>
      </w:pPr>
      <w:ins w:id="846" w:author="PR Preview" w:date="2026-01-01T00:00:00Z">
        <w:r>
          <w:rPr>
            <w:i/>
            <w:iCs/>
          </w:rPr>
          <w:t xml:space="preserve">Remark 20</w:t>
        </w:r>
      </w:ins>
      <w:ins w:id="847" w:author="PR Preview" w:date="2026-01-01T00:00:00Z">
        <w:r>
          <w:t xml:space="preserve"> (Source: Fold assignment). </w:t>
        </w:r>
      </w:ins>
      <w:ins w:id="848" w:author="PR Preview" w:date="2026-01-01T00:00:00Z">
        <w:r>
          <w:t xml:space="preserve">The fold-assignment function</w:t>
        </w:r>
      </w:ins>
      <w:ins w:id="849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850" w:author="PR Preview" w:date="2026-01-01T00:00:00Z">
        <w:r>
          <w:t xml:space="preserve"> </w:t>
        </w:r>
      </w:ins>
      <w:ins w:id="851" w:author="PR Preview" w:date="2026-01-01T00:00:00Z">
        <w:r>
          <w:t xml:space="preserve">follows</w:t>
        </w:r>
      </w:ins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Hastie et al. [3, Sec. 7.10.1]</w:t>
        </w:r>
      </w:ins>
      <w:ins w:id="854" w:author="PR Preview" w:date="2026-01-01T00:00:00Z">
        <w:r>
          <w:t xml:space="preserve">.</w:t>
        </w:r>
      </w:ins>
    </w:p>
    <w:bookmarkEnd w:id="222"/>
    <w:bookmarkStart w:id="224" w:name="def-fold-out-rule"/>
    <w:p>
      <w:pPr>
        <w:pStyle w:val="BodyText"/>
      </w:pPr>
      <w:r>
        <w:rPr>
          <w:b/>
          <w:bCs/>
        </w:rPr>
        <w:t xml:space="preserve">Definition 48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2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23"/>
    </w:p>
    <w:bookmarkEnd w:id="224"/>
    <w:bookmarkStart w:id="225" w:name="rem-source-fold-out-rule"/>
    <w:p>
      <w:pPr>
        <w:pStyle w:val="FirstParagraph"/>
      </w:pPr>
      <w:del w:id="855" w:author="PR Preview" w:date="2026-01-01T00:00:00Z">
        <w:r>
          <w:rPr>
            <w:i/>
            <w:iCs/>
          </w:rPr>
          <w:delText xml:space="preserve">Remark 21</w:delText>
        </w:r>
      </w:del>
      <w:del w:id="856" w:author="PR Preview" w:date="2026-01-01T00:00:00Z">
        <w:r>
          <w:delText xml:space="preserve"> (Source: Fold-out rule). </w:delText>
        </w:r>
      </w:del>
      <w:del w:id="857" w:author="PR Preview" w:date="2026-01-01T00:00:00Z">
        <w:r>
          <w:delText xml:space="preserve">Hastie et al. (2009, sec. 7.10.1)</w:delText>
        </w:r>
      </w:del>
      <w:del w:id="858" w:author="PR Preview" w:date="2026-01-01T00:00:00Z">
        <w:r>
          <w:delText xml:space="preserve">,</w:delText>
        </w:r>
      </w:del>
      <w:del w:id="859" w:author="PR Preview" w:date="2026-01-01T00:00:00Z">
        <w:r>
          <w:delText xml:space="preserve"> </w:delText>
        </w:r>
      </w:del>
      <w:del w:id="860" w:author="PR Preview" w:date="2026-01-01T00:00:00Z">
        <w:r>
          <w:delText xml:space="preserve">who write the fitted function with the</w:delText>
        </w:r>
      </w:del>
      <w:del w:id="861" w:author="PR Preview" w:date="2026-01-01T00:00:00Z">
        <w:r>
          <w:delText xml:space="preserve"> </w:delText>
        </w:r>
      </w:del>
      <m:oMath>
        <m:r>
          <m:t>k</m:t>
        </m:r>
      </m:oMath>
      <w:del w:id="862" w:author="PR Preview" w:date="2026-01-01T00:00:00Z">
        <w:r>
          <w:delText xml:space="preserve">th part of the data removed as</w:delText>
        </w:r>
      </w:del>
      <w:del w:id="863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del w:id="864" w:author="PR Preview" w:date="2026-01-01T00:00:00Z">
        <w:r>
          <w:delText xml:space="preserve">.</w:delText>
        </w:r>
      </w:del>
    </w:p>
    <w:p>
      <w:pPr>
        <w:pStyle w:val="FirstParagraph"/>
      </w:pPr>
      <w:ins w:id="865" w:author="PR Preview" w:date="2026-01-01T00:00:00Z">
        <w:r>
          <w:rPr>
            <w:i/>
            <w:iCs/>
          </w:rPr>
          <w:t xml:space="preserve">Remark 21</w:t>
        </w:r>
      </w:ins>
      <w:ins w:id="866" w:author="PR Preview" w:date="2026-01-01T00:00:00Z">
        <w:r>
          <w:t xml:space="preserve"> (Source: Fold-out rule). </w:t>
        </w:r>
      </w:ins>
      <w:ins w:id="867" w:author="PR Preview" w:date="2026-01-01T00:00:00Z">
        <w:r>
          <w:t xml:space="preserve">Hastie et al. [3, Sec. 7.10.1]</w:t>
        </w:r>
      </w:ins>
      <w:ins w:id="868" w:author="PR Preview" w:date="2026-01-01T00:00:00Z">
        <w:r>
          <w:t xml:space="preserve">,</w:t>
        </w:r>
      </w:ins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who write the fitted function with the</w:t>
        </w:r>
      </w:ins>
      <w:ins w:id="871" w:author="PR Preview" w:date="2026-01-01T00:00:00Z">
        <w:r>
          <w:t xml:space="preserve"> </w:t>
        </w:r>
      </w:ins>
      <m:oMath>
        <m:r>
          <m:t>k</m:t>
        </m:r>
      </m:oMath>
      <w:ins w:id="872" w:author="PR Preview" w:date="2026-01-01T00:00:00Z">
        <w:r>
          <w:t xml:space="preserve">th part of the data removed as</w:t>
        </w:r>
      </w:ins>
      <w:ins w:id="873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ins w:id="874" w:author="PR Preview" w:date="2026-01-01T00:00:00Z">
        <w:r>
          <w:t xml:space="preserve">.</w:t>
        </w:r>
      </w:ins>
    </w:p>
    <w:bookmarkEnd w:id="225"/>
    <w:bookmarkStart w:id="226" w:name="def-kfold"/>
    <w:p>
      <w:pPr>
        <w:pStyle w:val="BodyText"/>
      </w:pPr>
      <w:r>
        <w:rPr>
          <w:b/>
          <w:bCs/>
        </w:rPr>
        <w:t xml:space="preserve">Definition 49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p>
      <w:pPr>
        <w:pStyle w:val="FirstParagraph"/>
      </w:pPr>
      <w:del w:id="875" w:author="PR Preview" w:date="2026-01-01T00:00:00Z">
        <w:r>
          <w:delText xml:space="preserve">Source:</w:delText>
        </w:r>
      </w:del>
      <w:del w:id="876" w:author="PR Preview" w:date="2026-01-01T00:00:00Z">
        <w:r>
          <w:delText xml:space="preserve"> </w:delText>
        </w:r>
      </w:del>
      <w:del w:id="877" w:author="PR Preview" w:date="2026-01-01T00:00:00Z">
        <w:r>
          <w:delText xml:space="preserve">Wikipedia contributors (2026b)</w:delText>
        </w:r>
      </w:del>
      <w:del w:id="878" w:author="PR Preview" w:date="2026-01-01T00:00:00Z">
        <w:r>
          <w:delText xml:space="preserve">.</w:delText>
        </w:r>
      </w:del>
    </w:p>
    <w:p>
      <w:pPr>
        <w:pStyle w:val="FirstParagraph"/>
      </w:pPr>
      <w:ins w:id="879" w:author="PR Preview" w:date="2026-01-01T00:00:00Z">
        <w:r>
          <w:t xml:space="preserve">Source:</w:t>
        </w:r>
      </w:ins>
      <w:ins w:id="880" w:author="PR Preview" w:date="2026-01-01T00:00:00Z">
        <w:r>
          <w:t xml:space="preserve"> </w:t>
        </w:r>
      </w:ins>
      <w:ins w:id="881" w:author="PR Preview" w:date="2026-01-01T00:00:00Z">
        <w:r>
          <w:t xml:space="preserve">Wikipedia contributors [10]</w:t>
        </w:r>
      </w:ins>
      <w:ins w:id="882" w:author="PR Preview" w:date="2026-01-01T00:00:00Z">
        <w:r>
          <w:t xml:space="preserve">.</w:t>
        </w:r>
      </w:ins>
    </w:p>
    <w:bookmarkEnd w:id="226"/>
    <w:bookmarkStart w:id="227" w:name="rem-kfold-vs-validation-set"/>
    <w:p>
      <w:pPr>
        <w:pStyle w:val="BodyText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27"/>
    <w:bookmarkStart w:id="229" w:name="def-cv-estimate"/>
    <w:p>
      <w:pPr>
        <w:pStyle w:val="BodyText"/>
      </w:pPr>
      <w:r>
        <w:rPr>
          <w:b/>
          <w:bCs/>
        </w:rPr>
        <w:t xml:space="preserve">Definition 50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2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0" w:name="rem-source-cv-estimate"/>
    <w:p>
      <w:pPr>
        <w:pStyle w:val="FirstParagraph"/>
      </w:pPr>
      <w:del w:id="883" w:author="PR Preview" w:date="2026-01-01T00:00:00Z">
        <w:r>
          <w:rPr>
            <w:i/>
            <w:iCs/>
          </w:rPr>
          <w:delText xml:space="preserve">Remark 23</w:delText>
        </w:r>
      </w:del>
      <w:del w:id="884" w:author="PR Preview" w:date="2026-01-01T00:00:00Z">
        <w:r>
          <w:delText xml:space="preserve"> (Source: Cross-validation estimate). </w:delText>
        </w:r>
      </w:del>
      <w:del w:id="885" w:author="PR Preview" w:date="2026-01-01T00:00:00Z">
        <w:r>
          <w:delText xml:space="preserve">Hastie et al. (2009, sec. 7.10.1)</w:delText>
        </w:r>
      </w:del>
      <w:del w:id="886" w:author="PR Preview" w:date="2026-01-01T00:00:00Z">
        <w:r>
          <w:delText xml:space="preserve">, for the per-observation form with the fold index</w:delText>
        </w:r>
      </w:del>
      <w:del w:id="887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888" w:author="PR Preview" w:date="2026-01-01T00:00:00Z">
        <w:r>
          <w:delText xml:space="preserve">.</w:delText>
        </w:r>
      </w:del>
    </w:p>
    <w:p>
      <w:pPr>
        <w:pStyle w:val="FirstParagraph"/>
      </w:pPr>
      <w:ins w:id="889" w:author="PR Preview" w:date="2026-01-01T00:00:00Z">
        <w:r>
          <w:rPr>
            <w:i/>
            <w:iCs/>
          </w:rPr>
          <w:t xml:space="preserve">Remark 23</w:t>
        </w:r>
      </w:ins>
      <w:ins w:id="890" w:author="PR Preview" w:date="2026-01-01T00:00:00Z">
        <w:r>
          <w:t xml:space="preserve"> (Source: Cross-validation estimate). </w:t>
        </w:r>
      </w:ins>
      <w:ins w:id="891" w:author="PR Preview" w:date="2026-01-01T00:00:00Z">
        <w:r>
          <w:t xml:space="preserve">Hastie et al. [3, Sec. 7.10.1]</w:t>
        </w:r>
      </w:ins>
      <w:ins w:id="892" w:author="PR Preview" w:date="2026-01-01T00:00:00Z">
        <w:r>
          <w:t xml:space="preserve">, for the per-observation form with the fold index</w:t>
        </w:r>
      </w:ins>
      <w:ins w:id="893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894" w:author="PR Preview" w:date="2026-01-01T00:00:00Z">
        <w:r>
          <w:t xml:space="preserve">.</w:t>
        </w:r>
      </w:ins>
    </w:p>
    <w:bookmarkEnd w:id="230"/>
    <w:bookmarkStart w:id="231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31"/>
    <w:bookmarkStart w:id="232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32"/>
    <w:bookmarkStart w:id="234" w:name="thm-cv-estimate-by-fold"/>
    <w:p>
      <w:pPr>
        <w:pStyle w:val="BodyText"/>
      </w:pPr>
      <w:r>
        <w:rPr>
          <w:b/>
          <w:bCs/>
        </w:rPr>
        <w:t xml:space="preserve">Theorem 5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3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36" w:name="def-fold-mse"/>
    <w:p>
      <w:pPr>
        <w:pStyle w:val="BodyText"/>
      </w:pPr>
      <w:r>
        <w:rPr>
          <w:b/>
          <w:bCs/>
        </w:rPr>
        <w:t xml:space="preserve">Definition 51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3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7" w:name="rem-source-fold-mse"/>
    <w:p>
      <w:pPr>
        <w:pStyle w:val="FirstParagraph"/>
      </w:pPr>
      <w:del w:id="895" w:author="PR Preview" w:date="2026-01-01T00:00:00Z">
        <w:r>
          <w:rPr>
            <w:i/>
            <w:iCs/>
          </w:rPr>
          <w:delText xml:space="preserve">Remark 24</w:delText>
        </w:r>
      </w:del>
      <w:del w:id="896" w:author="PR Preview" w:date="2026-01-01T00:00:00Z">
        <w:r>
          <w:delText xml:space="preserve"> (Source: Fold mean squared error). </w:delText>
        </w:r>
      </w:del>
      <w:del w:id="897" w:author="PR Preview" w:date="2026-01-01T00:00:00Z">
        <w:r>
          <w:delText xml:space="preserve">James et al. (2021, sec. 5.1.3)</w:delText>
        </w:r>
      </w:del>
      <w:del w:id="898" w:author="PR Preview" w:date="2026-01-01T00:00:00Z">
        <w:r>
          <w:delText xml:space="preserve">, who write the fold mean squared errors as</w:delText>
        </w:r>
      </w:del>
      <w:del w:id="899" w:author="PR Preview" w:date="2026-01-01T00:00:00Z">
        <w:r>
          <w:delText xml:space="preserve"> </w:delText>
        </w:r>
      </w:del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del w:id="900" w:author="PR Preview" w:date="2026-01-01T00:00:00Z">
        <w:r>
          <w:delText xml:space="preserve">.</w:delText>
        </w:r>
      </w:del>
    </w:p>
    <w:p>
      <w:pPr>
        <w:pStyle w:val="BodyText"/>
      </w:pPr>
      <w:del w:id="901" w:author="PR Preview" w:date="2026-01-01T00:00:00Z">
        <w:r>
          <w:rPr>
            <w:i/>
            <w:iCs/>
          </w:rPr>
          <w:delText xml:space="preserve">Remark 25</w:delText>
        </w:r>
      </w:del>
      <w:del w:id="902" w:author="PR Preview" w:date="2026-01-01T00:00:00Z">
        <w:r>
          <w:delText xml:space="preserve"> (What the cross-validation estimate estimates). </w:delText>
        </w:r>
      </w:del>
      <w:del w:id="903" w:author="PR Preview" w:date="2026-01-01T00:00:00Z">
        <w:r>
          <w:delText xml:space="preserve">Each prediction in</w:delText>
        </w:r>
      </w:del>
      <w:del w:id="904" w:author="PR Preview" w:date="2026-01-01T00:00:00Z">
        <w:r>
          <w:delText xml:space="preserve"> </w:delText>
        </w:r>
      </w:del>
      <w:hyperlink w:anchor="eq-cv-estimate">
        <w:del w:id="905" w:author="PR Preview" w:date="2026-01-01T00:00:00Z">
          <w:r>
            <w:rPr>
              <w:rStyle w:val="Hyperlink"/>
            </w:rPr>
            <w:delText xml:space="preserve">Equation 46</w:delText>
          </w:r>
        </w:del>
      </w:hyperlink>
      <w:del w:id="906" w:author="PR Preview" w:date="2026-01-01T00:00:00Z">
        <w:r>
          <w:delText xml:space="preserve"> </w:delText>
        </w:r>
      </w:del>
      <w:del w:id="907" w:author="PR Preview" w:date="2026-01-01T00:00:00Z">
        <w:r>
          <w:delText xml:space="preserve">comes from a rule</w:delText>
        </w:r>
      </w:del>
      <w:del w:id="908" w:author="PR Preview" w:date="2026-01-01T00:00:00Z">
        <w:r>
          <w:delText xml:space="preserve"> </w:delText>
        </w:r>
      </w:del>
      <w:del w:id="909" w:author="PR Preview" w:date="2026-01-01T00:00:00Z">
        <w:r>
          <w:delText xml:space="preserve">that did not see the observation it predicts,</w:delText>
        </w:r>
      </w:del>
      <w:del w:id="910" w:author="PR Preview" w:date="2026-01-01T00:00:00Z">
        <w:r>
          <w:delText xml:space="preserve"> </w:delText>
        </w:r>
      </w:del>
      <w:del w:id="911" w:author="PR Preview" w:date="2026-01-01T00:00:00Z">
        <w:r>
          <w:delText xml:space="preserve">so each squared error is scored as in</w:delText>
        </w:r>
      </w:del>
      <w:del w:id="912" w:author="PR Preview" w:date="2026-01-01T00:00:00Z">
        <w:r>
          <w:delText xml:space="preserve"> </w:delText>
        </w:r>
      </w:del>
      <w:hyperlink w:anchor="thm-held-out-unbiased">
        <w:del w:id="913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914" w:author="PR Preview" w:date="2026-01-01T00:00:00Z">
        <w:r>
          <w:delText xml:space="preserve">.</w:delText>
        </w:r>
      </w:del>
      <w:del w:id="915" w:author="PR Preview" w:date="2026-01-01T00:00:00Z">
        <w:r>
          <w:delText xml:space="preserve"> </w:delText>
        </w:r>
      </w:del>
      <w:del w:id="916" w:author="PR Preview" w:date="2026-01-01T00:00:00Z">
        <w:r>
          <w:delText xml:space="preserve">But the rule for fold</w:delText>
        </w:r>
      </w:del>
      <w:del w:id="91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was fitted to</w:delText>
        </w:r>
      </w:del>
      <w:del w:id="92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921" w:author="PR Preview" w:date="2026-01-01T00:00:00Z">
        <w:r>
          <w:delText xml:space="preserve"> </w:delText>
        </w:r>
      </w:del>
      <w:del w:id="922" w:author="PR Preview" w:date="2026-01-01T00:00:00Z">
        <w:r>
          <w:delText xml:space="preserve">observations,</w:delText>
        </w:r>
      </w:del>
      <w:del w:id="923" w:author="PR Preview" w:date="2026-01-01T00:00:00Z">
        <w:r>
          <w:delText xml:space="preserve"> </w:delText>
        </w:r>
      </w:del>
      <w:del w:id="924" w:author="PR Preview" w:date="2026-01-01T00:00:00Z">
        <w:r>
          <w:delText xml:space="preserve">not</w:delText>
        </w:r>
      </w:del>
      <w:del w:id="925" w:author="PR Preview" w:date="2026-01-01T00:00:00Z">
        <w:r>
          <w:delText xml:space="preserve"> </w:delText>
        </w:r>
      </w:del>
      <m:oMath>
        <m:r>
          <m:t>n</m:t>
        </m:r>
      </m:oMath>
      <w:del w:id="926" w:author="PR Preview" w:date="2026-01-01T00:00:00Z">
        <w:r>
          <w:delText xml:space="preserve">,</w:delText>
        </w:r>
      </w:del>
      <w:del w:id="927" w:author="PR Preview" w:date="2026-01-01T00:00:00Z">
        <w:r>
          <w:delText xml:space="preserve"> </w:delText>
        </w:r>
      </w:del>
      <w:del w:id="928" w:author="PR Preview" w:date="2026-01-01T00:00:00Z">
        <w:r>
          <w:delText xml:space="preserve">and the</w:delText>
        </w:r>
      </w:del>
      <w:del w:id="929" w:author="PR Preview" w:date="2026-01-01T00:00:00Z">
        <w:r>
          <w:delText xml:space="preserve"> </w:delText>
        </w:r>
      </w:del>
      <m:oMath>
        <m:r>
          <m:t>k</m:t>
        </m:r>
      </m:oMath>
      <w:del w:id="930" w:author="PR Preview" w:date="2026-01-01T00:00:00Z">
        <w:r>
          <w:delText xml:space="preserve"> </w:delText>
        </w:r>
      </w:del>
      <w:del w:id="931" w:author="PR Preview" w:date="2026-01-01T00:00:00Z">
        <w:r>
          <w:delText xml:space="preserve">rules differ from one another and from the rule fitted to all</w:delText>
        </w:r>
      </w:del>
      <w:del w:id="932" w:author="PR Preview" w:date="2026-01-01T00:00:00Z">
        <w:r>
          <w:delText xml:space="preserve"> </w:delText>
        </w:r>
      </w:del>
      <m:oMath>
        <m:r>
          <m:t>n</m:t>
        </m:r>
      </m:oMath>
      <w:del w:id="933" w:author="PR Preview" w:date="2026-01-01T00:00:00Z">
        <w:r>
          <w:delText xml:space="preserve">.</w:delText>
        </w:r>
      </w:del>
      <w:del w:id="934" w:author="PR Preview" w:date="2026-01-01T00:00:00Z">
        <w:r>
          <w:delText xml:space="preserve"> </w:delText>
        </w:r>
      </w:del>
      <w:del w:id="935" w:author="PR Preview" w:date="2026-01-01T00:00:00Z">
        <w:r>
          <w:delText xml:space="preserve">So</w:delText>
        </w:r>
      </w:del>
      <w:del w:id="93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937" w:author="PR Preview" w:date="2026-01-01T00:00:00Z">
        <w:r>
          <w:delText xml:space="preserve"> </w:delText>
        </w:r>
      </w:del>
      <w:del w:id="938" w:author="PR Preview" w:date="2026-01-01T00:00:00Z">
        <w:r>
          <w:delText xml:space="preserve">estimates the</w:delText>
        </w:r>
      </w:del>
      <w:del w:id="939" w:author="PR Preview" w:date="2026-01-01T00:00:00Z">
        <w:r>
          <w:delText xml:space="preserve"> </w:delText>
        </w:r>
      </w:del>
      <w:hyperlink w:anchor="def-expected-generalization-error">
        <w:del w:id="940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941" w:author="PR Preview" w:date="2026-01-01T00:00:00Z">
        <w:r>
          <w:delText xml:space="preserve"> </w:delText>
        </w:r>
      </w:del>
      <w:del w:id="942" w:author="PR Preview" w:date="2026-01-01T00:00:00Z">
        <w:r>
          <w:delText xml:space="preserve">of the fitting</w:delText>
        </w:r>
      </w:del>
      <w:del w:id="943" w:author="PR Preview" w:date="2026-01-01T00:00:00Z">
        <w:r>
          <w:delText xml:space="preserve"> </w:delText>
        </w:r>
      </w:del>
      <w:del w:id="944" w:author="PR Preview" w:date="2026-01-01T00:00:00Z">
        <w:r>
          <w:rPr>
            <w:i/>
            <w:iCs/>
          </w:rPr>
          <w:delText xml:space="preserve">procedure</w:delText>
        </w:r>
      </w:del>
      <w:del w:id="945" w:author="PR Preview" w:date="2026-01-01T00:00:00Z">
        <w:r>
          <w:delText xml:space="preserve"> </w:delText>
        </w:r>
      </w:del>
      <m:oMath>
        <m:r>
          <m:t>g</m:t>
        </m:r>
      </m:oMath>
      <w:del w:id="946" w:author="PR Preview" w:date="2026-01-01T00:00:00Z">
        <w:r>
          <w:delText xml:space="preserve"> </w:delText>
        </w:r>
      </w:del>
      <w:del w:id="947" w:author="PR Preview" w:date="2026-01-01T00:00:00Z">
        <w:r>
          <w:delText xml:space="preserve">at the smaller training-set sizes</w:delText>
        </w:r>
      </w:del>
      <w:del w:id="94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949" w:author="PR Preview" w:date="2026-01-01T00:00:00Z">
        <w:r>
          <w:delText xml:space="preserve">,</w:delText>
        </w:r>
      </w:del>
      <w:del w:id="950" w:author="PR Preview" w:date="2026-01-01T00:00:00Z">
        <w:r>
          <w:delText xml:space="preserve"> </w:delText>
        </w:r>
      </w:del>
      <w:del w:id="951" w:author="PR Preview" w:date="2026-01-01T00:00:00Z">
        <w:r>
          <w:delText xml:space="preserve">which is</w:delText>
        </w:r>
      </w:del>
      <w:del w:id="952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del w:id="953" w:author="PR Preview" w:date="2026-01-01T00:00:00Z">
        <w:r>
          <w:delText xml:space="preserve"> </w:delText>
        </w:r>
      </w:del>
      <w:del w:id="954" w:author="PR Preview" w:date="2026-01-01T00:00:00Z">
        <w:r>
          <w:delText xml:space="preserve">when every fold has</w:delText>
        </w:r>
      </w:del>
      <w:del w:id="95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/</m:t>
        </m:r>
        <m:r>
          <m:t>k</m:t>
        </m:r>
      </m:oMath>
      <w:del w:id="956" w:author="PR Preview" w:date="2026-01-01T00:00:00Z">
        <w:r>
          <w:delText xml:space="preserve"> </w:delText>
        </w:r>
      </w:del>
      <w:del w:id="957" w:author="PR Preview" w:date="2026-01-01T00:00:00Z">
        <w:r>
          <w:delText xml:space="preserve">observations,</w:delText>
        </w:r>
      </w:del>
      <w:del w:id="958" w:author="PR Preview" w:date="2026-01-01T00:00:00Z">
        <w:r>
          <w:delText xml:space="preserve"> </w:delText>
        </w:r>
      </w:del>
      <w:del w:id="959" w:author="PR Preview" w:date="2026-01-01T00:00:00Z">
        <w:r>
          <w:delText xml:space="preserve">rather than</w:delText>
        </w:r>
      </w:del>
      <w:del w:id="96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961" w:author="PR Preview" w:date="2026-01-01T00:00:00Z">
        <w:r>
          <w:delText xml:space="preserve"> </w:delText>
        </w:r>
      </w:del>
      <w:del w:id="962" w:author="PR Preview" w:date="2026-01-01T00:00:00Z">
        <w:r>
          <w:delText xml:space="preserve">for the one rule fitted to all the data</w:delText>
        </w:r>
      </w:del>
      <w:del w:id="963" w:author="PR Preview" w:date="2026-01-01T00:00:00Z">
        <w:r>
          <w:delText xml:space="preserve"> </w:delText>
        </w:r>
      </w:del>
      <w:del w:id="964" w:author="PR Preview" w:date="2026-01-01T00:00:00Z">
        <w:r>
          <w:delText xml:space="preserve">(Hastie et al. 2009, sec. 7.12)</w:delText>
        </w:r>
      </w:del>
      <w:del w:id="965" w:author="PR Preview" w:date="2026-01-01T00:00:00Z">
        <w:r>
          <w:delText xml:space="preserve">.</w:delText>
        </w:r>
      </w:del>
    </w:p>
    <w:p>
      <w:pPr>
        <w:pStyle w:val="BodyText"/>
      </w:pPr>
      <w:del w:id="966" w:author="PR Preview" w:date="2026-01-01T00:00:00Z">
        <w:r>
          <w:delText xml:space="preserve">When every</w:delText>
        </w:r>
      </w:del>
      <w:del w:id="967" w:author="PR Preview" w:date="2026-01-01T00:00:00Z">
        <w:r>
          <w:delText xml:space="preserve"> </w:delText>
        </w:r>
      </w:del>
      <w:hyperlink w:anchor="def-folds">
        <w:del w:id="968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969" w:author="PR Preview" w:date="2026-01-01T00:00:00Z">
        <w:r>
          <w:delText xml:space="preserve"> </w:delText>
        </w:r>
      </w:del>
      <w:del w:id="970" w:author="PR Preview" w:date="2026-01-01T00:00:00Z">
        <w:r>
          <w:delText xml:space="preserve">has</w:delText>
        </w:r>
      </w:del>
      <w:del w:id="971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del w:id="972" w:author="PR Preview" w:date="2026-01-01T00:00:00Z">
        <w:r>
          <w:delText xml:space="preserve"> </w:delText>
        </w:r>
      </w:del>
      <w:del w:id="973" w:author="PR Preview" w:date="2026-01-01T00:00:00Z">
        <w:r>
          <w:delText xml:space="preserve">observations,</w:delText>
        </w:r>
      </w:del>
      <w:del w:id="97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975" w:author="PR Preview" w:date="2026-01-01T00:00:00Z">
        <w:r>
          <w:delText xml:space="preserve"> </w:delText>
        </w:r>
      </w:del>
      <w:del w:id="976" w:author="PR Preview" w:date="2026-01-01T00:00:00Z">
        <w:r>
          <w:delText xml:space="preserve">is also the average of the</w:delText>
        </w:r>
      </w:del>
      <w:del w:id="977" w:author="PR Preview" w:date="2026-01-01T00:00:00Z">
        <w:r>
          <w:delText xml:space="preserve"> </w:delText>
        </w:r>
      </w:del>
      <m:oMath>
        <m:r>
          <m:t>k</m:t>
        </m:r>
      </m:oMath>
      <w:del w:id="978" w:author="PR Preview" w:date="2026-01-01T00:00:00Z">
        <w:r>
          <w:delText xml:space="preserve"> </w:delText>
        </w:r>
      </w:del>
      <w:hyperlink w:anchor="def-fold-mse">
        <w:del w:id="979" w:author="PR Preview" w:date="2026-01-01T00:00:00Z">
          <w:r>
            <w:rPr>
              <w:rStyle w:val="Hyperlink"/>
            </w:rPr>
            <w:delText xml:space="preserve">fold sMSEs</w:delText>
          </w:r>
        </w:del>
      </w:hyperlink>
      <w:del w:id="98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del w:id="981" w:author="PR Preview" w:date="2026-01-01T00:00:00Z">
        <w:r>
          <w:delText xml:space="preserve">,</w:delText>
        </w:r>
      </w:del>
      <w:del w:id="982" w:author="PR Preview" w:date="2026-01-01T00:00:00Z">
        <w:r>
          <w:delText xml:space="preserve"> </w:delText>
        </w:r>
      </w:del>
      <w:del w:id="983" w:author="PR Preview" w:date="2026-01-01T00:00:00Z">
        <w:r>
          <w:delText xml:space="preserve">the form</w:delText>
        </w:r>
      </w:del>
      <w:del w:id="984" w:author="PR Preview" w:date="2026-01-01T00:00:00Z">
        <w:r>
          <w:delText xml:space="preserve"> </w:delText>
        </w:r>
      </w:del>
      <w:del w:id="985" w:author="PR Preview" w:date="2026-01-01T00:00:00Z">
        <w:r>
          <w:delText xml:space="preserve">James et al. (2021, sec. 5.1.3)</w:delText>
        </w:r>
      </w:del>
      <w:del w:id="986" w:author="PR Preview" w:date="2026-01-01T00:00:00Z">
        <w:r>
          <w:delText xml:space="preserve"> </w:delText>
        </w:r>
      </w:del>
      <w:del w:id="987" w:author="PR Preview" w:date="2026-01-01T00:00:00Z">
        <w:r>
          <w:delText xml:space="preserve">use.</w:delText>
        </w:r>
      </w:del>
    </w:p>
    <w:p>
      <w:pPr>
        <w:pStyle w:val="BodyText"/>
      </w:pPr>
      <w:del w:id="988" w:author="PR Preview" w:date="2026-01-01T00:00:00Z">
        <w:r>
          <w:rPr>
            <w:i/>
            <w:iCs/>
          </w:rPr>
          <w:delText xml:space="preserve">Remark 26</w:delText>
        </w:r>
      </w:del>
      <w:del w:id="989" w:author="PR Preview" w:date="2026-01-01T00:00:00Z">
        <w:r>
          <w:delText xml:space="preserve"> (Choosing the number of folds). </w:delText>
        </w:r>
      </w:del>
      <w:del w:id="990" w:author="PR Preview" w:date="2026-01-01T00:00:00Z">
        <w:r>
          <w:delText xml:space="preserve">The number of folds</w:delText>
        </w:r>
      </w:del>
      <w:del w:id="991" w:author="PR Preview" w:date="2026-01-01T00:00:00Z">
        <w:r>
          <w:delText xml:space="preserve"> </w:delText>
        </w:r>
      </w:del>
      <m:oMath>
        <m:r>
          <m:t>k</m:t>
        </m:r>
      </m:oMath>
      <w:del w:id="992" w:author="PR Preview" w:date="2026-01-01T00:00:00Z">
        <w:r>
          <w:delText xml:space="preserve"> </w:delText>
        </w:r>
      </w:del>
      <w:del w:id="993" w:author="PR Preview" w:date="2026-01-01T00:00:00Z">
        <w:r>
          <w:delText xml:space="preserve">trades bias against variance</w:delText>
        </w:r>
      </w:del>
      <w:del w:id="994" w:author="PR Preview" w:date="2026-01-01T00:00:00Z">
        <w:r>
          <w:delText xml:space="preserve"> </w:delText>
        </w:r>
      </w:del>
      <w:del w:id="995" w:author="PR Preview" w:date="2026-01-01T00:00:00Z">
        <w:r>
          <w:delText xml:space="preserve">in the cross-validation estimate itself</w:delText>
        </w:r>
      </w:del>
      <w:del w:id="996" w:author="PR Preview" w:date="2026-01-01T00:00:00Z">
        <w:r>
          <w:delText xml:space="preserve"> </w:delText>
        </w:r>
      </w:del>
      <w:del w:id="997" w:author="PR Preview" w:date="2026-01-01T00:00:00Z">
        <w:r>
          <w:delText xml:space="preserve">(James et al. 2021, sec. 5.1.4)</w:delText>
        </w:r>
      </w:del>
      <w:del w:id="998" w:author="PR Preview" w:date="2026-01-01T00:00:00Z">
        <w:r>
          <w:delText xml:space="preserve">:</w:delText>
        </w:r>
      </w:del>
    </w:p>
    <w:p>
      <w:pPr>
        <w:pStyle w:val="FirstParagraph"/>
      </w:pPr>
      <w:ins w:id="999" w:author="PR Preview" w:date="2026-01-01T00:00:00Z">
        <w:r>
          <w:rPr>
            <w:i/>
            <w:iCs/>
          </w:rPr>
          <w:t xml:space="preserve">Remark 24</w:t>
        </w:r>
      </w:ins>
      <w:ins w:id="1000" w:author="PR Preview" w:date="2026-01-01T00:00:00Z">
        <w:r>
          <w:t xml:space="preserve"> (Source: Fold mean squared error). </w:t>
        </w:r>
      </w:ins>
      <w:ins w:id="1001" w:author="PR Preview" w:date="2026-01-01T00:00:00Z">
        <w:r>
          <w:t xml:space="preserve">James et al. [5, Sec. 5.1.3]</w:t>
        </w:r>
      </w:ins>
      <w:ins w:id="1002" w:author="PR Preview" w:date="2026-01-01T00:00:00Z">
        <w:r>
          <w:t xml:space="preserve">, who write the fold mean squared errors as</w:t>
        </w:r>
      </w:ins>
      <w:ins w:id="1003" w:author="PR Preview" w:date="2026-01-01T00:00:00Z">
        <w:r>
          <w:t xml:space="preserve"> </w:t>
        </w:r>
      </w:ins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ins w:id="1004" w:author="PR Preview" w:date="2026-01-01T00:00:00Z">
        <w:r>
          <w:t xml:space="preserve">.</w:t>
        </w:r>
      </w:ins>
    </w:p>
    <w:bookmarkEnd w:id="237"/>
    <w:bookmarkStart w:id="238" w:name="rem-cv-estimate"/>
    <w:p>
      <w:pPr>
        <w:pStyle w:val="BodyText"/>
      </w:pPr>
      <w:ins w:id="1005" w:author="PR Preview" w:date="2026-01-01T00:00:00Z">
        <w:r>
          <w:rPr>
            <w:i/>
            <w:iCs/>
          </w:rPr>
          <w:t xml:space="preserve">Remark 25</w:t>
        </w:r>
      </w:ins>
      <w:ins w:id="1006" w:author="PR Preview" w:date="2026-01-01T00:00:00Z">
        <w:r>
          <w:t xml:space="preserve"> (What the cross-validation estimate estimates). </w:t>
        </w:r>
      </w:ins>
      <w:ins w:id="1007" w:author="PR Preview" w:date="2026-01-01T00:00:00Z">
        <w:r>
          <w:t xml:space="preserve">Each prediction in</w:t>
        </w:r>
      </w:ins>
      <w:ins w:id="1008" w:author="PR Preview" w:date="2026-01-01T00:00:00Z">
        <w:r>
          <w:t xml:space="preserve"> </w:t>
        </w:r>
      </w:ins>
      <w:hyperlink w:anchor="eq-cv-estimate">
        <w:ins w:id="1009" w:author="PR Preview" w:date="2026-01-01T00:00:00Z">
          <w:r>
            <w:rPr>
              <w:rStyle w:val="Hyperlink"/>
            </w:rPr>
            <w:t xml:space="preserve">Equation 46</w:t>
          </w:r>
        </w:ins>
      </w:hyperlink>
      <w:ins w:id="1010" w:author="PR Preview" w:date="2026-01-01T00:00:00Z">
        <w:r>
          <w:t xml:space="preserve"> </w:t>
        </w:r>
      </w:ins>
      <w:ins w:id="1011" w:author="PR Preview" w:date="2026-01-01T00:00:00Z">
        <w:r>
          <w:t xml:space="preserve">comes from a rule</w:t>
        </w:r>
      </w:ins>
      <w:ins w:id="1012" w:author="PR Preview" w:date="2026-01-01T00:00:00Z">
        <w:r>
          <w:t xml:space="preserve"> </w:t>
        </w:r>
      </w:ins>
      <w:ins w:id="1013" w:author="PR Preview" w:date="2026-01-01T00:00:00Z">
        <w:r>
          <w:t xml:space="preserve">that did not see the observation it predicts,</w:t>
        </w:r>
      </w:ins>
      <w:ins w:id="1014" w:author="PR Preview" w:date="2026-01-01T00:00:00Z">
        <w:r>
          <w:t xml:space="preserve"> </w:t>
        </w:r>
      </w:ins>
      <w:ins w:id="1015" w:author="PR Preview" w:date="2026-01-01T00:00:00Z">
        <w:r>
          <w:t xml:space="preserve">so each squared error is scored as in</w:t>
        </w:r>
      </w:ins>
      <w:ins w:id="1016" w:author="PR Preview" w:date="2026-01-01T00:00:00Z">
        <w:r>
          <w:t xml:space="preserve"> </w:t>
        </w:r>
      </w:ins>
      <w:hyperlink w:anchor="thm-held-out-unbiased">
        <w:ins w:id="1017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018" w:author="PR Preview" w:date="2026-01-01T00:00:00Z">
        <w:r>
          <w:t xml:space="preserve">.</w:t>
        </w:r>
      </w:ins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But the rule for fold</w:t>
        </w:r>
      </w:ins>
      <w:ins w:id="102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1022" w:author="PR Preview" w:date="2026-01-01T00:00:00Z">
        <w:r>
          <w:t xml:space="preserve"> </w:t>
        </w:r>
      </w:ins>
      <w:ins w:id="1023" w:author="PR Preview" w:date="2026-01-01T00:00:00Z">
        <w:r>
          <w:t xml:space="preserve">was fitted to</w:t>
        </w:r>
      </w:ins>
      <w:ins w:id="102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1025" w:author="PR Preview" w:date="2026-01-01T00:00:00Z">
        <w:r>
          <w:t xml:space="preserve"> </w:t>
        </w:r>
      </w:ins>
      <w:ins w:id="1026" w:author="PR Preview" w:date="2026-01-01T00:00:00Z">
        <w:r>
          <w:t xml:space="preserve">observations,</w:t>
        </w:r>
      </w:ins>
      <w:ins w:id="1027" w:author="PR Preview" w:date="2026-01-01T00:00:00Z">
        <w:r>
          <w:t xml:space="preserve"> </w:t>
        </w:r>
      </w:ins>
      <w:ins w:id="1028" w:author="PR Preview" w:date="2026-01-01T00:00:00Z">
        <w:r>
          <w:t xml:space="preserve">not</w:t>
        </w:r>
      </w:ins>
      <w:ins w:id="1029" w:author="PR Preview" w:date="2026-01-01T00:00:00Z">
        <w:r>
          <w:t xml:space="preserve"> </w:t>
        </w:r>
      </w:ins>
      <m:oMath>
        <m:r>
          <m:t>n</m:t>
        </m:r>
      </m:oMath>
      <w:ins w:id="1030" w:author="PR Preview" w:date="2026-01-01T00:00:00Z">
        <w:r>
          <w:t xml:space="preserve">,</w:t>
        </w:r>
      </w:ins>
      <w:ins w:id="1031" w:author="PR Preview" w:date="2026-01-01T00:00:00Z">
        <w:r>
          <w:t xml:space="preserve"> </w:t>
        </w:r>
      </w:ins>
      <w:ins w:id="1032" w:author="PR Preview" w:date="2026-01-01T00:00:00Z">
        <w:r>
          <w:t xml:space="preserve">and the</w:t>
        </w:r>
      </w:ins>
      <w:ins w:id="1033" w:author="PR Preview" w:date="2026-01-01T00:00:00Z">
        <w:r>
          <w:t xml:space="preserve"> </w:t>
        </w:r>
      </w:ins>
      <m:oMath>
        <m:r>
          <m:t>k</m:t>
        </m:r>
      </m:oMath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rules differ from one another and from the rule fitted to all</w:t>
        </w:r>
      </w:ins>
      <w:ins w:id="1036" w:author="PR Preview" w:date="2026-01-01T00:00:00Z">
        <w:r>
          <w:t xml:space="preserve"> </w:t>
        </w:r>
      </w:ins>
      <m:oMath>
        <m:r>
          <m:t>n</m:t>
        </m:r>
      </m:oMath>
      <w:ins w:id="1037" w:author="PR Preview" w:date="2026-01-01T00:00:00Z">
        <w:r>
          <w:t xml:space="preserve">.</w:t>
        </w:r>
      </w:ins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So</w:t>
        </w:r>
      </w:ins>
      <w:ins w:id="1040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estimates the</w:t>
        </w:r>
      </w:ins>
      <w:ins w:id="1043" w:author="PR Preview" w:date="2026-01-01T00:00:00Z">
        <w:r>
          <w:t xml:space="preserve"> </w:t>
        </w:r>
      </w:ins>
      <w:hyperlink w:anchor="def-expected-generalization-error">
        <w:ins w:id="1044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1045" w:author="PR Preview" w:date="2026-01-01T00:00:00Z">
        <w:r>
          <w:t xml:space="preserve"> </w:t>
        </w:r>
      </w:ins>
      <w:ins w:id="1046" w:author="PR Preview" w:date="2026-01-01T00:00:00Z">
        <w:r>
          <w:t xml:space="preserve">of the fitting</w:t>
        </w:r>
      </w:ins>
      <w:ins w:id="1047" w:author="PR Preview" w:date="2026-01-01T00:00:00Z">
        <w:r>
          <w:t xml:space="preserve"> </w:t>
        </w:r>
      </w:ins>
      <w:ins w:id="1048" w:author="PR Preview" w:date="2026-01-01T00:00:00Z">
        <w:r>
          <w:rPr>
            <w:i/>
            <w:iCs/>
          </w:rPr>
          <w:t xml:space="preserve">procedure</w:t>
        </w:r>
      </w:ins>
      <w:ins w:id="1049" w:author="PR Preview" w:date="2026-01-01T00:00:00Z">
        <w:r>
          <w:t xml:space="preserve"> </w:t>
        </w:r>
      </w:ins>
      <m:oMath>
        <m:r>
          <m:t>g</m:t>
        </m:r>
      </m:oMath>
      <w:ins w:id="1050" w:author="PR Preview" w:date="2026-01-01T00:00:00Z">
        <w:r>
          <w:t xml:space="preserve"> </w:t>
        </w:r>
      </w:ins>
      <w:ins w:id="1051" w:author="PR Preview" w:date="2026-01-01T00:00:00Z">
        <w:r>
          <w:t xml:space="preserve">at the smaller training-set sizes</w:t>
        </w:r>
      </w:ins>
      <w:ins w:id="105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1053" w:author="PR Preview" w:date="2026-01-01T00:00:00Z">
        <w:r>
          <w:t xml:space="preserve">,</w:t>
        </w:r>
      </w:ins>
      <w:ins w:id="1054" w:author="PR Preview" w:date="2026-01-01T00:00:00Z">
        <w:r>
          <w:t xml:space="preserve"> </w:t>
        </w:r>
      </w:ins>
      <w:ins w:id="1055" w:author="PR Preview" w:date="2026-01-01T00:00:00Z">
        <w:r>
          <w:t xml:space="preserve">which is</w:t>
        </w:r>
      </w:ins>
      <w:ins w:id="1056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ins w:id="1057" w:author="PR Preview" w:date="2026-01-01T00:00:00Z">
        <w:r>
          <w:t xml:space="preserve"> </w:t>
        </w:r>
      </w:ins>
      <w:ins w:id="1058" w:author="PR Preview" w:date="2026-01-01T00:00:00Z">
        <w:r>
          <w:t xml:space="preserve">when every fold has</w:t>
        </w:r>
      </w:ins>
      <w:ins w:id="105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/</m:t>
        </m:r>
        <m:r>
          <m:t>k</m:t>
        </m:r>
      </m:oMath>
      <w:ins w:id="1060" w:author="PR Preview" w:date="2026-01-01T00:00:00Z">
        <w:r>
          <w:t xml:space="preserve"> </w:t>
        </w:r>
      </w:ins>
      <w:ins w:id="1061" w:author="PR Preview" w:date="2026-01-01T00:00:00Z">
        <w:r>
          <w:t xml:space="preserve">observations,</w:t>
        </w:r>
      </w:ins>
      <w:ins w:id="1062" w:author="PR Preview" w:date="2026-01-01T00:00:00Z">
        <w:r>
          <w:t xml:space="preserve"> </w:t>
        </w:r>
      </w:ins>
      <w:ins w:id="1063" w:author="PR Preview" w:date="2026-01-01T00:00:00Z">
        <w:r>
          <w:t xml:space="preserve">rather than</w:t>
        </w:r>
      </w:ins>
      <w:ins w:id="106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065" w:author="PR Preview" w:date="2026-01-01T00:00:00Z">
        <w:r>
          <w:t xml:space="preserve"> </w:t>
        </w:r>
      </w:ins>
      <w:ins w:id="1066" w:author="PR Preview" w:date="2026-01-01T00:00:00Z">
        <w:r>
          <w:t xml:space="preserve">for the one rule fitted to all the data</w:t>
        </w:r>
      </w:ins>
      <w:ins w:id="1067" w:author="PR Preview" w:date="2026-01-01T00:00:00Z">
        <w:r>
          <w:t xml:space="preserve"> </w:t>
        </w:r>
      </w:ins>
      <w:ins w:id="1068" w:author="PR Preview" w:date="2026-01-01T00:00:00Z">
        <w:r>
          <w:t xml:space="preserve">[3, Sec. 7.12]</w:t>
        </w:r>
      </w:ins>
      <w:ins w:id="1069" w:author="PR Preview" w:date="2026-01-01T00:00:00Z">
        <w:r>
          <w:t xml:space="preserve">.</w:t>
        </w:r>
      </w:ins>
    </w:p>
    <w:p>
      <w:pPr>
        <w:pStyle w:val="BodyText"/>
      </w:pPr>
      <w:ins w:id="1070" w:author="PR Preview" w:date="2026-01-01T00:00:00Z">
        <w:r>
          <w:t xml:space="preserve">When every</w:t>
        </w:r>
      </w:ins>
      <w:ins w:id="1071" w:author="PR Preview" w:date="2026-01-01T00:00:00Z">
        <w:r>
          <w:t xml:space="preserve"> </w:t>
        </w:r>
      </w:ins>
      <w:hyperlink w:anchor="def-folds">
        <w:ins w:id="1072" w:author="PR Preview" w:date="2026-01-01T00:00:00Z">
          <w:r>
            <w:rPr>
              <w:rStyle w:val="Hyperlink"/>
            </w:rPr>
            <w:t xml:space="preserve">fold</w:t>
          </w:r>
        </w:ins>
      </w:hyperlink>
      <w:ins w:id="1073" w:author="PR Preview" w:date="2026-01-01T00:00:00Z">
        <w:r>
          <w:t xml:space="preserve"> </w:t>
        </w:r>
      </w:ins>
      <w:ins w:id="1074" w:author="PR Preview" w:date="2026-01-01T00:00:00Z">
        <w:r>
          <w:t xml:space="preserve">has</w:t>
        </w:r>
      </w:ins>
      <w:ins w:id="1075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observations,</w:t>
        </w:r>
      </w:ins>
      <w:ins w:id="107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is also the average of the</w:t>
        </w:r>
      </w:ins>
      <w:ins w:id="1081" w:author="PR Preview" w:date="2026-01-01T00:00:00Z">
        <w:r>
          <w:t xml:space="preserve"> </w:t>
        </w:r>
      </w:ins>
      <m:oMath>
        <m:r>
          <m:t>k</m:t>
        </m:r>
      </m:oMath>
      <w:ins w:id="1082" w:author="PR Preview" w:date="2026-01-01T00:00:00Z">
        <w:r>
          <w:t xml:space="preserve"> </w:t>
        </w:r>
      </w:ins>
      <w:hyperlink w:anchor="def-fold-mse">
        <w:ins w:id="1083" w:author="PR Preview" w:date="2026-01-01T00:00:00Z">
          <w:r>
            <w:rPr>
              <w:rStyle w:val="Hyperlink"/>
            </w:rPr>
            <w:t xml:space="preserve">fold sMSEs</w:t>
          </w:r>
        </w:ins>
      </w:hyperlink>
      <w:ins w:id="108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ins w:id="1085" w:author="PR Preview" w:date="2026-01-01T00:00:00Z">
        <w:r>
          <w:t xml:space="preserve">,</w:t>
        </w:r>
      </w:ins>
      <w:ins w:id="1086" w:author="PR Preview" w:date="2026-01-01T00:00:00Z">
        <w:r>
          <w:t xml:space="preserve"> </w:t>
        </w:r>
      </w:ins>
      <w:ins w:id="1087" w:author="PR Preview" w:date="2026-01-01T00:00:00Z">
        <w:r>
          <w:t xml:space="preserve">the form</w:t>
        </w:r>
      </w:ins>
      <w:ins w:id="1088" w:author="PR Preview" w:date="2026-01-01T00:00:00Z">
        <w:r>
          <w:t xml:space="preserve"> </w:t>
        </w:r>
      </w:ins>
      <w:ins w:id="1089" w:author="PR Preview" w:date="2026-01-01T00:00:00Z">
        <w:r>
          <w:t xml:space="preserve">James et al. [5, Sec. 5.1.3]</w:t>
        </w:r>
      </w:ins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use.</w:t>
        </w:r>
      </w:ins>
    </w:p>
    <w:bookmarkEnd w:id="238"/>
    <w:bookmarkStart w:id="239" w:name="rem-choosing-k"/>
    <w:p>
      <w:pPr>
        <w:pStyle w:val="BodyText"/>
      </w:pPr>
      <w:ins w:id="1092" w:author="PR Preview" w:date="2026-01-01T00:00:00Z">
        <w:r>
          <w:rPr>
            <w:i/>
            <w:iCs/>
          </w:rPr>
          <w:t xml:space="preserve">Remark 26</w:t>
        </w:r>
      </w:ins>
      <w:ins w:id="1093" w:author="PR Preview" w:date="2026-01-01T00:00:00Z">
        <w:r>
          <w:t xml:space="preserve"> (Choosing the number of folds). </w:t>
        </w:r>
      </w:ins>
      <w:ins w:id="1094" w:author="PR Preview" w:date="2026-01-01T00:00:00Z">
        <w:r>
          <w:t xml:space="preserve">The number of folds</w:t>
        </w:r>
      </w:ins>
      <w:ins w:id="1095" w:author="PR Preview" w:date="2026-01-01T00:00:00Z">
        <w:r>
          <w:t xml:space="preserve"> </w:t>
        </w:r>
      </w:ins>
      <m:oMath>
        <m:r>
          <m:t>k</m:t>
        </m:r>
      </m:oMath>
      <w:ins w:id="1096" w:author="PR Preview" w:date="2026-01-01T00:00:00Z">
        <w:r>
          <w:t xml:space="preserve"> </w:t>
        </w:r>
      </w:ins>
      <w:ins w:id="1097" w:author="PR Preview" w:date="2026-01-01T00:00:00Z">
        <w:r>
          <w:t xml:space="preserve">trades bias against variance</w:t>
        </w:r>
      </w:ins>
      <w:ins w:id="1098" w:author="PR Preview" w:date="2026-01-01T00:00:00Z">
        <w:r>
          <w:t xml:space="preserve"> </w:t>
        </w:r>
      </w:ins>
      <w:ins w:id="1099" w:author="PR Preview" w:date="2026-01-01T00:00:00Z">
        <w:r>
          <w:t xml:space="preserve">in the cross-validation estimate itself</w:t>
        </w:r>
      </w:ins>
      <w:ins w:id="1100" w:author="PR Preview" w:date="2026-01-01T00:00:00Z">
        <w:r>
          <w:t xml:space="preserve"> </w:t>
        </w:r>
      </w:ins>
      <w:ins w:id="1101" w:author="PR Preview" w:date="2026-01-01T00:00:00Z">
        <w:r>
          <w:t xml:space="preserve">[5, Sec. 5.1.4]</w:t>
        </w:r>
      </w:ins>
      <w:ins w:id="1102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39"/>
    <w:bookmarkStart w:id="244" w:name="exm-kfold-simulated"/>
    <w:p>
      <w:pPr>
        <w:pStyle w:val="BodyText"/>
      </w:pPr>
      <w:r>
        <w:rPr>
          <w:b/>
          <w:bCs/>
        </w:rPr>
        <w:t xml:space="preserve">Example 27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4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44"/>
    <w:bookmarkStart w:id="247" w:name="exm-kfold-mtcars"/>
    <w:p>
      <w:pPr>
        <w:pStyle w:val="BodyText"/>
      </w:pPr>
      <w:r>
        <w:rPr>
          <w:b/>
          <w:bCs/>
        </w:rPr>
        <w:t xml:space="preserve">Example 28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4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47"/>
    <w:bookmarkEnd w:id="248"/>
    <w:bookmarkStart w:id="276" w:name="sec-loocv"/>
    <w:p>
      <w:pPr>
        <w:pStyle w:val="Heading2"/>
      </w:pPr>
      <w:r>
        <w:t xml:space="preserve">7 Leave-one-out cross-validation</w:t>
      </w:r>
    </w:p>
    <w:bookmarkStart w:id="24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) differ?</w:t>
      </w:r>
    </w:p>
    <w:bookmarkEnd w:id="249"/>
    <w:bookmarkStart w:id="25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50"/>
    <w:bookmarkStart w:id="252" w:name="def-loocv"/>
    <w:p>
      <w:pPr>
        <w:pStyle w:val="FirstParagraph"/>
      </w:pPr>
      <w:r>
        <w:rPr>
          <w:b/>
          <w:bCs/>
        </w:rPr>
        <w:t xml:space="preserve">Definition 52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5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1"/>
    </w:p>
    <w:p>
      <w:pPr>
        <w:pStyle w:val="FirstParagraph"/>
      </w:pPr>
      <w:del w:id="1103" w:author="PR Preview" w:date="2026-01-01T00:00:00Z">
        <w:r>
          <w:delText xml:space="preserve">Source:</w:delText>
        </w:r>
      </w:del>
      <w:del w:id="1104" w:author="PR Preview" w:date="2026-01-01T00:00:00Z">
        <w:r>
          <w:delText xml:space="preserve"> </w:delText>
        </w:r>
      </w:del>
      <w:del w:id="1105" w:author="PR Preview" w:date="2026-01-01T00:00:00Z">
        <w:r>
          <w:delText xml:space="preserve">James et al. (2021, sec. 5.1.2)</w:delText>
        </w:r>
      </w:del>
      <w:del w:id="1106" w:author="PR Preview" w:date="2026-01-01T00:00:00Z">
        <w:r>
          <w:delText xml:space="preserve">;</w:delText>
        </w:r>
      </w:del>
      <w:del w:id="1107" w:author="PR Preview" w:date="2026-01-01T00:00:00Z">
        <w:r>
          <w:delText xml:space="preserve"> </w:delText>
        </w:r>
      </w:del>
      <w:del w:id="1108" w:author="PR Preview" w:date="2026-01-01T00:00:00Z">
        <w:r>
          <w:delText xml:space="preserve">Wikipedia contributors (2026b)</w:delText>
        </w:r>
      </w:del>
      <w:del w:id="1109" w:author="PR Preview" w:date="2026-01-01T00:00:00Z">
        <w:r>
          <w:delText xml:space="preserve">.</w:delText>
        </w:r>
      </w:del>
    </w:p>
    <w:p>
      <w:pPr>
        <w:pStyle w:val="FirstParagraph"/>
      </w:pPr>
      <w:ins w:id="1110" w:author="PR Preview" w:date="2026-01-01T00:00:00Z">
        <w:r>
          <w:t xml:space="preserve">Source:</w:t>
        </w:r>
      </w:ins>
      <w:ins w:id="1111" w:author="PR Preview" w:date="2026-01-01T00:00:00Z">
        <w:r>
          <w:t xml:space="preserve"> </w:t>
        </w:r>
      </w:ins>
      <w:ins w:id="1112" w:author="PR Preview" w:date="2026-01-01T00:00:00Z">
        <w:r>
          <w:t xml:space="preserve">James et al. [5, Sec. 5.1.2]</w:t>
        </w:r>
      </w:ins>
      <w:ins w:id="1113" w:author="PR Preview" w:date="2026-01-01T00:00:00Z">
        <w:r>
          <w:t xml:space="preserve">;</w:t>
        </w:r>
      </w:ins>
      <w:ins w:id="1114" w:author="PR Preview" w:date="2026-01-01T00:00:00Z">
        <w:r>
          <w:t xml:space="preserve"> </w:t>
        </w:r>
      </w:ins>
      <w:ins w:id="1115" w:author="PR Preview" w:date="2026-01-01T00:00:00Z">
        <w:r>
          <w:t xml:space="preserve">Wikipedia contributors [10]</w:t>
        </w:r>
      </w:ins>
      <w:ins w:id="1116" w:author="PR Preview" w:date="2026-01-01T00:00:00Z">
        <w:r>
          <w:t xml:space="preserve">.</w:t>
        </w:r>
      </w:ins>
    </w:p>
    <w:bookmarkEnd w:id="252"/>
    <w:bookmarkStart w:id="253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45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42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55" w:name="def-term-vector"/>
    <w:p>
      <w:pPr>
        <w:pStyle w:val="FirstParagraph"/>
      </w:pPr>
      <w:r>
        <w:rPr>
          <w:b/>
          <w:bCs/>
        </w:rPr>
        <w:t xml:space="preserve">Definition 53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54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\qquad(50)$$</w:t>
      </w:r>
      <w:bookmarkEnd w:id="254"/>
    </w:p>
    <w:bookmarkEnd w:id="255"/>
    <w:bookmarkStart w:id="257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56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57"/>
    <w:bookmarkStart w:id="259" w:name="def-cross-product-matrix"/>
    <w:p>
      <w:pPr>
        <w:pStyle w:val="BodyText"/>
      </w:pPr>
      <w:r>
        <w:rPr>
          <w:b/>
          <w:bCs/>
        </w:rPr>
        <w:t xml:space="preserve">Definition 54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58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\qquad(51)$$</w:t>
      </w:r>
      <w:bookmarkEnd w:id="258"/>
    </w:p>
    <w:bookmarkEnd w:id="259"/>
    <w:bookmarkStart w:id="261" w:name="rem-source-cross-product-matrix"/>
    <w:p>
      <w:pPr>
        <w:pStyle w:val="FirstParagraph"/>
      </w:pPr>
      <w:del w:id="1117" w:author="PR Preview" w:date="2026-01-01T00:00:00Z">
        <w:r>
          <w:rPr>
            <w:i/>
            <w:iCs/>
          </w:rPr>
          <w:delText xml:space="preserve">Remark 28</w:delText>
        </w:r>
      </w:del>
      <w:del w:id="1118" w:author="PR Preview" w:date="2026-01-01T00:00:00Z">
        <w:r>
          <w:delText xml:space="preserve"> (Source: Cross-product matrix (sum-of-squares and cross-products matrix)). </w:delText>
        </w:r>
      </w:del>
      <w:del w:id="1119" w:author="PR Preview" w:date="2026-01-01T00:00:00Z">
        <w:r>
          <w:delText xml:space="preserve">Also called a</w:delText>
        </w:r>
      </w:del>
      <w:del w:id="1120" w:author="PR Preview" w:date="2026-01-01T00:00:00Z">
        <w:r>
          <w:delText xml:space="preserve"> </w:delText>
        </w:r>
      </w:del>
      <w:del w:id="1121" w:author="PR Preview" w:date="2026-01-01T00:00:00Z">
        <w:r>
          <w:rPr>
            <w:b/>
            <w:bCs/>
          </w:rPr>
          <w:delText xml:space="preserve">sum-of-squares and cross-products matrix</w:delText>
        </w:r>
      </w:del>
      <w:del w:id="1122" w:author="PR Preview" w:date="2026-01-01T00:00:00Z">
        <w:r>
          <w:delText xml:space="preserve"> </w:delText>
        </w:r>
      </w:del>
      <w:del w:id="1123" w:author="PR Preview" w:date="2026-01-01T00:00:00Z">
        <w:r>
          <w:delText xml:space="preserve">(Sanchez 2020, chap. </w:delText>
        </w:r>
      </w:del>
      <w:del w:id="1124" w:author="PR Preview" w:date="2026-01-01T00:00:00Z">
        <w:r>
          <w:delText xml:space="preserve">“Matrix Cross-Products”</w:delText>
        </w:r>
      </w:del>
      <w:del w:id="1125" w:author="PR Preview" w:date="2026-01-01T00:00:00Z">
        <w:r>
          <w:delText xml:space="preserve">)</w:delText>
        </w:r>
      </w:del>
      <w:del w:id="1126" w:author="PR Preview" w:date="2026-01-01T00:00:00Z">
        <w:r>
          <w:delText xml:space="preserve"> </w:delText>
        </w:r>
      </w:del>
      <w:del w:id="1127" w:author="PR Preview" w:date="2026-01-01T00:00:00Z">
        <w:r>
          <w:delText xml:space="preserve">(see</w:delText>
        </w:r>
      </w:del>
      <w:del w:id="1128" w:author="PR Preview" w:date="2026-01-01T00:00:00Z">
        <w:r>
          <w:delText xml:space="preserve"> </w:delText>
        </w:r>
      </w:del>
      <w:hyperlink r:id="rId260">
        <w:del w:id="1129" w:author="PR Preview" w:date="2026-01-01T00:00:00Z">
          <w:r>
            <w:rPr>
              <w:rStyle w:val="Hyperlink"/>
            </w:rPr>
            <w:delText xml:space="preserve">the chapter online</w:delText>
          </w:r>
        </w:del>
      </w:hyperlink>
      <w:del w:id="1130" w:author="PR Preview" w:date="2026-01-01T00:00:00Z">
        <w:r>
          <w:delText xml:space="preserve">).</w:delText>
        </w:r>
      </w:del>
    </w:p>
    <w:p>
      <w:pPr>
        <w:pStyle w:val="FirstParagraph"/>
      </w:pPr>
      <w:ins w:id="1131" w:author="PR Preview" w:date="2026-01-01T00:00:00Z">
        <w:r>
          <w:rPr>
            <w:i/>
            <w:iCs/>
          </w:rPr>
          <w:t xml:space="preserve">Remark 28</w:t>
        </w:r>
      </w:ins>
      <w:ins w:id="1132" w:author="PR Preview" w:date="2026-01-01T00:00:00Z">
        <w:r>
          <w:t xml:space="preserve"> (Source: Cross-product matrix (sum-of-squares and cross-products matrix)). </w:t>
        </w:r>
      </w:ins>
      <w:ins w:id="1133" w:author="PR Preview" w:date="2026-01-01T00:00:00Z">
        <w:r>
          <w:t xml:space="preserve">Also called a</w:t>
        </w:r>
      </w:ins>
      <w:ins w:id="1134" w:author="PR Preview" w:date="2026-01-01T00:00:00Z">
        <w:r>
          <w:t xml:space="preserve"> </w:t>
        </w:r>
      </w:ins>
      <w:ins w:id="1135" w:author="PR Preview" w:date="2026-01-01T00:00:00Z">
        <w:r>
          <w:rPr>
            <w:b/>
            <w:bCs/>
          </w:rPr>
          <w:t xml:space="preserve">sum-of-squares and cross-products matrix</w:t>
        </w:r>
      </w:ins>
      <w:ins w:id="1136" w:author="PR Preview" w:date="2026-01-01T00:00:00Z">
        <w:r>
          <w:t xml:space="preserve"> </w:t>
        </w:r>
      </w:ins>
      <w:ins w:id="1137" w:author="PR Preview" w:date="2026-01-01T00:00:00Z">
        <w:r>
          <w:t xml:space="preserve">[11], chap. </w:t>
        </w:r>
      </w:ins>
      <w:ins w:id="1138" w:author="PR Preview" w:date="2026-01-01T00:00:00Z">
        <w:r>
          <w:t xml:space="preserve">“Matrix Cross-Products”</w:t>
        </w:r>
      </w:ins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(see</w:t>
        </w:r>
      </w:ins>
      <w:ins w:id="1141" w:author="PR Preview" w:date="2026-01-01T00:00:00Z">
        <w:r>
          <w:t xml:space="preserve"> </w:t>
        </w:r>
      </w:ins>
      <w:hyperlink r:id="rId260">
        <w:ins w:id="1142" w:author="PR Preview" w:date="2026-01-01T00:00:00Z">
          <w:r>
            <w:rPr>
              <w:rStyle w:val="Hyperlink"/>
            </w:rPr>
            <w:t xml:space="preserve">the chapter online</w:t>
          </w:r>
        </w:ins>
      </w:hyperlink>
      <w:ins w:id="1143" w:author="PR Preview" w:date="2026-01-01T00:00:00Z">
        <w:r>
          <w:t xml:space="preserve">).</w:t>
        </w:r>
      </w:ins>
    </w:p>
    <w:bookmarkEnd w:id="261"/>
    <w:bookmarkStart w:id="264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60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64"/>
    <w:bookmarkStart w:id="267" w:name="def-leverage"/>
    <w:p>
      <w:pPr>
        <w:pStyle w:val="BodyText"/>
      </w:pPr>
      <w:r>
        <w:rPr>
          <w:b/>
          <w:bCs/>
        </w:rPr>
        <w:t xml:space="preserve">Definition 55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6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66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\qquad(52)$$</w:t>
      </w:r>
      <w:bookmarkEnd w:id="266"/>
    </w:p>
    <w:p>
      <w:pPr>
        <w:pStyle w:val="FirstParagraph"/>
      </w:pPr>
      <w:del w:id="1144" w:author="PR Preview" w:date="2026-01-01T00:00:00Z">
        <w:r>
          <w:delText xml:space="preserve">Source:</w:delText>
        </w:r>
      </w:del>
      <w:del w:id="1145" w:author="PR Preview" w:date="2026-01-01T00:00:00Z">
        <w:r>
          <w:delText xml:space="preserve"> </w:delText>
        </w:r>
      </w:del>
      <w:del w:id="1146" w:author="PR Preview" w:date="2026-01-01T00:00:00Z">
        <w:r>
          <w:delText xml:space="preserve">Wikipedia contributors (2026e)</w:delText>
        </w:r>
      </w:del>
      <w:del w:id="1147" w:author="PR Preview" w:date="2026-01-01T00:00:00Z">
        <w:r>
          <w:delText xml:space="preserve">.</w:delText>
        </w:r>
      </w:del>
    </w:p>
    <w:p>
      <w:pPr>
        <w:pStyle w:val="BodyText"/>
      </w:pPr>
      <w:del w:id="1148" w:author="PR Preview" w:date="2026-01-01T00:00:00Z">
        <w:r>
          <w:rPr>
            <w:i/>
            <w:iCs/>
          </w:rPr>
          <w:delText xml:space="preserve">Remark 30</w:delText>
        </w:r>
      </w:del>
      <w:del w:id="1149" w:author="PR Preview" w:date="2026-01-01T00:00:00Z">
        <w:r>
          <w:delText xml:space="preserve"> (Source: Leverage). </w:delText>
        </w:r>
      </w:del>
      <w:del w:id="1150" w:author="PR Preview" w:date="2026-01-01T00:00:00Z">
        <w:r>
          <w:delText xml:space="preserve">James et al. (2021, sec. 3.3.3)</w:delText>
        </w:r>
      </w:del>
      <w:del w:id="1151" w:author="PR Preview" w:date="2026-01-01T00:00:00Z">
        <w:r>
          <w:delText xml:space="preserve">,</w:delText>
        </w:r>
      </w:del>
      <w:del w:id="1152" w:author="PR Preview" w:date="2026-01-01T00:00:00Z">
        <w:r>
          <w:delText xml:space="preserve"> </w:delText>
        </w:r>
      </w:del>
      <w:del w:id="1153" w:author="PR Preview" w:date="2026-01-01T00:00:00Z">
        <w:r>
          <w:delText xml:space="preserve">written here with term vectors and the matrix</w:delText>
        </w:r>
      </w:del>
      <w:del w:id="1154" w:author="PR Preview" w:date="2026-01-01T00:00:00Z">
        <w:r>
          <w:delText xml:space="preserve"> </w:delText>
        </w:r>
      </w:del>
      <m:oMath>
        <m:r>
          <m:t>A</m:t>
        </m:r>
      </m:oMath>
      <w:del w:id="1155" w:author="PR Preview" w:date="2026-01-01T00:00:00Z">
        <w:r>
          <w:delText xml:space="preserve">,</w:delText>
        </w:r>
      </w:del>
      <w:del w:id="1156" w:author="PR Preview" w:date="2026-01-01T00:00:00Z">
        <w:r>
          <w:delText xml:space="preserve"> </w:delText>
        </w:r>
      </w:del>
      <w:del w:id="1157" w:author="PR Preview" w:date="2026-01-01T00:00:00Z">
        <w:r>
          <w:delText xml:space="preserve">as in</w:delText>
        </w:r>
      </w:del>
      <w:del w:id="1158" w:author="PR Preview" w:date="2026-01-01T00:00:00Z">
        <w:r>
          <w:delText xml:space="preserve"> </w:delText>
        </w:r>
      </w:del>
      <w:hyperlink r:id="rId268">
        <w:del w:id="1159" w:author="PR Preview" w:date="2026-01-01T00:00:00Z">
          <w:r>
            <w:rPr>
              <w:rStyle w:val="Hyperlink"/>
            </w:rPr>
            <w:delText xml:space="preserve">the vector form of the OLS estimates</w:delText>
          </w:r>
        </w:del>
      </w:hyperlink>
      <w:del w:id="1160" w:author="PR Preview" w:date="2026-01-01T00:00:00Z">
        <w:r>
          <w:delText xml:space="preserve">.</w:delText>
        </w:r>
      </w:del>
    </w:p>
    <w:p>
      <w:pPr>
        <w:pStyle w:val="FirstParagraph"/>
      </w:pPr>
      <w:ins w:id="1161" w:author="PR Preview" w:date="2026-01-01T00:00:00Z">
        <w:r>
          <w:t xml:space="preserve">Source:</w:t>
        </w:r>
      </w:ins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Wikipedia contributors [12]</w:t>
        </w:r>
      </w:ins>
      <w:ins w:id="1164" w:author="PR Preview" w:date="2026-01-01T00:00:00Z">
        <w:r>
          <w:t xml:space="preserve">.</w:t>
        </w:r>
      </w:ins>
    </w:p>
    <w:bookmarkEnd w:id="267"/>
    <w:bookmarkStart w:id="269" w:name="rem-source-leverage"/>
    <w:p>
      <w:pPr>
        <w:pStyle w:val="BodyText"/>
      </w:pPr>
      <w:ins w:id="1165" w:author="PR Preview" w:date="2026-01-01T00:00:00Z">
        <w:r>
          <w:rPr>
            <w:i/>
            <w:iCs/>
          </w:rPr>
          <w:t xml:space="preserve">Remark 30</w:t>
        </w:r>
      </w:ins>
      <w:ins w:id="1166" w:author="PR Preview" w:date="2026-01-01T00:00:00Z">
        <w:r>
          <w:t xml:space="preserve"> (Source: Leverage). </w:t>
        </w:r>
      </w:ins>
      <w:ins w:id="1167" w:author="PR Preview" w:date="2026-01-01T00:00:00Z">
        <w:r>
          <w:t xml:space="preserve">James et al. [5, Sec. 3.3.3]</w:t>
        </w:r>
      </w:ins>
      <w:ins w:id="1168" w:author="PR Preview" w:date="2026-01-01T00:00:00Z">
        <w:r>
          <w:t xml:space="preserve">,</w:t>
        </w:r>
      </w:ins>
      <w:ins w:id="1169" w:author="PR Preview" w:date="2026-01-01T00:00:00Z">
        <w:r>
          <w:t xml:space="preserve"> </w:t>
        </w:r>
      </w:ins>
      <w:ins w:id="1170" w:author="PR Preview" w:date="2026-01-01T00:00:00Z">
        <w:r>
          <w:t xml:space="preserve">written here with term vectors and the matrix</w:t>
        </w:r>
      </w:ins>
      <w:ins w:id="1171" w:author="PR Preview" w:date="2026-01-01T00:00:00Z">
        <w:r>
          <w:t xml:space="preserve"> </w:t>
        </w:r>
      </w:ins>
      <m:oMath>
        <m:r>
          <m:t>A</m:t>
        </m:r>
      </m:oMath>
      <w:ins w:id="1172" w:author="PR Preview" w:date="2026-01-01T00:00:00Z">
        <w:r>
          <w:t xml:space="preserve">,</w:t>
        </w:r>
      </w:ins>
      <w:ins w:id="1173" w:author="PR Preview" w:date="2026-01-01T00:00:00Z">
        <w:r>
          <w:t xml:space="preserve"> </w:t>
        </w:r>
      </w:ins>
      <w:ins w:id="1174" w:author="PR Preview" w:date="2026-01-01T00:00:00Z">
        <w:r>
          <w:t xml:space="preserve">as in</w:t>
        </w:r>
      </w:ins>
      <w:ins w:id="1175" w:author="PR Preview" w:date="2026-01-01T00:00:00Z">
        <w:r>
          <w:t xml:space="preserve"> </w:t>
        </w:r>
      </w:ins>
      <w:hyperlink r:id="rId268">
        <w:ins w:id="1176" w:author="PR Preview" w:date="2026-01-01T00:00:00Z">
          <w:r>
            <w:rPr>
              <w:rStyle w:val="Hyperlink"/>
            </w:rPr>
            <w:t xml:space="preserve">the vector form of the OLS estimates</w:t>
          </w:r>
        </w:ins>
      </w:hyperlink>
      <w:ins w:id="1177" w:author="PR Preview" w:date="2026-01-01T00:00:00Z">
        <w:r>
          <w:t xml:space="preserve">.</w:t>
        </w:r>
      </w:ins>
    </w:p>
    <w:bookmarkEnd w:id="269"/>
    <w:bookmarkStart w:id="272" w:name="thm-loocv-shortcut"/>
    <w:p>
      <w:pPr>
        <w:pStyle w:val="BodyText"/>
      </w:pPr>
      <w:r>
        <w:rPr>
          <w:b/>
          <w:bCs/>
        </w:rPr>
        <w:t xml:space="preserve">Theorem 6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65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70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71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71"/>
    </w:p>
    <w:bookmarkEnd w:id="2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73" w:name="rem-source-loocv-shortcut"/>
    <w:p>
      <w:pPr>
        <w:pStyle w:val="BodyText"/>
      </w:pPr>
      <w:del w:id="1178" w:author="PR Preview" w:date="2026-01-01T00:00:00Z">
        <w:r>
          <w:rPr>
            <w:i/>
            <w:iCs/>
          </w:rPr>
          <w:delText xml:space="preserve">Remark 31</w:delText>
        </w:r>
      </w:del>
      <w:del w:id="1179" w:author="PR Preview" w:date="2026-01-01T00:00:00Z">
        <w:r>
          <w:delText xml:space="preserve"> (Source: Leave-one-out cross-validation for least squares). </w:delText>
        </w:r>
      </w:del>
      <w:del w:id="1180" w:author="PR Preview" w:date="2026-01-01T00:00:00Z">
        <w:r>
          <w:delText xml:space="preserve">James et al. (2021, sec. 5.1.2)</w:delText>
        </w:r>
      </w:del>
      <w:del w:id="1181" w:author="PR Preview" w:date="2026-01-01T00:00:00Z">
        <w:r>
          <w:delText xml:space="preserve"> </w:delText>
        </w:r>
      </w:del>
      <w:del w:id="1182" w:author="PR Preview" w:date="2026-01-01T00:00:00Z">
        <w:r>
          <w:delText xml:space="preserve">states this formula for least squares linear or polynomial regression,</w:delText>
        </w:r>
      </w:del>
      <w:del w:id="1183" w:author="PR Preview" w:date="2026-01-01T00:00:00Z">
        <w:r>
          <w:delText xml:space="preserve"> </w:delText>
        </w:r>
      </w:del>
      <w:del w:id="1184" w:author="PR Preview" w:date="2026-01-01T00:00:00Z">
        <w:r>
          <w:delText xml:space="preserve">and</w:delText>
        </w:r>
      </w:del>
      <w:del w:id="1185" w:author="PR Preview" w:date="2026-01-01T00:00:00Z">
        <w:r>
          <w:delText xml:space="preserve"> </w:delText>
        </w:r>
      </w:del>
      <w:del w:id="1186" w:author="PR Preview" w:date="2026-01-01T00:00:00Z">
        <w:r>
          <w:delText xml:space="preserve">Hastie et al. (2009, sec. 7.10.1)</w:delText>
        </w:r>
      </w:del>
      <w:del w:id="1187" w:author="PR Preview" w:date="2026-01-01T00:00:00Z">
        <w:r>
          <w:delText xml:space="preserve"> </w:delText>
        </w:r>
      </w:del>
      <w:del w:id="1188" w:author="PR Preview" w:date="2026-01-01T00:00:00Z">
        <w:r>
          <w:delText xml:space="preserve">for many linear fitting methods.</w:delText>
        </w:r>
      </w:del>
    </w:p>
    <w:p>
      <w:pPr>
        <w:pStyle w:val="BodyText"/>
      </w:pPr>
      <w:ins w:id="1189" w:author="PR Preview" w:date="2026-01-01T00:00:00Z">
        <w:r>
          <w:rPr>
            <w:i/>
            <w:iCs/>
          </w:rPr>
          <w:t xml:space="preserve">Remark 31</w:t>
        </w:r>
      </w:ins>
      <w:ins w:id="1190" w:author="PR Preview" w:date="2026-01-01T00:00:00Z">
        <w:r>
          <w:t xml:space="preserve"> (Source: Leave-one-out cross-validation for least squares). </w:t>
        </w:r>
      </w:ins>
      <w:ins w:id="1191" w:author="PR Preview" w:date="2026-01-01T00:00:00Z">
        <w:r>
          <w:t xml:space="preserve">James et al. [5, Sec. 5.1.2]</w:t>
        </w:r>
      </w:ins>
      <w:ins w:id="1192" w:author="PR Preview" w:date="2026-01-01T00:00:00Z">
        <w:r>
          <w:t xml:space="preserve"> </w:t>
        </w:r>
      </w:ins>
      <w:ins w:id="1193" w:author="PR Preview" w:date="2026-01-01T00:00:00Z">
        <w:r>
          <w:t xml:space="preserve">states this formula for least squares linear or polynomial regression,</w:t>
        </w:r>
      </w:ins>
      <w:ins w:id="1194" w:author="PR Preview" w:date="2026-01-01T00:00:00Z">
        <w:r>
          <w:t xml:space="preserve"> </w:t>
        </w:r>
      </w:ins>
      <w:ins w:id="1195" w:author="PR Preview" w:date="2026-01-01T00:00:00Z">
        <w:r>
          <w:t xml:space="preserve">and</w:t>
        </w:r>
      </w:ins>
      <w:ins w:id="1196" w:author="PR Preview" w:date="2026-01-01T00:00:00Z">
        <w:r>
          <w:t xml:space="preserve"> </w:t>
        </w:r>
      </w:ins>
      <w:ins w:id="1197" w:author="PR Preview" w:date="2026-01-01T00:00:00Z">
        <w:r>
          <w:t xml:space="preserve">Hastie et al. [3, Sec. 7.10.1]</w:t>
        </w:r>
      </w:ins>
      <w:ins w:id="1198" w:author="PR Preview" w:date="2026-01-01T00:00:00Z">
        <w:r>
          <w:t xml:space="preserve"> </w:t>
        </w:r>
      </w:ins>
      <w:ins w:id="1199" w:author="PR Preview" w:date="2026-01-01T00:00:00Z">
        <w:r>
          <w:t xml:space="preserve">for many linear fitting methods.</w:t>
        </w:r>
      </w:ins>
    </w:p>
    <w:bookmarkEnd w:id="273"/>
    <w:bookmarkStart w:id="274" w:name="exm-loocv-shortcut"/>
    <w:p>
      <w:pPr>
        <w:pStyle w:val="BodyText"/>
      </w:pPr>
      <w:r>
        <w:rPr>
          <w:b/>
          <w:bCs/>
        </w:rPr>
        <w:t xml:space="preserve">Example 29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1200" w:author="PR Preview" w:date="2026-01-01T00:00:00Z">
        <w:r>
          <w:rPr>
            <w:rStyle w:val="NormalTok"/>
          </w:rPr>
          <w:delText xml:space="preserve">loocv_max_diff </w:delText>
        </w:r>
      </w:del>
      <w:del w:id="1201" w:author="PR Preview" w:date="2026-01-01T00:00:00Z">
        <w:r>
          <w:rPr>
            <w:rStyle w:val="OtherTok"/>
          </w:rPr>
          <w:delText xml:space="preserve">&lt;-</w:delText>
        </w:r>
      </w:del>
      <w:del w:id="1202" w:author="PR Preview" w:date="2026-01-01T00:00:00Z">
        <w:r>
          <w:rPr>
            <w:rStyle w:val="NormalTok"/>
          </w:rPr>
          <w:delText xml:space="preserve"> </w:delText>
        </w:r>
      </w:del>
      <w:del w:id="1203" w:author="PR Preview" w:date="2026-01-01T00:00:00Z">
        <w:r>
          <w:rPr>
            <w:rStyle w:val="FunctionTok"/>
          </w:rPr>
          <w:delText xml:space="preserve">max</w:delText>
        </w:r>
      </w:del>
      <w:del w:id="1204" w:author="PR Preview" w:date="2026-01-01T00:00:00Z">
        <w:r>
          <w:rPr>
            <w:rStyle w:val="NormalTok"/>
          </w:rPr>
          <w:delText xml:space="preserve">(</w:delText>
        </w:r>
      </w:del>
      <w:del w:id="1205" w:author="PR Preview" w:date="2026-01-01T00:00:00Z">
        <w:r>
          <w:rPr>
            <w:rStyle w:val="FunctionTok"/>
          </w:rPr>
          <w:delText xml:space="preserve">abs</w:delText>
        </w:r>
      </w:del>
      <w:del w:id="1206" w:author="PR Preview" w:date="2026-01-01T00:00:00Z">
        <w:r>
          <w:rPr>
            <w:rStyle w:val="NormalTok"/>
          </w:rPr>
          <w:delText xml:space="preserve">(mtcars_loocv</w:delText>
        </w:r>
      </w:del>
      <w:del w:id="1207" w:author="PR Preview" w:date="2026-01-01T00:00:00Z">
        <w:r>
          <w:rPr>
            <w:rStyle w:val="SpecialCharTok"/>
          </w:rPr>
          <w:delText xml:space="preserve">$</w:delText>
        </w:r>
      </w:del>
      <w:del w:id="1208" w:author="PR Preview" w:date="2026-01-01T00:00:00Z">
        <w:r>
          <w:rPr>
            <w:rStyle w:val="NormalTok"/>
          </w:rPr>
          <w:delText xml:space="preserve">refitting </w:delText>
        </w:r>
      </w:del>
      <w:del w:id="1209" w:author="PR Preview" w:date="2026-01-01T00:00:00Z">
        <w:r>
          <w:rPr>
            <w:rStyle w:val="SpecialCharTok"/>
          </w:rPr>
          <w:delText xml:space="preserve">-</w:delText>
        </w:r>
      </w:del>
      <w:del w:id="1210" w:author="PR Preview" w:date="2026-01-01T00:00:00Z">
        <w:r>
          <w:rPr>
            <w:rStyle w:val="NormalTok"/>
          </w:rPr>
          <w:delText xml:space="preserve"> mtcars_loocv</w:delText>
        </w:r>
      </w:del>
      <w:del w:id="1211" w:author="PR Preview" w:date="2026-01-01T00:00:00Z">
        <w:r>
          <w:rPr>
            <w:rStyle w:val="SpecialCharTok"/>
          </w:rPr>
          <w:delText xml:space="preserve">$</w:delText>
        </w:r>
      </w:del>
      <w:del w:id="1212" w:author="PR Preview" w:date="2026-01-01T00:00:00Z">
        <w:r>
          <w:rPr>
            <w:rStyle w:val="NormalTok"/>
          </w:rPr>
          <w:delText xml:space="preserve">formula))</w:delText>
        </w:r>
      </w:del>
      <w:del w:id="1213" w:author="PR Preview" w:date="2026-01-01T00:00:00Z">
        <w:r>
          <w:br/>
        </w:r>
      </w:del>
      <w:del w:id="1214" w:author="PR Preview" w:date="2026-01-01T00:00:00Z">
        <w:r>
          <w:rPr>
            <w:rStyle w:val="NormalTok"/>
          </w:rPr>
          <w:delText xml:space="preserve">mtcars_best_loocv </w:delText>
        </w:r>
      </w:del>
      <w:del w:id="1215" w:author="PR Preview" w:date="2026-01-01T00:00:00Z">
        <w:r>
          <w:rPr>
            <w:rStyle w:val="OtherTok"/>
          </w:rPr>
          <w:delText xml:space="preserve">&lt;-</w:delText>
        </w:r>
      </w:del>
      <w:del w:id="1216" w:author="PR Preview" w:date="2026-01-01T00:00:00Z">
        <w:r>
          <w:br/>
        </w:r>
      </w:del>
      <w:del w:id="1217" w:author="PR Preview" w:date="2026-01-01T00:00:00Z">
        <w:r>
          <w:rPr>
            <w:rStyle w:val="NormalTok"/>
          </w:rPr>
          <w:delText xml:space="preserve">  mtcars_loocv</w:delText>
        </w:r>
      </w:del>
      <w:del w:id="1218" w:author="PR Preview" w:date="2026-01-01T00:00:00Z">
        <w:r>
          <w:rPr>
            <w:rStyle w:val="SpecialCharTok"/>
          </w:rPr>
          <w:delText xml:space="preserve">$</w:delText>
        </w:r>
      </w:del>
      <w:del w:id="1219" w:author="PR Preview" w:date="2026-01-01T00:00:00Z">
        <w:r>
          <w:rPr>
            <w:rStyle w:val="NormalTok"/>
          </w:rPr>
          <w:delText xml:space="preserve">degree[</w:delText>
        </w:r>
      </w:del>
      <w:del w:id="1220" w:author="PR Preview" w:date="2026-01-01T00:00:00Z">
        <w:r>
          <w:rPr>
            <w:rStyle w:val="FunctionTok"/>
          </w:rPr>
          <w:delText xml:space="preserve">which.min</w:delText>
        </w:r>
      </w:del>
      <w:del w:id="1221" w:author="PR Preview" w:date="2026-01-01T00:00:00Z">
        <w:r>
          <w:rPr>
            <w:rStyle w:val="NormalTok"/>
          </w:rPr>
          <w:delText xml:space="preserve">(mtcars_loocv</w:delText>
        </w:r>
      </w:del>
      <w:del w:id="1222" w:author="PR Preview" w:date="2026-01-01T00:00:00Z">
        <w:r>
          <w:rPr>
            <w:rStyle w:val="SpecialCharTok"/>
          </w:rPr>
          <w:delText xml:space="preserve">$</w:delText>
        </w:r>
      </w:del>
      <w:del w:id="1223" w:author="PR Preview" w:date="2026-01-01T00:00:00Z">
        <w:r>
          <w:rPr>
            <w:rStyle w:val="NormalTok"/>
          </w:rPr>
          <w:delText xml:space="preserve">formula)]</w:delText>
        </w:r>
      </w:del>
      <w:del w:id="1224" w:author="PR Preview" w:date="2026-01-01T00:00:00Z">
        <w:r>
          <w:br/>
        </w:r>
      </w:del>
      <w:del w:id="1225" w:author="PR Preview" w:date="2026-01-01T00:00:00Z">
        <w:r>
          <w:rPr>
            <w:rStyle w:val="FunctionTok"/>
          </w:rPr>
          <w:delText xml:space="preserve">c</w:delText>
        </w:r>
      </w:del>
      <w:del w:id="1226" w:author="PR Preview" w:date="2026-01-01T00:00:00Z">
        <w:r>
          <w:rPr>
            <w:rStyle w:val="NormalTok"/>
          </w:rPr>
          <w:delText xml:space="preserve">(</w:delText>
        </w:r>
      </w:del>
      <w:del w:id="1227" w:author="PR Preview" w:date="2026-01-01T00:00:00Z">
        <w:r>
          <w:rPr>
            <w:rStyle w:val="AttributeTok"/>
          </w:rPr>
          <w:delText xml:space="preserve">max_difference =</w:delText>
        </w:r>
      </w:del>
      <w:del w:id="1228" w:author="PR Preview" w:date="2026-01-01T00:00:00Z">
        <w:r>
          <w:rPr>
            <w:rStyle w:val="NormalTok"/>
          </w:rPr>
          <w:delText xml:space="preserve"> loocv_max_diff, </w:delText>
        </w:r>
      </w:del>
      <w:del w:id="1229" w:author="PR Preview" w:date="2026-01-01T00:00:00Z">
        <w:r>
          <w:rPr>
            <w:rStyle w:val="AttributeTok"/>
          </w:rPr>
          <w:delText xml:space="preserve">best_degree =</w:delText>
        </w:r>
      </w:del>
      <w:del w:id="1230" w:author="PR Preview" w:date="2026-01-01T00:00:00Z">
        <w:r>
          <w:rPr>
            <w:rStyle w:val="NormalTok"/>
          </w:rPr>
          <w:delText xml:space="preserve"> mtcars_best_loocv)</w:delText>
        </w:r>
      </w:del>
      <w:del w:id="1231" w:author="PR Preview" w:date="2026-01-01T00:00:00Z">
        <w:r>
          <w:br/>
        </w:r>
      </w:del>
      <w:del w:id="1232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1233" w:author="PR Preview" w:date="2026-01-01T00:00:00Z">
        <w:r>
          <w:br/>
        </w:r>
      </w:del>
      <w:del w:id="1234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1235" w:author="PR Preview" w:date="2026-01-01T00:00:00Z">
        <w:r>
          <w:delText xml:space="preserve">The two columns differ by at most 8.9e-15,</w:delText>
        </w:r>
      </w:del>
      <w:del w:id="1236" w:author="PR Preview" w:date="2026-01-01T00:00:00Z">
        <w:r>
          <w:delText xml:space="preserve"> </w:delText>
        </w:r>
      </w:del>
      <w:del w:id="1237" w:author="PR Preview" w:date="2026-01-01T00:00:00Z">
        <w:r>
          <w:delText xml:space="preserve">which is rounding error.</w:delText>
        </w:r>
      </w:del>
      <w:del w:id="1238" w:author="PR Preview" w:date="2026-01-01T00:00:00Z">
        <w:r>
          <w:delText xml:space="preserve"> </w:delText>
        </w:r>
      </w:del>
      <w:del w:id="1239" w:author="PR Preview" w:date="2026-01-01T00:00:00Z">
        <w:r>
          <w:delText xml:space="preserve">The single-fit formula needs one fit per model instead of 32.</w:delText>
        </w:r>
      </w:del>
      <w:del w:id="1240" w:author="PR Preview" w:date="2026-01-01T00:00:00Z">
        <w:r>
          <w:delText xml:space="preserve"> </w:delText>
        </w:r>
      </w:del>
      <w:del w:id="1241" w:author="PR Preview" w:date="2026-01-01T00:00:00Z">
        <w:r>
          <w:delText xml:space="preserve">LOOCV picks degree 2,</w:delText>
        </w:r>
      </w:del>
      <w:del w:id="1242" w:author="PR Preview" w:date="2026-01-01T00:00:00Z">
        <w:r>
          <w:delText xml:space="preserve"> </w:delText>
        </w:r>
      </w:del>
      <w:del w:id="1243" w:author="PR Preview" w:date="2026-01-01T00:00:00Z">
        <w:r>
          <w:delText xml:space="preserve">and because LOOCV is not random (</w:delText>
        </w:r>
      </w:del>
      <w:hyperlink w:anchor="lem-loocv-not-random">
        <w:del w:id="1244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1245" w:author="PR Preview" w:date="2026-01-01T00:00:00Z">
        <w:r>
          <w:delText xml:space="preserve">),</w:delText>
        </w:r>
      </w:del>
      <w:del w:id="1246" w:author="PR Preview" w:date="2026-01-01T00:00:00Z">
        <w:r>
          <w:delText xml:space="preserve"> </w:delText>
        </w:r>
      </w:del>
      <w:del w:id="1247" w:author="PR Preview" w:date="2026-01-01T00:00:00Z">
        <w:r>
          <w:delText xml:space="preserve">rerunning it always gives the same choice.</w:delText>
        </w:r>
      </w:del>
    </w:p>
    <w:p>
      <w:pPr>
        <w:pStyle w:val="BodyText"/>
      </w:pPr>
      <w:del w:id="1248" w:author="PR Preview" w:date="2026-01-01T00:00:00Z">
        <w:r>
          <w:rPr>
            <w:i/>
            <w:iCs/>
          </w:rPr>
          <w:delText xml:space="preserve">Remark 32</w:delText>
        </w:r>
      </w:del>
      <w:del w:id="1249" w:author="PR Preview" w:date="2026-01-01T00:00:00Z">
        <w:r>
          <w:delText xml:space="preserve"> (When to use leave-one-out cross-validation). </w:delText>
        </w:r>
      </w:del>
      <w:del w:id="1250" w:author="PR Preview" w:date="2026-01-01T00:00:00Z">
        <w:r>
          <w:delText xml:space="preserve">LOOCV is the</w:delText>
        </w:r>
      </w:del>
      <w:del w:id="1251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1252" w:author="PR Preview" w:date="2026-01-01T00:00:00Z">
        <w:r>
          <w:delText xml:space="preserve"> </w:delText>
        </w:r>
      </w:del>
      <w:del w:id="1253" w:author="PR Preview" w:date="2026-01-01T00:00:00Z">
        <w:r>
          <w:delText xml:space="preserve">end of</w:delText>
        </w:r>
      </w:del>
      <w:del w:id="1254" w:author="PR Preview" w:date="2026-01-01T00:00:00Z">
        <w:r>
          <w:delText xml:space="preserve"> </w:delText>
        </w:r>
      </w:del>
      <w:hyperlink w:anchor="rem-choosing-k">
        <w:del w:id="1255" w:author="PR Preview" w:date="2026-01-01T00:00:00Z">
          <w:r>
            <w:rPr>
              <w:rStyle w:val="Hyperlink"/>
            </w:rPr>
            <w:delText xml:space="preserve">Remark 26</w:delText>
          </w:r>
        </w:del>
      </w:hyperlink>
      <w:del w:id="1256" w:author="PR Preview" w:date="2026-01-01T00:00:00Z">
        <w:r>
          <w:delText xml:space="preserve">.</w:delText>
        </w:r>
      </w:del>
      <w:del w:id="1257" w:author="PR Preview" w:date="2026-01-01T00:00:00Z">
        <w:r>
          <w:delText xml:space="preserve"> </w:delText>
        </w:r>
      </w:del>
      <w:del w:id="1258" w:author="PR Preview" w:date="2026-01-01T00:00:00Z">
        <w:r>
          <w:delText xml:space="preserve">By</w:delText>
        </w:r>
      </w:del>
      <w:del w:id="1259" w:author="PR Preview" w:date="2026-01-01T00:00:00Z">
        <w:r>
          <w:delText xml:space="preserve"> </w:delText>
        </w:r>
      </w:del>
      <w:hyperlink w:anchor="rem-cv-estimate">
        <w:del w:id="1260" w:author="PR Preview" w:date="2026-01-01T00:00:00Z">
          <w:r>
            <w:rPr>
              <w:rStyle w:val="Hyperlink"/>
            </w:rPr>
            <w:delText xml:space="preserve">Remark 25</w:delText>
          </w:r>
        </w:del>
      </w:hyperlink>
      <w:del w:id="1261" w:author="PR Preview" w:date="2026-01-01T00:00:00Z">
        <w:r>
          <w:delText xml:space="preserve">,</w:delText>
        </w:r>
      </w:del>
      <w:del w:id="126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1263" w:author="PR Preview" w:date="2026-01-01T00:00:00Z">
        <w:r>
          <w:delText xml:space="preserve"> </w:delText>
        </w:r>
      </w:del>
      <w:del w:id="1264" w:author="PR Preview" w:date="2026-01-01T00:00:00Z">
        <w:r>
          <w:delText xml:space="preserve">estimates</w:delText>
        </w:r>
      </w:del>
      <w:del w:id="1265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del w:id="1266" w:author="PR Preview" w:date="2026-01-01T00:00:00Z">
        <w:r>
          <w:delText xml:space="preserve"> </w:delText>
        </w:r>
      </w:del>
      <w:del w:id="1267" w:author="PR Preview" w:date="2026-01-01T00:00:00Z">
        <w:r>
          <w:delText xml:space="preserve">for the fitting procedure</w:delText>
        </w:r>
      </w:del>
      <w:del w:id="1268" w:author="PR Preview" w:date="2026-01-01T00:00:00Z">
        <w:r>
          <w:delText xml:space="preserve"> </w:delText>
        </w:r>
      </w:del>
      <m:oMath>
        <m:r>
          <m:t>g</m:t>
        </m:r>
      </m:oMath>
      <w:del w:id="1269" w:author="PR Preview" w:date="2026-01-01T00:00:00Z">
        <w:r>
          <w:delText xml:space="preserve">:</w:delText>
        </w:r>
      </w:del>
      <w:del w:id="1270" w:author="PR Preview" w:date="2026-01-01T00:00:00Z">
        <w:r>
          <w:delText xml:space="preserve"> </w:delText>
        </w:r>
      </w:del>
      <w:del w:id="1271" w:author="PR Preview" w:date="2026-01-01T00:00:00Z">
        <w:r>
          <w:delText xml:space="preserve">each rule is fitted to</w:delText>
        </w:r>
      </w:del>
      <w:del w:id="127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r>
          <m:t>1</m:t>
        </m:r>
      </m:oMath>
      <w:del w:id="1273" w:author="PR Preview" w:date="2026-01-01T00:00:00Z">
        <w:r>
          <w:delText xml:space="preserve"> </w:delText>
        </w:r>
      </w:del>
      <w:del w:id="1274" w:author="PR Preview" w:date="2026-01-01T00:00:00Z">
        <w:r>
          <w:delText xml:space="preserve">observations,</w:delText>
        </w:r>
      </w:del>
      <w:del w:id="1275" w:author="PR Preview" w:date="2026-01-01T00:00:00Z">
        <w:r>
          <w:delText xml:space="preserve"> </w:delText>
        </w:r>
      </w:del>
      <w:del w:id="1276" w:author="PR Preview" w:date="2026-01-01T00:00:00Z">
        <w:r>
          <w:delText xml:space="preserve">so the bias of</w:delText>
        </w:r>
      </w:del>
      <w:del w:id="127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1278" w:author="PR Preview" w:date="2026-01-01T00:00:00Z">
        <w:r>
          <w:delText xml:space="preserve"> </w:delText>
        </w:r>
      </w:del>
      <w:del w:id="1279" w:author="PR Preview" w:date="2026-01-01T00:00:00Z">
        <w:r>
          <w:delText xml:space="preserve">as an estimate of</w:delText>
        </w:r>
      </w:del>
      <w:del w:id="1280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del w:id="1281" w:author="PR Preview" w:date="2026-01-01T00:00:00Z">
        <w:r>
          <w:delText xml:space="preserve"> </w:delText>
        </w:r>
      </w:del>
      <w:del w:id="1282" w:author="PR Preview" w:date="2026-01-01T00:00:00Z">
        <w:r>
          <w:delText xml:space="preserve">is the smallest of any</w:delText>
        </w:r>
      </w:del>
      <w:del w:id="1283" w:author="PR Preview" w:date="2026-01-01T00:00:00Z">
        <w:r>
          <w:delText xml:space="preserve"> </w:delText>
        </w:r>
      </w:del>
      <m:oMath>
        <m:r>
          <m:t>k</m:t>
        </m:r>
      </m:oMath>
      <w:del w:id="1284" w:author="PR Preview" w:date="2026-01-01T00:00:00Z">
        <w:r>
          <w:delText xml:space="preserve">.</w:delText>
        </w:r>
      </w:del>
      <w:del w:id="1285" w:author="PR Preview" w:date="2026-01-01T00:00:00Z">
        <w:r>
          <w:delText xml:space="preserve"> </w:delText>
        </w:r>
      </w:del>
      <w:del w:id="1286" w:author="PR Preview" w:date="2026-01-01T00:00:00Z">
        <w:r>
          <w:delText xml:space="preserve">But the</w:delText>
        </w:r>
      </w:del>
      <w:del w:id="1287" w:author="PR Preview" w:date="2026-01-01T00:00:00Z">
        <w:r>
          <w:delText xml:space="preserve"> </w:delText>
        </w:r>
      </w:del>
      <m:oMath>
        <m:r>
          <m:t>n</m:t>
        </m:r>
      </m:oMath>
      <w:del w:id="1288" w:author="PR Preview" w:date="2026-01-01T00:00:00Z">
        <w:r>
          <w:delText xml:space="preserve"> </w:delText>
        </w:r>
      </w:del>
      <w:del w:id="1289" w:author="PR Preview" w:date="2026-01-01T00:00:00Z">
        <w:r>
          <w:delText xml:space="preserve">training sets are nearly identical,</w:delText>
        </w:r>
      </w:del>
      <w:del w:id="1290" w:author="PR Preview" w:date="2026-01-01T00:00:00Z">
        <w:r>
          <w:delText xml:space="preserve"> </w:delText>
        </w:r>
      </w:del>
      <w:del w:id="1291" w:author="PR Preview" w:date="2026-01-01T00:00:00Z">
        <w:r>
          <w:delText xml:space="preserve">so the variance of</w:delText>
        </w:r>
      </w:del>
      <w:del w:id="129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1293" w:author="PR Preview" w:date="2026-01-01T00:00:00Z">
        <w:r>
          <w:delText xml:space="preserve"> </w:delText>
        </w:r>
      </w:del>
      <w:del w:id="1294" w:author="PR Preview" w:date="2026-01-01T00:00:00Z">
        <w:r>
          <w:delText xml:space="preserve">can be larger than that of 5- or 10-fold cross-validation</w:delText>
        </w:r>
      </w:del>
      <w:del w:id="1295" w:author="PR Preview" w:date="2026-01-01T00:00:00Z">
        <w:r>
          <w:delText xml:space="preserve"> </w:delText>
        </w:r>
      </w:del>
      <w:del w:id="1296" w:author="PR Preview" w:date="2026-01-01T00:00:00Z">
        <w:r>
          <w:delText xml:space="preserve">(James et al. 2021, sec. 5.1.4)</w:delText>
        </w:r>
      </w:del>
      <w:del w:id="1297" w:author="PR Preview" w:date="2026-01-01T00:00:00Z">
        <w:r>
          <w:delText xml:space="preserve">.</w:delText>
        </w:r>
      </w:del>
      <w:del w:id="1298" w:author="PR Preview" w:date="2026-01-01T00:00:00Z">
        <w:r>
          <w:delText xml:space="preserve"> </w:delText>
        </w:r>
      </w:del>
      <w:del w:id="1299" w:author="PR Preview" w:date="2026-01-01T00:00:00Z">
        <w:r>
          <w:delText xml:space="preserve">For least squares fits,</w:delText>
        </w:r>
      </w:del>
      <w:del w:id="1300" w:author="PR Preview" w:date="2026-01-01T00:00:00Z">
        <w:r>
          <w:delText xml:space="preserve"> </w:delText>
        </w:r>
      </w:del>
      <w:hyperlink w:anchor="thm-loocv-shortcut">
        <w:del w:id="1301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1302" w:author="PR Preview" w:date="2026-01-01T00:00:00Z">
        <w:r>
          <w:delText xml:space="preserve"> </w:delText>
        </w:r>
      </w:del>
      <w:del w:id="1303" w:author="PR Preview" w:date="2026-01-01T00:00:00Z">
        <w:r>
          <w:delText xml:space="preserve">computes LOOCV from a single fit;</w:delText>
        </w:r>
      </w:del>
      <w:del w:id="1304" w:author="PR Preview" w:date="2026-01-01T00:00:00Z">
        <w:r>
          <w:delText xml:space="preserve"> </w:delText>
        </w:r>
      </w:del>
      <w:del w:id="1305" w:author="PR Preview" w:date="2026-01-01T00:00:00Z">
        <w:r>
          <w:delText xml:space="preserve">for most other fitting methods,</w:delText>
        </w:r>
      </w:del>
      <w:del w:id="1306" w:author="PR Preview" w:date="2026-01-01T00:00:00Z">
        <w:r>
          <w:delText xml:space="preserve"> </w:delText>
        </w:r>
      </w:del>
      <w:del w:id="1307" w:author="PR Preview" w:date="2026-01-01T00:00:00Z">
        <w:r>
          <w:delText xml:space="preserve">LOOCV requires</w:delText>
        </w:r>
      </w:del>
      <w:del w:id="1308" w:author="PR Preview" w:date="2026-01-01T00:00:00Z">
        <w:r>
          <w:delText xml:space="preserve"> </w:delText>
        </w:r>
      </w:del>
      <m:oMath>
        <m:r>
          <m:t>n</m:t>
        </m:r>
      </m:oMath>
      <w:del w:id="1309" w:author="PR Preview" w:date="2026-01-01T00:00:00Z">
        <w:r>
          <w:delText xml:space="preserve"> </w:delText>
        </w:r>
      </w:del>
      <w:del w:id="1310" w:author="PR Preview" w:date="2026-01-01T00:00:00Z">
        <w:r>
          <w:delText xml:space="preserve">fits.</w:delText>
        </w:r>
      </w:del>
    </w:p>
    <w:p>
      <w:pPr>
        <w:pStyle w:val="SourceCode"/>
      </w:pPr>
      <w:ins w:id="1311" w:author="PR Preview" w:date="2026-01-01T00:00:00Z">
        <w:r>
          <w:rPr>
            <w:rStyle w:val="NormalTok"/>
          </w:rPr>
          <w:t xml:space="preserve">loocv_max_diff </w:t>
        </w:r>
      </w:ins>
      <w:ins w:id="1312" w:author="PR Preview" w:date="2026-01-01T00:00:00Z">
        <w:r>
          <w:rPr>
            <w:rStyle w:val="OtherTok"/>
          </w:rPr>
          <w:t xml:space="preserve">&lt;-</w:t>
        </w:r>
      </w:ins>
      <w:ins w:id="1313" w:author="PR Preview" w:date="2026-01-01T00:00:00Z">
        <w:r>
          <w:rPr>
            <w:rStyle w:val="NormalTok"/>
          </w:rPr>
          <w:t xml:space="preserve"> </w:t>
        </w:r>
      </w:ins>
      <w:ins w:id="1314" w:author="PR Preview" w:date="2026-01-01T00:00:00Z">
        <w:r>
          <w:rPr>
            <w:rStyle w:val="FunctionTok"/>
          </w:rPr>
          <w:t xml:space="preserve">max</w:t>
        </w:r>
      </w:ins>
      <w:ins w:id="1315" w:author="PR Preview" w:date="2026-01-01T00:00:00Z">
        <w:r>
          <w:rPr>
            <w:rStyle w:val="NormalTok"/>
          </w:rPr>
          <w:t xml:space="preserve">(</w:t>
        </w:r>
      </w:ins>
      <w:ins w:id="1316" w:author="PR Preview" w:date="2026-01-01T00:00:00Z">
        <w:r>
          <w:rPr>
            <w:rStyle w:val="FunctionTok"/>
          </w:rPr>
          <w:t xml:space="preserve">abs</w:t>
        </w:r>
      </w:ins>
      <w:ins w:id="1317" w:author="PR Preview" w:date="2026-01-01T00:00:00Z">
        <w:r>
          <w:rPr>
            <w:rStyle w:val="NormalTok"/>
          </w:rPr>
          <w:t xml:space="preserve">(mtcars_loocv</w:t>
        </w:r>
      </w:ins>
      <w:ins w:id="1318" w:author="PR Preview" w:date="2026-01-01T00:00:00Z">
        <w:r>
          <w:rPr>
            <w:rStyle w:val="SpecialCharTok"/>
          </w:rPr>
          <w:t xml:space="preserve">$</w:t>
        </w:r>
      </w:ins>
      <w:ins w:id="1319" w:author="PR Preview" w:date="2026-01-01T00:00:00Z">
        <w:r>
          <w:rPr>
            <w:rStyle w:val="NormalTok"/>
          </w:rPr>
          <w:t xml:space="preserve">refitting </w:t>
        </w:r>
      </w:ins>
      <w:ins w:id="1320" w:author="PR Preview" w:date="2026-01-01T00:00:00Z">
        <w:r>
          <w:rPr>
            <w:rStyle w:val="SpecialCharTok"/>
          </w:rPr>
          <w:t xml:space="preserve">-</w:t>
        </w:r>
      </w:ins>
      <w:ins w:id="1321" w:author="PR Preview" w:date="2026-01-01T00:00:00Z">
        <w:r>
          <w:rPr>
            <w:rStyle w:val="NormalTok"/>
          </w:rPr>
          <w:t xml:space="preserve"> mtcars_loocv</w:t>
        </w:r>
      </w:ins>
      <w:ins w:id="1322" w:author="PR Preview" w:date="2026-01-01T00:00:00Z">
        <w:r>
          <w:rPr>
            <w:rStyle w:val="SpecialCharTok"/>
          </w:rPr>
          <w:t xml:space="preserve">$</w:t>
        </w:r>
      </w:ins>
      <w:ins w:id="1323" w:author="PR Preview" w:date="2026-01-01T00:00:00Z">
        <w:r>
          <w:rPr>
            <w:rStyle w:val="NormalTok"/>
          </w:rPr>
          <w:t xml:space="preserve">formula))</w:t>
        </w:r>
      </w:ins>
      <w:ins w:id="1324" w:author="PR Preview" w:date="2026-01-01T00:00:00Z">
        <w:r>
          <w:br/>
        </w:r>
      </w:ins>
      <w:ins w:id="1325" w:author="PR Preview" w:date="2026-01-01T00:00:00Z">
        <w:r>
          <w:rPr>
            <w:rStyle w:val="NormalTok"/>
          </w:rPr>
          <w:t xml:space="preserve">mtcars_best_loocv </w:t>
        </w:r>
      </w:ins>
      <w:ins w:id="1326" w:author="PR Preview" w:date="2026-01-01T00:00:00Z">
        <w:r>
          <w:rPr>
            <w:rStyle w:val="OtherTok"/>
          </w:rPr>
          <w:t xml:space="preserve">&lt;-</w:t>
        </w:r>
      </w:ins>
      <w:ins w:id="1327" w:author="PR Preview" w:date="2026-01-01T00:00:00Z">
        <w:r>
          <w:br/>
        </w:r>
      </w:ins>
      <w:ins w:id="1328" w:author="PR Preview" w:date="2026-01-01T00:00:00Z">
        <w:r>
          <w:rPr>
            <w:rStyle w:val="NormalTok"/>
          </w:rPr>
          <w:t xml:space="preserve">  mtcars_loocv</w:t>
        </w:r>
      </w:ins>
      <w:ins w:id="1329" w:author="PR Preview" w:date="2026-01-01T00:00:00Z">
        <w:r>
          <w:rPr>
            <w:rStyle w:val="SpecialCharTok"/>
          </w:rPr>
          <w:t xml:space="preserve">$</w:t>
        </w:r>
      </w:ins>
      <w:ins w:id="1330" w:author="PR Preview" w:date="2026-01-01T00:00:00Z">
        <w:r>
          <w:rPr>
            <w:rStyle w:val="NormalTok"/>
          </w:rPr>
          <w:t xml:space="preserve">degree[</w:t>
        </w:r>
      </w:ins>
      <w:ins w:id="1331" w:author="PR Preview" w:date="2026-01-01T00:00:00Z">
        <w:r>
          <w:rPr>
            <w:rStyle w:val="FunctionTok"/>
          </w:rPr>
          <w:t xml:space="preserve">which.min</w:t>
        </w:r>
      </w:ins>
      <w:ins w:id="1332" w:author="PR Preview" w:date="2026-01-01T00:00:00Z">
        <w:r>
          <w:rPr>
            <w:rStyle w:val="NormalTok"/>
          </w:rPr>
          <w:t xml:space="preserve">(mtcars_loocv</w:t>
        </w:r>
      </w:ins>
      <w:ins w:id="1333" w:author="PR Preview" w:date="2026-01-01T00:00:00Z">
        <w:r>
          <w:rPr>
            <w:rStyle w:val="SpecialCharTok"/>
          </w:rPr>
          <w:t xml:space="preserve">$</w:t>
        </w:r>
      </w:ins>
      <w:ins w:id="1334" w:author="PR Preview" w:date="2026-01-01T00:00:00Z">
        <w:r>
          <w:rPr>
            <w:rStyle w:val="NormalTok"/>
          </w:rPr>
          <w:t xml:space="preserve">formula)]</w:t>
        </w:r>
      </w:ins>
      <w:ins w:id="1335" w:author="PR Preview" w:date="2026-01-01T00:00:00Z">
        <w:r>
          <w:br/>
        </w:r>
      </w:ins>
      <w:ins w:id="1336" w:author="PR Preview" w:date="2026-01-01T00:00:00Z">
        <w:r>
          <w:rPr>
            <w:rStyle w:val="FunctionTok"/>
          </w:rPr>
          <w:t xml:space="preserve">c</w:t>
        </w:r>
      </w:ins>
      <w:ins w:id="1337" w:author="PR Preview" w:date="2026-01-01T00:00:00Z">
        <w:r>
          <w:rPr>
            <w:rStyle w:val="NormalTok"/>
          </w:rPr>
          <w:t xml:space="preserve">(</w:t>
        </w:r>
      </w:ins>
      <w:ins w:id="1338" w:author="PR Preview" w:date="2026-01-01T00:00:00Z">
        <w:r>
          <w:rPr>
            <w:rStyle w:val="AttributeTok"/>
          </w:rPr>
          <w:t xml:space="preserve">max_difference =</w:t>
        </w:r>
      </w:ins>
      <w:ins w:id="1339" w:author="PR Preview" w:date="2026-01-01T00:00:00Z">
        <w:r>
          <w:rPr>
            <w:rStyle w:val="NormalTok"/>
          </w:rPr>
          <w:t xml:space="preserve"> loocv_max_diff, </w:t>
        </w:r>
      </w:ins>
      <w:ins w:id="1340" w:author="PR Preview" w:date="2026-01-01T00:00:00Z">
        <w:r>
          <w:rPr>
            <w:rStyle w:val="AttributeTok"/>
          </w:rPr>
          <w:t xml:space="preserve">best_degree =</w:t>
        </w:r>
      </w:ins>
      <w:ins w:id="1341" w:author="PR Preview" w:date="2026-01-01T00:00:00Z">
        <w:r>
          <w:rPr>
            <w:rStyle w:val="NormalTok"/>
          </w:rPr>
          <w:t xml:space="preserve"> mtcars_best_loocv)</w:t>
        </w:r>
      </w:ins>
      <w:ins w:id="1342" w:author="PR Preview" w:date="2026-01-01T00:00:00Z">
        <w:r>
          <w:br/>
        </w:r>
      </w:ins>
      <w:ins w:id="1343" w:author="PR Preview" w:date="2026-01-01T00:00:00Z">
        <w:r>
          <w:rPr>
            <w:rStyle w:val="CommentTok"/>
          </w:rPr>
          <w:t xml:space="preserve">#&gt; max_difference    best_degree </w:t>
        </w:r>
      </w:ins>
      <w:ins w:id="1344" w:author="PR Preview" w:date="2026-01-01T00:00:00Z">
        <w:r>
          <w:br/>
        </w:r>
      </w:ins>
      <w:ins w:id="1345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1346" w:author="PR Preview" w:date="2026-01-01T00:00:00Z">
        <w:r>
          <w:t xml:space="preserve">The two columns differ by at most 7.1e-15,</w:t>
        </w:r>
      </w:ins>
      <w:ins w:id="1347" w:author="PR Preview" w:date="2026-01-01T00:00:00Z">
        <w:r>
          <w:t xml:space="preserve"> </w:t>
        </w:r>
      </w:ins>
      <w:ins w:id="1348" w:author="PR Preview" w:date="2026-01-01T00:00:00Z">
        <w:r>
          <w:t xml:space="preserve">which is rounding error.</w:t>
        </w:r>
      </w:ins>
      <w:ins w:id="1349" w:author="PR Preview" w:date="2026-01-01T00:00:00Z">
        <w:r>
          <w:t xml:space="preserve"> </w:t>
        </w:r>
      </w:ins>
      <w:ins w:id="1350" w:author="PR Preview" w:date="2026-01-01T00:00:00Z">
        <w:r>
          <w:t xml:space="preserve">The single-fit formula needs one fit per model instead of 32.</w:t>
        </w:r>
      </w:ins>
      <w:ins w:id="1351" w:author="PR Preview" w:date="2026-01-01T00:00:00Z">
        <w:r>
          <w:t xml:space="preserve"> </w:t>
        </w:r>
      </w:ins>
      <w:ins w:id="1352" w:author="PR Preview" w:date="2026-01-01T00:00:00Z">
        <w:r>
          <w:t xml:space="preserve">LOOCV picks degree 2,</w:t>
        </w:r>
      </w:ins>
      <w:ins w:id="1353" w:author="PR Preview" w:date="2026-01-01T00:00:00Z">
        <w:r>
          <w:t xml:space="preserve"> </w:t>
        </w:r>
      </w:ins>
      <w:ins w:id="1354" w:author="PR Preview" w:date="2026-01-01T00:00:00Z">
        <w:r>
          <w:t xml:space="preserve">and because LOOCV is not random (</w:t>
        </w:r>
      </w:ins>
      <w:hyperlink w:anchor="lem-loocv-not-random">
        <w:ins w:id="1355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1356" w:author="PR Preview" w:date="2026-01-01T00:00:00Z">
        <w:r>
          <w:t xml:space="preserve">),</w:t>
        </w:r>
      </w:ins>
      <w:ins w:id="1357" w:author="PR Preview" w:date="2026-01-01T00:00:00Z">
        <w:r>
          <w:t xml:space="preserve"> </w:t>
        </w:r>
      </w:ins>
      <w:ins w:id="1358" w:author="PR Preview" w:date="2026-01-01T00:00:00Z">
        <w:r>
          <w:t xml:space="preserve">rerunning it always gives the same choice.</w:t>
        </w:r>
      </w:ins>
    </w:p>
    <w:bookmarkEnd w:id="274"/>
    <w:bookmarkStart w:id="275" w:name="rem-loocv"/>
    <w:p>
      <w:pPr>
        <w:pStyle w:val="BodyText"/>
      </w:pPr>
      <w:ins w:id="1359" w:author="PR Preview" w:date="2026-01-01T00:00:00Z">
        <w:r>
          <w:rPr>
            <w:i/>
            <w:iCs/>
          </w:rPr>
          <w:t xml:space="preserve">Remark 32</w:t>
        </w:r>
      </w:ins>
      <w:ins w:id="1360" w:author="PR Preview" w:date="2026-01-01T00:00:00Z">
        <w:r>
          <w:t xml:space="preserve"> (When to use leave-one-out cross-validation). </w:t>
        </w:r>
      </w:ins>
      <w:ins w:id="1361" w:author="PR Preview" w:date="2026-01-01T00:00:00Z">
        <w:r>
          <w:t xml:space="preserve">LOOCV is the</w:t>
        </w:r>
      </w:ins>
      <w:ins w:id="136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1363" w:author="PR Preview" w:date="2026-01-01T00:00:00Z">
        <w:r>
          <w:t xml:space="preserve"> </w:t>
        </w:r>
      </w:ins>
      <w:ins w:id="1364" w:author="PR Preview" w:date="2026-01-01T00:00:00Z">
        <w:r>
          <w:t xml:space="preserve">end of</w:t>
        </w:r>
      </w:ins>
      <w:ins w:id="1365" w:author="PR Preview" w:date="2026-01-01T00:00:00Z">
        <w:r>
          <w:t xml:space="preserve"> </w:t>
        </w:r>
      </w:ins>
      <w:hyperlink w:anchor="rem-choosing-k">
        <w:ins w:id="1366" w:author="PR Preview" w:date="2026-01-01T00:00:00Z">
          <w:r>
            <w:rPr>
              <w:rStyle w:val="Hyperlink"/>
            </w:rPr>
            <w:t xml:space="preserve">Remark 26</w:t>
          </w:r>
        </w:ins>
      </w:hyperlink>
      <w:ins w:id="1367" w:author="PR Preview" w:date="2026-01-01T00:00:00Z">
        <w:r>
          <w:t xml:space="preserve">.</w:t>
        </w:r>
      </w:ins>
      <w:ins w:id="1368" w:author="PR Preview" w:date="2026-01-01T00:00:00Z">
        <w:r>
          <w:t xml:space="preserve"> </w:t>
        </w:r>
      </w:ins>
      <w:ins w:id="1369" w:author="PR Preview" w:date="2026-01-01T00:00:00Z">
        <w:r>
          <w:t xml:space="preserve">By</w:t>
        </w:r>
      </w:ins>
      <w:ins w:id="1370" w:author="PR Preview" w:date="2026-01-01T00:00:00Z">
        <w:r>
          <w:t xml:space="preserve"> </w:t>
        </w:r>
      </w:ins>
      <w:hyperlink w:anchor="rem-cv-estimate">
        <w:ins w:id="1371" w:author="PR Preview" w:date="2026-01-01T00:00:00Z">
          <w:r>
            <w:rPr>
              <w:rStyle w:val="Hyperlink"/>
            </w:rPr>
            <w:t xml:space="preserve">Remark 25</w:t>
          </w:r>
        </w:ins>
      </w:hyperlink>
      <w:ins w:id="1372" w:author="PR Preview" w:date="2026-01-01T00:00:00Z">
        <w:r>
          <w:t xml:space="preserve">,</w:t>
        </w:r>
      </w:ins>
      <w:ins w:id="137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1374" w:author="PR Preview" w:date="2026-01-01T00:00:00Z">
        <w:r>
          <w:t xml:space="preserve"> </w:t>
        </w:r>
      </w:ins>
      <w:ins w:id="1375" w:author="PR Preview" w:date="2026-01-01T00:00:00Z">
        <w:r>
          <w:t xml:space="preserve">estimates</w:t>
        </w:r>
      </w:ins>
      <w:ins w:id="1376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ins w:id="1377" w:author="PR Preview" w:date="2026-01-01T00:00:00Z">
        <w:r>
          <w:t xml:space="preserve"> </w:t>
        </w:r>
      </w:ins>
      <w:ins w:id="1378" w:author="PR Preview" w:date="2026-01-01T00:00:00Z">
        <w:r>
          <w:t xml:space="preserve">for the fitting procedure</w:t>
        </w:r>
      </w:ins>
      <w:ins w:id="1379" w:author="PR Preview" w:date="2026-01-01T00:00:00Z">
        <w:r>
          <w:t xml:space="preserve"> </w:t>
        </w:r>
      </w:ins>
      <m:oMath>
        <m:r>
          <m:t>g</m:t>
        </m:r>
      </m:oMath>
      <w:ins w:id="1380" w:author="PR Preview" w:date="2026-01-01T00:00:00Z">
        <w:r>
          <w:t xml:space="preserve">:</w:t>
        </w:r>
      </w:ins>
      <w:ins w:id="1381" w:author="PR Preview" w:date="2026-01-01T00:00:00Z">
        <w:r>
          <w:t xml:space="preserve"> </w:t>
        </w:r>
      </w:ins>
      <w:ins w:id="1382" w:author="PR Preview" w:date="2026-01-01T00:00:00Z">
        <w:r>
          <w:t xml:space="preserve">each rule is fitted to</w:t>
        </w:r>
      </w:ins>
      <w:ins w:id="138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1</m:t>
        </m:r>
      </m:oMath>
      <w:ins w:id="1384" w:author="PR Preview" w:date="2026-01-01T00:00:00Z">
        <w:r>
          <w:t xml:space="preserve"> </w:t>
        </w:r>
      </w:ins>
      <w:ins w:id="1385" w:author="PR Preview" w:date="2026-01-01T00:00:00Z">
        <w:r>
          <w:t xml:space="preserve">observations,</w:t>
        </w:r>
      </w:ins>
      <w:ins w:id="1386" w:author="PR Preview" w:date="2026-01-01T00:00:00Z">
        <w:r>
          <w:t xml:space="preserve"> </w:t>
        </w:r>
      </w:ins>
      <w:ins w:id="1387" w:author="PR Preview" w:date="2026-01-01T00:00:00Z">
        <w:r>
          <w:t xml:space="preserve">so the bias of</w:t>
        </w:r>
      </w:ins>
      <w:ins w:id="138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1389" w:author="PR Preview" w:date="2026-01-01T00:00:00Z">
        <w:r>
          <w:t xml:space="preserve"> </w:t>
        </w:r>
      </w:ins>
      <w:ins w:id="1390" w:author="PR Preview" w:date="2026-01-01T00:00:00Z">
        <w:r>
          <w:t xml:space="preserve">as an estimate of</w:t>
        </w:r>
      </w:ins>
      <w:ins w:id="1391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ins w:id="1392" w:author="PR Preview" w:date="2026-01-01T00:00:00Z">
        <w:r>
          <w:t xml:space="preserve"> </w:t>
        </w:r>
      </w:ins>
      <w:ins w:id="1393" w:author="PR Preview" w:date="2026-01-01T00:00:00Z">
        <w:r>
          <w:t xml:space="preserve">is the smallest of any</w:t>
        </w:r>
      </w:ins>
      <w:ins w:id="1394" w:author="PR Preview" w:date="2026-01-01T00:00:00Z">
        <w:r>
          <w:t xml:space="preserve"> </w:t>
        </w:r>
      </w:ins>
      <m:oMath>
        <m:r>
          <m:t>k</m:t>
        </m:r>
      </m:oMath>
      <w:ins w:id="1395" w:author="PR Preview" w:date="2026-01-01T00:00:00Z">
        <w:r>
          <w:t xml:space="preserve">.</w:t>
        </w:r>
      </w:ins>
      <w:ins w:id="1396" w:author="PR Preview" w:date="2026-01-01T00:00:00Z">
        <w:r>
          <w:t xml:space="preserve"> </w:t>
        </w:r>
      </w:ins>
      <w:ins w:id="1397" w:author="PR Preview" w:date="2026-01-01T00:00:00Z">
        <w:r>
          <w:t xml:space="preserve">But the</w:t>
        </w:r>
      </w:ins>
      <w:ins w:id="1398" w:author="PR Preview" w:date="2026-01-01T00:00:00Z">
        <w:r>
          <w:t xml:space="preserve"> </w:t>
        </w:r>
      </w:ins>
      <m:oMath>
        <m:r>
          <m:t>n</m:t>
        </m:r>
      </m:oMath>
      <w:ins w:id="1399" w:author="PR Preview" w:date="2026-01-01T00:00:00Z">
        <w:r>
          <w:t xml:space="preserve"> </w:t>
        </w:r>
      </w:ins>
      <w:ins w:id="1400" w:author="PR Preview" w:date="2026-01-01T00:00:00Z">
        <w:r>
          <w:t xml:space="preserve">training sets are nearly identical,</w:t>
        </w:r>
      </w:ins>
      <w:ins w:id="1401" w:author="PR Preview" w:date="2026-01-01T00:00:00Z">
        <w:r>
          <w:t xml:space="preserve"> </w:t>
        </w:r>
      </w:ins>
      <w:ins w:id="1402" w:author="PR Preview" w:date="2026-01-01T00:00:00Z">
        <w:r>
          <w:t xml:space="preserve">so the variance of</w:t>
        </w:r>
      </w:ins>
      <w:ins w:id="140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1404" w:author="PR Preview" w:date="2026-01-01T00:00:00Z">
        <w:r>
          <w:t xml:space="preserve"> </w:t>
        </w:r>
      </w:ins>
      <w:ins w:id="1405" w:author="PR Preview" w:date="2026-01-01T00:00:00Z">
        <w:r>
          <w:t xml:space="preserve">can be larger than that of 5- or 10-fold cross-validation</w:t>
        </w:r>
      </w:ins>
      <w:ins w:id="1406" w:author="PR Preview" w:date="2026-01-01T00:00:00Z">
        <w:r>
          <w:t xml:space="preserve"> </w:t>
        </w:r>
      </w:ins>
      <w:ins w:id="1407" w:author="PR Preview" w:date="2026-01-01T00:00:00Z">
        <w:r>
          <w:t xml:space="preserve">[5, Sec. 5.1.4]</w:t>
        </w:r>
      </w:ins>
      <w:ins w:id="1408" w:author="PR Preview" w:date="2026-01-01T00:00:00Z">
        <w:r>
          <w:t xml:space="preserve">.</w:t>
        </w:r>
      </w:ins>
      <w:ins w:id="1409" w:author="PR Preview" w:date="2026-01-01T00:00:00Z">
        <w:r>
          <w:t xml:space="preserve"> </w:t>
        </w:r>
      </w:ins>
      <w:ins w:id="1410" w:author="PR Preview" w:date="2026-01-01T00:00:00Z">
        <w:r>
          <w:t xml:space="preserve">For least squares fits,</w:t>
        </w:r>
      </w:ins>
      <w:ins w:id="1411" w:author="PR Preview" w:date="2026-01-01T00:00:00Z">
        <w:r>
          <w:t xml:space="preserve"> </w:t>
        </w:r>
      </w:ins>
      <w:hyperlink w:anchor="thm-loocv-shortcut">
        <w:ins w:id="1412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1413" w:author="PR Preview" w:date="2026-01-01T00:00:00Z">
        <w:r>
          <w:t xml:space="preserve"> </w:t>
        </w:r>
      </w:ins>
      <w:ins w:id="1414" w:author="PR Preview" w:date="2026-01-01T00:00:00Z">
        <w:r>
          <w:t xml:space="preserve">computes LOOCV from a single fit;</w:t>
        </w:r>
      </w:ins>
      <w:ins w:id="1415" w:author="PR Preview" w:date="2026-01-01T00:00:00Z">
        <w:r>
          <w:t xml:space="preserve"> </w:t>
        </w:r>
      </w:ins>
      <w:ins w:id="1416" w:author="PR Preview" w:date="2026-01-01T00:00:00Z">
        <w:r>
          <w:t xml:space="preserve">for most other fitting methods,</w:t>
        </w:r>
      </w:ins>
      <w:ins w:id="1417" w:author="PR Preview" w:date="2026-01-01T00:00:00Z">
        <w:r>
          <w:t xml:space="preserve"> </w:t>
        </w:r>
      </w:ins>
      <w:ins w:id="1418" w:author="PR Preview" w:date="2026-01-01T00:00:00Z">
        <w:r>
          <w:t xml:space="preserve">LOOCV requires</w:t>
        </w:r>
      </w:ins>
      <w:ins w:id="1419" w:author="PR Preview" w:date="2026-01-01T00:00:00Z">
        <w:r>
          <w:t xml:space="preserve"> </w:t>
        </w:r>
      </w:ins>
      <m:oMath>
        <m:r>
          <m:t>n</m:t>
        </m:r>
      </m:oMath>
      <w:ins w:id="1420" w:author="PR Preview" w:date="2026-01-01T00:00:00Z">
        <w:r>
          <w:t xml:space="preserve"> </w:t>
        </w:r>
      </w:ins>
      <w:ins w:id="1421" w:author="PR Preview" w:date="2026-01-01T00:00:00Z">
        <w:r>
          <w:t xml:space="preserve">fits.</w:t>
        </w:r>
      </w:ins>
    </w:p>
    <w:bookmarkEnd w:id="275"/>
    <w:bookmarkEnd w:id="276"/>
    <w:bookmarkStart w:id="306" w:name="sec-cv-model-choice"/>
    <w:p>
      <w:pPr>
        <w:pStyle w:val="Heading2"/>
      </w:pPr>
      <w:r>
        <w:t xml:space="preserve">8 Choosing a model by cross-validation</w:t>
      </w:r>
    </w:p>
    <w:bookmarkStart w:id="278" w:name="def-cv-estimate-indexed"/>
    <w:p>
      <w:pPr>
        <w:pStyle w:val="FirstParagraph"/>
      </w:pPr>
      <w:r>
        <w:rPr>
          <w:b/>
          <w:bCs/>
        </w:rPr>
        <w:t xml:space="preserve">Definition 56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7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cv-choice"/>
    <w:p>
      <w:pPr>
        <w:pStyle w:val="FirstParagraph"/>
      </w:pPr>
      <w:r>
        <w:rPr>
          <w:b/>
          <w:bCs/>
        </w:rPr>
        <w:t xml:space="preserve">Definition 57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7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exm-cv-choice-inputs"/>
    <w:p>
      <w:pPr>
        <w:pStyle w:val="FirstParagraph"/>
      </w:pPr>
      <w:r>
        <w:rPr>
          <w:b/>
          <w:bCs/>
        </w:rPr>
        <w:t xml:space="preserve">Example 30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81"/>
    <w:bookmarkStart w:id="283" w:name="def-nested-cv"/>
    <w:p>
      <w:pPr>
        <w:pStyle w:val="FirstParagraph"/>
      </w:pPr>
      <w:r>
        <w:rPr>
          <w:b/>
          <w:bCs/>
        </w:rPr>
        <w:t xml:space="preserve">Definition 58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82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nested-cv"/>
    <w:p>
      <w:pPr>
        <w:pStyle w:val="FirstParagraph"/>
      </w:pPr>
      <w:del w:id="1422" w:author="PR Preview" w:date="2026-01-01T00:00:00Z">
        <w:r>
          <w:rPr>
            <w:i/>
            <w:iCs/>
          </w:rPr>
          <w:delText xml:space="preserve">Remark 33</w:delText>
        </w:r>
      </w:del>
      <w:del w:id="1423" w:author="PR Preview" w:date="2026-01-01T00:00:00Z">
        <w:r>
          <w:delText xml:space="preserve"> (Source: Nested cross-validation). </w:delText>
        </w:r>
      </w:del>
      <w:del w:id="1424" w:author="PR Preview" w:date="2026-01-01T00:00:00Z">
        <w:r>
          <w:delText xml:space="preserve">Hastie et al. (2009, sec. 7.10.2)</w:delText>
        </w:r>
      </w:del>
      <w:del w:id="1425" w:author="PR Preview" w:date="2026-01-01T00:00:00Z">
        <w:r>
          <w:delText xml:space="preserve"> </w:delText>
        </w:r>
      </w:del>
      <w:del w:id="1426" w:author="PR Preview" w:date="2026-01-01T00:00:00Z">
        <w:r>
          <w:delText xml:space="preserve">for cross-validating every step of a procedure,</w:delText>
        </w:r>
      </w:del>
      <w:del w:id="1427" w:author="PR Preview" w:date="2026-01-01T00:00:00Z">
        <w:r>
          <w:delText xml:space="preserve"> </w:delText>
        </w:r>
      </w:del>
      <w:del w:id="1428" w:author="PR Preview" w:date="2026-01-01T00:00:00Z">
        <w:r>
          <w:delText xml:space="preserve">choices included.</w:delText>
        </w:r>
      </w:del>
    </w:p>
    <w:p>
      <w:pPr>
        <w:pStyle w:val="FirstParagraph"/>
      </w:pPr>
      <w:ins w:id="1429" w:author="PR Preview" w:date="2026-01-01T00:00:00Z">
        <w:r>
          <w:rPr>
            <w:i/>
            <w:iCs/>
          </w:rPr>
          <w:t xml:space="preserve">Remark 33</w:t>
        </w:r>
      </w:ins>
      <w:ins w:id="1430" w:author="PR Preview" w:date="2026-01-01T00:00:00Z">
        <w:r>
          <w:t xml:space="preserve"> (Source: Nested cross-validation). </w:t>
        </w:r>
      </w:ins>
      <w:ins w:id="1431" w:author="PR Preview" w:date="2026-01-01T00:00:00Z">
        <w:r>
          <w:t xml:space="preserve">Hastie et al. [3, Sec. 7.10.2]</w:t>
        </w:r>
      </w:ins>
      <w:ins w:id="1432" w:author="PR Preview" w:date="2026-01-01T00:00:00Z">
        <w:r>
          <w:t xml:space="preserve"> </w:t>
        </w:r>
      </w:ins>
      <w:ins w:id="1433" w:author="PR Preview" w:date="2026-01-01T00:00:00Z">
        <w:r>
          <w:t xml:space="preserve">for cross-validating every step of a procedure,</w:t>
        </w:r>
      </w:ins>
      <w:ins w:id="1434" w:author="PR Preview" w:date="2026-01-01T00:00:00Z">
        <w:r>
          <w:t xml:space="preserve"> </w:t>
        </w:r>
      </w:ins>
      <w:ins w:id="1435" w:author="PR Preview" w:date="2026-01-01T00:00:00Z">
        <w:r>
          <w:t xml:space="preserve">choices included.</w:t>
        </w:r>
      </w:ins>
    </w:p>
    <w:bookmarkEnd w:id="284"/>
    <w:bookmarkStart w:id="285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85"/>
    <w:bookmarkStart w:id="288" w:name="rem-cv-winner-optimistic"/>
    <w:p>
      <w:pPr>
        <w:pStyle w:val="BodyText"/>
      </w:pPr>
      <w:del w:id="1436" w:author="PR Preview" w:date="2026-01-01T00:00:00Z">
        <w:r>
          <w:rPr>
            <w:i/>
            <w:iCs/>
          </w:rPr>
          <w:delText xml:space="preserve">Remark 35</w:delText>
        </w:r>
      </w:del>
      <w:del w:id="1437" w:author="PR Preview" w:date="2026-01-01T00:00:00Z">
        <w:r>
          <w:delText xml:space="preserve"> (Cross-validation replaces the validation set, not the test set). </w:delText>
        </w:r>
      </w:del>
      <w:del w:id="1438" w:author="PR Preview" w:date="2026-01-01T00:00:00Z">
        <w:r>
          <w:delText xml:space="preserve">Used to choose between models,</w:delText>
        </w:r>
      </w:del>
      <w:del w:id="1439" w:author="PR Preview" w:date="2026-01-01T00:00:00Z">
        <w:r>
          <w:delText xml:space="preserve"> </w:delText>
        </w:r>
      </w:del>
      <w:del w:id="1440" w:author="PR Preview" w:date="2026-01-01T00:00:00Z">
        <w:r>
          <w:delText xml:space="preserve">cross-validation takes the place of the</w:delText>
        </w:r>
      </w:del>
      <w:del w:id="1441" w:author="PR Preview" w:date="2026-01-01T00:00:00Z">
        <w:r>
          <w:delText xml:space="preserve"> </w:delText>
        </w:r>
      </w:del>
      <w:del w:id="1442" w:author="PR Preview" w:date="2026-01-01T00:00:00Z">
        <w:r>
          <w:rPr>
            <w:i/>
            <w:iCs/>
          </w:rPr>
          <w:delText xml:space="preserve">validation</w:delText>
        </w:r>
      </w:del>
      <w:del w:id="1443" w:author="PR Preview" w:date="2026-01-01T00:00:00Z">
        <w:r>
          <w:delText xml:space="preserve"> </w:delText>
        </w:r>
      </w:del>
      <w:del w:id="1444" w:author="PR Preview" w:date="2026-01-01T00:00:00Z">
        <w:r>
          <w:delText xml:space="preserve">set</w:delText>
        </w:r>
      </w:del>
      <w:del w:id="1445" w:author="PR Preview" w:date="2026-01-01T00:00:00Z">
        <w:r>
          <w:delText xml:space="preserve"> </w:delText>
        </w:r>
      </w:del>
      <w:del w:id="1446" w:author="PR Preview" w:date="2026-01-01T00:00:00Z">
        <w:r>
          <w:delText xml:space="preserve">of</w:delText>
        </w:r>
      </w:del>
      <w:del w:id="1447" w:author="PR Preview" w:date="2026-01-01T00:00:00Z">
        <w:r>
          <w:delText xml:space="preserve"> </w:delText>
        </w:r>
      </w:del>
      <w:hyperlink w:anchor="def-data-splits">
        <w:del w:id="1448" w:author="PR Preview" w:date="2026-01-01T00:00:00Z">
          <w:r>
            <w:rPr>
              <w:rStyle w:val="Hyperlink"/>
            </w:rPr>
            <w:delText xml:space="preserve">Definition 37</w:delText>
          </w:r>
        </w:del>
      </w:hyperlink>
      <w:del w:id="1449" w:author="PR Preview" w:date="2026-01-01T00:00:00Z">
        <w:r>
          <w:delText xml:space="preserve">,</w:delText>
        </w:r>
      </w:del>
      <w:del w:id="1450" w:author="PR Preview" w:date="2026-01-01T00:00:00Z">
        <w:r>
          <w:delText xml:space="preserve"> </w:delText>
        </w:r>
      </w:del>
      <w:del w:id="1451" w:author="PR Preview" w:date="2026-01-01T00:00:00Z">
        <w:r>
          <w:delText xml:space="preserve">the one consulted again and again,</w:delText>
        </w:r>
      </w:del>
      <w:del w:id="1452" w:author="PR Preview" w:date="2026-01-01T00:00:00Z">
        <w:r>
          <w:delText xml:space="preserve"> </w:delText>
        </w:r>
      </w:del>
      <w:del w:id="1453" w:author="PR Preview" w:date="2026-01-01T00:00:00Z">
        <w:r>
          <w:delText xml:space="preserve">and not of the test set, which stays unused until the end.</w:delText>
        </w:r>
      </w:del>
      <w:del w:id="1454" w:author="PR Preview" w:date="2026-01-01T00:00:00Z">
        <w:r>
          <w:delText xml:space="preserve"> </w:delText>
        </w:r>
      </w:del>
      <w:del w:id="1455" w:author="PR Preview" w:date="2026-01-01T00:00:00Z">
        <w:r>
          <w:delText xml:space="preserve">The cross-validation estimate of the winning model is optimistic:</w:delText>
        </w:r>
      </w:del>
      <w:del w:id="1456" w:author="PR Preview" w:date="2026-01-01T00:00:00Z">
        <w:r>
          <w:delText xml:space="preserve"> </w:delText>
        </w:r>
      </w:del>
      <w:del w:id="1457" w:author="PR Preview" w:date="2026-01-01T00:00:00Z">
        <w:r>
          <w:delText xml:space="preserve">that model won partly because the particular sample and split happened to favor it,</w:delText>
        </w:r>
      </w:del>
      <w:del w:id="1458" w:author="PR Preview" w:date="2026-01-01T00:00:00Z">
        <w:r>
          <w:delText xml:space="preserve"> </w:delText>
        </w:r>
      </w:del>
      <w:del w:id="1459" w:author="PR Preview" w:date="2026-01-01T00:00:00Z">
        <w:r>
          <w:delText xml:space="preserve">so its estimate is the smallest of several noisy estimates.</w:delText>
        </w:r>
      </w:del>
      <w:del w:id="1460" w:author="PR Preview" w:date="2026-01-01T00:00:00Z">
        <w:r>
          <w:delText xml:space="preserve"> </w:delText>
        </w:r>
      </w:del>
      <w:del w:id="1461" w:author="PR Preview" w:date="2026-01-01T00:00:00Z">
        <w:r>
          <w:delText xml:space="preserve">An honest estimate of the chosen model’s error needs data</w:delText>
        </w:r>
      </w:del>
      <w:del w:id="1462" w:author="PR Preview" w:date="2026-01-01T00:00:00Z">
        <w:r>
          <w:delText xml:space="preserve"> </w:delText>
        </w:r>
      </w:del>
      <w:del w:id="1463" w:author="PR Preview" w:date="2026-01-01T00:00:00Z">
        <w:r>
          <w:delText xml:space="preserve">that took no part in the choice</w:delText>
        </w:r>
      </w:del>
      <w:del w:id="1464" w:author="PR Preview" w:date="2026-01-01T00:00:00Z">
        <w:r>
          <w:delText xml:space="preserve"> </w:delText>
        </w:r>
      </w:del>
      <w:del w:id="1465" w:author="PR Preview" w:date="2026-01-01T00:00:00Z">
        <w:r>
          <w:delText xml:space="preserve">(Hastie et al. 2009, sec. 7.2)</w:delText>
        </w:r>
      </w:del>
      <w:del w:id="1466" w:author="PR Preview" w:date="2026-01-01T00:00:00Z">
        <w:r>
          <w:delText xml:space="preserve">,</w:delText>
        </w:r>
      </w:del>
      <w:del w:id="1467" w:author="PR Preview" w:date="2026-01-01T00:00:00Z">
        <w:r>
          <w:delText xml:space="preserve"> </w:delText>
        </w:r>
      </w:del>
      <w:del w:id="1468" w:author="PR Preview" w:date="2026-01-01T00:00:00Z">
        <w:r>
          <w:delText xml:space="preserve">such as a</w:delText>
        </w:r>
      </w:del>
      <w:del w:id="1469" w:author="PR Preview" w:date="2026-01-01T00:00:00Z">
        <w:r>
          <w:delText xml:space="preserve"> </w:delText>
        </w:r>
      </w:del>
      <w:hyperlink w:anchor="def-test-set">
        <w:del w:id="1470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1471" w:author="PR Preview" w:date="2026-01-01T00:00:00Z">
        <w:r>
          <w:delText xml:space="preserve">,</w:delText>
        </w:r>
      </w:del>
      <w:del w:id="1472" w:author="PR Preview" w:date="2026-01-01T00:00:00Z">
        <w:r>
          <w:delText xml:space="preserve"> </w:delText>
        </w:r>
      </w:del>
      <w:del w:id="1473" w:author="PR Preview" w:date="2026-01-01T00:00:00Z">
        <w:r>
          <w:delText xml:space="preserve">or the outer folds of</w:delText>
        </w:r>
      </w:del>
      <w:del w:id="1474" w:author="PR Preview" w:date="2026-01-01T00:00:00Z">
        <w:r>
          <w:delText xml:space="preserve"> </w:delText>
        </w:r>
      </w:del>
      <w:hyperlink w:anchor="def-nested-cv">
        <w:del w:id="1475" w:author="PR Preview" w:date="2026-01-01T00:00:00Z">
          <w:r>
            <w:rPr>
              <w:rStyle w:val="Hyperlink"/>
            </w:rPr>
            <w:delText xml:space="preserve">nested cross-validation</w:delText>
          </w:r>
        </w:del>
      </w:hyperlink>
      <w:del w:id="1476" w:author="PR Preview" w:date="2026-01-01T00:00:00Z">
        <w:r>
          <w:delText xml:space="preserve">.</w:delText>
        </w:r>
      </w:del>
    </w:p>
    <w:p>
      <w:pPr>
        <w:pStyle w:val="BodyText"/>
      </w:pPr>
      <w:ins w:id="1477" w:author="PR Preview" w:date="2026-01-01T00:00:00Z">
        <w:r>
          <w:rPr>
            <w:i/>
            <w:iCs/>
          </w:rPr>
          <w:t xml:space="preserve">Remark 35</w:t>
        </w:r>
      </w:ins>
      <w:ins w:id="1478" w:author="PR Preview" w:date="2026-01-01T00:00:00Z">
        <w:r>
          <w:t xml:space="preserve"> (Cross-validation replaces the validation set, not the test set). </w:t>
        </w:r>
      </w:ins>
      <w:ins w:id="1479" w:author="PR Preview" w:date="2026-01-01T00:00:00Z">
        <w:r>
          <w:t xml:space="preserve">Used to choose between models,</w:t>
        </w:r>
      </w:ins>
      <w:ins w:id="1480" w:author="PR Preview" w:date="2026-01-01T00:00:00Z">
        <w:r>
          <w:t xml:space="preserve"> </w:t>
        </w:r>
      </w:ins>
      <w:ins w:id="1481" w:author="PR Preview" w:date="2026-01-01T00:00:00Z">
        <w:r>
          <w:t xml:space="preserve">cross-validation takes the place of the</w:t>
        </w:r>
      </w:ins>
      <w:ins w:id="1482" w:author="PR Preview" w:date="2026-01-01T00:00:00Z">
        <w:r>
          <w:t xml:space="preserve"> </w:t>
        </w:r>
      </w:ins>
      <w:ins w:id="1483" w:author="PR Preview" w:date="2026-01-01T00:00:00Z">
        <w:r>
          <w:rPr>
            <w:i/>
            <w:iCs/>
          </w:rPr>
          <w:t xml:space="preserve">validation</w:t>
        </w:r>
      </w:ins>
      <w:ins w:id="1484" w:author="PR Preview" w:date="2026-01-01T00:00:00Z">
        <w:r>
          <w:t xml:space="preserve"> </w:t>
        </w:r>
      </w:ins>
      <w:ins w:id="1485" w:author="PR Preview" w:date="2026-01-01T00:00:00Z">
        <w:r>
          <w:t xml:space="preserve">set</w:t>
        </w:r>
      </w:ins>
      <w:ins w:id="1486" w:author="PR Preview" w:date="2026-01-01T00:00:00Z">
        <w:r>
          <w:t xml:space="preserve"> </w:t>
        </w:r>
      </w:ins>
      <w:ins w:id="1487" w:author="PR Preview" w:date="2026-01-01T00:00:00Z">
        <w:r>
          <w:t xml:space="preserve">of</w:t>
        </w:r>
      </w:ins>
      <w:ins w:id="1488" w:author="PR Preview" w:date="2026-01-01T00:00:00Z">
        <w:r>
          <w:t xml:space="preserve"> </w:t>
        </w:r>
      </w:ins>
      <w:hyperlink w:anchor="def-data-splits">
        <w:ins w:id="1489" w:author="PR Preview" w:date="2026-01-01T00:00:00Z">
          <w:r>
            <w:rPr>
              <w:rStyle w:val="Hyperlink"/>
            </w:rPr>
            <w:t xml:space="preserve">Definition 37</w:t>
          </w:r>
        </w:ins>
      </w:hyperlink>
      <w:ins w:id="1490" w:author="PR Preview" w:date="2026-01-01T00:00:00Z">
        <w:r>
          <w:t xml:space="preserve">,</w:t>
        </w:r>
      </w:ins>
      <w:ins w:id="1491" w:author="PR Preview" w:date="2026-01-01T00:00:00Z">
        <w:r>
          <w:t xml:space="preserve"> </w:t>
        </w:r>
      </w:ins>
      <w:ins w:id="1492" w:author="PR Preview" w:date="2026-01-01T00:00:00Z">
        <w:r>
          <w:t xml:space="preserve">the one consulted again and again,</w:t>
        </w:r>
      </w:ins>
      <w:ins w:id="1493" w:author="PR Preview" w:date="2026-01-01T00:00:00Z">
        <w:r>
          <w:t xml:space="preserve"> </w:t>
        </w:r>
      </w:ins>
      <w:ins w:id="1494" w:author="PR Preview" w:date="2026-01-01T00:00:00Z">
        <w:r>
          <w:t xml:space="preserve">and not of the test set, which stays unused until the end.</w:t>
        </w:r>
      </w:ins>
      <w:ins w:id="1495" w:author="PR Preview" w:date="2026-01-01T00:00:00Z">
        <w:r>
          <w:t xml:space="preserve"> </w:t>
        </w:r>
      </w:ins>
      <w:ins w:id="1496" w:author="PR Preview" w:date="2026-01-01T00:00:00Z">
        <w:r>
          <w:t xml:space="preserve">The cross-validation estimate of the winning model is optimistic:</w:t>
        </w:r>
      </w:ins>
      <w:ins w:id="1497" w:author="PR Preview" w:date="2026-01-01T00:00:00Z">
        <w:r>
          <w:t xml:space="preserve"> </w:t>
        </w:r>
      </w:ins>
      <w:ins w:id="1498" w:author="PR Preview" w:date="2026-01-01T00:00:00Z">
        <w:r>
          <w:t xml:space="preserve">that model won partly because the particular sample and split happened to favor it,</w:t>
        </w:r>
      </w:ins>
      <w:ins w:id="1499" w:author="PR Preview" w:date="2026-01-01T00:00:00Z">
        <w:r>
          <w:t xml:space="preserve"> </w:t>
        </w:r>
      </w:ins>
      <w:ins w:id="1500" w:author="PR Preview" w:date="2026-01-01T00:00:00Z">
        <w:r>
          <w:t xml:space="preserve">so its estimate is the smallest of several noisy estimates.</w:t>
        </w:r>
      </w:ins>
      <w:ins w:id="1501" w:author="PR Preview" w:date="2026-01-01T00:00:00Z">
        <w:r>
          <w:t xml:space="preserve"> </w:t>
        </w:r>
      </w:ins>
      <w:ins w:id="1502" w:author="PR Preview" w:date="2026-01-01T00:00:00Z">
        <w:r>
          <w:t xml:space="preserve">An honest estimate of the chosen model’s error needs data</w:t>
        </w:r>
      </w:ins>
      <w:ins w:id="1503" w:author="PR Preview" w:date="2026-01-01T00:00:00Z">
        <w:r>
          <w:t xml:space="preserve"> </w:t>
        </w:r>
      </w:ins>
      <w:ins w:id="1504" w:author="PR Preview" w:date="2026-01-01T00:00:00Z">
        <w:r>
          <w:t xml:space="preserve">that took no part in the choice</w:t>
        </w:r>
      </w:ins>
      <w:ins w:id="1505" w:author="PR Preview" w:date="2026-01-01T00:00:00Z">
        <w:r>
          <w:t xml:space="preserve"> </w:t>
        </w:r>
      </w:ins>
      <w:ins w:id="1506" w:author="PR Preview" w:date="2026-01-01T00:00:00Z">
        <w:r>
          <w:t xml:space="preserve">[3, Sec. 7.2]</w:t>
        </w:r>
      </w:ins>
      <w:ins w:id="1507" w:author="PR Preview" w:date="2026-01-01T00:00:00Z">
        <w:r>
          <w:t xml:space="preserve">,</w:t>
        </w:r>
      </w:ins>
      <w:ins w:id="1508" w:author="PR Preview" w:date="2026-01-01T00:00:00Z">
        <w:r>
          <w:t xml:space="preserve"> </w:t>
        </w:r>
      </w:ins>
      <w:ins w:id="1509" w:author="PR Preview" w:date="2026-01-01T00:00:00Z">
        <w:r>
          <w:t xml:space="preserve">such as a</w:t>
        </w:r>
      </w:ins>
      <w:ins w:id="1510" w:author="PR Preview" w:date="2026-01-01T00:00:00Z">
        <w:r>
          <w:t xml:space="preserve"> </w:t>
        </w:r>
      </w:ins>
      <w:hyperlink w:anchor="def-test-set">
        <w:ins w:id="1511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1512" w:author="PR Preview" w:date="2026-01-01T00:00:00Z">
        <w:r>
          <w:t xml:space="preserve">,</w:t>
        </w:r>
      </w:ins>
      <w:ins w:id="1513" w:author="PR Preview" w:date="2026-01-01T00:00:00Z">
        <w:r>
          <w:t xml:space="preserve"> </w:t>
        </w:r>
      </w:ins>
      <w:ins w:id="1514" w:author="PR Preview" w:date="2026-01-01T00:00:00Z">
        <w:r>
          <w:t xml:space="preserve">or the outer folds of</w:t>
        </w:r>
      </w:ins>
      <w:ins w:id="1515" w:author="PR Preview" w:date="2026-01-01T00:00:00Z">
        <w:r>
          <w:t xml:space="preserve"> </w:t>
        </w:r>
      </w:ins>
      <w:hyperlink w:anchor="def-nested-cv">
        <w:ins w:id="1516" w:author="PR Preview" w:date="2026-01-01T00:00:00Z">
          <w:r>
            <w:rPr>
              <w:rStyle w:val="Hyperlink"/>
            </w:rPr>
            <w:t xml:space="preserve">nested cross-validation</w:t>
          </w:r>
        </w:ins>
      </w:hyperlink>
      <w:ins w:id="1517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88"/>
    <w:bookmarkStart w:id="291" w:name="def-cv-se"/>
    <w:p>
      <w:pPr>
        <w:pStyle w:val="BodyText"/>
      </w:pPr>
      <w:r>
        <w:rPr>
          <w:b/>
          <w:bCs/>
        </w:rPr>
        <w:t xml:space="preserve">Definition 59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8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9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0"/>
    </w:p>
    <w:bookmarkEnd w:id="291"/>
    <w:bookmarkStart w:id="292" w:name="rem-source-cv-se"/>
    <w:p>
      <w:pPr>
        <w:pStyle w:val="FirstParagraph"/>
      </w:pPr>
      <w:del w:id="1518" w:author="PR Preview" w:date="2026-01-01T00:00:00Z">
        <w:r>
          <w:rPr>
            <w:i/>
            <w:iCs/>
          </w:rPr>
          <w:delText xml:space="preserve">Remark 36</w:delText>
        </w:r>
      </w:del>
      <w:del w:id="1519" w:author="PR Preview" w:date="2026-01-01T00:00:00Z">
        <w:r>
          <w:delText xml:space="preserve"> (Source: Fold-based standard error). </w:delText>
        </w:r>
      </w:del>
      <w:del w:id="1520" w:author="PR Preview" w:date="2026-01-01T00:00:00Z">
        <w:r>
          <w:delText xml:space="preserve">Hastie et al. (2009, sec. 7.10.1)</w:delText>
        </w:r>
      </w:del>
      <w:del w:id="1521" w:author="PR Preview" w:date="2026-01-01T00:00:00Z">
        <w:r>
          <w:delText xml:space="preserve">, who call the result a standard error.</w:delText>
        </w:r>
      </w:del>
    </w:p>
    <w:p>
      <w:pPr>
        <w:pStyle w:val="BodyText"/>
      </w:pPr>
      <w:del w:id="1522" w:author="PR Preview" w:date="2026-01-01T00:00:00Z">
        <w:r>
          <w:rPr>
            <w:i/>
            <w:iCs/>
          </w:rPr>
          <w:delText xml:space="preserve">Remark 37</w:delText>
        </w:r>
      </w:del>
      <w:del w:id="1523" w:author="PR Preview" w:date="2026-01-01T00:00:00Z">
        <w:r>
          <w:delText xml:space="preserve"> (The fold-based standard error is only a rough guide). </w:delText>
        </w:r>
      </w:del>
      <w:del w:id="1524" w:author="PR Preview" w:date="2026-01-01T00:00:00Z">
        <w:r>
          <w:delText xml:space="preserve">Hastie et al. (2009, sec. 7.10.1)</w:delText>
        </w:r>
      </w:del>
      <w:del w:id="1525" w:author="PR Preview" w:date="2026-01-01T00:00:00Z">
        <w:r>
          <w:delText xml:space="preserve"> </w:delText>
        </w:r>
      </w:del>
      <w:del w:id="1526" w:author="PR Preview" w:date="2026-01-01T00:00:00Z">
        <w:r>
          <w:delText xml:space="preserve">draw standard-error bars</w:delText>
        </w:r>
      </w:del>
      <w:del w:id="1527" w:author="PR Preview" w:date="2026-01-01T00:00:00Z">
        <w:r>
          <w:delText xml:space="preserve"> </w:delText>
        </w:r>
      </w:del>
      <w:del w:id="1528" w:author="PR Preview" w:date="2026-01-01T00:00:00Z">
        <w:r>
          <w:delText xml:space="preserve">computed from the per-fold errors as in</w:delText>
        </w:r>
      </w:del>
      <w:del w:id="1529" w:author="PR Preview" w:date="2026-01-01T00:00:00Z">
        <w:r>
          <w:delText xml:space="preserve"> </w:delText>
        </w:r>
      </w:del>
      <w:hyperlink w:anchor="eq-cv-se">
        <w:del w:id="1530" w:author="PR Preview" w:date="2026-01-01T00:00:00Z">
          <w:r>
            <w:rPr>
              <w:rStyle w:val="Hyperlink"/>
            </w:rPr>
            <w:delText xml:space="preserve">Equation 57</w:delText>
          </w:r>
        </w:del>
      </w:hyperlink>
      <w:del w:id="1531" w:author="PR Preview" w:date="2026-01-01T00:00:00Z">
        <w:r>
          <w:delText xml:space="preserve">.</w:delText>
        </w:r>
      </w:del>
      <w:del w:id="1532" w:author="PR Preview" w:date="2026-01-01T00:00:00Z">
        <w:r>
          <w:delText xml:space="preserve"> </w:delText>
        </w:r>
      </w:del>
      <w:del w:id="1533" w:author="PR Preview" w:date="2026-01-01T00:00:00Z">
        <w:r>
          <w:delText xml:space="preserve">That formula treats the</w:delText>
        </w:r>
      </w:del>
      <w:del w:id="1534" w:author="PR Preview" w:date="2026-01-01T00:00:00Z">
        <w:r>
          <w:delText xml:space="preserve"> </w:delText>
        </w:r>
      </w:del>
      <m:oMath>
        <m:r>
          <m:t>k</m:t>
        </m:r>
      </m:oMath>
      <w:del w:id="1535" w:author="PR Preview" w:date="2026-01-01T00:00:00Z">
        <w:r>
          <w:delText xml:space="preserve"> </w:delText>
        </w:r>
      </w:del>
      <w:del w:id="1536" w:author="PR Preview" w:date="2026-01-01T00:00:00Z">
        <w:r>
          <w:delText xml:space="preserve">fold errors</w:delText>
        </w:r>
      </w:del>
      <w:del w:id="1537" w:author="PR Preview" w:date="2026-01-01T00:00:00Z">
        <w:r>
          <w:delText xml:space="preserve"> </w:delText>
        </w:r>
      </w:del>
      <w:del w:id="1538" w:author="PR Preview" w:date="2026-01-01T00:00:00Z">
        <w:r>
          <w:delText xml:space="preserve">as if they were independent,</w:delText>
        </w:r>
      </w:del>
      <w:del w:id="1539" w:author="PR Preview" w:date="2026-01-01T00:00:00Z">
        <w:r>
          <w:delText xml:space="preserve"> </w:delText>
        </w:r>
      </w:del>
      <w:del w:id="1540" w:author="PR Preview" w:date="2026-01-01T00:00:00Z">
        <w:r>
          <w:delText xml:space="preserve">which they are not:</w:delText>
        </w:r>
      </w:del>
      <w:del w:id="1541" w:author="PR Preview" w:date="2026-01-01T00:00:00Z">
        <w:r>
          <w:delText xml:space="preserve"> </w:delText>
        </w:r>
      </w:del>
      <w:del w:id="1542" w:author="PR Preview" w:date="2026-01-01T00:00:00Z">
        <w:r>
          <w:delText xml:space="preserve">every pair of folds shares</w:delText>
        </w:r>
      </w:del>
      <w:del w:id="1543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−</m:t>
        </m:r>
        <m:r>
          <m:t>2</m:t>
        </m:r>
      </m:oMath>
      <w:del w:id="1544" w:author="PR Preview" w:date="2026-01-01T00:00:00Z">
        <w:r>
          <w:delText xml:space="preserve"> </w:delText>
        </w:r>
      </w:del>
      <w:del w:id="1545" w:author="PR Preview" w:date="2026-01-01T00:00:00Z">
        <w:r>
          <w:delText xml:space="preserve">folds of training data.</w:delText>
        </w:r>
      </w:del>
      <w:del w:id="1546" w:author="PR Preview" w:date="2026-01-01T00:00:00Z">
        <w:r>
          <w:delText xml:space="preserve"> </w:delText>
        </w:r>
      </w:del>
      <w:del w:id="1547" w:author="PR Preview" w:date="2026-01-01T00:00:00Z">
        <w:r>
          <w:delText xml:space="preserve">So</w:delText>
        </w:r>
      </w:del>
      <w:del w:id="1548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1549" w:author="PR Preview" w:date="2026-01-01T00:00:00Z">
        <w:r>
          <w:delText xml:space="preserve"> </w:delText>
        </w:r>
      </w:del>
      <w:del w:id="1550" w:author="PR Preview" w:date="2026-01-01T00:00:00Z">
        <w:r>
          <w:delText xml:space="preserve">is a rough indication</w:delText>
        </w:r>
      </w:del>
      <w:del w:id="1551" w:author="PR Preview" w:date="2026-01-01T00:00:00Z">
        <w:r>
          <w:delText xml:space="preserve"> </w:delText>
        </w:r>
      </w:del>
      <w:del w:id="1552" w:author="PR Preview" w:date="2026-01-01T00:00:00Z">
        <w:r>
          <w:delText xml:space="preserve">of how much</w:delText>
        </w:r>
      </w:del>
      <w:del w:id="155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1554" w:author="PR Preview" w:date="2026-01-01T00:00:00Z">
        <w:r>
          <w:delText xml:space="preserve"> </w:delText>
        </w:r>
      </w:del>
      <w:del w:id="1555" w:author="PR Preview" w:date="2026-01-01T00:00:00Z">
        <w:r>
          <w:delText xml:space="preserve">might change with a different sample,</w:delText>
        </w:r>
      </w:del>
      <w:del w:id="1556" w:author="PR Preview" w:date="2026-01-01T00:00:00Z">
        <w:r>
          <w:delText xml:space="preserve"> </w:delText>
        </w:r>
      </w:del>
      <w:del w:id="1557" w:author="PR Preview" w:date="2026-01-01T00:00:00Z">
        <w:r>
          <w:delText xml:space="preserve">not a</w:delText>
        </w:r>
      </w:del>
      <w:del w:id="1558" w:author="PR Preview" w:date="2026-01-01T00:00:00Z">
        <w:r>
          <w:delText xml:space="preserve"> </w:delText>
        </w:r>
      </w:del>
      <w:hyperlink r:id="rId293">
        <w:del w:id="1559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1560" w:author="PR Preview" w:date="2026-01-01T00:00:00Z">
        <w:r>
          <w:delText xml:space="preserve"> </w:delText>
        </w:r>
      </w:del>
      <w:del w:id="1561" w:author="PR Preview" w:date="2026-01-01T00:00:00Z">
        <w:r>
          <w:delText xml:space="preserve">of</w:delText>
        </w:r>
      </w:del>
      <w:del w:id="156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1563" w:author="PR Preview" w:date="2026-01-01T00:00:00Z">
        <w:r>
          <w:delText xml:space="preserve">.</w:delText>
        </w:r>
      </w:del>
    </w:p>
    <w:p>
      <w:pPr>
        <w:pStyle w:val="FirstParagraph"/>
      </w:pPr>
      <w:ins w:id="1564" w:author="PR Preview" w:date="2026-01-01T00:00:00Z">
        <w:r>
          <w:rPr>
            <w:i/>
            <w:iCs/>
          </w:rPr>
          <w:t xml:space="preserve">Remark 36</w:t>
        </w:r>
      </w:ins>
      <w:ins w:id="1565" w:author="PR Preview" w:date="2026-01-01T00:00:00Z">
        <w:r>
          <w:t xml:space="preserve"> (Source: Fold-based standard error). </w:t>
        </w:r>
      </w:ins>
      <w:ins w:id="1566" w:author="PR Preview" w:date="2026-01-01T00:00:00Z">
        <w:r>
          <w:t xml:space="preserve">Hastie et al. [3, Sec. 7.10.1]</w:t>
        </w:r>
      </w:ins>
      <w:ins w:id="1567" w:author="PR Preview" w:date="2026-01-01T00:00:00Z">
        <w:r>
          <w:t xml:space="preserve">, who call the result a standard error.</w:t>
        </w:r>
      </w:ins>
    </w:p>
    <w:bookmarkEnd w:id="292"/>
    <w:bookmarkStart w:id="294" w:name="rem-cv-se"/>
    <w:p>
      <w:pPr>
        <w:pStyle w:val="BodyText"/>
      </w:pPr>
      <w:ins w:id="1568" w:author="PR Preview" w:date="2026-01-01T00:00:00Z">
        <w:r>
          <w:rPr>
            <w:i/>
            <w:iCs/>
          </w:rPr>
          <w:t xml:space="preserve">Remark 37</w:t>
        </w:r>
      </w:ins>
      <w:ins w:id="1569" w:author="PR Preview" w:date="2026-01-01T00:00:00Z">
        <w:r>
          <w:t xml:space="preserve"> (The fold-based standard error is only a rough guide). </w:t>
        </w:r>
      </w:ins>
      <w:ins w:id="1570" w:author="PR Preview" w:date="2026-01-01T00:00:00Z">
        <w:r>
          <w:t xml:space="preserve">Hastie et al. [3, Sec. 7.10.1]</w:t>
        </w:r>
      </w:ins>
      <w:ins w:id="1571" w:author="PR Preview" w:date="2026-01-01T00:00:00Z">
        <w:r>
          <w:t xml:space="preserve"> </w:t>
        </w:r>
      </w:ins>
      <w:ins w:id="1572" w:author="PR Preview" w:date="2026-01-01T00:00:00Z">
        <w:r>
          <w:t xml:space="preserve">draw standard-error bars</w:t>
        </w:r>
      </w:ins>
      <w:ins w:id="1573" w:author="PR Preview" w:date="2026-01-01T00:00:00Z">
        <w:r>
          <w:t xml:space="preserve"> </w:t>
        </w:r>
      </w:ins>
      <w:ins w:id="1574" w:author="PR Preview" w:date="2026-01-01T00:00:00Z">
        <w:r>
          <w:t xml:space="preserve">computed from the per-fold errors as in</w:t>
        </w:r>
      </w:ins>
      <w:ins w:id="1575" w:author="PR Preview" w:date="2026-01-01T00:00:00Z">
        <w:r>
          <w:t xml:space="preserve"> </w:t>
        </w:r>
      </w:ins>
      <w:hyperlink w:anchor="eq-cv-se">
        <w:ins w:id="1576" w:author="PR Preview" w:date="2026-01-01T00:00:00Z">
          <w:r>
            <w:rPr>
              <w:rStyle w:val="Hyperlink"/>
            </w:rPr>
            <w:t xml:space="preserve">Equation 57</w:t>
          </w:r>
        </w:ins>
      </w:hyperlink>
      <w:ins w:id="1577" w:author="PR Preview" w:date="2026-01-01T00:00:00Z">
        <w:r>
          <w:t xml:space="preserve">.</w:t>
        </w:r>
      </w:ins>
      <w:ins w:id="1578" w:author="PR Preview" w:date="2026-01-01T00:00:00Z">
        <w:r>
          <w:t xml:space="preserve"> </w:t>
        </w:r>
      </w:ins>
      <w:ins w:id="1579" w:author="PR Preview" w:date="2026-01-01T00:00:00Z">
        <w:r>
          <w:t xml:space="preserve">That formula treats the</w:t>
        </w:r>
      </w:ins>
      <w:ins w:id="1580" w:author="PR Preview" w:date="2026-01-01T00:00:00Z">
        <w:r>
          <w:t xml:space="preserve"> </w:t>
        </w:r>
      </w:ins>
      <m:oMath>
        <m:r>
          <m:t>k</m:t>
        </m:r>
      </m:oMath>
      <w:ins w:id="1581" w:author="PR Preview" w:date="2026-01-01T00:00:00Z">
        <w:r>
          <w:t xml:space="preserve"> </w:t>
        </w:r>
      </w:ins>
      <w:ins w:id="1582" w:author="PR Preview" w:date="2026-01-01T00:00:00Z">
        <w:r>
          <w:t xml:space="preserve">fold errors</w:t>
        </w:r>
      </w:ins>
      <w:ins w:id="1583" w:author="PR Preview" w:date="2026-01-01T00:00:00Z">
        <w:r>
          <w:t xml:space="preserve"> </w:t>
        </w:r>
      </w:ins>
      <w:ins w:id="1584" w:author="PR Preview" w:date="2026-01-01T00:00:00Z">
        <w:r>
          <w:t xml:space="preserve">as if they were independent,</w:t>
        </w:r>
      </w:ins>
      <w:ins w:id="1585" w:author="PR Preview" w:date="2026-01-01T00:00:00Z">
        <w:r>
          <w:t xml:space="preserve"> </w:t>
        </w:r>
      </w:ins>
      <w:ins w:id="1586" w:author="PR Preview" w:date="2026-01-01T00:00:00Z">
        <w:r>
          <w:t xml:space="preserve">which they are not:</w:t>
        </w:r>
      </w:ins>
      <w:ins w:id="1587" w:author="PR Preview" w:date="2026-01-01T00:00:00Z">
        <w:r>
          <w:t xml:space="preserve"> </w:t>
        </w:r>
      </w:ins>
      <w:ins w:id="1588" w:author="PR Preview" w:date="2026-01-01T00:00:00Z">
        <w:r>
          <w:t xml:space="preserve">every pair of folds shares</w:t>
        </w:r>
      </w:ins>
      <w:ins w:id="158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2</m:t>
        </m:r>
      </m:oMath>
      <w:ins w:id="1590" w:author="PR Preview" w:date="2026-01-01T00:00:00Z">
        <w:r>
          <w:t xml:space="preserve"> </w:t>
        </w:r>
      </w:ins>
      <w:ins w:id="1591" w:author="PR Preview" w:date="2026-01-01T00:00:00Z">
        <w:r>
          <w:t xml:space="preserve">folds of training data.</w:t>
        </w:r>
      </w:ins>
      <w:ins w:id="1592" w:author="PR Preview" w:date="2026-01-01T00:00:00Z">
        <w:r>
          <w:t xml:space="preserve"> </w:t>
        </w:r>
      </w:ins>
      <w:ins w:id="1593" w:author="PR Preview" w:date="2026-01-01T00:00:00Z">
        <w:r>
          <w:t xml:space="preserve">So</w:t>
        </w:r>
      </w:ins>
      <w:ins w:id="159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1595" w:author="PR Preview" w:date="2026-01-01T00:00:00Z">
        <w:r>
          <w:t xml:space="preserve"> </w:t>
        </w:r>
      </w:ins>
      <w:ins w:id="1596" w:author="PR Preview" w:date="2026-01-01T00:00:00Z">
        <w:r>
          <w:t xml:space="preserve">is a rough indication</w:t>
        </w:r>
      </w:ins>
      <w:ins w:id="1597" w:author="PR Preview" w:date="2026-01-01T00:00:00Z">
        <w:r>
          <w:t xml:space="preserve"> </w:t>
        </w:r>
      </w:ins>
      <w:ins w:id="1598" w:author="PR Preview" w:date="2026-01-01T00:00:00Z">
        <w:r>
          <w:t xml:space="preserve">of how much</w:t>
        </w:r>
      </w:ins>
      <w:ins w:id="159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1600" w:author="PR Preview" w:date="2026-01-01T00:00:00Z">
        <w:r>
          <w:t xml:space="preserve"> </w:t>
        </w:r>
      </w:ins>
      <w:ins w:id="1601" w:author="PR Preview" w:date="2026-01-01T00:00:00Z">
        <w:r>
          <w:t xml:space="preserve">might change with a different sample,</w:t>
        </w:r>
      </w:ins>
      <w:ins w:id="1602" w:author="PR Preview" w:date="2026-01-01T00:00:00Z">
        <w:r>
          <w:t xml:space="preserve"> </w:t>
        </w:r>
      </w:ins>
      <w:ins w:id="1603" w:author="PR Preview" w:date="2026-01-01T00:00:00Z">
        <w:r>
          <w:t xml:space="preserve">not a</w:t>
        </w:r>
      </w:ins>
      <w:ins w:id="1604" w:author="PR Preview" w:date="2026-01-01T00:00:00Z">
        <w:r>
          <w:t xml:space="preserve"> </w:t>
        </w:r>
      </w:ins>
      <w:hyperlink r:id="rId293">
        <w:ins w:id="1605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1606" w:author="PR Preview" w:date="2026-01-01T00:00:00Z">
        <w:r>
          <w:t xml:space="preserve"> </w:t>
        </w:r>
      </w:ins>
      <w:ins w:id="1607" w:author="PR Preview" w:date="2026-01-01T00:00:00Z">
        <w:r>
          <w:t xml:space="preserve">of</w:t>
        </w:r>
      </w:ins>
      <w:ins w:id="160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1609" w:author="PR Preview" w:date="2026-01-01T00:00:00Z">
        <w:r>
          <w:t xml:space="preserve">.</w:t>
        </w:r>
      </w:ins>
    </w:p>
    <w:bookmarkEnd w:id="294"/>
    <w:bookmarkStart w:id="296" w:name="def-fold-mse-indexed"/>
    <w:p>
      <w:pPr>
        <w:pStyle w:val="BodyText"/>
      </w:pPr>
      <w:r>
        <w:rPr>
          <w:b/>
          <w:bCs/>
        </w:rPr>
        <w:t xml:space="preserve">Definition 60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95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295"/>
    </w:p>
    <w:bookmarkEnd w:id="296"/>
    <w:bookmarkStart w:id="298" w:name="def-cv-se-indexed"/>
    <w:p>
      <w:pPr>
        <w:pStyle w:val="FirstParagraph"/>
      </w:pPr>
      <w:r>
        <w:rPr>
          <w:b/>
          <w:bCs/>
        </w:rPr>
        <w:t xml:space="preserve">Definition 61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97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bookmarkStart w:id="300" w:name="def-one-se-rule"/>
    <w:p>
      <w:pPr>
        <w:pStyle w:val="FirstParagraph"/>
      </w:pPr>
      <w:r>
        <w:rPr>
          <w:b/>
          <w:bCs/>
        </w:rPr>
        <w:t xml:space="preserve">Definition 62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99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299"/>
    </w:p>
    <w:p>
      <w:pPr>
        <w:pStyle w:val="FirstParagraph"/>
      </w:pPr>
      <w:del w:id="1610" w:author="PR Preview" w:date="2026-01-01T00:00:00Z">
        <w:r>
          <w:delText xml:space="preserve">Source:</w:delText>
        </w:r>
      </w:del>
      <w:del w:id="1611" w:author="PR Preview" w:date="2026-01-01T00:00:00Z">
        <w:r>
          <w:delText xml:space="preserve"> </w:delText>
        </w:r>
      </w:del>
      <w:del w:id="1612" w:author="PR Preview" w:date="2026-01-01T00:00:00Z">
        <w:r>
          <w:delText xml:space="preserve">(Hastie et al. 2009, sec. 7.10.1; James et al. 2021, sec. 6.1.3)</w:delText>
        </w:r>
      </w:del>
      <w:del w:id="1613" w:author="PR Preview" w:date="2026-01-01T00:00:00Z">
        <w:r>
          <w:delText xml:space="preserve">.</w:delText>
        </w:r>
      </w:del>
    </w:p>
    <w:p>
      <w:pPr>
        <w:pStyle w:val="FirstParagraph"/>
      </w:pPr>
      <w:ins w:id="1614" w:author="PR Preview" w:date="2026-01-01T00:00:00Z">
        <w:r>
          <w:t xml:space="preserve">Source:</w:t>
        </w:r>
      </w:ins>
      <w:ins w:id="1615" w:author="PR Preview" w:date="2026-01-01T00:00:00Z">
        <w:r>
          <w:t xml:space="preserve"> </w:t>
        </w:r>
      </w:ins>
      <w:ins w:id="1616" w:author="PR Preview" w:date="2026-01-01T00:00:00Z">
        <w:r>
          <w:t xml:space="preserve">[3, Sec. 7.10.1], [5, Sec. 6.1.3]</w:t>
        </w:r>
      </w:ins>
      <w:ins w:id="1617" w:author="PR Preview" w:date="2026-01-01T00:00:00Z">
        <w:r>
          <w:t xml:space="preserve">.</w:t>
        </w:r>
      </w:ins>
    </w:p>
    <w:bookmarkEnd w:id="300"/>
    <w:bookmarkStart w:id="305" w:name="exm-one-se-rule"/>
    <w:p>
      <w:pPr>
        <w:pStyle w:val="BodyText"/>
      </w:pPr>
      <w:r>
        <w:rPr>
          <w:b/>
          <w:bCs/>
        </w:rPr>
        <w:t xml:space="preserve">Example 31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57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04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05"/>
    <w:bookmarkEnd w:id="306"/>
    <w:bookmarkStart w:id="312" w:name="sec-cv-whole-procedure"/>
    <w:p>
      <w:pPr>
        <w:pStyle w:val="Heading2"/>
      </w:pPr>
      <w:r>
        <w:t xml:space="preserve">9 Cross-validating the whole procedure</w:t>
      </w:r>
    </w:p>
    <w:bookmarkStart w:id="309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11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09"/>
    <w:bookmarkStart w:id="310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fails.</w:t>
      </w:r>
    </w:p>
    <w:bookmarkEnd w:id="310"/>
    <w:bookmarkStart w:id="311" w:name="rem-cv-every-step"/>
    <w:p>
      <w:pPr>
        <w:pStyle w:val="BodyText"/>
      </w:pPr>
      <w:del w:id="1618" w:author="PR Preview" w:date="2026-01-01T00:00:00Z">
        <w:r>
          <w:rPr>
            <w:i/>
            <w:iCs/>
          </w:rPr>
          <w:delText xml:space="preserve">Remark 38</w:delText>
        </w:r>
      </w:del>
      <w:del w:id="1619" w:author="PR Preview" w:date="2026-01-01T00:00:00Z">
        <w:r>
          <w:delText xml:space="preserve"> (Cross-validate the whole procedure). </w:delText>
        </w:r>
      </w:del>
      <w:del w:id="1620" w:author="PR Preview" w:date="2026-01-01T00:00:00Z">
        <w:r>
          <w:delText xml:space="preserve">Every step that uses the outcome is part of fitting,</w:delText>
        </w:r>
      </w:del>
      <w:del w:id="1621" w:author="PR Preview" w:date="2026-01-01T00:00:00Z">
        <w:r>
          <w:delText xml:space="preserve"> </w:delText>
        </w:r>
      </w:del>
      <w:del w:id="1622" w:author="PR Preview" w:date="2026-01-01T00:00:00Z">
        <w:r>
          <w:delText xml:space="preserve">and must be repeated inside each fold</w:delText>
        </w:r>
      </w:del>
      <w:del w:id="1623" w:author="PR Preview" w:date="2026-01-01T00:00:00Z">
        <w:r>
          <w:delText xml:space="preserve"> </w:delText>
        </w:r>
      </w:del>
      <w:del w:id="1624" w:author="PR Preview" w:date="2026-01-01T00:00:00Z">
        <w:r>
          <w:delText xml:space="preserve">using only that fold’s training observations</w:delText>
        </w:r>
      </w:del>
      <w:del w:id="1625" w:author="PR Preview" w:date="2026-01-01T00:00:00Z">
        <w:r>
          <w:delText xml:space="preserve"> </w:delText>
        </w:r>
      </w:del>
      <w:del w:id="1626" w:author="PR Preview" w:date="2026-01-01T00:00:00Z">
        <w:r>
          <w:delText xml:space="preserve">(Hastie et al. 2009, sec. 7.10.2)</w:delText>
        </w:r>
      </w:del>
      <w:del w:id="1627" w:author="PR Preview" w:date="2026-01-01T00:00:00Z">
        <w:r>
          <w:delText xml:space="preserve">.</w:delText>
        </w:r>
      </w:del>
      <w:del w:id="1628" w:author="PR Preview" w:date="2026-01-01T00:00:00Z">
        <w:r>
          <w:delText xml:space="preserve"> </w:delText>
        </w:r>
      </w:del>
      <w:del w:id="1629" w:author="PR Preview" w:date="2026-01-01T00:00:00Z">
        <w:r>
          <w:delText xml:space="preserve">Such steps include:</w:delText>
        </w:r>
      </w:del>
    </w:p>
    <w:p>
      <w:pPr>
        <w:pStyle w:val="BodyText"/>
      </w:pPr>
      <w:ins w:id="1630" w:author="PR Preview" w:date="2026-01-01T00:00:00Z">
        <w:r>
          <w:rPr>
            <w:i/>
            <w:iCs/>
          </w:rPr>
          <w:t xml:space="preserve">Remark 38</w:t>
        </w:r>
      </w:ins>
      <w:ins w:id="1631" w:author="PR Preview" w:date="2026-01-01T00:00:00Z">
        <w:r>
          <w:t xml:space="preserve"> (Cross-validate the whole procedure). </w:t>
        </w:r>
      </w:ins>
      <w:ins w:id="1632" w:author="PR Preview" w:date="2026-01-01T00:00:00Z">
        <w:r>
          <w:t xml:space="preserve">Every step that uses the outcome is part of fitting,</w:t>
        </w:r>
      </w:ins>
      <w:ins w:id="1633" w:author="PR Preview" w:date="2026-01-01T00:00:00Z">
        <w:r>
          <w:t xml:space="preserve"> </w:t>
        </w:r>
      </w:ins>
      <w:ins w:id="1634" w:author="PR Preview" w:date="2026-01-01T00:00:00Z">
        <w:r>
          <w:t xml:space="preserve">and must be repeated inside each fold</w:t>
        </w:r>
      </w:ins>
      <w:ins w:id="1635" w:author="PR Preview" w:date="2026-01-01T00:00:00Z">
        <w:r>
          <w:t xml:space="preserve"> </w:t>
        </w:r>
      </w:ins>
      <w:ins w:id="1636" w:author="PR Preview" w:date="2026-01-01T00:00:00Z">
        <w:r>
          <w:t xml:space="preserve">using only that fold’s training observations</w:t>
        </w:r>
      </w:ins>
      <w:ins w:id="1637" w:author="PR Preview" w:date="2026-01-01T00:00:00Z">
        <w:r>
          <w:t xml:space="preserve"> </w:t>
        </w:r>
      </w:ins>
      <w:ins w:id="1638" w:author="PR Preview" w:date="2026-01-01T00:00:00Z">
        <w:r>
          <w:t xml:space="preserve">[3, Sec. 7.10.2]</w:t>
        </w:r>
      </w:ins>
      <w:ins w:id="1639" w:author="PR Preview" w:date="2026-01-01T00:00:00Z">
        <w:r>
          <w:t xml:space="preserve">.</w:t>
        </w:r>
      </w:ins>
      <w:ins w:id="1640" w:author="PR Preview" w:date="2026-01-01T00:00:00Z">
        <w:r>
          <w:t xml:space="preserve"> </w:t>
        </w:r>
      </w:ins>
      <w:ins w:id="1641" w:author="PR Preview" w:date="2026-01-01T00:00:00Z">
        <w:r>
          <w:t xml:space="preserve">Such steps include:</w:t>
        </w:r>
      </w:ins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del w:id="1642" w:author="PR Preview" w:date="2026-01-01T00:00:00Z">
        <w:r>
          <w:delText xml:space="preserve">Hastie et al. (2009, sec. 7.10.2)</w:delText>
        </w:r>
      </w:del>
      <w:del w:id="1643" w:author="PR Preview" w:date="2026-01-01T00:00:00Z">
        <w:r>
          <w:delText xml:space="preserve"> </w:delText>
        </w:r>
      </w:del>
      <w:del w:id="1644" w:author="PR Preview" w:date="2026-01-01T00:00:00Z">
        <w:r>
          <w:delText xml:space="preserve">note that steps using only the predictors,</w:delText>
        </w:r>
      </w:del>
      <w:del w:id="1645" w:author="PR Preview" w:date="2026-01-01T00:00:00Z">
        <w:r>
          <w:delText xml:space="preserve"> </w:delText>
        </w:r>
      </w:del>
      <w:del w:id="1646" w:author="PR Preview" w:date="2026-01-01T00:00:00Z">
        <w:r>
          <w:delText xml:space="preserve">such as dropping predictors with almost no variation,</w:delText>
        </w:r>
      </w:del>
      <w:del w:id="1647" w:author="PR Preview" w:date="2026-01-01T00:00:00Z">
        <w:r>
          <w:delText xml:space="preserve"> </w:delText>
        </w:r>
      </w:del>
      <w:del w:id="1648" w:author="PR Preview" w:date="2026-01-01T00:00:00Z">
        <w:r>
          <w:delText xml:space="preserve">can be done once on all the data before the folds are formed.</w:delText>
        </w:r>
      </w:del>
      <w:del w:id="1649" w:author="PR Preview" w:date="2026-01-01T00:00:00Z">
        <w:r>
          <w:delText xml:space="preserve"> </w:delText>
        </w:r>
      </w:del>
      <w:del w:id="1650" w:author="PR Preview" w:date="2026-01-01T00:00:00Z">
        <w:r>
          <w:delText xml:space="preserve">Repeating such a step inside each fold is never wrong, though,</w:delText>
        </w:r>
      </w:del>
      <w:del w:id="1651" w:author="PR Preview" w:date="2026-01-01T00:00:00Z">
        <w:r>
          <w:delText xml:space="preserve"> </w:delText>
        </w:r>
      </w:del>
      <w:del w:id="1652" w:author="PR Preview" w:date="2026-01-01T00:00:00Z">
        <w:r>
          <w:delText xml:space="preserve">and it scores each held-out fold the way new data would be scored.</w:delText>
        </w:r>
      </w:del>
      <w:del w:id="1653" w:author="PR Preview" w:date="2026-01-01T00:00:00Z">
        <w:r>
          <w:delText xml:space="preserve"> </w:delText>
        </w:r>
      </w:del>
      <w:del w:id="1654" w:author="PR Preview" w:date="2026-01-01T00:00:00Z">
        <w:r>
          <w:delText xml:space="preserve">Examples are estimating the mean and standard deviation used for</w:delText>
        </w:r>
      </w:del>
      <w:del w:id="1655" w:author="PR Preview" w:date="2026-01-01T00:00:00Z">
        <w:r>
          <w:delText xml:space="preserve"> </w:delText>
        </w:r>
      </w:del>
      <w:hyperlink r:id="rId36">
        <w:del w:id="1656" w:author="PR Preview" w:date="2026-01-01T00:00:00Z">
          <w:r>
            <w:rPr>
              <w:rStyle w:val="Hyperlink"/>
            </w:rPr>
            <w:delText xml:space="preserve">standardization</w:delText>
          </w:r>
        </w:del>
      </w:hyperlink>
      <w:del w:id="1657" w:author="PR Preview" w:date="2026-01-01T00:00:00Z">
        <w:r>
          <w:delText xml:space="preserve">,</w:delText>
        </w:r>
      </w:del>
      <w:del w:id="1658" w:author="PR Preview" w:date="2026-01-01T00:00:00Z">
        <w:r>
          <w:delText xml:space="preserve"> </w:delText>
        </w:r>
      </w:del>
      <w:del w:id="1659" w:author="PR Preview" w:date="2026-01-01T00:00:00Z">
        <w:r>
          <w:delText xml:space="preserve">and the values used to fill in missing predictor values,</w:delText>
        </w:r>
      </w:del>
      <w:del w:id="1660" w:author="PR Preview" w:date="2026-01-01T00:00:00Z">
        <w:r>
          <w:delText xml:space="preserve"> </w:delText>
        </w:r>
      </w:del>
      <w:del w:id="1661" w:author="PR Preview" w:date="2026-01-01T00:00:00Z">
        <w:r>
          <w:delText xml:space="preserve">when they are computed without the outcome.</w:delText>
        </w:r>
      </w:del>
    </w:p>
    <w:p>
      <w:pPr>
        <w:pStyle w:val="FirstParagraph"/>
      </w:pPr>
      <w:ins w:id="1662" w:author="PR Preview" w:date="2026-01-01T00:00:00Z">
        <w:r>
          <w:t xml:space="preserve">Hastie et al. [3, Sec. 7.10.2]</w:t>
        </w:r>
      </w:ins>
      <w:ins w:id="1663" w:author="PR Preview" w:date="2026-01-01T00:00:00Z">
        <w:r>
          <w:t xml:space="preserve"> </w:t>
        </w:r>
      </w:ins>
      <w:ins w:id="1664" w:author="PR Preview" w:date="2026-01-01T00:00:00Z">
        <w:r>
          <w:t xml:space="preserve">note that steps using only the predictors,</w:t>
        </w:r>
      </w:ins>
      <w:ins w:id="1665" w:author="PR Preview" w:date="2026-01-01T00:00:00Z">
        <w:r>
          <w:t xml:space="preserve"> </w:t>
        </w:r>
      </w:ins>
      <w:ins w:id="1666" w:author="PR Preview" w:date="2026-01-01T00:00:00Z">
        <w:r>
          <w:t xml:space="preserve">such as dropping predictors with almost no variation,</w:t>
        </w:r>
      </w:ins>
      <w:ins w:id="1667" w:author="PR Preview" w:date="2026-01-01T00:00:00Z">
        <w:r>
          <w:t xml:space="preserve"> </w:t>
        </w:r>
      </w:ins>
      <w:ins w:id="1668" w:author="PR Preview" w:date="2026-01-01T00:00:00Z">
        <w:r>
          <w:t xml:space="preserve">can be done once on all the data before the folds are formed.</w:t>
        </w:r>
      </w:ins>
      <w:ins w:id="1669" w:author="PR Preview" w:date="2026-01-01T00:00:00Z">
        <w:r>
          <w:t xml:space="preserve"> </w:t>
        </w:r>
      </w:ins>
      <w:ins w:id="1670" w:author="PR Preview" w:date="2026-01-01T00:00:00Z">
        <w:r>
          <w:t xml:space="preserve">Repeating such a step inside each fold is never wrong, though,</w:t>
        </w:r>
      </w:ins>
      <w:ins w:id="1671" w:author="PR Preview" w:date="2026-01-01T00:00:00Z">
        <w:r>
          <w:t xml:space="preserve"> </w:t>
        </w:r>
      </w:ins>
      <w:ins w:id="1672" w:author="PR Preview" w:date="2026-01-01T00:00:00Z">
        <w:r>
          <w:t xml:space="preserve">and it scores each held-out fold the way new data would be scored.</w:t>
        </w:r>
      </w:ins>
      <w:ins w:id="1673" w:author="PR Preview" w:date="2026-01-01T00:00:00Z">
        <w:r>
          <w:t xml:space="preserve"> </w:t>
        </w:r>
      </w:ins>
      <w:ins w:id="1674" w:author="PR Preview" w:date="2026-01-01T00:00:00Z">
        <w:r>
          <w:t xml:space="preserve">Examples are estimating the mean and standard deviation used for</w:t>
        </w:r>
      </w:ins>
      <w:ins w:id="1675" w:author="PR Preview" w:date="2026-01-01T00:00:00Z">
        <w:r>
          <w:t xml:space="preserve"> </w:t>
        </w:r>
      </w:ins>
      <w:hyperlink r:id="rId36">
        <w:ins w:id="1676" w:author="PR Preview" w:date="2026-01-01T00:00:00Z">
          <w:r>
            <w:rPr>
              <w:rStyle w:val="Hyperlink"/>
            </w:rPr>
            <w:t xml:space="preserve">standardization</w:t>
          </w:r>
        </w:ins>
      </w:hyperlink>
      <w:ins w:id="1677" w:author="PR Preview" w:date="2026-01-01T00:00:00Z">
        <w:r>
          <w:t xml:space="preserve">,</w:t>
        </w:r>
      </w:ins>
      <w:ins w:id="1678" w:author="PR Preview" w:date="2026-01-01T00:00:00Z">
        <w:r>
          <w:t xml:space="preserve"> </w:t>
        </w:r>
      </w:ins>
      <w:ins w:id="1679" w:author="PR Preview" w:date="2026-01-01T00:00:00Z">
        <w:r>
          <w:t xml:space="preserve">and the values used to fill in missing predictor values,</w:t>
        </w:r>
      </w:ins>
      <w:ins w:id="1680" w:author="PR Preview" w:date="2026-01-01T00:00:00Z">
        <w:r>
          <w:t xml:space="preserve"> </w:t>
        </w:r>
      </w:ins>
      <w:ins w:id="1681" w:author="PR Preview" w:date="2026-01-01T00:00:00Z">
        <w:r>
          <w:t xml:space="preserve">when they are computed without the outcome.</w:t>
        </w:r>
      </w:ins>
    </w:p>
    <w:bookmarkEnd w:id="311"/>
    <w:bookmarkEnd w:id="312"/>
    <w:bookmarkStart w:id="314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del w:id="1682" w:author="PR Preview" w:date="2026-01-01T00:00:00Z">
        <w:r>
          <w:delText xml:space="preserve">Sanchez (2020)</w:delText>
        </w:r>
      </w:del>
      <w:del w:id="1683" w:author="PR Preview" w:date="2026-01-01T00:00:00Z">
        <w:r>
          <w:delText xml:space="preserve"> </w:delText>
        </w:r>
      </w:del>
      <w:del w:id="1684" w:author="PR Preview" w:date="2026-01-01T00:00:00Z">
        <w:r>
          <w:delText xml:space="preserve">reviews the matrix algebra behind statistical learning,</w:delText>
        </w:r>
      </w:del>
      <w:del w:id="1685" w:author="PR Preview" w:date="2026-01-01T00:00:00Z">
        <w:r>
          <w:delText xml:space="preserve"> </w:delText>
        </w:r>
      </w:del>
      <w:del w:id="1686" w:author="PR Preview" w:date="2026-01-01T00:00:00Z">
        <w:r>
          <w:delText xml:space="preserve">including the covariance and correlation matrices that cross-products produce.</w:delText>
        </w:r>
      </w:del>
    </w:p>
    <w:p>
      <w:pPr>
        <w:pStyle w:val="FirstParagraph"/>
      </w:pPr>
      <w:ins w:id="1687" w:author="PR Preview" w:date="2026-01-01T00:00:00Z">
        <w:r>
          <w:t xml:space="preserve">Sanchez [11]</w:t>
        </w:r>
      </w:ins>
      <w:ins w:id="1688" w:author="PR Preview" w:date="2026-01-01T00:00:00Z">
        <w:r>
          <w:t xml:space="preserve"> </w:t>
        </w:r>
      </w:ins>
      <w:ins w:id="1689" w:author="PR Preview" w:date="2026-01-01T00:00:00Z">
        <w:r>
          <w:t xml:space="preserve">reviews the matrix algebra behind statistical learning,</w:t>
        </w:r>
      </w:ins>
      <w:ins w:id="1690" w:author="PR Preview" w:date="2026-01-01T00:00:00Z">
        <w:r>
          <w:t xml:space="preserve"> </w:t>
        </w:r>
      </w:ins>
      <w:ins w:id="1691" w:author="PR Preview" w:date="2026-01-01T00:00:00Z">
        <w:r>
          <w:t xml:space="preserve">including the covariance and correlation matrices that cross-products produce.</w:t>
        </w:r>
      </w:ins>
    </w:p>
    <w:bookmarkStart w:id="313" w:name="online-references"/>
    <w:p>
      <w:pPr>
        <w:pStyle w:val="Heading3"/>
      </w:pPr>
      <w:r>
        <w:t xml:space="preserve">10.1 Online references</w:t>
      </w:r>
    </w:p>
    <w:p>
      <w:pPr>
        <w:numPr>
          <w:ilvl w:val="0"/>
          <w:numId w:val="1024"/>
        </w:numPr>
      </w:pPr>
      <w:del w:id="1692" w:author="PR Preview" w:date="2026-01-01T00:00:00Z">
        <w:r>
          <w:delText xml:space="preserve">Wikipedia contributors (2026b)</w:delText>
        </w:r>
      </w:del>
      <w:del w:id="1693" w:author="PR Preview" w:date="2026-01-01T00:00:00Z">
        <w:r>
          <w:delText xml:space="preserve"> </w:delText>
        </w:r>
      </w:del>
      <w:del w:id="1694" w:author="PR Preview" w:date="2026-01-01T00:00:00Z">
        <w:r>
          <w:delText xml:space="preserve">—</w:delText>
        </w:r>
      </w:del>
      <w:del w:id="1695" w:author="PR Preview" w:date="2026-01-01T00:00:00Z">
        <w:r>
          <w:delText xml:space="preserve"> </w:delText>
        </w:r>
      </w:del>
      <m:oMath>
        <m:r>
          <m:t>k</m:t>
        </m:r>
      </m:oMath>
      <w:del w:id="1696" w:author="PR Preview" w:date="2026-01-01T00:00:00Z">
        <w:r>
          <w:delText xml:space="preserve">-fold, leave-one-out and other schemes</w:delText>
        </w:r>
      </w:del>
    </w:p>
    <w:p>
      <w:pPr>
        <w:numPr>
          <w:ilvl w:val="0"/>
          <w:numId w:val="1024"/>
        </w:numPr>
      </w:pPr>
      <w:del w:id="1697" w:author="PR Preview" w:date="2026-01-01T00:00:00Z">
        <w:r>
          <w:delText xml:space="preserve">Wikipedia contributors (2026i)</w:delText>
        </w:r>
      </w:del>
      <w:del w:id="1698" w:author="PR Preview" w:date="2026-01-01T00:00:00Z">
        <w:r>
          <w:delText xml:space="preserve"> </w:delText>
        </w:r>
      </w:del>
      <w:del w:id="1699" w:author="PR Preview" w:date="2026-01-01T00:00:00Z">
        <w:r>
          <w:delText xml:space="preserve">— what each of the three sets is for</w:delText>
        </w:r>
      </w:del>
    </w:p>
    <w:p>
      <w:pPr>
        <w:numPr>
          <w:ilvl w:val="0"/>
          <w:numId w:val="1024"/>
        </w:numPr>
      </w:pPr>
      <w:del w:id="1700" w:author="PR Preview" w:date="2026-01-01T00:00:00Z">
        <w:r>
          <w:delText xml:space="preserve">Wikipedia contributors (2026a)</w:delText>
        </w:r>
      </w:del>
      <w:del w:id="1701" w:author="PR Preview" w:date="2026-01-01T00:00:00Z">
        <w:r>
          <w:delText xml:space="preserve"> </w:delText>
        </w:r>
      </w:del>
      <w:del w:id="1702" w:author="PR Preview" w:date="2026-01-01T00:00:00Z">
        <w:r>
          <w:delText xml:space="preserve">— the decomposition of the expected squared error</w:delText>
        </w:r>
      </w:del>
    </w:p>
    <w:p>
      <w:pPr>
        <w:numPr>
          <w:ilvl w:val="0"/>
          <w:numId w:val="1024"/>
        </w:numPr>
      </w:pPr>
      <w:del w:id="1703" w:author="PR Preview" w:date="2026-01-01T00:00:00Z">
        <w:r>
          <w:delText xml:space="preserve">Wikipedia contributors (2026g)</w:delText>
        </w:r>
      </w:del>
      <w:del w:id="1704" w:author="PR Preview" w:date="2026-01-01T00:00:00Z">
        <w:r>
          <w:delText xml:space="preserve"> </w:delText>
        </w:r>
      </w:del>
      <w:del w:id="1705" w:author="PR Preview" w:date="2026-01-01T00:00:00Z">
        <w:r>
          <w:delText xml:space="preserve">— overfitting and underfitting, with examples</w:delText>
        </w:r>
      </w:del>
    </w:p>
    <w:p>
      <w:pPr>
        <w:numPr>
          <w:ilvl w:val="0"/>
          <w:numId w:val="1024"/>
        </w:numPr>
      </w:pPr>
      <w:del w:id="1706" w:author="PR Preview" w:date="2026-01-01T00:00:00Z">
        <w:r>
          <w:delText xml:space="preserve">Wikipedia contributors (2026f)</w:delText>
        </w:r>
      </w:del>
      <w:del w:id="1707" w:author="PR Preview" w:date="2026-01-01T00:00:00Z">
        <w:r>
          <w:delText xml:space="preserve"> </w:delText>
        </w:r>
      </w:del>
      <w:del w:id="1708" w:author="PR Preview" w:date="2026-01-01T00:00:00Z">
        <w:r>
          <w:delText xml:space="preserve">— the task and the main criteria</w:delText>
        </w:r>
      </w:del>
    </w:p>
    <w:p>
      <w:pPr>
        <w:numPr>
          <w:ilvl w:val="0"/>
          <w:numId w:val="1024"/>
        </w:numPr>
      </w:pPr>
      <w:del w:id="1709" w:author="PR Preview" w:date="2026-01-01T00:00:00Z">
        <w:r>
          <w:delText xml:space="preserve">Wikipedia contributors (2026c)</w:delText>
        </w:r>
      </w:del>
      <w:del w:id="1710" w:author="PR Preview" w:date="2026-01-01T00:00:00Z">
        <w:r>
          <w:delText xml:space="preserve"> </w:delText>
        </w:r>
      </w:del>
      <w:del w:id="1711" w:author="PR Preview" w:date="2026-01-01T00:00:00Z">
        <w:r>
          <w:delText xml:space="preserve">— generalization error and how to estimate it</w:delText>
        </w:r>
      </w:del>
    </w:p>
    <w:p>
      <w:pPr>
        <w:numPr>
          <w:ilvl w:val="0"/>
          <w:numId w:val="1024"/>
        </w:numPr>
      </w:pPr>
      <w:del w:id="1712" w:author="PR Preview" w:date="2026-01-01T00:00:00Z">
        <w:r>
          <w:delText xml:space="preserve">Wikipedia contributors (2026d)</w:delText>
        </w:r>
      </w:del>
      <w:del w:id="1713" w:author="PR Preview" w:date="2026-01-01T00:00:00Z">
        <w:r>
          <w:delText xml:space="preserve"> </w:delText>
        </w:r>
      </w:del>
      <w:del w:id="1714" w:author="PR Preview" w:date="2026-01-01T00:00:00Z">
        <w:r>
          <w:delText xml:space="preserve">— the Wikipedia article on hyperparameter (machine learning)</w:delText>
        </w:r>
      </w:del>
    </w:p>
    <w:p>
      <w:pPr>
        <w:numPr>
          <w:ilvl w:val="0"/>
          <w:numId w:val="1024"/>
        </w:numPr>
      </w:pPr>
      <w:del w:id="1715" w:author="PR Preview" w:date="2026-01-01T00:00:00Z">
        <w:r>
          <w:delText xml:space="preserve">Wikipedia contributors (2026e)</w:delText>
        </w:r>
      </w:del>
      <w:del w:id="1716" w:author="PR Preview" w:date="2026-01-01T00:00:00Z">
        <w:r>
          <w:delText xml:space="preserve"> </w:delText>
        </w:r>
      </w:del>
      <w:del w:id="1717" w:author="PR Preview" w:date="2026-01-01T00:00:00Z">
        <w:r>
          <w:delText xml:space="preserve">— the Wikipedia article on leverage (statistics)</w:delText>
        </w:r>
      </w:del>
    </w:p>
    <w:p>
      <w:pPr>
        <w:numPr>
          <w:ilvl w:val="0"/>
          <w:numId w:val="1024"/>
        </w:numPr>
      </w:pPr>
      <w:del w:id="1718" w:author="PR Preview" w:date="2026-01-01T00:00:00Z">
        <w:r>
          <w:delText xml:space="preserve">Wikipedia contributors (2026h)</w:delText>
        </w:r>
      </w:del>
      <w:del w:id="1719" w:author="PR Preview" w:date="2026-01-01T00:00:00Z">
        <w:r>
          <w:delText xml:space="preserve"> </w:delText>
        </w:r>
      </w:del>
      <w:del w:id="1720" w:author="PR Preview" w:date="2026-01-01T00:00:00Z">
        <w:r>
          <w:delText xml:space="preserve">— the Wikipedia article on random seed</w:delText>
        </w:r>
      </w:del>
    </w:p>
    <w:p>
      <w:pPr>
        <w:numPr>
          <w:ilvl w:val="0"/>
          <w:numId w:val="1024"/>
        </w:numPr>
      </w:pPr>
      <w:ins w:id="1721" w:author="PR Preview" w:date="2026-01-01T00:00:00Z">
        <w:r>
          <w:t xml:space="preserve">Wikipedia contributors [10]</w:t>
        </w:r>
      </w:ins>
      <w:ins w:id="1722" w:author="PR Preview" w:date="2026-01-01T00:00:00Z">
        <w:r>
          <w:t xml:space="preserve"> </w:t>
        </w:r>
      </w:ins>
      <w:ins w:id="1723" w:author="PR Preview" w:date="2026-01-01T00:00:00Z">
        <w:r>
          <w:t xml:space="preserve">—</w:t>
        </w:r>
      </w:ins>
      <w:ins w:id="1724" w:author="PR Preview" w:date="2026-01-01T00:00:00Z">
        <w:r>
          <w:t xml:space="preserve"> </w:t>
        </w:r>
      </w:ins>
      <m:oMath>
        <m:r>
          <m:t>k</m:t>
        </m:r>
      </m:oMath>
      <w:ins w:id="1725" w:author="PR Preview" w:date="2026-01-01T00:00:00Z">
        <w:r>
          <w:t xml:space="preserve">-fold, leave-one-out and other schemes</w:t>
        </w:r>
      </w:ins>
    </w:p>
    <w:p>
      <w:pPr>
        <w:numPr>
          <w:ilvl w:val="0"/>
          <w:numId w:val="1024"/>
        </w:numPr>
      </w:pPr>
      <w:ins w:id="1726" w:author="PR Preview" w:date="2026-01-01T00:00:00Z">
        <w:r>
          <w:t xml:space="preserve">Wikipedia contributors [2]</w:t>
        </w:r>
      </w:ins>
      <w:ins w:id="1727" w:author="PR Preview" w:date="2026-01-01T00:00:00Z">
        <w:r>
          <w:t xml:space="preserve"> </w:t>
        </w:r>
      </w:ins>
      <w:ins w:id="1728" w:author="PR Preview" w:date="2026-01-01T00:00:00Z">
        <w:r>
          <w:t xml:space="preserve">— what each of the three sets is for</w:t>
        </w:r>
      </w:ins>
    </w:p>
    <w:p>
      <w:pPr>
        <w:numPr>
          <w:ilvl w:val="0"/>
          <w:numId w:val="1024"/>
        </w:numPr>
      </w:pPr>
      <w:ins w:id="1729" w:author="PR Preview" w:date="2026-01-01T00:00:00Z">
        <w:r>
          <w:t xml:space="preserve">Wikipedia contributors [7]</w:t>
        </w:r>
      </w:ins>
      <w:ins w:id="1730" w:author="PR Preview" w:date="2026-01-01T00:00:00Z">
        <w:r>
          <w:t xml:space="preserve"> </w:t>
        </w:r>
      </w:ins>
      <w:ins w:id="1731" w:author="PR Preview" w:date="2026-01-01T00:00:00Z">
        <w:r>
          <w:t xml:space="preserve">— the decomposition of the expected squared error</w:t>
        </w:r>
      </w:ins>
    </w:p>
    <w:p>
      <w:pPr>
        <w:numPr>
          <w:ilvl w:val="0"/>
          <w:numId w:val="1024"/>
        </w:numPr>
      </w:pPr>
      <w:ins w:id="1732" w:author="PR Preview" w:date="2026-01-01T00:00:00Z">
        <w:r>
          <w:t xml:space="preserve">Wikipedia contributors [6]</w:t>
        </w:r>
      </w:ins>
      <w:ins w:id="1733" w:author="PR Preview" w:date="2026-01-01T00:00:00Z">
        <w:r>
          <w:t xml:space="preserve"> </w:t>
        </w:r>
      </w:ins>
      <w:ins w:id="1734" w:author="PR Preview" w:date="2026-01-01T00:00:00Z">
        <w:r>
          <w:t xml:space="preserve">— overfitting and underfitting, with examples</w:t>
        </w:r>
      </w:ins>
    </w:p>
    <w:p>
      <w:pPr>
        <w:numPr>
          <w:ilvl w:val="0"/>
          <w:numId w:val="1024"/>
        </w:numPr>
      </w:pPr>
      <w:ins w:id="1735" w:author="PR Preview" w:date="2026-01-01T00:00:00Z">
        <w:r>
          <w:t xml:space="preserve">Wikipedia contributors [9]</w:t>
        </w:r>
      </w:ins>
      <w:ins w:id="1736" w:author="PR Preview" w:date="2026-01-01T00:00:00Z">
        <w:r>
          <w:t xml:space="preserve"> </w:t>
        </w:r>
      </w:ins>
      <w:ins w:id="1737" w:author="PR Preview" w:date="2026-01-01T00:00:00Z">
        <w:r>
          <w:t xml:space="preserve">— the task and the main criteria</w:t>
        </w:r>
      </w:ins>
    </w:p>
    <w:p>
      <w:pPr>
        <w:numPr>
          <w:ilvl w:val="0"/>
          <w:numId w:val="1024"/>
        </w:numPr>
      </w:pPr>
      <w:ins w:id="1738" w:author="PR Preview" w:date="2026-01-01T00:00:00Z">
        <w:r>
          <w:t xml:space="preserve">Wikipedia contributors [4]</w:t>
        </w:r>
      </w:ins>
      <w:ins w:id="1739" w:author="PR Preview" w:date="2026-01-01T00:00:00Z">
        <w:r>
          <w:t xml:space="preserve"> </w:t>
        </w:r>
      </w:ins>
      <w:ins w:id="1740" w:author="PR Preview" w:date="2026-01-01T00:00:00Z">
        <w:r>
          <w:t xml:space="preserve">— generalization error and how to estimate it</w:t>
        </w:r>
      </w:ins>
    </w:p>
    <w:p>
      <w:pPr>
        <w:numPr>
          <w:ilvl w:val="0"/>
          <w:numId w:val="1024"/>
        </w:numPr>
      </w:pPr>
      <w:ins w:id="1741" w:author="PR Preview" w:date="2026-01-01T00:00:00Z">
        <w:r>
          <w:t xml:space="preserve">Wikipedia contributors [8]</w:t>
        </w:r>
      </w:ins>
      <w:ins w:id="1742" w:author="PR Preview" w:date="2026-01-01T00:00:00Z">
        <w:r>
          <w:t xml:space="preserve"> </w:t>
        </w:r>
      </w:ins>
      <w:ins w:id="1743" w:author="PR Preview" w:date="2026-01-01T00:00:00Z">
        <w:r>
          <w:t xml:space="preserve">— the Wikipedia article on hyperparameter (machine learning)</w:t>
        </w:r>
      </w:ins>
    </w:p>
    <w:p>
      <w:pPr>
        <w:numPr>
          <w:ilvl w:val="0"/>
          <w:numId w:val="1024"/>
        </w:numPr>
      </w:pPr>
      <w:ins w:id="1744" w:author="PR Preview" w:date="2026-01-01T00:00:00Z">
        <w:r>
          <w:t xml:space="preserve">Wikipedia contributors [12]</w:t>
        </w:r>
      </w:ins>
      <w:ins w:id="1745" w:author="PR Preview" w:date="2026-01-01T00:00:00Z">
        <w:r>
          <w:t xml:space="preserve"> </w:t>
        </w:r>
      </w:ins>
      <w:ins w:id="1746" w:author="PR Preview" w:date="2026-01-01T00:00:00Z">
        <w:r>
          <w:t xml:space="preserve">— the Wikipedia article on leverage (statistics)</w:t>
        </w:r>
      </w:ins>
    </w:p>
    <w:p>
      <w:pPr>
        <w:numPr>
          <w:ilvl w:val="0"/>
          <w:numId w:val="1024"/>
        </w:numPr>
      </w:pPr>
      <w:ins w:id="1747" w:author="PR Preview" w:date="2026-01-01T00:00:00Z">
        <w:r>
          <w:t xml:space="preserve">Wikipedia contributors [1]</w:t>
        </w:r>
      </w:ins>
      <w:ins w:id="1748" w:author="PR Preview" w:date="2026-01-01T00:00:00Z">
        <w:r>
          <w:t xml:space="preserve"> </w:t>
        </w:r>
      </w:ins>
      <w:ins w:id="1749" w:author="PR Preview" w:date="2026-01-01T00:00:00Z">
        <w:r>
          <w:t xml:space="preserve">— the Wikipedia article on random seed</w:t>
        </w:r>
      </w:ins>
    </w:p>
    <w:bookmarkEnd w:id="313"/>
    <w:bookmarkEnd w:id="314"/>
    <w:bookmarkStart w:id="340" w:name="references"/>
    <w:p>
      <w:pPr>
        <w:pStyle w:val="Heading2"/>
      </w:pPr>
      <w:r>
        <w:t xml:space="preserve">References</w:t>
      </w:r>
    </w:p>
    <w:bookmarkStart w:id="339" w:name="refs"/>
    <w:bookmarkStart w:id="316" w:name="ref-wikipedia_random_seed"/>
    <w:p>
      <w:pPr>
        <w:pStyle w:val="Bibliography"/>
      </w:pPr>
      <w:del w:id="1750" w:author="PR Preview" w:date="2026-01-01T00:00:00Z">
        <w:r>
          <w:delText xml:space="preserve">Hastie, Trevor, Robert Tibshirani, and Jerome Friedman. 2009.</w:delText>
        </w:r>
      </w:del>
      <w:del w:id="1751" w:author="PR Preview" w:date="2026-01-01T00:00:00Z">
        <w:r>
          <w:delText xml:space="preserve"> </w:delText>
        </w:r>
      </w:del>
      <w:del w:id="1752" w:author="PR Preview" w:date="2026-01-01T00:00:00Z">
        <w:r>
          <w:rPr>
            <w:i/>
            <w:iCs/>
          </w:rPr>
          <w:delText xml:space="preserve">The Elements of Statistical Learning: Data Mining, Inference, and Prediction</w:delText>
        </w:r>
      </w:del>
      <w:del w:id="1753" w:author="PR Preview" w:date="2026-01-01T00:00:00Z">
        <w:r>
          <w:delText xml:space="preserve">. 2nd ed. Springer.</w:delText>
        </w:r>
      </w:del>
      <w:del w:id="1754" w:author="PR Preview" w:date="2026-01-01T00:00:00Z">
        <w:r>
          <w:delText xml:space="preserve"> </w:delText>
        </w:r>
      </w:del>
      <w:hyperlink r:id="rId319">
        <w:del w:id="1755" w:author="PR Preview" w:date="2026-01-01T00:00:00Z">
          <w:r>
            <w:rPr>
              <w:rStyle w:val="Hyperlink"/>
            </w:rPr>
            <w:delText xml:space="preserve">https://doi.org/10.1007/978-0-387-84858-7</w:delText>
          </w:r>
        </w:del>
      </w:hyperlink>
      <w:del w:id="1756" w:author="PR Preview" w:date="2026-01-01T00:00:00Z">
        <w:r>
          <w:delText xml:space="preserve">.</w:delText>
        </w:r>
      </w:del>
    </w:p>
    <w:p>
      <w:pPr>
        <w:pStyle w:val="Bibliography"/>
      </w:pPr>
      <w:del w:id="1757" w:author="PR Preview" w:date="2026-01-01T00:00:00Z">
        <w:r>
          <w:delText xml:space="preserve">James, Gareth, Daniela Witten, Trevor Hastie, and Robert Tibshirani. 2021.</w:delText>
        </w:r>
      </w:del>
      <w:del w:id="1758" w:author="PR Preview" w:date="2026-01-01T00:00:00Z">
        <w:r>
          <w:delText xml:space="preserve"> </w:delText>
        </w:r>
      </w:del>
      <w:del w:id="1759" w:author="PR Preview" w:date="2026-01-01T00:00:00Z">
        <w:r>
          <w:rPr>
            <w:i/>
            <w:iCs/>
          </w:rPr>
          <w:delText xml:space="preserve">An Introduction to Statistical Learning: With Applications in</w:delText>
        </w:r>
      </w:del>
      <w:del w:id="1760" w:author="PR Preview" w:date="2026-01-01T00:00:00Z">
        <w:r>
          <w:rPr>
            <w:i/>
            <w:iCs/>
          </w:rPr>
          <w:delText xml:space="preserve"> </w:delText>
        </w:r>
      </w:del>
      <w:del w:id="1761" w:author="PR Preview" w:date="2026-01-01T00:00:00Z">
        <w:r>
          <w:rPr>
            <w:i/>
            <w:iCs/>
          </w:rPr>
          <w:delText xml:space="preserve">R</w:delText>
        </w:r>
      </w:del>
      <w:del w:id="1762" w:author="PR Preview" w:date="2026-01-01T00:00:00Z">
        <w:r>
          <w:delText xml:space="preserve">. 2nd ed. Springer.</w:delText>
        </w:r>
      </w:del>
      <w:del w:id="1763" w:author="PR Preview" w:date="2026-01-01T00:00:00Z">
        <w:r>
          <w:delText xml:space="preserve"> </w:delText>
        </w:r>
      </w:del>
      <w:hyperlink r:id="rId323">
        <w:del w:id="1764" w:author="PR Preview" w:date="2026-01-01T00:00:00Z">
          <w:r>
            <w:rPr>
              <w:rStyle w:val="Hyperlink"/>
            </w:rPr>
            <w:delText xml:space="preserve">https://doi.org/10.1007/978-1-0716-1418-1</w:delText>
          </w:r>
        </w:del>
      </w:hyperlink>
      <w:del w:id="1765" w:author="PR Preview" w:date="2026-01-01T00:00:00Z">
        <w:r>
          <w:delText xml:space="preserve">.</w:delText>
        </w:r>
      </w:del>
    </w:p>
    <w:p>
      <w:pPr>
        <w:pStyle w:val="Bibliography"/>
      </w:pPr>
      <w:del w:id="1766" w:author="PR Preview" w:date="2026-01-01T00:00:00Z">
        <w:r>
          <w:delText xml:space="preserve">Sanchez, Gaston. 2020.</w:delText>
        </w:r>
      </w:del>
      <w:del w:id="1767" w:author="PR Preview" w:date="2026-01-01T00:00:00Z">
        <w:r>
          <w:delText xml:space="preserve"> </w:delText>
        </w:r>
      </w:del>
      <w:del w:id="1768" w:author="PR Preview" w:date="2026-01-01T00:00:00Z">
        <w:r>
          <w:rPr>
            <w:i/>
            <w:iCs/>
          </w:rPr>
          <w:delText xml:space="preserve">A Matrix Algebra Companion for Statistical Learning (</w:delText>
        </w:r>
      </w:del>
      <w:del w:id="1769" w:author="PR Preview" w:date="2026-01-01T00:00:00Z">
        <w:r>
          <w:rPr>
            <w:i/>
            <w:iCs/>
          </w:rPr>
          <w:delText xml:space="preserve">matrix4sl</w:delText>
        </w:r>
      </w:del>
      <w:del w:id="1770" w:author="PR Preview" w:date="2026-01-01T00:00:00Z">
        <w:r>
          <w:rPr>
            <w:i/>
            <w:iCs/>
          </w:rPr>
          <w:delText xml:space="preserve">)</w:delText>
        </w:r>
      </w:del>
      <w:del w:id="1771" w:author="PR Preview" w:date="2026-01-01T00:00:00Z">
        <w:r>
          <w:delText xml:space="preserve">. Online book, work in progress. Licensed CC BY-NC-SA 4.0.</w:delText>
        </w:r>
      </w:del>
      <w:del w:id="1772" w:author="PR Preview" w:date="2026-01-01T00:00:00Z">
        <w:r>
          <w:delText xml:space="preserve"> </w:delText>
        </w:r>
      </w:del>
      <w:hyperlink r:id="rId335">
        <w:del w:id="1773" w:author="PR Preview" w:date="2026-01-01T00:00:00Z">
          <w:r>
            <w:rPr>
              <w:rStyle w:val="Hyperlink"/>
            </w:rPr>
            <w:delText xml:space="preserve">https://www.gastonsanchez.com/matrix4sl/</w:delText>
          </w:r>
        </w:del>
      </w:hyperlink>
      <w:del w:id="1774" w:author="PR Preview" w:date="2026-01-01T00:00:00Z">
        <w:r>
          <w:delText xml:space="preserve">.</w:delText>
        </w:r>
      </w:del>
    </w:p>
    <w:p>
      <w:pPr>
        <w:pStyle w:val="Bibliography"/>
      </w:pPr>
      <w:del w:id="1775" w:author="PR Preview" w:date="2026-01-01T00:00:00Z">
        <w:r>
          <w:delText xml:space="preserve">Wikipedia contributors. 2026a.</w:delText>
        </w:r>
      </w:del>
      <w:del w:id="1776" w:author="PR Preview" w:date="2026-01-01T00:00:00Z">
        <w:r>
          <w:delText xml:space="preserve"> </w:delText>
        </w:r>
      </w:del>
      <w:del w:id="1777" w:author="PR Preview" w:date="2026-01-01T00:00:00Z">
        <w:r>
          <w:rPr>
            <w:i/>
            <w:iCs/>
          </w:rPr>
          <w:delText xml:space="preserve">Bias–Variance Tradeoff —</w:delText>
        </w:r>
      </w:del>
      <w:del w:id="1778" w:author="PR Preview" w:date="2026-01-01T00:00:00Z">
        <w:r>
          <w:rPr>
            <w:i/>
            <w:iCs/>
          </w:rPr>
          <w:delText xml:space="preserve"> </w:delText>
        </w:r>
      </w:del>
      <w:del w:id="1779" w:author="PR Preview" w:date="2026-01-01T00:00:00Z">
        <w:r>
          <w:rPr>
            <w:i/>
            <w:iCs/>
          </w:rPr>
          <w:delText xml:space="preserve">Wikipedia</w:delText>
        </w:r>
      </w:del>
      <w:del w:id="1780" w:author="PR Preview" w:date="2026-01-01T00:00:00Z">
        <w:r>
          <w:rPr>
            <w:i/>
            <w:iCs/>
          </w:rPr>
          <w:delText xml:space="preserve">,</w:delText>
        </w:r>
      </w:del>
      <w:del w:id="1781" w:author="PR Preview" w:date="2026-01-01T00:00:00Z">
        <w:r>
          <w:rPr>
            <w:i/>
            <w:iCs/>
          </w:rPr>
          <w:delText xml:space="preserve"> </w:delText>
        </w:r>
      </w:del>
      <w:del w:id="1782" w:author="PR Preview" w:date="2026-01-01T00:00:00Z">
        <w:r>
          <w:rPr>
            <w:i/>
            <w:iCs/>
          </w:rPr>
          <w:delText xml:space="preserve">the Free Encyclopedia</w:delText>
        </w:r>
      </w:del>
      <w:del w:id="1783" w:author="PR Preview" w:date="2026-01-01T00:00:00Z">
        <w:r>
          <w:delText xml:space="preserve">.</w:delText>
        </w:r>
      </w:del>
      <w:del w:id="1784" w:author="PR Preview" w:date="2026-01-01T00:00:00Z">
        <w:r>
          <w:delText xml:space="preserve"> </w:delText>
        </w:r>
      </w:del>
      <w:hyperlink r:id="rId327">
        <w:del w:id="1785" w:author="PR Preview" w:date="2026-01-01T00:00:00Z">
          <w:r>
            <w:rPr>
              <w:rStyle w:val="Hyperlink"/>
            </w:rPr>
            <w:delText xml:space="preserve">https://en.wikipedia.org/wiki/Bias%E2%80%93variance_tradeoff</w:delText>
          </w:r>
        </w:del>
      </w:hyperlink>
      <w:del w:id="1786" w:author="PR Preview" w:date="2026-01-01T00:00:00Z">
        <w:r>
          <w:delText xml:space="preserve">.</w:delText>
        </w:r>
      </w:del>
    </w:p>
    <w:p>
      <w:pPr>
        <w:pStyle w:val="Bibliography"/>
      </w:pPr>
      <w:del w:id="1787" w:author="PR Preview" w:date="2026-01-01T00:00:00Z">
        <w:r>
          <w:delText xml:space="preserve">Wikipedia contributors. 2026b.</w:delText>
        </w:r>
      </w:del>
      <w:del w:id="1788" w:author="PR Preview" w:date="2026-01-01T00:00:00Z">
        <w:r>
          <w:delText xml:space="preserve"> </w:delText>
        </w:r>
      </w:del>
      <w:del w:id="1789" w:author="PR Preview" w:date="2026-01-01T00:00:00Z">
        <w:r>
          <w:rPr>
            <w:i/>
            <w:iCs/>
          </w:rPr>
          <w:delText xml:space="preserve">Cross-Validation (Statistics) —</w:delText>
        </w:r>
      </w:del>
      <w:del w:id="1790" w:author="PR Preview" w:date="2026-01-01T00:00:00Z">
        <w:r>
          <w:rPr>
            <w:i/>
            <w:iCs/>
          </w:rPr>
          <w:delText xml:space="preserve"> </w:delText>
        </w:r>
      </w:del>
      <w:del w:id="1791" w:author="PR Preview" w:date="2026-01-01T00:00:00Z">
        <w:r>
          <w:rPr>
            <w:i/>
            <w:iCs/>
          </w:rPr>
          <w:delText xml:space="preserve">Wikipedia</w:delText>
        </w:r>
      </w:del>
      <w:del w:id="1792" w:author="PR Preview" w:date="2026-01-01T00:00:00Z">
        <w:r>
          <w:rPr>
            <w:i/>
            <w:iCs/>
          </w:rPr>
          <w:delText xml:space="preserve">,</w:delText>
        </w:r>
      </w:del>
      <w:del w:id="1793" w:author="PR Preview" w:date="2026-01-01T00:00:00Z">
        <w:r>
          <w:rPr>
            <w:i/>
            <w:iCs/>
          </w:rPr>
          <w:delText xml:space="preserve"> </w:delText>
        </w:r>
      </w:del>
      <w:del w:id="1794" w:author="PR Preview" w:date="2026-01-01T00:00:00Z">
        <w:r>
          <w:rPr>
            <w:i/>
            <w:iCs/>
          </w:rPr>
          <w:delText xml:space="preserve">the Free Encyclopedia</w:delText>
        </w:r>
      </w:del>
      <w:del w:id="1795" w:author="PR Preview" w:date="2026-01-01T00:00:00Z">
        <w:r>
          <w:delText xml:space="preserve">.</w:delText>
        </w:r>
      </w:del>
      <w:del w:id="1796" w:author="PR Preview" w:date="2026-01-01T00:00:00Z">
        <w:r>
          <w:delText xml:space="preserve"> </w:delText>
        </w:r>
      </w:del>
      <w:hyperlink r:id="rId333">
        <w:del w:id="1797" w:author="PR Preview" w:date="2026-01-01T00:00:00Z">
          <w:r>
            <w:rPr>
              <w:rStyle w:val="Hyperlink"/>
            </w:rPr>
            <w:delText xml:space="preserve">https://en.wikipedia.org/wiki/Cross-validation_%28statistics%29</w:delText>
          </w:r>
        </w:del>
      </w:hyperlink>
      <w:del w:id="1798" w:author="PR Preview" w:date="2026-01-01T00:00:00Z">
        <w:r>
          <w:delText xml:space="preserve">.</w:delText>
        </w:r>
      </w:del>
    </w:p>
    <w:p>
      <w:pPr>
        <w:pStyle w:val="Bibliography"/>
      </w:pPr>
      <w:del w:id="1799" w:author="PR Preview" w:date="2026-01-01T00:00:00Z">
        <w:r>
          <w:delText xml:space="preserve">Wikipedia contributors. 2026c.</w:delText>
        </w:r>
      </w:del>
      <w:del w:id="1800" w:author="PR Preview" w:date="2026-01-01T00:00:00Z">
        <w:r>
          <w:delText xml:space="preserve"> </w:delText>
        </w:r>
      </w:del>
      <w:del w:id="1801" w:author="PR Preview" w:date="2026-01-01T00:00:00Z">
        <w:r>
          <w:rPr>
            <w:i/>
            <w:iCs/>
          </w:rPr>
          <w:delText xml:space="preserve">Generalization Error —</w:delText>
        </w:r>
      </w:del>
      <w:del w:id="1802" w:author="PR Preview" w:date="2026-01-01T00:00:00Z">
        <w:r>
          <w:rPr>
            <w:i/>
            <w:iCs/>
          </w:rPr>
          <w:delText xml:space="preserve"> </w:delText>
        </w:r>
      </w:del>
      <w:del w:id="1803" w:author="PR Preview" w:date="2026-01-01T00:00:00Z">
        <w:r>
          <w:rPr>
            <w:i/>
            <w:iCs/>
          </w:rPr>
          <w:delText xml:space="preserve">Wikipedia</w:delText>
        </w:r>
      </w:del>
      <w:del w:id="1804" w:author="PR Preview" w:date="2026-01-01T00:00:00Z">
        <w:r>
          <w:rPr>
            <w:i/>
            <w:iCs/>
          </w:rPr>
          <w:delText xml:space="preserve">,</w:delText>
        </w:r>
      </w:del>
      <w:del w:id="1805" w:author="PR Preview" w:date="2026-01-01T00:00:00Z">
        <w:r>
          <w:rPr>
            <w:i/>
            <w:iCs/>
          </w:rPr>
          <w:delText xml:space="preserve"> </w:delText>
        </w:r>
      </w:del>
      <w:del w:id="1806" w:author="PR Preview" w:date="2026-01-01T00:00:00Z">
        <w:r>
          <w:rPr>
            <w:i/>
            <w:iCs/>
          </w:rPr>
          <w:delText xml:space="preserve">the Free Encyclopedia</w:delText>
        </w:r>
      </w:del>
      <w:del w:id="1807" w:author="PR Preview" w:date="2026-01-01T00:00:00Z">
        <w:r>
          <w:delText xml:space="preserve">.</w:delText>
        </w:r>
      </w:del>
      <w:del w:id="1808" w:author="PR Preview" w:date="2026-01-01T00:00:00Z">
        <w:r>
          <w:delText xml:space="preserve"> </w:delText>
        </w:r>
      </w:del>
      <w:hyperlink r:id="rId321">
        <w:del w:id="1809" w:author="PR Preview" w:date="2026-01-01T00:00:00Z">
          <w:r>
            <w:rPr>
              <w:rStyle w:val="Hyperlink"/>
            </w:rPr>
            <w:delText xml:space="preserve">https://en.wikipedia.org/wiki/Generalization_error</w:delText>
          </w:r>
        </w:del>
      </w:hyperlink>
      <w:del w:id="1810" w:author="PR Preview" w:date="2026-01-01T00:00:00Z">
        <w:r>
          <w:delText xml:space="preserve">.</w:delText>
        </w:r>
      </w:del>
    </w:p>
    <w:p>
      <w:pPr>
        <w:pStyle w:val="Bibliography"/>
      </w:pPr>
      <w:del w:id="1811" w:author="PR Preview" w:date="2026-01-01T00:00:00Z">
        <w:r>
          <w:delText xml:space="preserve">Wikipedia contributors. 2026d.</w:delText>
        </w:r>
      </w:del>
      <w:del w:id="1812" w:author="PR Preview" w:date="2026-01-01T00:00:00Z">
        <w:r>
          <w:delText xml:space="preserve"> </w:delText>
        </w:r>
      </w:del>
      <w:del w:id="1813" w:author="PR Preview" w:date="2026-01-01T00:00:00Z">
        <w:r>
          <w:rPr>
            <w:i/>
            <w:iCs/>
          </w:rPr>
          <w:delText xml:space="preserve">Hyperparameter (Machine Learning) —</w:delText>
        </w:r>
      </w:del>
      <w:del w:id="1814" w:author="PR Preview" w:date="2026-01-01T00:00:00Z">
        <w:r>
          <w:rPr>
            <w:i/>
            <w:iCs/>
          </w:rPr>
          <w:delText xml:space="preserve"> </w:delText>
        </w:r>
      </w:del>
      <w:del w:id="1815" w:author="PR Preview" w:date="2026-01-01T00:00:00Z">
        <w:r>
          <w:rPr>
            <w:i/>
            <w:iCs/>
          </w:rPr>
          <w:delText xml:space="preserve">Wikipedia</w:delText>
        </w:r>
      </w:del>
      <w:del w:id="1816" w:author="PR Preview" w:date="2026-01-01T00:00:00Z">
        <w:r>
          <w:rPr>
            <w:i/>
            <w:iCs/>
          </w:rPr>
          <w:delText xml:space="preserve">,</w:delText>
        </w:r>
      </w:del>
      <w:del w:id="1817" w:author="PR Preview" w:date="2026-01-01T00:00:00Z">
        <w:r>
          <w:rPr>
            <w:i/>
            <w:iCs/>
          </w:rPr>
          <w:delText xml:space="preserve"> </w:delText>
        </w:r>
      </w:del>
      <w:del w:id="1818" w:author="PR Preview" w:date="2026-01-01T00:00:00Z">
        <w:r>
          <w:rPr>
            <w:i/>
            <w:iCs/>
          </w:rPr>
          <w:delText xml:space="preserve">the Free Encyclopedia</w:delText>
        </w:r>
      </w:del>
      <w:del w:id="1819" w:author="PR Preview" w:date="2026-01-01T00:00:00Z">
        <w:r>
          <w:delText xml:space="preserve">.</w:delText>
        </w:r>
      </w:del>
      <w:del w:id="1820" w:author="PR Preview" w:date="2026-01-01T00:00:00Z">
        <w:r>
          <w:delText xml:space="preserve"> </w:delText>
        </w:r>
      </w:del>
      <w:hyperlink r:id="rId329">
        <w:del w:id="1821" w:author="PR Preview" w:date="2026-01-01T00:00:00Z">
          <w:r>
            <w:rPr>
              <w:rStyle w:val="Hyperlink"/>
            </w:rPr>
            <w:delText xml:space="preserve">https://en.wikipedia.org/wiki/Hyperparameter_%28machine_learning%29</w:delText>
          </w:r>
        </w:del>
      </w:hyperlink>
      <w:del w:id="1822" w:author="PR Preview" w:date="2026-01-01T00:00:00Z">
        <w:r>
          <w:delText xml:space="preserve">.</w:delText>
        </w:r>
      </w:del>
    </w:p>
    <w:p>
      <w:pPr>
        <w:pStyle w:val="Bibliography"/>
      </w:pPr>
      <w:del w:id="1823" w:author="PR Preview" w:date="2026-01-01T00:00:00Z">
        <w:r>
          <w:delText xml:space="preserve">Wikipedia contributors. 2026e.</w:delText>
        </w:r>
      </w:del>
      <w:del w:id="1824" w:author="PR Preview" w:date="2026-01-01T00:00:00Z">
        <w:r>
          <w:delText xml:space="preserve"> </w:delText>
        </w:r>
      </w:del>
      <w:del w:id="1825" w:author="PR Preview" w:date="2026-01-01T00:00:00Z">
        <w:r>
          <w:rPr>
            <w:i/>
            <w:iCs/>
          </w:rPr>
          <w:delText xml:space="preserve">Leverage (Statistics) —</w:delText>
        </w:r>
      </w:del>
      <w:del w:id="1826" w:author="PR Preview" w:date="2026-01-01T00:00:00Z">
        <w:r>
          <w:rPr>
            <w:i/>
            <w:iCs/>
          </w:rPr>
          <w:delText xml:space="preserve"> </w:delText>
        </w:r>
      </w:del>
      <w:del w:id="1827" w:author="PR Preview" w:date="2026-01-01T00:00:00Z">
        <w:r>
          <w:rPr>
            <w:i/>
            <w:iCs/>
          </w:rPr>
          <w:delText xml:space="preserve">Wikipedia</w:delText>
        </w:r>
      </w:del>
      <w:del w:id="1828" w:author="PR Preview" w:date="2026-01-01T00:00:00Z">
        <w:r>
          <w:rPr>
            <w:i/>
            <w:iCs/>
          </w:rPr>
          <w:delText xml:space="preserve">,</w:delText>
        </w:r>
      </w:del>
      <w:del w:id="1829" w:author="PR Preview" w:date="2026-01-01T00:00:00Z">
        <w:r>
          <w:rPr>
            <w:i/>
            <w:iCs/>
          </w:rPr>
          <w:delText xml:space="preserve"> </w:delText>
        </w:r>
      </w:del>
      <w:del w:id="1830" w:author="PR Preview" w:date="2026-01-01T00:00:00Z">
        <w:r>
          <w:rPr>
            <w:i/>
            <w:iCs/>
          </w:rPr>
          <w:delText xml:space="preserve">the Free Encyclopedia</w:delText>
        </w:r>
      </w:del>
      <w:del w:id="1831" w:author="PR Preview" w:date="2026-01-01T00:00:00Z">
        <w:r>
          <w:delText xml:space="preserve">.</w:delText>
        </w:r>
      </w:del>
      <w:del w:id="1832" w:author="PR Preview" w:date="2026-01-01T00:00:00Z">
        <w:r>
          <w:delText xml:space="preserve"> </w:delText>
        </w:r>
      </w:del>
      <w:hyperlink r:id="rId337">
        <w:del w:id="1833" w:author="PR Preview" w:date="2026-01-01T00:00:00Z">
          <w:r>
            <w:rPr>
              <w:rStyle w:val="Hyperlink"/>
            </w:rPr>
            <w:delText xml:space="preserve">https://en.wikipedia.org/wiki/Leverage_%28statistics%29</w:delText>
          </w:r>
        </w:del>
      </w:hyperlink>
      <w:del w:id="1834" w:author="PR Preview" w:date="2026-01-01T00:00:00Z">
        <w:r>
          <w:delText xml:space="preserve">.</w:delText>
        </w:r>
      </w:del>
    </w:p>
    <w:p>
      <w:pPr>
        <w:pStyle w:val="Bibliography"/>
      </w:pPr>
      <w:del w:id="1835" w:author="PR Preview" w:date="2026-01-01T00:00:00Z">
        <w:r>
          <w:delText xml:space="preserve">Wikipedia contributors. 2026f.</w:delText>
        </w:r>
      </w:del>
      <w:del w:id="1836" w:author="PR Preview" w:date="2026-01-01T00:00:00Z">
        <w:r>
          <w:delText xml:space="preserve"> </w:delText>
        </w:r>
      </w:del>
      <w:del w:id="1837" w:author="PR Preview" w:date="2026-01-01T00:00:00Z">
        <w:r>
          <w:rPr>
            <w:i/>
            <w:iCs/>
          </w:rPr>
          <w:delText xml:space="preserve">Model Selection —</w:delText>
        </w:r>
      </w:del>
      <w:del w:id="1838" w:author="PR Preview" w:date="2026-01-01T00:00:00Z">
        <w:r>
          <w:rPr>
            <w:i/>
            <w:iCs/>
          </w:rPr>
          <w:delText xml:space="preserve"> </w:delText>
        </w:r>
      </w:del>
      <w:del w:id="1839" w:author="PR Preview" w:date="2026-01-01T00:00:00Z">
        <w:r>
          <w:rPr>
            <w:i/>
            <w:iCs/>
          </w:rPr>
          <w:delText xml:space="preserve">Wikipedia</w:delText>
        </w:r>
      </w:del>
      <w:del w:id="1840" w:author="PR Preview" w:date="2026-01-01T00:00:00Z">
        <w:r>
          <w:rPr>
            <w:i/>
            <w:iCs/>
          </w:rPr>
          <w:delText xml:space="preserve">,</w:delText>
        </w:r>
      </w:del>
      <w:del w:id="1841" w:author="PR Preview" w:date="2026-01-01T00:00:00Z">
        <w:r>
          <w:rPr>
            <w:i/>
            <w:iCs/>
          </w:rPr>
          <w:delText xml:space="preserve"> </w:delText>
        </w:r>
      </w:del>
      <w:del w:id="1842" w:author="PR Preview" w:date="2026-01-01T00:00:00Z">
        <w:r>
          <w:rPr>
            <w:i/>
            <w:iCs/>
          </w:rPr>
          <w:delText xml:space="preserve">the Free Encyclopedia</w:delText>
        </w:r>
      </w:del>
      <w:del w:id="1843" w:author="PR Preview" w:date="2026-01-01T00:00:00Z">
        <w:r>
          <w:delText xml:space="preserve">.</w:delText>
        </w:r>
      </w:del>
      <w:del w:id="1844" w:author="PR Preview" w:date="2026-01-01T00:00:00Z">
        <w:r>
          <w:delText xml:space="preserve"> </w:delText>
        </w:r>
      </w:del>
      <w:hyperlink r:id="rId331">
        <w:del w:id="1845" w:author="PR Preview" w:date="2026-01-01T00:00:00Z">
          <w:r>
            <w:rPr>
              <w:rStyle w:val="Hyperlink"/>
            </w:rPr>
            <w:delText xml:space="preserve">https://en.wikipedia.org/wiki/Model_selection</w:delText>
          </w:r>
        </w:del>
      </w:hyperlink>
      <w:del w:id="1846" w:author="PR Preview" w:date="2026-01-01T00:00:00Z">
        <w:r>
          <w:delText xml:space="preserve">.</w:delText>
        </w:r>
      </w:del>
    </w:p>
    <w:p>
      <w:pPr>
        <w:pStyle w:val="Bibliography"/>
      </w:pPr>
      <w:del w:id="1847" w:author="PR Preview" w:date="2026-01-01T00:00:00Z">
        <w:r>
          <w:delText xml:space="preserve">Wikipedia contributors. 2026g.</w:delText>
        </w:r>
      </w:del>
      <w:del w:id="1848" w:author="PR Preview" w:date="2026-01-01T00:00:00Z">
        <w:r>
          <w:delText xml:space="preserve"> </w:delText>
        </w:r>
      </w:del>
      <w:del w:id="1849" w:author="PR Preview" w:date="2026-01-01T00:00:00Z">
        <w:r>
          <w:rPr>
            <w:i/>
            <w:iCs/>
          </w:rPr>
          <w:delText xml:space="preserve">Overfitting —</w:delText>
        </w:r>
      </w:del>
      <w:del w:id="1850" w:author="PR Preview" w:date="2026-01-01T00:00:00Z">
        <w:r>
          <w:rPr>
            <w:i/>
            <w:iCs/>
          </w:rPr>
          <w:delText xml:space="preserve"> </w:delText>
        </w:r>
      </w:del>
      <w:del w:id="1851" w:author="PR Preview" w:date="2026-01-01T00:00:00Z">
        <w:r>
          <w:rPr>
            <w:i/>
            <w:iCs/>
          </w:rPr>
          <w:delText xml:space="preserve">Wikipedia</w:delText>
        </w:r>
      </w:del>
      <w:del w:id="1852" w:author="PR Preview" w:date="2026-01-01T00:00:00Z">
        <w:r>
          <w:rPr>
            <w:i/>
            <w:iCs/>
          </w:rPr>
          <w:delText xml:space="preserve">,</w:delText>
        </w:r>
      </w:del>
      <w:del w:id="1853" w:author="PR Preview" w:date="2026-01-01T00:00:00Z">
        <w:r>
          <w:rPr>
            <w:i/>
            <w:iCs/>
          </w:rPr>
          <w:delText xml:space="preserve"> </w:delText>
        </w:r>
      </w:del>
      <w:del w:id="1854" w:author="PR Preview" w:date="2026-01-01T00:00:00Z">
        <w:r>
          <w:rPr>
            <w:i/>
            <w:iCs/>
          </w:rPr>
          <w:delText xml:space="preserve">the Free Encyclopedia</w:delText>
        </w:r>
      </w:del>
      <w:del w:id="1855" w:author="PR Preview" w:date="2026-01-01T00:00:00Z">
        <w:r>
          <w:delText xml:space="preserve">.</w:delText>
        </w:r>
      </w:del>
      <w:del w:id="1856" w:author="PR Preview" w:date="2026-01-01T00:00:00Z">
        <w:r>
          <w:delText xml:space="preserve"> </w:delText>
        </w:r>
      </w:del>
      <w:hyperlink r:id="rId325">
        <w:del w:id="1857" w:author="PR Preview" w:date="2026-01-01T00:00:00Z">
          <w:r>
            <w:rPr>
              <w:rStyle w:val="Hyperlink"/>
            </w:rPr>
            <w:delText xml:space="preserve">https://en.wikipedia.org/wiki/Overfitting</w:delText>
          </w:r>
        </w:del>
      </w:hyperlink>
      <w:del w:id="1858" w:author="PR Preview" w:date="2026-01-01T00:00:00Z">
        <w:r>
          <w:delText xml:space="preserve">.</w:delText>
        </w:r>
      </w:del>
    </w:p>
    <w:p>
      <w:pPr>
        <w:pStyle w:val="Bibliography"/>
      </w:pPr>
      <w:del w:id="1859" w:author="PR Preview" w:date="2026-01-01T00:00:00Z">
        <w:r>
          <w:delText xml:space="preserve">Wikipedia contributors. 2026h.</w:delText>
        </w:r>
      </w:del>
      <w:del w:id="1860" w:author="PR Preview" w:date="2026-01-01T00:00:00Z">
        <w:r>
          <w:delText xml:space="preserve"> </w:delText>
        </w:r>
      </w:del>
      <w:del w:id="1861" w:author="PR Preview" w:date="2026-01-01T00:00:00Z">
        <w:r>
          <w:rPr>
            <w:i/>
            <w:iCs/>
          </w:rPr>
          <w:delText xml:space="preserve">Random Seed —</w:delText>
        </w:r>
      </w:del>
      <w:del w:id="1862" w:author="PR Preview" w:date="2026-01-01T00:00:00Z">
        <w:r>
          <w:rPr>
            <w:i/>
            <w:iCs/>
          </w:rPr>
          <w:delText xml:space="preserve"> </w:delText>
        </w:r>
      </w:del>
      <w:del w:id="1863" w:author="PR Preview" w:date="2026-01-01T00:00:00Z">
        <w:r>
          <w:rPr>
            <w:i/>
            <w:iCs/>
          </w:rPr>
          <w:delText xml:space="preserve">Wikipedia</w:delText>
        </w:r>
      </w:del>
      <w:del w:id="1864" w:author="PR Preview" w:date="2026-01-01T00:00:00Z">
        <w:r>
          <w:rPr>
            <w:i/>
            <w:iCs/>
          </w:rPr>
          <w:delText xml:space="preserve">,</w:delText>
        </w:r>
      </w:del>
      <w:del w:id="1865" w:author="PR Preview" w:date="2026-01-01T00:00:00Z">
        <w:r>
          <w:rPr>
            <w:i/>
            <w:iCs/>
          </w:rPr>
          <w:delText xml:space="preserve"> </w:delText>
        </w:r>
      </w:del>
      <w:del w:id="1866" w:author="PR Preview" w:date="2026-01-01T00:00:00Z">
        <w:r>
          <w:rPr>
            <w:i/>
            <w:iCs/>
          </w:rPr>
          <w:delText xml:space="preserve">the Free Encyclopedia</w:delText>
        </w:r>
      </w:del>
      <w:del w:id="1867" w:author="PR Preview" w:date="2026-01-01T00:00:00Z">
        <w:r>
          <w:delText xml:space="preserve">.</w:delText>
        </w:r>
      </w:del>
      <w:del w:id="1868" w:author="PR Preview" w:date="2026-01-01T00:00:00Z">
        <w:r>
          <w:delText xml:space="preserve"> </w:delText>
        </w:r>
      </w:del>
      <w:hyperlink r:id="rId315">
        <w:del w:id="1869" w:author="PR Preview" w:date="2026-01-01T00:00:00Z">
          <w:r>
            <w:rPr>
              <w:rStyle w:val="Hyperlink"/>
            </w:rPr>
            <w:delText xml:space="preserve">https://en.wikipedia.org/wiki/Random_seed</w:delText>
          </w:r>
        </w:del>
      </w:hyperlink>
      <w:del w:id="1870" w:author="PR Preview" w:date="2026-01-01T00:00:00Z">
        <w:r>
          <w:delText xml:space="preserve">.</w:delText>
        </w:r>
      </w:del>
    </w:p>
    <w:p>
      <w:pPr>
        <w:pStyle w:val="Bibliography"/>
      </w:pPr>
      <w:del w:id="1871" w:author="PR Preview" w:date="2026-01-01T00:00:00Z">
        <w:r>
          <w:delText xml:space="preserve">Wikipedia contributors. 2026i.</w:delText>
        </w:r>
      </w:del>
      <w:del w:id="1872" w:author="PR Preview" w:date="2026-01-01T00:00:00Z">
        <w:r>
          <w:delText xml:space="preserve"> </w:delText>
        </w:r>
      </w:del>
      <w:del w:id="1873" w:author="PR Preview" w:date="2026-01-01T00:00:00Z">
        <w:r>
          <w:rPr>
            <w:i/>
            <w:iCs/>
          </w:rPr>
          <w:delText xml:space="preserve">Training, Validation, and Test Data Sets —</w:delText>
        </w:r>
      </w:del>
      <w:del w:id="1874" w:author="PR Preview" w:date="2026-01-01T00:00:00Z">
        <w:r>
          <w:rPr>
            <w:i/>
            <w:iCs/>
          </w:rPr>
          <w:delText xml:space="preserve"> </w:delText>
        </w:r>
      </w:del>
      <w:del w:id="1875" w:author="PR Preview" w:date="2026-01-01T00:00:00Z">
        <w:r>
          <w:rPr>
            <w:i/>
            <w:iCs/>
          </w:rPr>
          <w:delText xml:space="preserve">Wikipedia</w:delText>
        </w:r>
      </w:del>
      <w:del w:id="1876" w:author="PR Preview" w:date="2026-01-01T00:00:00Z">
        <w:r>
          <w:rPr>
            <w:i/>
            <w:iCs/>
          </w:rPr>
          <w:delText xml:space="preserve">,</w:delText>
        </w:r>
      </w:del>
      <w:del w:id="1877" w:author="PR Preview" w:date="2026-01-01T00:00:00Z">
        <w:r>
          <w:rPr>
            <w:i/>
            <w:iCs/>
          </w:rPr>
          <w:delText xml:space="preserve"> </w:delText>
        </w:r>
      </w:del>
      <w:del w:id="1878" w:author="PR Preview" w:date="2026-01-01T00:00:00Z">
        <w:r>
          <w:rPr>
            <w:i/>
            <w:iCs/>
          </w:rPr>
          <w:delText xml:space="preserve">the Free Encyclopedia</w:delText>
        </w:r>
      </w:del>
      <w:del w:id="1879" w:author="PR Preview" w:date="2026-01-01T00:00:00Z">
        <w:r>
          <w:delText xml:space="preserve">.</w:delText>
        </w:r>
      </w:del>
      <w:del w:id="1880" w:author="PR Preview" w:date="2026-01-01T00:00:00Z">
        <w:r>
          <w:delText xml:space="preserve"> </w:delText>
        </w:r>
      </w:del>
      <w:hyperlink r:id="rId317">
        <w:del w:id="1881" w:author="PR Preview" w:date="2026-01-01T00:00:00Z">
          <w:r>
            <w:rPr>
              <w:rStyle w:val="Hyperlink"/>
            </w:rPr>
            <w:delText xml:space="preserve">https://en.wikipedia.org/wiki/Training,_validation,_and_test_data_sets</w:delText>
          </w:r>
        </w:del>
      </w:hyperlink>
      <w:del w:id="1882" w:author="PR Preview" w:date="2026-01-01T00:00:00Z">
        <w:r>
          <w:delText xml:space="preserve">.</w:delText>
        </w:r>
      </w:del>
    </w:p>
    <w:p>
      <w:pPr>
        <w:pStyle w:val="Bibliography"/>
      </w:pPr>
      <w:ins w:id="1883" w:author="PR Preview" w:date="2026-01-01T00:00:00Z">
        <w:r>
          <w:t xml:space="preserve">[1]</w:t>
        </w:r>
      </w:ins>
      <w:ins w:id="1884" w:author="PR Preview" w:date="2026-01-01T00:00:00Z">
        <w:r>
          <w:t xml:space="preserve"> </w:t>
        </w:r>
      </w:ins>
      <w:ins w:id="1885" w:author="PR Preview" w:date="2026-01-01T00:00:00Z">
        <w:r>
          <w:t xml:space="preserve">	</w:t>
        </w:r>
      </w:ins>
      <w:ins w:id="1886" w:author="PR Preview" w:date="2026-01-01T00:00:00Z">
        <w:r>
          <w:t xml:space="preserve">Wikipedia contributors,</w:t>
        </w:r>
      </w:ins>
      <w:ins w:id="1887" w:author="PR Preview" w:date="2026-01-01T00:00:00Z">
        <w:r>
          <w:t xml:space="preserve"> </w:t>
        </w:r>
      </w:ins>
      <w:ins w:id="1888" w:author="PR Preview" w:date="2026-01-01T00:00:00Z">
        <w:r>
          <w:t xml:space="preserve">“Random seed —</w:t>
        </w:r>
      </w:ins>
      <w:ins w:id="1889" w:author="PR Preview" w:date="2026-01-01T00:00:00Z">
        <w:r>
          <w:t xml:space="preserve"> </w:t>
        </w:r>
      </w:ins>
      <w:ins w:id="1890" w:author="PR Preview" w:date="2026-01-01T00:00:00Z">
        <w:r>
          <w:t xml:space="preserve">Wikipedia</w:t>
        </w:r>
      </w:ins>
      <w:ins w:id="1891" w:author="PR Preview" w:date="2026-01-01T00:00:00Z">
        <w:r>
          <w:t xml:space="preserve">,</w:t>
        </w:r>
      </w:ins>
      <w:ins w:id="1892" w:author="PR Preview" w:date="2026-01-01T00:00:00Z">
        <w:r>
          <w:t xml:space="preserve"> </w:t>
        </w:r>
      </w:ins>
      <w:ins w:id="1893" w:author="PR Preview" w:date="2026-01-01T00:00:00Z">
        <w:r>
          <w:t xml:space="preserve">the free encyclopedia.”</w:t>
        </w:r>
      </w:ins>
      <w:ins w:id="1894" w:author="PR Preview" w:date="2026-01-01T00:00:00Z">
        <w:r>
          <w:t xml:space="preserve"> </w:t>
        </w:r>
      </w:ins>
      <w:ins w:id="1895" w:author="PR Preview" w:date="2026-01-01T00:00:00Z">
        <w:r>
          <w:t xml:space="preserve">2026. Available:</w:t>
        </w:r>
      </w:ins>
      <w:ins w:id="1896" w:author="PR Preview" w:date="2026-01-01T00:00:00Z">
        <w:r>
          <w:t xml:space="preserve"> </w:t>
        </w:r>
      </w:ins>
      <w:hyperlink r:id="rId315">
        <w:ins w:id="1897" w:author="PR Preview" w:date="2026-01-01T00:00:00Z">
          <w:r>
            <w:rPr>
              <w:rStyle w:val="Hyperlink"/>
            </w:rPr>
            <w:t xml:space="preserve">https://en.wikipedia.org/wiki/Random_seed</w:t>
          </w:r>
        </w:ins>
      </w:hyperlink>
    </w:p>
    <w:bookmarkEnd w:id="316"/>
    <w:bookmarkStart w:id="318" w:name="X872eeefb896459ed139f713ed99a788fac27b0f"/>
    <w:p>
      <w:pPr>
        <w:pStyle w:val="Bibliography"/>
      </w:pPr>
      <w:ins w:id="1898" w:author="PR Preview" w:date="2026-01-01T00:00:00Z">
        <w:r>
          <w:t xml:space="preserve">[2]</w:t>
        </w:r>
      </w:ins>
      <w:ins w:id="1899" w:author="PR Preview" w:date="2026-01-01T00:00:00Z">
        <w:r>
          <w:t xml:space="preserve"> </w:t>
        </w:r>
      </w:ins>
      <w:ins w:id="1900" w:author="PR Preview" w:date="2026-01-01T00:00:00Z">
        <w:r>
          <w:t xml:space="preserve">	</w:t>
        </w:r>
      </w:ins>
      <w:ins w:id="1901" w:author="PR Preview" w:date="2026-01-01T00:00:00Z">
        <w:r>
          <w:t xml:space="preserve">Wikipedia contributors,</w:t>
        </w:r>
      </w:ins>
      <w:ins w:id="1902" w:author="PR Preview" w:date="2026-01-01T00:00:00Z">
        <w:r>
          <w:t xml:space="preserve"> </w:t>
        </w:r>
      </w:ins>
      <w:ins w:id="1903" w:author="PR Preview" w:date="2026-01-01T00:00:00Z">
        <w:r>
          <w:t xml:space="preserve">“Training, validation, and test data sets —</w:t>
        </w:r>
      </w:ins>
      <w:ins w:id="1904" w:author="PR Preview" w:date="2026-01-01T00:00:00Z">
        <w:r>
          <w:t xml:space="preserve"> </w:t>
        </w:r>
      </w:ins>
      <w:ins w:id="1905" w:author="PR Preview" w:date="2026-01-01T00:00:00Z">
        <w:r>
          <w:t xml:space="preserve">Wikipedia</w:t>
        </w:r>
      </w:ins>
      <w:ins w:id="1906" w:author="PR Preview" w:date="2026-01-01T00:00:00Z">
        <w:r>
          <w:t xml:space="preserve">,</w:t>
        </w:r>
      </w:ins>
      <w:ins w:id="1907" w:author="PR Preview" w:date="2026-01-01T00:00:00Z">
        <w:r>
          <w:t xml:space="preserve"> </w:t>
        </w:r>
      </w:ins>
      <w:ins w:id="1908" w:author="PR Preview" w:date="2026-01-01T00:00:00Z">
        <w:r>
          <w:t xml:space="preserve">the free encyclopedia.”</w:t>
        </w:r>
      </w:ins>
      <w:ins w:id="1909" w:author="PR Preview" w:date="2026-01-01T00:00:00Z">
        <w:r>
          <w:t xml:space="preserve"> </w:t>
        </w:r>
      </w:ins>
      <w:ins w:id="1910" w:author="PR Preview" w:date="2026-01-01T00:00:00Z">
        <w:r>
          <w:t xml:space="preserve">2026. Available:</w:t>
        </w:r>
      </w:ins>
      <w:ins w:id="1911" w:author="PR Preview" w:date="2026-01-01T00:00:00Z">
        <w:r>
          <w:t xml:space="preserve"> </w:t>
        </w:r>
      </w:ins>
      <w:hyperlink r:id="rId317">
        <w:ins w:id="1912" w:author="PR Preview" w:date="2026-01-01T00:00:00Z">
          <w:r>
            <w:rPr>
              <w:rStyle w:val="Hyperlink"/>
            </w:rPr>
            <w:t xml:space="preserve">https://en.wikipedia.org/wiki/Training,_validation,_and_test_data_sets</w:t>
          </w:r>
        </w:ins>
      </w:hyperlink>
    </w:p>
    <w:bookmarkEnd w:id="318"/>
    <w:bookmarkStart w:id="320" w:name="ref-hastie2009elements"/>
    <w:p>
      <w:pPr>
        <w:pStyle w:val="Bibliography"/>
      </w:pPr>
      <w:ins w:id="1913" w:author="PR Preview" w:date="2026-01-01T00:00:00Z">
        <w:r>
          <w:t xml:space="preserve">[3]</w:t>
        </w:r>
      </w:ins>
      <w:ins w:id="1914" w:author="PR Preview" w:date="2026-01-01T00:00:00Z">
        <w:r>
          <w:t xml:space="preserve"> </w:t>
        </w:r>
      </w:ins>
      <w:ins w:id="1915" w:author="PR Preview" w:date="2026-01-01T00:00:00Z">
        <w:r>
          <w:t xml:space="preserve">	</w:t>
        </w:r>
      </w:ins>
      <w:ins w:id="1916" w:author="PR Preview" w:date="2026-01-01T00:00:00Z">
        <w:r>
          <w:t xml:space="preserve">T. Hastie, R. Tibshirani, and J. Friedman,</w:t>
        </w:r>
      </w:ins>
      <w:ins w:id="1917" w:author="PR Preview" w:date="2026-01-01T00:00:00Z">
        <w:r>
          <w:t xml:space="preserve"> </w:t>
        </w:r>
      </w:ins>
      <w:ins w:id="1918" w:author="PR Preview" w:date="2026-01-01T00:00:00Z">
        <w:r>
          <w:rPr>
            <w:i/>
            <w:iCs/>
          </w:rPr>
          <w:t xml:space="preserve">The elements of statistical learning: Data mining, inference, and prediction</w:t>
        </w:r>
      </w:ins>
      <w:ins w:id="1919" w:author="PR Preview" w:date="2026-01-01T00:00:00Z">
        <w:r>
          <w:t xml:space="preserve">, 2nd ed. Springer, 2009. doi:</w:t>
        </w:r>
      </w:ins>
      <w:ins w:id="1920" w:author="PR Preview" w:date="2026-01-01T00:00:00Z">
        <w:r>
          <w:t xml:space="preserve"> </w:t>
        </w:r>
      </w:ins>
      <w:hyperlink r:id="rId319">
        <w:ins w:id="1921" w:author="PR Preview" w:date="2026-01-01T00:00:00Z">
          <w:r>
            <w:rPr>
              <w:rStyle w:val="Hyperlink"/>
            </w:rPr>
            <w:t xml:space="preserve">10.1007/978-0-387-84858-7</w:t>
          </w:r>
        </w:ins>
      </w:hyperlink>
      <w:ins w:id="1922" w:author="PR Preview" w:date="2026-01-01T00:00:00Z">
        <w:r>
          <w:t xml:space="preserve">.</w:t>
        </w:r>
      </w:ins>
    </w:p>
    <w:bookmarkEnd w:id="320"/>
    <w:bookmarkStart w:id="322" w:name="ref-wikipedia_generalization_error"/>
    <w:p>
      <w:pPr>
        <w:pStyle w:val="Bibliography"/>
      </w:pPr>
      <w:ins w:id="1923" w:author="PR Preview" w:date="2026-01-01T00:00:00Z">
        <w:r>
          <w:t xml:space="preserve">[4]</w:t>
        </w:r>
      </w:ins>
      <w:ins w:id="1924" w:author="PR Preview" w:date="2026-01-01T00:00:00Z">
        <w:r>
          <w:t xml:space="preserve"> </w:t>
        </w:r>
      </w:ins>
      <w:ins w:id="1925" w:author="PR Preview" w:date="2026-01-01T00:00:00Z">
        <w:r>
          <w:t xml:space="preserve">	</w:t>
        </w:r>
      </w:ins>
      <w:ins w:id="1926" w:author="PR Preview" w:date="2026-01-01T00:00:00Z">
        <w:r>
          <w:t xml:space="preserve">Wikipedia contributors,</w:t>
        </w:r>
      </w:ins>
      <w:ins w:id="1927" w:author="PR Preview" w:date="2026-01-01T00:00:00Z">
        <w:r>
          <w:t xml:space="preserve"> </w:t>
        </w:r>
      </w:ins>
      <w:ins w:id="1928" w:author="PR Preview" w:date="2026-01-01T00:00:00Z">
        <w:r>
          <w:t xml:space="preserve">“Generalization error —</w:t>
        </w:r>
      </w:ins>
      <w:ins w:id="1929" w:author="PR Preview" w:date="2026-01-01T00:00:00Z">
        <w:r>
          <w:t xml:space="preserve"> </w:t>
        </w:r>
      </w:ins>
      <w:ins w:id="1930" w:author="PR Preview" w:date="2026-01-01T00:00:00Z">
        <w:r>
          <w:t xml:space="preserve">Wikipedia</w:t>
        </w:r>
      </w:ins>
      <w:ins w:id="1931" w:author="PR Preview" w:date="2026-01-01T00:00:00Z">
        <w:r>
          <w:t xml:space="preserve">,</w:t>
        </w:r>
      </w:ins>
      <w:ins w:id="1932" w:author="PR Preview" w:date="2026-01-01T00:00:00Z">
        <w:r>
          <w:t xml:space="preserve"> </w:t>
        </w:r>
      </w:ins>
      <w:ins w:id="1933" w:author="PR Preview" w:date="2026-01-01T00:00:00Z">
        <w:r>
          <w:t xml:space="preserve">the free encyclopedia.”</w:t>
        </w:r>
      </w:ins>
      <w:ins w:id="1934" w:author="PR Preview" w:date="2026-01-01T00:00:00Z">
        <w:r>
          <w:t xml:space="preserve"> </w:t>
        </w:r>
      </w:ins>
      <w:ins w:id="1935" w:author="PR Preview" w:date="2026-01-01T00:00:00Z">
        <w:r>
          <w:t xml:space="preserve">2026. Available:</w:t>
        </w:r>
      </w:ins>
      <w:ins w:id="1936" w:author="PR Preview" w:date="2026-01-01T00:00:00Z">
        <w:r>
          <w:t xml:space="preserve"> </w:t>
        </w:r>
      </w:ins>
      <w:hyperlink r:id="rId321">
        <w:ins w:id="1937" w:author="PR Preview" w:date="2026-01-01T00:00:00Z">
          <w:r>
            <w:rPr>
              <w:rStyle w:val="Hyperlink"/>
            </w:rPr>
            <w:t xml:space="preserve">https://en.wikipedia.org/wiki/Generalization_error</w:t>
          </w:r>
        </w:ins>
      </w:hyperlink>
    </w:p>
    <w:bookmarkEnd w:id="322"/>
    <w:bookmarkStart w:id="324" w:name="ref-james2021islr2e"/>
    <w:p>
      <w:pPr>
        <w:pStyle w:val="Bibliography"/>
      </w:pPr>
      <w:ins w:id="1938" w:author="PR Preview" w:date="2026-01-01T00:00:00Z">
        <w:r>
          <w:t xml:space="preserve">[5]</w:t>
        </w:r>
      </w:ins>
      <w:ins w:id="1939" w:author="PR Preview" w:date="2026-01-01T00:00:00Z">
        <w:r>
          <w:t xml:space="preserve"> </w:t>
        </w:r>
      </w:ins>
      <w:ins w:id="1940" w:author="PR Preview" w:date="2026-01-01T00:00:00Z">
        <w:r>
          <w:t xml:space="preserve">	</w:t>
        </w:r>
      </w:ins>
      <w:ins w:id="1941" w:author="PR Preview" w:date="2026-01-01T00:00:00Z">
        <w:r>
          <w:t xml:space="preserve">G. James, D. Witten, T. Hastie, and R. Tibshirani,</w:t>
        </w:r>
      </w:ins>
      <w:ins w:id="1942" w:author="PR Preview" w:date="2026-01-01T00:00:00Z">
        <w:r>
          <w:t xml:space="preserve"> </w:t>
        </w:r>
      </w:ins>
      <w:ins w:id="1943" w:author="PR Preview" w:date="2026-01-01T00:00:00Z">
        <w:r>
          <w:rPr>
            <w:i/>
            <w:iCs/>
          </w:rPr>
          <w:t xml:space="preserve">An introduction to statistical learning: With applications in</w:t>
        </w:r>
      </w:ins>
      <w:ins w:id="1944" w:author="PR Preview" w:date="2026-01-01T00:00:00Z">
        <w:r>
          <w:rPr>
            <w:i/>
            <w:iCs/>
          </w:rPr>
          <w:t xml:space="preserve"> </w:t>
        </w:r>
      </w:ins>
      <w:ins w:id="1945" w:author="PR Preview" w:date="2026-01-01T00:00:00Z">
        <w:r>
          <w:rPr>
            <w:i/>
            <w:iCs/>
          </w:rPr>
          <w:t xml:space="preserve">R</w:t>
        </w:r>
      </w:ins>
      <w:ins w:id="1946" w:author="PR Preview" w:date="2026-01-01T00:00:00Z">
        <w:r>
          <w:t xml:space="preserve">, 2nd ed. Springer, 2021. doi:</w:t>
        </w:r>
      </w:ins>
      <w:ins w:id="1947" w:author="PR Preview" w:date="2026-01-01T00:00:00Z">
        <w:r>
          <w:t xml:space="preserve"> </w:t>
        </w:r>
      </w:ins>
      <w:hyperlink r:id="rId323">
        <w:ins w:id="1948" w:author="PR Preview" w:date="2026-01-01T00:00:00Z">
          <w:r>
            <w:rPr>
              <w:rStyle w:val="Hyperlink"/>
            </w:rPr>
            <w:t xml:space="preserve">10.1007/978-1-0716-1418-1</w:t>
          </w:r>
        </w:ins>
      </w:hyperlink>
      <w:ins w:id="1949" w:author="PR Preview" w:date="2026-01-01T00:00:00Z">
        <w:r>
          <w:t xml:space="preserve">.</w:t>
        </w:r>
      </w:ins>
    </w:p>
    <w:bookmarkEnd w:id="324"/>
    <w:bookmarkStart w:id="326" w:name="ref-wikipedia_overfitting"/>
    <w:p>
      <w:pPr>
        <w:pStyle w:val="Bibliography"/>
      </w:pPr>
      <w:ins w:id="1950" w:author="PR Preview" w:date="2026-01-01T00:00:00Z">
        <w:r>
          <w:t xml:space="preserve">[6]</w:t>
        </w:r>
      </w:ins>
      <w:ins w:id="1951" w:author="PR Preview" w:date="2026-01-01T00:00:00Z">
        <w:r>
          <w:t xml:space="preserve"> </w:t>
        </w:r>
      </w:ins>
      <w:ins w:id="1952" w:author="PR Preview" w:date="2026-01-01T00:00:00Z">
        <w:r>
          <w:t xml:space="preserve">	</w:t>
        </w:r>
      </w:ins>
      <w:ins w:id="1953" w:author="PR Preview" w:date="2026-01-01T00:00:00Z">
        <w:r>
          <w:t xml:space="preserve">Wikipedia contributors,</w:t>
        </w:r>
      </w:ins>
      <w:ins w:id="1954" w:author="PR Preview" w:date="2026-01-01T00:00:00Z">
        <w:r>
          <w:t xml:space="preserve"> </w:t>
        </w:r>
      </w:ins>
      <w:ins w:id="1955" w:author="PR Preview" w:date="2026-01-01T00:00:00Z">
        <w:r>
          <w:t xml:space="preserve">“Overfitting —</w:t>
        </w:r>
      </w:ins>
      <w:ins w:id="1956" w:author="PR Preview" w:date="2026-01-01T00:00:00Z">
        <w:r>
          <w:t xml:space="preserve"> </w:t>
        </w:r>
      </w:ins>
      <w:ins w:id="1957" w:author="PR Preview" w:date="2026-01-01T00:00:00Z">
        <w:r>
          <w:t xml:space="preserve">Wikipedia</w:t>
        </w:r>
      </w:ins>
      <w:ins w:id="1958" w:author="PR Preview" w:date="2026-01-01T00:00:00Z">
        <w:r>
          <w:t xml:space="preserve">,</w:t>
        </w:r>
      </w:ins>
      <w:ins w:id="1959" w:author="PR Preview" w:date="2026-01-01T00:00:00Z">
        <w:r>
          <w:t xml:space="preserve"> </w:t>
        </w:r>
      </w:ins>
      <w:ins w:id="1960" w:author="PR Preview" w:date="2026-01-01T00:00:00Z">
        <w:r>
          <w:t xml:space="preserve">the free encyclopedia.”</w:t>
        </w:r>
      </w:ins>
      <w:ins w:id="1961" w:author="PR Preview" w:date="2026-01-01T00:00:00Z">
        <w:r>
          <w:t xml:space="preserve"> </w:t>
        </w:r>
      </w:ins>
      <w:ins w:id="1962" w:author="PR Preview" w:date="2026-01-01T00:00:00Z">
        <w:r>
          <w:t xml:space="preserve">2026. Available:</w:t>
        </w:r>
      </w:ins>
      <w:ins w:id="1963" w:author="PR Preview" w:date="2026-01-01T00:00:00Z">
        <w:r>
          <w:t xml:space="preserve"> </w:t>
        </w:r>
      </w:ins>
      <w:hyperlink r:id="rId325">
        <w:ins w:id="1964" w:author="PR Preview" w:date="2026-01-01T00:00:00Z">
          <w:r>
            <w:rPr>
              <w:rStyle w:val="Hyperlink"/>
            </w:rPr>
            <w:t xml:space="preserve">https://en.wikipedia.org/wiki/Overfitting</w:t>
          </w:r>
        </w:ins>
      </w:hyperlink>
    </w:p>
    <w:bookmarkEnd w:id="326"/>
    <w:bookmarkStart w:id="328" w:name="ref-wikipedia_bias_variance_tradeoff"/>
    <w:p>
      <w:pPr>
        <w:pStyle w:val="Bibliography"/>
      </w:pPr>
      <w:ins w:id="1965" w:author="PR Preview" w:date="2026-01-01T00:00:00Z">
        <w:r>
          <w:t xml:space="preserve">[7]</w:t>
        </w:r>
      </w:ins>
      <w:ins w:id="1966" w:author="PR Preview" w:date="2026-01-01T00:00:00Z">
        <w:r>
          <w:t xml:space="preserve"> </w:t>
        </w:r>
      </w:ins>
      <w:ins w:id="1967" w:author="PR Preview" w:date="2026-01-01T00:00:00Z">
        <w:r>
          <w:t xml:space="preserve">	</w:t>
        </w:r>
      </w:ins>
      <w:ins w:id="1968" w:author="PR Preview" w:date="2026-01-01T00:00:00Z">
        <w:r>
          <w:t xml:space="preserve">Wikipedia contributors,</w:t>
        </w:r>
      </w:ins>
      <w:ins w:id="1969" w:author="PR Preview" w:date="2026-01-01T00:00:00Z">
        <w:r>
          <w:t xml:space="preserve"> </w:t>
        </w:r>
      </w:ins>
      <w:ins w:id="1970" w:author="PR Preview" w:date="2026-01-01T00:00:00Z">
        <w:r>
          <w:t xml:space="preserve">“Bias–variance tradeoff —</w:t>
        </w:r>
      </w:ins>
      <w:ins w:id="1971" w:author="PR Preview" w:date="2026-01-01T00:00:00Z">
        <w:r>
          <w:t xml:space="preserve"> </w:t>
        </w:r>
      </w:ins>
      <w:ins w:id="1972" w:author="PR Preview" w:date="2026-01-01T00:00:00Z">
        <w:r>
          <w:t xml:space="preserve">Wikipedia</w:t>
        </w:r>
      </w:ins>
      <w:ins w:id="1973" w:author="PR Preview" w:date="2026-01-01T00:00:00Z">
        <w:r>
          <w:t xml:space="preserve">,</w:t>
        </w:r>
      </w:ins>
      <w:ins w:id="1974" w:author="PR Preview" w:date="2026-01-01T00:00:00Z">
        <w:r>
          <w:t xml:space="preserve"> </w:t>
        </w:r>
      </w:ins>
      <w:ins w:id="1975" w:author="PR Preview" w:date="2026-01-01T00:00:00Z">
        <w:r>
          <w:t xml:space="preserve">the free encyclopedia.”</w:t>
        </w:r>
      </w:ins>
      <w:ins w:id="1976" w:author="PR Preview" w:date="2026-01-01T00:00:00Z">
        <w:r>
          <w:t xml:space="preserve"> </w:t>
        </w:r>
      </w:ins>
      <w:ins w:id="1977" w:author="PR Preview" w:date="2026-01-01T00:00:00Z">
        <w:r>
          <w:t xml:space="preserve">2026. Available:</w:t>
        </w:r>
      </w:ins>
      <w:ins w:id="1978" w:author="PR Preview" w:date="2026-01-01T00:00:00Z">
        <w:r>
          <w:t xml:space="preserve"> </w:t>
        </w:r>
      </w:ins>
      <w:hyperlink r:id="rId327">
        <w:ins w:id="1979" w:author="PR Preview" w:date="2026-01-01T00:00:00Z">
          <w:r>
            <w:rPr>
              <w:rStyle w:val="Hyperlink"/>
            </w:rPr>
            <w:t xml:space="preserve">https://en.wikipedia.org/wiki/Bias%E2%80%93variance_tradeoff</w:t>
          </w:r>
        </w:ins>
      </w:hyperlink>
    </w:p>
    <w:bookmarkEnd w:id="328"/>
    <w:bookmarkStart w:id="330" w:name="Xf37f146c051effb839e1c8a6474af7649839077"/>
    <w:p>
      <w:pPr>
        <w:pStyle w:val="Bibliography"/>
      </w:pPr>
      <w:ins w:id="1980" w:author="PR Preview" w:date="2026-01-01T00:00:00Z">
        <w:r>
          <w:t xml:space="preserve">[8]</w:t>
        </w:r>
      </w:ins>
      <w:ins w:id="1981" w:author="PR Preview" w:date="2026-01-01T00:00:00Z">
        <w:r>
          <w:t xml:space="preserve"> </w:t>
        </w:r>
      </w:ins>
      <w:ins w:id="1982" w:author="PR Preview" w:date="2026-01-01T00:00:00Z">
        <w:r>
          <w:t xml:space="preserve">	</w:t>
        </w:r>
      </w:ins>
      <w:ins w:id="1983" w:author="PR Preview" w:date="2026-01-01T00:00:00Z">
        <w:r>
          <w:t xml:space="preserve">Wikipedia contributors,</w:t>
        </w:r>
      </w:ins>
      <w:ins w:id="1984" w:author="PR Preview" w:date="2026-01-01T00:00:00Z">
        <w:r>
          <w:t xml:space="preserve"> </w:t>
        </w:r>
      </w:ins>
      <w:ins w:id="1985" w:author="PR Preview" w:date="2026-01-01T00:00:00Z">
        <w:r>
          <w:t xml:space="preserve">“Hyperparameter (machine learning) —</w:t>
        </w:r>
      </w:ins>
      <w:ins w:id="1986" w:author="PR Preview" w:date="2026-01-01T00:00:00Z">
        <w:r>
          <w:t xml:space="preserve"> </w:t>
        </w:r>
      </w:ins>
      <w:ins w:id="1987" w:author="PR Preview" w:date="2026-01-01T00:00:00Z">
        <w:r>
          <w:t xml:space="preserve">Wikipedia</w:t>
        </w:r>
      </w:ins>
      <w:ins w:id="1988" w:author="PR Preview" w:date="2026-01-01T00:00:00Z">
        <w:r>
          <w:t xml:space="preserve">,</w:t>
        </w:r>
      </w:ins>
      <w:ins w:id="1989" w:author="PR Preview" w:date="2026-01-01T00:00:00Z">
        <w:r>
          <w:t xml:space="preserve"> </w:t>
        </w:r>
      </w:ins>
      <w:ins w:id="1990" w:author="PR Preview" w:date="2026-01-01T00:00:00Z">
        <w:r>
          <w:t xml:space="preserve">the free encyclopedia.”</w:t>
        </w:r>
      </w:ins>
      <w:ins w:id="1991" w:author="PR Preview" w:date="2026-01-01T00:00:00Z">
        <w:r>
          <w:t xml:space="preserve"> </w:t>
        </w:r>
      </w:ins>
      <w:ins w:id="1992" w:author="PR Preview" w:date="2026-01-01T00:00:00Z">
        <w:r>
          <w:t xml:space="preserve">2026. Available:</w:t>
        </w:r>
      </w:ins>
      <w:ins w:id="1993" w:author="PR Preview" w:date="2026-01-01T00:00:00Z">
        <w:r>
          <w:t xml:space="preserve"> </w:t>
        </w:r>
      </w:ins>
      <w:hyperlink r:id="rId329">
        <w:ins w:id="1994" w:author="PR Preview" w:date="2026-01-01T00:00:00Z">
          <w:r>
            <w:rPr>
              <w:rStyle w:val="Hyperlink"/>
            </w:rPr>
            <w:t xml:space="preserve">https://en.wikipedia.org/wiki/Hyperparameter_%28machine_learning%29</w:t>
          </w:r>
        </w:ins>
      </w:hyperlink>
    </w:p>
    <w:bookmarkEnd w:id="330"/>
    <w:bookmarkStart w:id="332" w:name="ref-wikipedia_model_selection"/>
    <w:p>
      <w:pPr>
        <w:pStyle w:val="Bibliography"/>
      </w:pPr>
      <w:ins w:id="1995" w:author="PR Preview" w:date="2026-01-01T00:00:00Z">
        <w:r>
          <w:t xml:space="preserve">[9]</w:t>
        </w:r>
      </w:ins>
      <w:ins w:id="1996" w:author="PR Preview" w:date="2026-01-01T00:00:00Z">
        <w:r>
          <w:t xml:space="preserve"> </w:t>
        </w:r>
      </w:ins>
      <w:ins w:id="1997" w:author="PR Preview" w:date="2026-01-01T00:00:00Z">
        <w:r>
          <w:t xml:space="preserve">	</w:t>
        </w:r>
      </w:ins>
      <w:ins w:id="1998" w:author="PR Preview" w:date="2026-01-01T00:00:00Z">
        <w:r>
          <w:t xml:space="preserve">Wikipedia contributors,</w:t>
        </w:r>
      </w:ins>
      <w:ins w:id="1999" w:author="PR Preview" w:date="2026-01-01T00:00:00Z">
        <w:r>
          <w:t xml:space="preserve"> </w:t>
        </w:r>
      </w:ins>
      <w:ins w:id="2000" w:author="PR Preview" w:date="2026-01-01T00:00:00Z">
        <w:r>
          <w:t xml:space="preserve">“Model selection —</w:t>
        </w:r>
      </w:ins>
      <w:ins w:id="2001" w:author="PR Preview" w:date="2026-01-01T00:00:00Z">
        <w:r>
          <w:t xml:space="preserve"> </w:t>
        </w:r>
      </w:ins>
      <w:ins w:id="2002" w:author="PR Preview" w:date="2026-01-01T00:00:00Z">
        <w:r>
          <w:t xml:space="preserve">Wikipedia</w:t>
        </w:r>
      </w:ins>
      <w:ins w:id="2003" w:author="PR Preview" w:date="2026-01-01T00:00:00Z">
        <w:r>
          <w:t xml:space="preserve">,</w:t>
        </w:r>
      </w:ins>
      <w:ins w:id="2004" w:author="PR Preview" w:date="2026-01-01T00:00:00Z">
        <w:r>
          <w:t xml:space="preserve"> </w:t>
        </w:r>
      </w:ins>
      <w:ins w:id="2005" w:author="PR Preview" w:date="2026-01-01T00:00:00Z">
        <w:r>
          <w:t xml:space="preserve">the free encyclopedia.”</w:t>
        </w:r>
      </w:ins>
      <w:ins w:id="2006" w:author="PR Preview" w:date="2026-01-01T00:00:00Z">
        <w:r>
          <w:t xml:space="preserve"> </w:t>
        </w:r>
      </w:ins>
      <w:ins w:id="2007" w:author="PR Preview" w:date="2026-01-01T00:00:00Z">
        <w:r>
          <w:t xml:space="preserve">2026. Available:</w:t>
        </w:r>
      </w:ins>
      <w:ins w:id="2008" w:author="PR Preview" w:date="2026-01-01T00:00:00Z">
        <w:r>
          <w:t xml:space="preserve"> </w:t>
        </w:r>
      </w:ins>
      <w:hyperlink r:id="rId331">
        <w:ins w:id="2009" w:author="PR Preview" w:date="2026-01-01T00:00:00Z">
          <w:r>
            <w:rPr>
              <w:rStyle w:val="Hyperlink"/>
            </w:rPr>
            <w:t xml:space="preserve">https://en.wikipedia.org/wiki/Model_selection</w:t>
          </w:r>
        </w:ins>
      </w:hyperlink>
    </w:p>
    <w:bookmarkEnd w:id="332"/>
    <w:bookmarkStart w:id="334" w:name="X69e5f5a2cf8346a34db43eb05bbd9ce9d7949ee"/>
    <w:p>
      <w:pPr>
        <w:pStyle w:val="Bibliography"/>
      </w:pPr>
      <w:ins w:id="2010" w:author="PR Preview" w:date="2026-01-01T00:00:00Z">
        <w:r>
          <w:t xml:space="preserve">[10]</w:t>
        </w:r>
      </w:ins>
      <w:ins w:id="2011" w:author="PR Preview" w:date="2026-01-01T00:00:00Z">
        <w:r>
          <w:t xml:space="preserve"> </w:t>
        </w:r>
      </w:ins>
      <w:ins w:id="2012" w:author="PR Preview" w:date="2026-01-01T00:00:00Z">
        <w:r>
          <w:t xml:space="preserve">	</w:t>
        </w:r>
      </w:ins>
      <w:ins w:id="2013" w:author="PR Preview" w:date="2026-01-01T00:00:00Z">
        <w:r>
          <w:t xml:space="preserve">Wikipedia contributors,</w:t>
        </w:r>
      </w:ins>
      <w:ins w:id="2014" w:author="PR Preview" w:date="2026-01-01T00:00:00Z">
        <w:r>
          <w:t xml:space="preserve"> </w:t>
        </w:r>
      </w:ins>
      <w:ins w:id="2015" w:author="PR Preview" w:date="2026-01-01T00:00:00Z">
        <w:r>
          <w:t xml:space="preserve">“Cross-validation (statistics) —</w:t>
        </w:r>
      </w:ins>
      <w:ins w:id="2016" w:author="PR Preview" w:date="2026-01-01T00:00:00Z">
        <w:r>
          <w:t xml:space="preserve"> </w:t>
        </w:r>
      </w:ins>
      <w:ins w:id="2017" w:author="PR Preview" w:date="2026-01-01T00:00:00Z">
        <w:r>
          <w:t xml:space="preserve">Wikipedia</w:t>
        </w:r>
      </w:ins>
      <w:ins w:id="2018" w:author="PR Preview" w:date="2026-01-01T00:00:00Z">
        <w:r>
          <w:t xml:space="preserve">,</w:t>
        </w:r>
      </w:ins>
      <w:ins w:id="2019" w:author="PR Preview" w:date="2026-01-01T00:00:00Z">
        <w:r>
          <w:t xml:space="preserve"> </w:t>
        </w:r>
      </w:ins>
      <w:ins w:id="2020" w:author="PR Preview" w:date="2026-01-01T00:00:00Z">
        <w:r>
          <w:t xml:space="preserve">the free encyclopedia.”</w:t>
        </w:r>
      </w:ins>
      <w:ins w:id="2021" w:author="PR Preview" w:date="2026-01-01T00:00:00Z">
        <w:r>
          <w:t xml:space="preserve"> </w:t>
        </w:r>
      </w:ins>
      <w:ins w:id="2022" w:author="PR Preview" w:date="2026-01-01T00:00:00Z">
        <w:r>
          <w:t xml:space="preserve">2026. Available:</w:t>
        </w:r>
      </w:ins>
      <w:ins w:id="2023" w:author="PR Preview" w:date="2026-01-01T00:00:00Z">
        <w:r>
          <w:t xml:space="preserve"> </w:t>
        </w:r>
      </w:ins>
      <w:hyperlink r:id="rId333">
        <w:ins w:id="2024" w:author="PR Preview" w:date="2026-01-01T00:00:00Z">
          <w:r>
            <w:rPr>
              <w:rStyle w:val="Hyperlink"/>
            </w:rPr>
            <w:t xml:space="preserve">https://en.wikipedia.org/wiki/Cross-validation_%28statistics%29</w:t>
          </w:r>
        </w:ins>
      </w:hyperlink>
    </w:p>
    <w:bookmarkEnd w:id="334"/>
    <w:bookmarkStart w:id="336" w:name="ref-sanchez2020matrix4sl"/>
    <w:p>
      <w:pPr>
        <w:pStyle w:val="Bibliography"/>
      </w:pPr>
      <w:ins w:id="2025" w:author="PR Preview" w:date="2026-01-01T00:00:00Z">
        <w:r>
          <w:t xml:space="preserve">[11]</w:t>
        </w:r>
      </w:ins>
      <w:ins w:id="2026" w:author="PR Preview" w:date="2026-01-01T00:00:00Z">
        <w:r>
          <w:t xml:space="preserve"> </w:t>
        </w:r>
      </w:ins>
      <w:ins w:id="2027" w:author="PR Preview" w:date="2026-01-01T00:00:00Z">
        <w:r>
          <w:t xml:space="preserve">	</w:t>
        </w:r>
      </w:ins>
      <w:ins w:id="2028" w:author="PR Preview" w:date="2026-01-01T00:00:00Z">
        <w:r>
          <w:t xml:space="preserve">G. Sanchez,</w:t>
        </w:r>
      </w:ins>
      <w:ins w:id="2029" w:author="PR Preview" w:date="2026-01-01T00:00:00Z">
        <w:r>
          <w:t xml:space="preserve"> </w:t>
        </w:r>
      </w:ins>
      <w:ins w:id="2030" w:author="PR Preview" w:date="2026-01-01T00:00:00Z">
        <w:r>
          <w:t xml:space="preserve">“A matrix algebra companion for statistical learning (</w:t>
        </w:r>
      </w:ins>
      <w:ins w:id="2031" w:author="PR Preview" w:date="2026-01-01T00:00:00Z">
        <w:r>
          <w:t xml:space="preserve">matrix4sl</w:t>
        </w:r>
      </w:ins>
      <w:ins w:id="2032" w:author="PR Preview" w:date="2026-01-01T00:00:00Z">
        <w:r>
          <w:t xml:space="preserve">).”</w:t>
        </w:r>
      </w:ins>
      <w:ins w:id="2033" w:author="PR Preview" w:date="2026-01-01T00:00:00Z">
        <w:r>
          <w:t xml:space="preserve"> </w:t>
        </w:r>
      </w:ins>
      <w:ins w:id="2034" w:author="PR Preview" w:date="2026-01-01T00:00:00Z">
        <w:r>
          <w:t xml:space="preserve">Online book, work in progress. Licensed CC BY-NC-SA 4.0, 2020. Available:</w:t>
        </w:r>
      </w:ins>
      <w:ins w:id="2035" w:author="PR Preview" w:date="2026-01-01T00:00:00Z">
        <w:r>
          <w:t xml:space="preserve"> </w:t>
        </w:r>
      </w:ins>
      <w:hyperlink r:id="rId335">
        <w:ins w:id="2036" w:author="PR Preview" w:date="2026-01-01T00:00:00Z">
          <w:r>
            <w:rPr>
              <w:rStyle w:val="Hyperlink"/>
            </w:rPr>
            <w:t xml:space="preserve">https://www.gastonsanchez.com/matrix4sl/</w:t>
          </w:r>
        </w:ins>
      </w:hyperlink>
    </w:p>
    <w:bookmarkEnd w:id="336"/>
    <w:bookmarkStart w:id="338" w:name="ref-wikipedia_leverage_statistics"/>
    <w:p>
      <w:pPr>
        <w:pStyle w:val="Bibliography"/>
      </w:pPr>
      <w:ins w:id="2037" w:author="PR Preview" w:date="2026-01-01T00:00:00Z">
        <w:r>
          <w:t xml:space="preserve">[12]</w:t>
        </w:r>
      </w:ins>
      <w:ins w:id="2038" w:author="PR Preview" w:date="2026-01-01T00:00:00Z">
        <w:r>
          <w:t xml:space="preserve"> </w:t>
        </w:r>
      </w:ins>
      <w:ins w:id="2039" w:author="PR Preview" w:date="2026-01-01T00:00:00Z">
        <w:r>
          <w:t xml:space="preserve">	</w:t>
        </w:r>
      </w:ins>
      <w:ins w:id="2040" w:author="PR Preview" w:date="2026-01-01T00:00:00Z">
        <w:r>
          <w:t xml:space="preserve">Wikipedia contributors,</w:t>
        </w:r>
      </w:ins>
      <w:ins w:id="2041" w:author="PR Preview" w:date="2026-01-01T00:00:00Z">
        <w:r>
          <w:t xml:space="preserve"> </w:t>
        </w:r>
      </w:ins>
      <w:ins w:id="2042" w:author="PR Preview" w:date="2026-01-01T00:00:00Z">
        <w:r>
          <w:t xml:space="preserve">“Leverage (statistics) —</w:t>
        </w:r>
      </w:ins>
      <w:ins w:id="2043" w:author="PR Preview" w:date="2026-01-01T00:00:00Z">
        <w:r>
          <w:t xml:space="preserve"> </w:t>
        </w:r>
      </w:ins>
      <w:ins w:id="2044" w:author="PR Preview" w:date="2026-01-01T00:00:00Z">
        <w:r>
          <w:t xml:space="preserve">Wikipedia</w:t>
        </w:r>
      </w:ins>
      <w:ins w:id="2045" w:author="PR Preview" w:date="2026-01-01T00:00:00Z">
        <w:r>
          <w:t xml:space="preserve">,</w:t>
        </w:r>
      </w:ins>
      <w:ins w:id="2046" w:author="PR Preview" w:date="2026-01-01T00:00:00Z">
        <w:r>
          <w:t xml:space="preserve"> </w:t>
        </w:r>
      </w:ins>
      <w:ins w:id="2047" w:author="PR Preview" w:date="2026-01-01T00:00:00Z">
        <w:r>
          <w:t xml:space="preserve">the free encyclopedia.”</w:t>
        </w:r>
      </w:ins>
      <w:ins w:id="2048" w:author="PR Preview" w:date="2026-01-01T00:00:00Z">
        <w:r>
          <w:t xml:space="preserve"> </w:t>
        </w:r>
      </w:ins>
      <w:ins w:id="2049" w:author="PR Preview" w:date="2026-01-01T00:00:00Z">
        <w:r>
          <w:t xml:space="preserve">2026. Available:</w:t>
        </w:r>
      </w:ins>
      <w:ins w:id="2050" w:author="PR Preview" w:date="2026-01-01T00:00:00Z">
        <w:r>
          <w:t xml:space="preserve"> </w:t>
        </w:r>
      </w:ins>
      <w:hyperlink r:id="rId337">
        <w:ins w:id="2051" w:author="PR Preview" w:date="2026-01-01T00:00:00Z">
          <w:r>
            <w:rPr>
              <w:rStyle w:val="Hyperlink"/>
            </w:rPr>
            <w:t xml:space="preserve">https://en.wikipedia.org/wiki/Leverage_%28statistics%29</w:t>
          </w:r>
        </w:ins>
      </w:hyperlink>
    </w:p>
    <w:bookmarkEnd w:id="338"/>
    <w:bookmarkEnd w:id="339"/>
    <w:bookmarkEnd w:id="3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8" Type="http://schemas.openxmlformats.org/officeDocument/2006/relationships/image" Target="media/rId208.png"/><Relationship Id="rId240" Type="http://schemas.openxmlformats.org/officeDocument/2006/relationships/image" Target="media/rId240.png"/><Relationship Id="rId301" Type="http://schemas.openxmlformats.org/officeDocument/2006/relationships/image" Target="media/rId301.png"/><Relationship Id="rId158" Type="http://schemas.openxmlformats.org/officeDocument/2006/relationships/image" Target="media/rId158.png"/><Relationship Id="rId190" Type="http://schemas.openxmlformats.org/officeDocument/2006/relationships/image" Target="media/rId190.png"/><Relationship Id="rId194" Type="http://schemas.openxmlformats.org/officeDocument/2006/relationships/image" Target="media/rId194.png"/><Relationship Id="rId198" Type="http://schemas.openxmlformats.org/officeDocument/2006/relationships/image" Target="media/rId198.png"/><Relationship Id="rId202" Type="http://schemas.openxmlformats.org/officeDocument/2006/relationships/image" Target="media/rId202.png"/><Relationship Id="rId31" Type="http://schemas.openxmlformats.org/officeDocument/2006/relationships/hyperlink" Target="correlation-regression.qmd#def-normal-equations" TargetMode="External"/><Relationship Id="rId265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56" Type="http://schemas.openxmlformats.org/officeDocument/2006/relationships/hyperlink" Target="correlation-regression.qmd#def-slr-covariate-vector" TargetMode="External"/><Relationship Id="rId268" Type="http://schemas.openxmlformats.org/officeDocument/2006/relationships/hyperlink" Target="correlation-regression.qmd#thm-ols-slr-vector" TargetMode="External"/><Relationship Id="rId293" Type="http://schemas.openxmlformats.org/officeDocument/2006/relationships/hyperlink" Target="estimation.qmd#def-SE" TargetMode="External"/><Relationship Id="rId122" Type="http://schemas.openxmlformats.org/officeDocument/2006/relationships/hyperlink" Target="estimation.qmd#def-estimation-error" TargetMode="External"/><Relationship Id="rId123" Type="http://schemas.openxmlformats.org/officeDocument/2006/relationships/hyperlink" Target="estimation.qmd#def-estimator" TargetMode="External"/><Relationship Id="rId111" Type="http://schemas.openxmlformats.org/officeDocument/2006/relationships/hyperlink" Target="estimation.qmd#def-mse" TargetMode="External"/><Relationship Id="rId289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19" Type="http://schemas.openxmlformats.org/officeDocument/2006/relationships/hyperlink" Target="https://doi.org/10.1007/978-0-387-84858-7" TargetMode="External"/><Relationship Id="rId323" Type="http://schemas.openxmlformats.org/officeDocument/2006/relationships/hyperlink" Target="https://doi.org/10.1007/978-1-0716-1418-1" TargetMode="External"/><Relationship Id="rId327" Type="http://schemas.openxmlformats.org/officeDocument/2006/relationships/hyperlink" Target="https://en.wikipedia.org/wiki/Bias%E2%80%93variance_tradeoff" TargetMode="External"/><Relationship Id="rId333" Type="http://schemas.openxmlformats.org/officeDocument/2006/relationships/hyperlink" Target="https://en.wikipedia.org/wiki/Cross-validation_%28statistics%29" TargetMode="External"/><Relationship Id="rId321" Type="http://schemas.openxmlformats.org/officeDocument/2006/relationships/hyperlink" Target="https://en.wikipedia.org/wiki/Generalization_error" TargetMode="External"/><Relationship Id="rId329" Type="http://schemas.openxmlformats.org/officeDocument/2006/relationships/hyperlink" Target="https://en.wikipedia.org/wiki/Hyperparameter_%28machine_learning%29" TargetMode="External"/><Relationship Id="rId337" Type="http://schemas.openxmlformats.org/officeDocument/2006/relationships/hyperlink" Target="https://en.wikipedia.org/wiki/Leverage_%28statistics%29" TargetMode="External"/><Relationship Id="rId331" Type="http://schemas.openxmlformats.org/officeDocument/2006/relationships/hyperlink" Target="https://en.wikipedia.org/wiki/Model_selection" TargetMode="External"/><Relationship Id="rId325" Type="http://schemas.openxmlformats.org/officeDocument/2006/relationships/hyperlink" Target="https://en.wikipedia.org/wiki/Overfitting" TargetMode="External"/><Relationship Id="rId315" Type="http://schemas.openxmlformats.org/officeDocument/2006/relationships/hyperlink" Target="https://en.wikipedia.org/wiki/Random_seed" TargetMode="External"/><Relationship Id="rId317" Type="http://schemas.openxmlformats.org/officeDocument/2006/relationships/hyperlink" Target="https://en.wikipedia.org/wiki/Training,_validation,_and_test_data_sets" TargetMode="External"/><Relationship Id="rId186" Type="http://schemas.openxmlformats.org/officeDocument/2006/relationships/hyperlink" Target="https://morrison-lab.github.io/lds/chapters/big-ideas.html#def-test-set" TargetMode="External"/><Relationship Id="rId184" Type="http://schemas.openxmlformats.org/officeDocument/2006/relationships/hyperlink" Target="https://morrison-lab.github.io/lds/chapters/big-ideas.html#def-training-set" TargetMode="External"/><Relationship Id="rId185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5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44" Type="http://schemas.openxmlformats.org/officeDocument/2006/relationships/hyperlink" Target="https://morrison-lab.github.io/pds/expectation.html#def-risk" TargetMode="External"/><Relationship Id="rId115" Type="http://schemas.openxmlformats.org/officeDocument/2006/relationships/hyperlink" Target="https://morrison-lab.github.io/pds/expectation.html#thm-lie" TargetMode="External"/><Relationship Id="rId130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84" Type="http://schemas.openxmlformats.org/officeDocument/2006/relationships/hyperlink" Target="https://morrison-lab.github.io/pds/random-variables.html#def-cdf" TargetMode="External"/><Relationship Id="rId87" Type="http://schemas.openxmlformats.org/officeDocument/2006/relationships/hyperlink" Target="https://morrison-lab.github.io/pds/random-variables.html#def-normal" TargetMode="External"/><Relationship Id="rId138" Type="http://schemas.openxmlformats.org/officeDocument/2006/relationships/hyperlink" Target="https://morrison-lab.github.io/pds/variance-covariance.html#def-variance" TargetMode="External"/><Relationship Id="rId131" Type="http://schemas.openxmlformats.org/officeDocument/2006/relationships/hyperlink" Target="https://morrison-lab.github.io/pds/variance-covariance.html#thm-variance" TargetMode="External"/><Relationship Id="rId335" Type="http://schemas.openxmlformats.org/officeDocument/2006/relationships/hyperlink" Target="https://www.gastonsanchez.com/matrix4sl/" TargetMode="External"/><Relationship Id="rId260" Type="http://schemas.openxmlformats.org/officeDocument/2006/relationships/hyperlink" Target="https://www.gastonsanchez.com/matrix4sl/cross-products.html#cross-products" TargetMode="External"/><Relationship Id="rId270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67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correlation-regression.qmd#def-normal-equations" TargetMode="External"/><Relationship Id="rId265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56" Type="http://schemas.openxmlformats.org/officeDocument/2006/relationships/hyperlink" Target="correlation-regression.qmd#def-slr-covariate-vector" TargetMode="External"/><Relationship Id="rId268" Type="http://schemas.openxmlformats.org/officeDocument/2006/relationships/hyperlink" Target="correlation-regression.qmd#thm-ols-slr-vector" TargetMode="External"/><Relationship Id="rId293" Type="http://schemas.openxmlformats.org/officeDocument/2006/relationships/hyperlink" Target="estimation.qmd#def-SE" TargetMode="External"/><Relationship Id="rId122" Type="http://schemas.openxmlformats.org/officeDocument/2006/relationships/hyperlink" Target="estimation.qmd#def-estimation-error" TargetMode="External"/><Relationship Id="rId123" Type="http://schemas.openxmlformats.org/officeDocument/2006/relationships/hyperlink" Target="estimation.qmd#def-estimator" TargetMode="External"/><Relationship Id="rId111" Type="http://schemas.openxmlformats.org/officeDocument/2006/relationships/hyperlink" Target="estimation.qmd#def-mse" TargetMode="External"/><Relationship Id="rId289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19" Type="http://schemas.openxmlformats.org/officeDocument/2006/relationships/hyperlink" Target="https://doi.org/10.1007/978-0-387-84858-7" TargetMode="External"/><Relationship Id="rId323" Type="http://schemas.openxmlformats.org/officeDocument/2006/relationships/hyperlink" Target="https://doi.org/10.1007/978-1-0716-1418-1" TargetMode="External"/><Relationship Id="rId327" Type="http://schemas.openxmlformats.org/officeDocument/2006/relationships/hyperlink" Target="https://en.wikipedia.org/wiki/Bias%E2%80%93variance_tradeoff" TargetMode="External"/><Relationship Id="rId333" Type="http://schemas.openxmlformats.org/officeDocument/2006/relationships/hyperlink" Target="https://en.wikipedia.org/wiki/Cross-validation_%28statistics%29" TargetMode="External"/><Relationship Id="rId321" Type="http://schemas.openxmlformats.org/officeDocument/2006/relationships/hyperlink" Target="https://en.wikipedia.org/wiki/Generalization_error" TargetMode="External"/><Relationship Id="rId329" Type="http://schemas.openxmlformats.org/officeDocument/2006/relationships/hyperlink" Target="https://en.wikipedia.org/wiki/Hyperparameter_%28machine_learning%29" TargetMode="External"/><Relationship Id="rId337" Type="http://schemas.openxmlformats.org/officeDocument/2006/relationships/hyperlink" Target="https://en.wikipedia.org/wiki/Leverage_%28statistics%29" TargetMode="External"/><Relationship Id="rId331" Type="http://schemas.openxmlformats.org/officeDocument/2006/relationships/hyperlink" Target="https://en.wikipedia.org/wiki/Model_selection" TargetMode="External"/><Relationship Id="rId325" Type="http://schemas.openxmlformats.org/officeDocument/2006/relationships/hyperlink" Target="https://en.wikipedia.org/wiki/Overfitting" TargetMode="External"/><Relationship Id="rId315" Type="http://schemas.openxmlformats.org/officeDocument/2006/relationships/hyperlink" Target="https://en.wikipedia.org/wiki/Random_seed" TargetMode="External"/><Relationship Id="rId317" Type="http://schemas.openxmlformats.org/officeDocument/2006/relationships/hyperlink" Target="https://en.wikipedia.org/wiki/Training,_validation,_and_test_data_sets" TargetMode="External"/><Relationship Id="rId186" Type="http://schemas.openxmlformats.org/officeDocument/2006/relationships/hyperlink" Target="https://morrison-lab.github.io/lds/chapters/big-ideas.html#def-test-set" TargetMode="External"/><Relationship Id="rId184" Type="http://schemas.openxmlformats.org/officeDocument/2006/relationships/hyperlink" Target="https://morrison-lab.github.io/lds/chapters/big-ideas.html#def-training-set" TargetMode="External"/><Relationship Id="rId185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5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44" Type="http://schemas.openxmlformats.org/officeDocument/2006/relationships/hyperlink" Target="https://morrison-lab.github.io/pds/expectation.html#def-risk" TargetMode="External"/><Relationship Id="rId115" Type="http://schemas.openxmlformats.org/officeDocument/2006/relationships/hyperlink" Target="https://morrison-lab.github.io/pds/expectation.html#thm-lie" TargetMode="External"/><Relationship Id="rId130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84" Type="http://schemas.openxmlformats.org/officeDocument/2006/relationships/hyperlink" Target="https://morrison-lab.github.io/pds/random-variables.html#def-cdf" TargetMode="External"/><Relationship Id="rId87" Type="http://schemas.openxmlformats.org/officeDocument/2006/relationships/hyperlink" Target="https://morrison-lab.github.io/pds/random-variables.html#def-normal" TargetMode="External"/><Relationship Id="rId138" Type="http://schemas.openxmlformats.org/officeDocument/2006/relationships/hyperlink" Target="https://morrison-lab.github.io/pds/variance-covariance.html#def-variance" TargetMode="External"/><Relationship Id="rId131" Type="http://schemas.openxmlformats.org/officeDocument/2006/relationships/hyperlink" Target="https://morrison-lab.github.io/pds/variance-covariance.html#thm-variance" TargetMode="External"/><Relationship Id="rId335" Type="http://schemas.openxmlformats.org/officeDocument/2006/relationships/hyperlink" Target="https://www.gastonsanchez.com/matrix4sl/" TargetMode="External"/><Relationship Id="rId260" Type="http://schemas.openxmlformats.org/officeDocument/2006/relationships/hyperlink" Target="https://www.gastonsanchez.com/matrix4sl/cross-products.html#cross-products" TargetMode="External"/><Relationship Id="rId270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67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2026-10-18T08:23:40Z</dcterms:created>
  <dcterms:modified xsi:type="dcterms:W3CDTF">2026-10-18T08:23:40Z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01:03:13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