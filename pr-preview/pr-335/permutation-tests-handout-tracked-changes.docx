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del w:id="3" w:author="PR Preview" w:date="2026-01-01T00:00:00Z">
        <w:r>
          <w:delText xml:space="preserve">This page defines exchangeability, the permutation distribution and the permutation p-value,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shows why that p-value is valid,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then approximates it by random relabelings, which is how it is computed in practice.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 continues the</w:delText>
        </w:r>
      </w:del>
      <w:del w:id="10" w:author="PR Preview" w:date="2026-01-01T00:00:00Z">
        <w:r>
          <w:delText xml:space="preserve"> </w:delText>
        </w:r>
      </w:del>
      <w:hyperlink r:id="rId10">
        <w:del w:id="11" w:author="PR Preview" w:date="2026-01-01T00:00:00Z">
          <w:r>
            <w:rPr>
              <w:rStyle w:val="Hyperlink"/>
            </w:rPr>
            <w:delText xml:space="preserve">bootstrap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page’s idea of computing a</w:delText>
        </w:r>
      </w:del>
      <w:del w:id="14" w:author="PR Preview" w:date="2026-01-01T00:00:00Z">
        <w:r>
          <w:delText xml:space="preserve"> </w:delText>
        </w:r>
      </w:del>
      <w:hyperlink r:id="rId11">
        <w:del w:id="15" w:author="PR Preview" w:date="2026-01-01T00:00:00Z">
          <w:r>
            <w:rPr>
              <w:rStyle w:val="Hyperlink"/>
            </w:rPr>
            <w:delText xml:space="preserve">sampling distribution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by resampling,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supplies the p-values that the</w:delText>
        </w:r>
      </w:del>
      <w:del w:id="20" w:author="PR Preview" w:date="2026-01-01T00:00:00Z">
        <w:r>
          <w:delText xml:space="preserve"> </w:delText>
        </w:r>
      </w:del>
      <w:hyperlink r:id="rId12">
        <w:del w:id="21" w:author="PR Preview" w:date="2026-01-01T00:00:00Z">
          <w:r>
            <w:rPr>
              <w:rStyle w:val="Hyperlink"/>
            </w:rPr>
            <w:delText xml:space="preserve">multiple testing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 corrects.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These notes follow chapter 13 of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James et al. (2021)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the treatment in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Good (2005)</w:delText>
        </w:r>
      </w:del>
      <w:del w:id="32" w:author="PR Preview" w:date="2026-01-01T00:00:00Z">
        <w:r>
          <w:delText xml:space="preserve">.</w:delText>
        </w:r>
      </w:del>
    </w:p>
    <w:p>
      <w:pPr>
        <w:pStyle w:val="BodyText"/>
      </w:pPr>
      <w:ins w:id="33" w:author="PR Preview" w:date="2026-01-01T00:00:00Z">
        <w:r>
          <w:t xml:space="preserve">This page defines exchangeability, the permutation distribution and the permutation p-value,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shows why that p-value is valid,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then approximates it by random relabelings, which is how it is computed in practice.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It continues the</w:t>
        </w:r>
      </w:ins>
      <w:ins w:id="40" w:author="PR Preview" w:date="2026-01-01T00:00:00Z">
        <w:r>
          <w:t xml:space="preserve"> </w:t>
        </w:r>
      </w:ins>
      <w:hyperlink r:id="rId10">
        <w:ins w:id="41" w:author="PR Preview" w:date="2026-01-01T00:00:00Z">
          <w:r>
            <w:rPr>
              <w:rStyle w:val="Hyperlink"/>
            </w:rPr>
            <w:t xml:space="preserve">bootstrap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page’s idea of computing a</w:t>
        </w:r>
      </w:ins>
      <w:ins w:id="44" w:author="PR Preview" w:date="2026-01-01T00:00:00Z">
        <w:r>
          <w:t xml:space="preserve"> </w:t>
        </w:r>
      </w:ins>
      <w:hyperlink r:id="rId11">
        <w:ins w:id="45" w:author="PR Preview" w:date="2026-01-01T00:00:00Z">
          <w:r>
            <w:rPr>
              <w:rStyle w:val="Hyperlink"/>
            </w:rPr>
            <w:t xml:space="preserve">sampling distribution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by resampling,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supplies the p-values that the</w:t>
        </w:r>
      </w:ins>
      <w:ins w:id="50" w:author="PR Preview" w:date="2026-01-01T00:00:00Z">
        <w:r>
          <w:t xml:space="preserve"> </w:t>
        </w:r>
      </w:ins>
      <w:hyperlink r:id="rId12">
        <w:ins w:id="51" w:author="PR Preview" w:date="2026-01-01T00:00:00Z">
          <w:r>
            <w:rPr>
              <w:rStyle w:val="Hyperlink"/>
            </w:rPr>
            <w:t xml:space="preserve">multiple testing</w:t>
          </w:r>
        </w:ins>
      </w:hyperlink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page corrects.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These notes follow chapter 13 of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James et al. [1]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the treatment in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Good [2]</w:t>
        </w:r>
      </w:ins>
      <w:ins w:id="62" w:author="PR Preview" w:date="2026-01-01T00:00:00Z">
        <w:r>
          <w:t xml:space="preserve">.</w:t>
        </w:r>
      </w:ins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del w:id="63" w:author="PR Preview" w:date="2026-01-01T00:00:00Z">
        <w:r>
          <w:delText xml:space="preserve">The examples on this page use gene expression data from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Khan et al. (2001)</w:delText>
        </w:r>
      </w:del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who measured 2308 genes in tissue samples from children with small round blue cell tumors.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 samples fall into four tumor classes, numbered 1 to 4 in the data.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This site keeps a copy of the 63 training samples at</w:delText>
        </w:r>
      </w:del>
      <w:del w:id="73" w:author="PR Preview" w:date="2026-01-01T00:00:00Z">
        <w:r>
          <w:delText xml:space="preserve"> </w:delText>
        </w:r>
      </w:del>
      <w:hyperlink r:id="rId13">
        <w:del w:id="74" w:author="PR Preview" w:date="2026-01-01T00:00:00Z">
          <w:r>
            <w:rPr>
              <w:rStyle w:val="VerbatimChar"/>
            </w:rPr>
            <w:delText xml:space="preserve">data/khan.csv</w:delText>
          </w:r>
        </w:del>
      </w:hyperlink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taken from the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rStyle w:val="VerbatimChar"/>
          </w:rPr>
          <w:delText xml:space="preserve">Khan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data of the R package</w:delText>
        </w:r>
      </w:del>
      <w:del w:id="82" w:author="PR Preview" w:date="2026-01-01T00:00:00Z">
        <w:r>
          <w:delText xml:space="preserve"> </w:delText>
        </w:r>
      </w:del>
      <w:hyperlink r:id="rId14">
        <w:del w:id="83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(James et al. 2021)</w:delText>
        </w:r>
      </w:del>
      <w:del w:id="86" w:author="PR Preview" w:date="2026-01-01T00:00:00Z">
        <w:r>
          <w:delText xml:space="preserve">: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 column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rPr>
            <w:rStyle w:val="VerbatimChar"/>
          </w:rPr>
          <w:delText xml:space="preserve">tumor_class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holds the class,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 the columns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rPr>
            <w:rStyle w:val="VerbatimChar"/>
          </w:rPr>
          <w:delText xml:space="preserve">gene_1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to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rStyle w:val="VerbatimChar"/>
          </w:rPr>
          <w:delText xml:space="preserve">gene_2308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hold the expression values.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 examples compare classes 2 and 4.</w:delText>
        </w:r>
      </w:del>
    </w:p>
    <w:p>
      <w:pPr>
        <w:pStyle w:val="FirstParagraph"/>
      </w:pPr>
      <w:ins w:id="105" w:author="PR Preview" w:date="2026-01-01T00:00:00Z">
        <w:r>
          <w:t xml:space="preserve">The examples on this page use gene expression data from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Khan et al. [3]</w:t>
        </w:r>
      </w:ins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who measured 2308 genes in tissue samples from children with small round blue cell tumors.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samples fall into four tumor classes, numbered 1 to 4 in the data.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This site keeps a copy of the 63 training samples at</w:t>
        </w:r>
      </w:ins>
      <w:ins w:id="115" w:author="PR Preview" w:date="2026-01-01T00:00:00Z">
        <w:r>
          <w:t xml:space="preserve"> </w:t>
        </w:r>
      </w:ins>
      <w:hyperlink r:id="rId13">
        <w:ins w:id="116" w:author="PR Preview" w:date="2026-01-01T00:00:00Z">
          <w:r>
            <w:rPr>
              <w:rStyle w:val="VerbatimChar"/>
            </w:rPr>
            <w:t xml:space="preserve">data/khan.csv</w:t>
          </w:r>
        </w:ins>
      </w:hyperlink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taken from the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rPr>
            <w:rStyle w:val="VerbatimChar"/>
          </w:rPr>
          <w:t xml:space="preserve">Khan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data of the R package</w:t>
        </w:r>
      </w:ins>
      <w:ins w:id="124" w:author="PR Preview" w:date="2026-01-01T00:00:00Z">
        <w:r>
          <w:t xml:space="preserve"> </w:t>
        </w:r>
      </w:ins>
      <w:hyperlink r:id="rId14">
        <w:ins w:id="125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[1]</w:t>
        </w:r>
      </w:ins>
      <w:ins w:id="128" w:author="PR Preview" w:date="2026-01-01T00:00:00Z">
        <w:r>
          <w:t xml:space="preserve">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column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rStyle w:val="VerbatimChar"/>
          </w:rPr>
          <w:t xml:space="preserve">tumor_class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holds the class,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the columns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rStyle w:val="VerbatimChar"/>
          </w:rPr>
          <w:t xml:space="preserve">gene_1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to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rStyle w:val="VerbatimChar"/>
          </w:rPr>
          <w:t xml:space="preserve">gene_2308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hold the expression values.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examples compare classes 2 and 4.</w:t>
        </w:r>
      </w:ins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7" w:author="PR Preview" w:date="2026-01-01T00:00:00Z">
        <w:r>
          <w:delText xml:space="preserve">Source: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Wikipedia contributors (2026a)</w:delText>
        </w:r>
      </w:del>
      <w:del w:id="150" w:author="PR Preview" w:date="2026-01-01T00:00:00Z">
        <w:r>
          <w:delText xml:space="preserve">.</w:delText>
        </w:r>
      </w:del>
    </w:p>
    <w:p>
      <w:pPr>
        <w:pStyle w:val="FirstParagraph"/>
      </w:pPr>
      <w:ins w:id="151" w:author="PR Preview" w:date="2026-01-01T00:00:00Z">
        <w:r>
          <w:t xml:space="preserve">Source: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Wikipedia contributors [4]</w:t>
        </w:r>
      </w:ins>
      <w:ins w:id="154" w:author="PR Preview" w:date="2026-01-01T00:00:00Z">
        <w:r>
          <w:t xml:space="preserve">.</w:t>
        </w:r>
      </w:ins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del w:id="155" w:author="PR Preview" w:date="2026-01-01T00:00:00Z">
        <w:r>
          <w:delText xml:space="preserve">Source: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Wikipedia contributors (2026b)</w:delText>
        </w:r>
      </w:del>
      <w:del w:id="158" w:author="PR Preview" w:date="2026-01-01T00:00:00Z">
        <w:r>
          <w:delText xml:space="preserve">.</w:delText>
        </w:r>
      </w:del>
    </w:p>
    <w:p>
      <w:pPr>
        <w:pStyle w:val="BodyText"/>
      </w:pPr>
      <w:ins w:id="159" w:author="PR Preview" w:date="2026-01-01T00:00:00Z">
        <w:r>
          <w:t xml:space="preserve">Source: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Wikipedia contributors [5]</w:t>
        </w:r>
      </w:ins>
      <w:ins w:id="162" w:author="PR Preview" w:date="2026-01-01T00:00:00Z">
        <w:r>
          <w:t xml:space="preserve">.</w:t>
        </w:r>
      </w:ins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del w:id="163" w:author="PR Preview" w:date="2026-01-01T00:00:00Z">
        <w:r>
          <w:delText xml:space="preserve">Hogg et al. (2019, sec. 8.5, pp. 392–402)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covers some distribution-free tests.</w:delText>
        </w:r>
      </w:del>
    </w:p>
    <w:p>
      <w:pPr>
        <w:pStyle w:val="Compact"/>
        <w:numPr>
          <w:ilvl w:val="0"/>
          <w:numId w:val="1001"/>
        </w:numPr>
      </w:pPr>
      <w:del w:id="166" w:author="PR Preview" w:date="2026-01-01T00:00:00Z">
        <w:r>
          <w:delText xml:space="preserve">Rice (2007, sec. 11.2.3, pp. 435–442)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covers the Mann–Whitney test.</w:delText>
        </w:r>
      </w:del>
    </w:p>
    <w:p>
      <w:pPr>
        <w:pStyle w:val="Compact"/>
        <w:numPr>
          <w:ilvl w:val="0"/>
          <w:numId w:val="1001"/>
        </w:numPr>
      </w:pPr>
      <w:del w:id="169" w:author="PR Preview" w:date="2026-01-01T00:00:00Z">
        <w:r>
          <w:delText xml:space="preserve">Rice (2007, sec. 11.4.6, p. 456)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covers randomization.</w:delText>
        </w:r>
      </w:del>
    </w:p>
    <w:p>
      <w:pPr>
        <w:pStyle w:val="Compact"/>
        <w:numPr>
          <w:ilvl w:val="0"/>
          <w:numId w:val="1001"/>
        </w:numPr>
      </w:pPr>
      <w:ins w:id="172" w:author="PR Preview" w:date="2026-01-01T00:00:00Z">
        <w:r>
          <w:t xml:space="preserve">Hogg et al. [6, Sec. 8.5], pp. 392–402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covers some distribution-free tests.</w:t>
        </w:r>
      </w:ins>
    </w:p>
    <w:p>
      <w:pPr>
        <w:pStyle w:val="Compact"/>
        <w:numPr>
          <w:ilvl w:val="0"/>
          <w:numId w:val="1001"/>
        </w:numPr>
      </w:pPr>
      <w:ins w:id="175" w:author="PR Preview" w:date="2026-01-01T00:00:00Z">
        <w:r>
          <w:t xml:space="preserve">Rice [7, Sec. 11.2.3], pp. 435–442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covers the Mann–Whitney test.</w:t>
        </w:r>
      </w:ins>
    </w:p>
    <w:p>
      <w:pPr>
        <w:pStyle w:val="Compact"/>
        <w:numPr>
          <w:ilvl w:val="0"/>
          <w:numId w:val="1001"/>
        </w:numPr>
      </w:pPr>
      <w:ins w:id="178" w:author="PR Preview" w:date="2026-01-01T00:00:00Z">
        <w:r>
          <w:t xml:space="preserve">Rice [7, Sec. 11.4.6], p. 456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covers randomization.</w:t>
        </w:r>
      </w:ins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1" w:author="PR Preview" w:date="2026-01-01T00:00:00Z">
        <w:r>
          <w:delText xml:space="preserve">Source: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Phipson and Smyth (2010)</w:delText>
        </w:r>
      </w:del>
      <w:del w:id="184" w:author="PR Preview" w:date="2026-01-01T00:00:00Z">
        <w:r>
          <w:delText xml:space="preserve">.</w:delText>
        </w:r>
      </w:del>
    </w:p>
    <w:p>
      <w:pPr>
        <w:pStyle w:val="FirstParagraph"/>
      </w:pPr>
      <w:ins w:id="185" w:author="PR Preview" w:date="2026-01-01T00:00:00Z">
        <w:r>
          <w:t xml:space="preserve">Source: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Phipson and Smyth [8]</w:t>
        </w:r>
      </w:ins>
      <w:ins w:id="188" w:author="PR Preview" w:date="2026-01-01T00:00:00Z">
        <w:r>
          <w:t xml:space="preserve">.</w:t>
        </w:r>
      </w:ins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del w:id="189" w:author="PR Preview" w:date="2026-01-01T00:00:00Z">
        <w:r>
          <w:rPr>
            <w:i/>
            <w:iCs/>
          </w:rPr>
          <w:delText xml:space="preserve">Remark 2</w:delText>
        </w:r>
      </w:del>
      <w:del w:id="190" w:author="PR Preview" w:date="2026-01-01T00:00:00Z">
        <w:r>
          <w:delText xml:space="preserve"> (Source: The Monte Carlo permutation p-value is valid). </w:delText>
        </w:r>
      </w:del>
      <w:del w:id="191" w:author="PR Preview" w:date="2026-01-01T00:00:00Z">
        <w:r>
          <w:delText xml:space="preserve">Phipson and Smyth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(2010)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show that the Monte Carlo p-value with the added 1 is valid for random permutations.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The proof is omitted here.</w:delText>
        </w:r>
      </w:del>
    </w:p>
    <w:p>
      <w:pPr>
        <w:pStyle w:val="FirstParagraph"/>
      </w:pPr>
      <w:ins w:id="198" w:author="PR Preview" w:date="2026-01-01T00:00:00Z">
        <w:r>
          <w:rPr>
            <w:i/>
            <w:iCs/>
          </w:rPr>
          <w:t xml:space="preserve">Remark 2</w:t>
        </w:r>
      </w:ins>
      <w:ins w:id="199" w:author="PR Preview" w:date="2026-01-01T00:00:00Z">
        <w:r>
          <w:t xml:space="preserve"> (Source: The Monte Carlo permutation p-value is valid). </w:t>
        </w:r>
      </w:ins>
      <w:ins w:id="200" w:author="PR Preview" w:date="2026-01-01T00:00:00Z">
        <w:r>
          <w:t xml:space="preserve">Phipson and Smyth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[8]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show that the Monte Carlo p-value with the added 1 is valid for random permutations.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proof is omitted here.</w:t>
        </w:r>
      </w:ins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del w:id="207" w:author="PR Preview" w:date="2026-01-01T00:00:00Z">
        <w:r>
          <w:delText xml:space="preserve">Hogg et al. (2019, sec. 7.7, pp. 353–360)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covers resampling methods.</w:delText>
        </w:r>
      </w:del>
    </w:p>
    <w:p>
      <w:pPr>
        <w:pStyle w:val="BodyText"/>
      </w:pPr>
      <w:ins w:id="210" w:author="PR Preview" w:date="2026-01-01T00:00:00Z">
        <w:r>
          <w:t xml:space="preserve">Hogg et al. [6, Sec. 7.7], pp. 353–360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covers resampling methods.</w:t>
        </w:r>
      </w:ins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del w:id="213" w:author="PR Preview" w:date="2026-01-01T00:00:00Z">
        <w:r>
          <w:delText xml:space="preserve">Good (2005)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is a book-length treatment of permutation tests.</w:delText>
        </w:r>
      </w:del>
    </w:p>
    <w:p>
      <w:pPr>
        <w:pStyle w:val="Compact"/>
        <w:numPr>
          <w:ilvl w:val="0"/>
          <w:numId w:val="1002"/>
        </w:numPr>
      </w:pPr>
      <w:del w:id="216" w:author="PR Preview" w:date="2026-01-01T00:00:00Z">
        <w:r>
          <w:delText xml:space="preserve">Phipson and Smyth (2010)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explains why Monte Carlo permutation p-values need the added 1.</w:delText>
        </w:r>
      </w:del>
    </w:p>
    <w:p>
      <w:pPr>
        <w:pStyle w:val="Compact"/>
        <w:numPr>
          <w:ilvl w:val="0"/>
          <w:numId w:val="1002"/>
        </w:numPr>
      </w:pPr>
      <w:ins w:id="219" w:author="PR Preview" w:date="2026-01-01T00:00:00Z">
        <w:r>
          <w:t xml:space="preserve">Good [2]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is a book-length treatment of permutation tests.</w:t>
        </w:r>
      </w:ins>
    </w:p>
    <w:p>
      <w:pPr>
        <w:pStyle w:val="Compact"/>
        <w:numPr>
          <w:ilvl w:val="0"/>
          <w:numId w:val="1002"/>
        </w:numPr>
      </w:pPr>
      <w:ins w:id="222" w:author="PR Preview" w:date="2026-01-01T00:00:00Z">
        <w:r>
          <w:t xml:space="preserve">Phipson and Smyth [8]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explains why Monte Carlo permutation p-values need the added 1.</w:t>
        </w:r>
      </w:ins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del w:id="225" w:author="PR Preview" w:date="2026-01-01T00:00:00Z">
        <w:r>
          <w:delText xml:space="preserve">Chapter 13 of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James et al. (2021)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applies permutation and other resampling methods to multiple testing.</w:delText>
        </w:r>
      </w:del>
    </w:p>
    <w:p>
      <w:pPr>
        <w:pStyle w:val="Compact"/>
        <w:numPr>
          <w:ilvl w:val="0"/>
          <w:numId w:val="1002"/>
        </w:numPr>
      </w:pPr>
      <w:ins w:id="230" w:author="PR Preview" w:date="2026-01-01T00:00:00Z">
        <w:r>
          <w:t xml:space="preserve">Chapter 13 of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James et al. [1]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applies permutation and other resampling methods to multiple testing.</w:t>
        </w:r>
      </w:ins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del w:id="235" w:author="PR Preview" w:date="2026-01-01T00:00:00Z">
        <w:r>
          <w:delText xml:space="preserve">Wikipedia contributors (2026b)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— the test, its assumptions and its variants</w:delText>
        </w:r>
      </w:del>
    </w:p>
    <w:p>
      <w:pPr>
        <w:numPr>
          <w:ilvl w:val="0"/>
          <w:numId w:val="1003"/>
        </w:numPr>
      </w:pPr>
      <w:del w:id="238" w:author="PR Preview" w:date="2026-01-01T00:00:00Z">
        <w:r>
          <w:delText xml:space="preserve">Wikipedia contributors (2026a)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— exchangeability and its role in permutation tests</w:delText>
        </w:r>
      </w:del>
    </w:p>
    <w:p>
      <w:pPr>
        <w:numPr>
          <w:ilvl w:val="0"/>
          <w:numId w:val="1003"/>
        </w:numPr>
      </w:pPr>
      <w:del w:id="241" w:author="PR Preview" w:date="2026-01-01T00:00:00Z">
        <w:r>
          <w:delText xml:space="preserve">Wikipedia contributors (2026c)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— permutation tests among the resampling methods</w:delText>
        </w:r>
      </w:del>
    </w:p>
    <w:p>
      <w:pPr>
        <w:numPr>
          <w:ilvl w:val="0"/>
          <w:numId w:val="1003"/>
        </w:numPr>
      </w:pPr>
      <w:ins w:id="244" w:author="PR Preview" w:date="2026-01-01T00:00:00Z">
        <w:r>
          <w:t xml:space="preserve">Wikipedia contributors [5]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— the test, its assumptions and its variants</w:t>
        </w:r>
      </w:ins>
    </w:p>
    <w:p>
      <w:pPr>
        <w:numPr>
          <w:ilvl w:val="0"/>
          <w:numId w:val="1003"/>
        </w:numPr>
      </w:pPr>
      <w:ins w:id="247" w:author="PR Preview" w:date="2026-01-01T00:00:00Z">
        <w:r>
          <w:t xml:space="preserve">Wikipedia contributors [4]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— exchangeability and its role in permutation tests</w:t>
        </w:r>
      </w:ins>
    </w:p>
    <w:p>
      <w:pPr>
        <w:numPr>
          <w:ilvl w:val="0"/>
          <w:numId w:val="1003"/>
        </w:numPr>
      </w:pPr>
      <w:ins w:id="250" w:author="PR Preview" w:date="2026-01-01T00:00:00Z">
        <w:r>
          <w:t xml:space="preserve">Wikipedia contributors [9]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— permutation tests among the resampling methods</w:t>
        </w:r>
      </w:ins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del w:id="253" w:author="PR Preview" w:date="2026-01-01T00:00:00Z">
        <w:r>
          <w:delText xml:space="preserve">Good, Phillip I. 2005.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i/>
            <w:iCs/>
          </w:rPr>
          <w:delText xml:space="preserve">Permutation, Parametric and Bootstrap Tests of Hypotheses</w:delText>
        </w:r>
      </w:del>
      <w:del w:id="256" w:author="PR Preview" w:date="2026-01-01T00:00:00Z">
        <w:r>
          <w:delText xml:space="preserve">. 3rd ed. Springer.</w:delText>
        </w:r>
      </w:del>
      <w:del w:id="257" w:author="PR Preview" w:date="2026-01-01T00:00:00Z">
        <w:r>
          <w:delText xml:space="preserve"> </w:delText>
        </w:r>
      </w:del>
      <w:hyperlink r:id="rId57">
        <w:del w:id="258" w:author="PR Preview" w:date="2026-01-01T00:00:00Z">
          <w:r>
            <w:rPr>
              <w:rStyle w:val="Hyperlink"/>
            </w:rPr>
            <w:delText xml:space="preserve">https://doi.org/10.1007/b138696</w:delText>
          </w:r>
        </w:del>
      </w:hyperlink>
      <w:del w:id="259" w:author="PR Preview" w:date="2026-01-01T00:00:00Z">
        <w:r>
          <w:delText xml:space="preserve">.</w:delText>
        </w:r>
      </w:del>
    </w:p>
    <w:p>
      <w:pPr>
        <w:pStyle w:val="Bibliography"/>
      </w:pPr>
      <w:del w:id="260" w:author="PR Preview" w:date="2026-01-01T00:00:00Z">
        <w:r>
          <w:delText xml:space="preserve">Hogg, Robert V., Elliot A. Tanis, and Dale L. Zimmerman. 2019.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263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264" w:author="PR Preview" w:date="2026-01-01T00:00:00Z">
        <w:r>
          <w:delText xml:space="preserve">James, Gareth, Daniela Witten, Trevor Hastie, and Robert Tibshirani. 2021.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267" w:author="PR Preview" w:date="2026-01-01T00:00:00Z">
        <w:r>
          <w:rPr>
            <w:i/>
            <w:iCs/>
          </w:rPr>
          <w:delText xml:space="preserve"> </w:delText>
        </w:r>
      </w:del>
      <w:del w:id="268" w:author="PR Preview" w:date="2026-01-01T00:00:00Z">
        <w:r>
          <w:rPr>
            <w:i/>
            <w:iCs/>
          </w:rPr>
          <w:delText xml:space="preserve">R</w:delText>
        </w:r>
      </w:del>
      <w:del w:id="269" w:author="PR Preview" w:date="2026-01-01T00:00:00Z">
        <w:r>
          <w:delText xml:space="preserve">. 2nd ed. Springer.</w:delText>
        </w:r>
      </w:del>
      <w:del w:id="270" w:author="PR Preview" w:date="2026-01-01T00:00:00Z">
        <w:r>
          <w:delText xml:space="preserve"> </w:delText>
        </w:r>
      </w:del>
      <w:hyperlink r:id="rId55">
        <w:del w:id="271" w:author="PR Preview" w:date="2026-01-01T00:00:00Z">
          <w:r>
            <w:rPr>
              <w:rStyle w:val="Hyperlink"/>
            </w:rPr>
            <w:delText xml:space="preserve">https://doi.org/10.1007/978-1-0716-1418-1</w:delText>
          </w:r>
        </w:del>
      </w:hyperlink>
      <w:del w:id="272" w:author="PR Preview" w:date="2026-01-01T00:00:00Z">
        <w:r>
          <w:delText xml:space="preserve">.</w:delText>
        </w:r>
      </w:del>
    </w:p>
    <w:p>
      <w:pPr>
        <w:pStyle w:val="Bibliography"/>
      </w:pPr>
      <w:del w:id="273" w:author="PR Preview" w:date="2026-01-01T00:00:00Z">
        <w:r>
          <w:delText xml:space="preserve">Khan, Javed, Jun S. Wei, Markus Ringnér, et al. 2001.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“Classification and Diagnostic Prediction of Cancers Using Gene Expression Profiling and Artificial Neural Networks.”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rPr>
            <w:i/>
            <w:iCs/>
          </w:rPr>
          <w:delText xml:space="preserve">Nature Medicine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7 (6): 673–79.</w:delText>
        </w:r>
      </w:del>
      <w:del w:id="280" w:author="PR Preview" w:date="2026-01-01T00:00:00Z">
        <w:r>
          <w:delText xml:space="preserve"> </w:delText>
        </w:r>
      </w:del>
      <w:hyperlink r:id="rId59">
        <w:del w:id="281" w:author="PR Preview" w:date="2026-01-01T00:00:00Z">
          <w:r>
            <w:rPr>
              <w:rStyle w:val="Hyperlink"/>
            </w:rPr>
            <w:delText xml:space="preserve">https://doi.org/10.1038/89044</w:delText>
          </w:r>
        </w:del>
      </w:hyperlink>
      <w:del w:id="282" w:author="PR Preview" w:date="2026-01-01T00:00:00Z">
        <w:r>
          <w:delText xml:space="preserve">.</w:delText>
        </w:r>
      </w:del>
    </w:p>
    <w:p>
      <w:pPr>
        <w:pStyle w:val="Bibliography"/>
      </w:pPr>
      <w:del w:id="283" w:author="PR Preview" w:date="2026-01-01T00:00:00Z">
        <w:r>
          <w:delText xml:space="preserve">Phipson, Belinda, and Gordon K. Smyth. 2010.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“Permutation p-Values Should Never Be Zero: Calculating Exact p-Values When Permutations Are Randomly Drawn.”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i/>
            <w:iCs/>
          </w:rPr>
          <w:delText xml:space="preserve">Statistical Applications in Genetics and Molecular Biology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9 (1).</w:delText>
        </w:r>
      </w:del>
      <w:del w:id="290" w:author="PR Preview" w:date="2026-01-01T00:00:00Z">
        <w:r>
          <w:delText xml:space="preserve"> </w:delText>
        </w:r>
      </w:del>
      <w:hyperlink r:id="rId67">
        <w:del w:id="291" w:author="PR Preview" w:date="2026-01-01T00:00:00Z">
          <w:r>
            <w:rPr>
              <w:rStyle w:val="Hyperlink"/>
            </w:rPr>
            <w:delText xml:space="preserve">https://doi.org/10.2202/1544-6115.1585</w:delText>
          </w:r>
        </w:del>
      </w:hyperlink>
      <w:del w:id="292" w:author="PR Preview" w:date="2026-01-01T00:00:00Z">
        <w:r>
          <w:delText xml:space="preserve">.</w:delText>
        </w:r>
      </w:del>
    </w:p>
    <w:p>
      <w:pPr>
        <w:pStyle w:val="Bibliography"/>
      </w:pPr>
      <w:del w:id="293" w:author="PR Preview" w:date="2026-01-01T00:00:00Z">
        <w:r>
          <w:delText xml:space="preserve">Rice, John A. 2007.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296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297" w:author="PR Preview" w:date="2026-01-01T00:00:00Z">
        <w:r>
          <w:delText xml:space="preserve">Wikipedia contributors. 2026a.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i/>
            <w:iCs/>
          </w:rPr>
          <w:delText xml:space="preserve">Exchangeable Random Variables —</w:delText>
        </w:r>
      </w:del>
      <w:del w:id="300" w:author="PR Preview" w:date="2026-01-01T00:00:00Z">
        <w:r>
          <w:rPr>
            <w:i/>
            <w:iCs/>
          </w:rPr>
          <w:delText xml:space="preserve"> </w:delText>
        </w:r>
      </w:del>
      <w:del w:id="301" w:author="PR Preview" w:date="2026-01-01T00:00:00Z">
        <w:r>
          <w:rPr>
            <w:i/>
            <w:iCs/>
          </w:rPr>
          <w:delText xml:space="preserve">Wikipedia</w:delText>
        </w:r>
      </w:del>
      <w:del w:id="302" w:author="PR Preview" w:date="2026-01-01T00:00:00Z">
        <w:r>
          <w:rPr>
            <w:i/>
            <w:iCs/>
          </w:rPr>
          <w:delText xml:space="preserve">,</w:delText>
        </w:r>
      </w:del>
      <w:del w:id="303" w:author="PR Preview" w:date="2026-01-01T00:00:00Z">
        <w:r>
          <w:rPr>
            <w:i/>
            <w:iCs/>
          </w:rPr>
          <w:delText xml:space="preserve"> </w:delText>
        </w:r>
      </w:del>
      <w:del w:id="304" w:author="PR Preview" w:date="2026-01-01T00:00:00Z">
        <w:r>
          <w:rPr>
            <w:i/>
            <w:iCs/>
          </w:rPr>
          <w:delText xml:space="preserve">the Free Encyclopedia</w:delText>
        </w:r>
      </w:del>
      <w:del w:id="305" w:author="PR Preview" w:date="2026-01-01T00:00:00Z">
        <w:r>
          <w:delText xml:space="preserve">.</w:delText>
        </w:r>
      </w:del>
      <w:del w:id="306" w:author="PR Preview" w:date="2026-01-01T00:00:00Z">
        <w:r>
          <w:delText xml:space="preserve"> </w:delText>
        </w:r>
      </w:del>
      <w:hyperlink r:id="rId61">
        <w:del w:id="307" w:author="PR Preview" w:date="2026-01-01T00:00:00Z">
          <w:r>
            <w:rPr>
              <w:rStyle w:val="Hyperlink"/>
            </w:rPr>
            <w:delText xml:space="preserve">https://en.wikipedia.org/wiki/Exchangeable_random_variables</w:delText>
          </w:r>
        </w:del>
      </w:hyperlink>
      <w:del w:id="308" w:author="PR Preview" w:date="2026-01-01T00:00:00Z">
        <w:r>
          <w:delText xml:space="preserve">.</w:delText>
        </w:r>
      </w:del>
    </w:p>
    <w:p>
      <w:pPr>
        <w:pStyle w:val="Bibliography"/>
      </w:pPr>
      <w:del w:id="309" w:author="PR Preview" w:date="2026-01-01T00:00:00Z">
        <w:r>
          <w:delText xml:space="preserve">Wikipedia contributors. 2026b.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i/>
            <w:iCs/>
          </w:rPr>
          <w:delText xml:space="preserve">Permutation Test —</w:delText>
        </w:r>
      </w:del>
      <w:del w:id="312" w:author="PR Preview" w:date="2026-01-01T00:00:00Z">
        <w:r>
          <w:rPr>
            <w:i/>
            <w:iCs/>
          </w:rPr>
          <w:delText xml:space="preserve"> </w:delText>
        </w:r>
      </w:del>
      <w:del w:id="313" w:author="PR Preview" w:date="2026-01-01T00:00:00Z">
        <w:r>
          <w:rPr>
            <w:i/>
            <w:iCs/>
          </w:rPr>
          <w:delText xml:space="preserve">Wikipedia</w:delText>
        </w:r>
      </w:del>
      <w:del w:id="314" w:author="PR Preview" w:date="2026-01-01T00:00:00Z">
        <w:r>
          <w:rPr>
            <w:i/>
            <w:iCs/>
          </w:rPr>
          <w:delText xml:space="preserve">,</w:delText>
        </w:r>
      </w:del>
      <w:del w:id="315" w:author="PR Preview" w:date="2026-01-01T00:00:00Z">
        <w:r>
          <w:rPr>
            <w:i/>
            <w:iCs/>
          </w:rPr>
          <w:delText xml:space="preserve"> </w:delText>
        </w:r>
      </w:del>
      <w:del w:id="316" w:author="PR Preview" w:date="2026-01-01T00:00:00Z">
        <w:r>
          <w:rPr>
            <w:i/>
            <w:iCs/>
          </w:rPr>
          <w:delText xml:space="preserve">the Free Encyclopedia</w:delText>
        </w:r>
      </w:del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hyperlink r:id="rId63">
        <w:del w:id="319" w:author="PR Preview" w:date="2026-01-01T00:00:00Z">
          <w:r>
            <w:rPr>
              <w:rStyle w:val="Hyperlink"/>
            </w:rPr>
            <w:delText xml:space="preserve">https://en.wikipedia.org/wiki/Permutation_test</w:delText>
          </w:r>
        </w:del>
      </w:hyperlink>
      <w:del w:id="320" w:author="PR Preview" w:date="2026-01-01T00:00:00Z">
        <w:r>
          <w:delText xml:space="preserve">.</w:delText>
        </w:r>
      </w:del>
    </w:p>
    <w:p>
      <w:pPr>
        <w:pStyle w:val="Bibliography"/>
      </w:pPr>
      <w:del w:id="321" w:author="PR Preview" w:date="2026-01-01T00:00:00Z">
        <w:r>
          <w:delText xml:space="preserve">Wikipedia contributors. 2026c.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rPr>
            <w:i/>
            <w:iCs/>
          </w:rPr>
          <w:delText xml:space="preserve">Resampling (Statistics) —</w:delText>
        </w:r>
      </w:del>
      <w:del w:id="324" w:author="PR Preview" w:date="2026-01-01T00:00:00Z">
        <w:r>
          <w:rPr>
            <w:i/>
            <w:iCs/>
          </w:rPr>
          <w:delText xml:space="preserve"> </w:delText>
        </w:r>
      </w:del>
      <w:del w:id="325" w:author="PR Preview" w:date="2026-01-01T00:00:00Z">
        <w:r>
          <w:rPr>
            <w:i/>
            <w:iCs/>
          </w:rPr>
          <w:delText xml:space="preserve">Wikipedia</w:delText>
        </w:r>
      </w:del>
      <w:del w:id="326" w:author="PR Preview" w:date="2026-01-01T00:00:00Z">
        <w:r>
          <w:rPr>
            <w:i/>
            <w:iCs/>
          </w:rPr>
          <w:delText xml:space="preserve">,</w:delText>
        </w:r>
      </w:del>
      <w:del w:id="327" w:author="PR Preview" w:date="2026-01-01T00:00:00Z">
        <w:r>
          <w:rPr>
            <w:i/>
            <w:iCs/>
          </w:rPr>
          <w:delText xml:space="preserve"> </w:delText>
        </w:r>
      </w:del>
      <w:del w:id="328" w:author="PR Preview" w:date="2026-01-01T00:00:00Z">
        <w:r>
          <w:rPr>
            <w:i/>
            <w:iCs/>
          </w:rPr>
          <w:delText xml:space="preserve">the Free Encyclopedia</w:delText>
        </w:r>
      </w:del>
      <w:del w:id="329" w:author="PR Preview" w:date="2026-01-01T00:00:00Z">
        <w:r>
          <w:delText xml:space="preserve">.</w:delText>
        </w:r>
      </w:del>
      <w:del w:id="330" w:author="PR Preview" w:date="2026-01-01T00:00:00Z">
        <w:r>
          <w:delText xml:space="preserve"> </w:delText>
        </w:r>
      </w:del>
      <w:hyperlink r:id="rId69">
        <w:del w:id="331" w:author="PR Preview" w:date="2026-01-01T00:00:00Z">
          <w:r>
            <w:rPr>
              <w:rStyle w:val="Hyperlink"/>
            </w:rPr>
            <w:delText xml:space="preserve">https://en.wikipedia.org/wiki/Resampling_%28statistics%29</w:delText>
          </w:r>
        </w:del>
      </w:hyperlink>
      <w:del w:id="332" w:author="PR Preview" w:date="2026-01-01T00:00:00Z">
        <w:r>
          <w:delText xml:space="preserve">.</w:delText>
        </w:r>
      </w:del>
    </w:p>
    <w:p>
      <w:pPr>
        <w:pStyle w:val="Bibliography"/>
      </w:pPr>
      <w:ins w:id="333" w:author="PR Preview" w:date="2026-01-01T00:00:00Z">
        <w:r>
          <w:t xml:space="preserve">[1]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	</w:t>
        </w:r>
      </w:ins>
      <w:ins w:id="336" w:author="PR Preview" w:date="2026-01-01T00:00:00Z">
        <w:r>
          <w:t xml:space="preserve">G. James, D. Witten, T. Hastie, and R. Tibshirani,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339" w:author="PR Preview" w:date="2026-01-01T00:00:00Z">
        <w:r>
          <w:rPr>
            <w:i/>
            <w:iCs/>
          </w:rPr>
          <w:t xml:space="preserve"> </w:t>
        </w:r>
      </w:ins>
      <w:ins w:id="340" w:author="PR Preview" w:date="2026-01-01T00:00:00Z">
        <w:r>
          <w:rPr>
            <w:i/>
            <w:iCs/>
          </w:rPr>
          <w:t xml:space="preserve">R</w:t>
        </w:r>
      </w:ins>
      <w:ins w:id="341" w:author="PR Preview" w:date="2026-01-01T00:00:00Z">
        <w:r>
          <w:t xml:space="preserve">, 2nd ed. Springer, 2021. doi:</w:t>
        </w:r>
      </w:ins>
      <w:ins w:id="342" w:author="PR Preview" w:date="2026-01-01T00:00:00Z">
        <w:r>
          <w:t xml:space="preserve"> </w:t>
        </w:r>
      </w:ins>
      <w:hyperlink r:id="rId55">
        <w:ins w:id="343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344" w:author="PR Preview" w:date="2026-01-01T00:00:00Z">
        <w:r>
          <w:t xml:space="preserve">.</w:t>
        </w:r>
      </w:ins>
    </w:p>
    <w:bookmarkEnd w:id="56"/>
    <w:bookmarkStart w:id="58" w:name="ref-good2005permutation"/>
    <w:p>
      <w:pPr>
        <w:pStyle w:val="Bibliography"/>
      </w:pPr>
      <w:ins w:id="345" w:author="PR Preview" w:date="2026-01-01T00:00:00Z">
        <w:r>
          <w:t xml:space="preserve">[2]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	</w:t>
        </w:r>
      </w:ins>
      <w:ins w:id="348" w:author="PR Preview" w:date="2026-01-01T00:00:00Z">
        <w:r>
          <w:t xml:space="preserve">P. I. Good,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rPr>
            <w:i/>
            <w:iCs/>
          </w:rPr>
          <w:t xml:space="preserve">Permutation, parametric and bootstrap tests of hypotheses</w:t>
        </w:r>
      </w:ins>
      <w:ins w:id="351" w:author="PR Preview" w:date="2026-01-01T00:00:00Z">
        <w:r>
          <w:t xml:space="preserve">, 3rd ed. New York: Springer, 2005. doi:</w:t>
        </w:r>
      </w:ins>
      <w:ins w:id="352" w:author="PR Preview" w:date="2026-01-01T00:00:00Z">
        <w:r>
          <w:t xml:space="preserve"> </w:t>
        </w:r>
      </w:ins>
      <w:hyperlink r:id="rId57">
        <w:ins w:id="353" w:author="PR Preview" w:date="2026-01-01T00:00:00Z">
          <w:r>
            <w:rPr>
              <w:rStyle w:val="Hyperlink"/>
            </w:rPr>
            <w:t xml:space="preserve">10.1007/b138696</w:t>
          </w:r>
        </w:ins>
      </w:hyperlink>
      <w:ins w:id="354" w:author="PR Preview" w:date="2026-01-01T00:00:00Z">
        <w:r>
          <w:t xml:space="preserve">.</w:t>
        </w:r>
      </w:ins>
    </w:p>
    <w:bookmarkEnd w:id="58"/>
    <w:bookmarkStart w:id="60" w:name="ref-khan2001classification"/>
    <w:p>
      <w:pPr>
        <w:pStyle w:val="Bibliography"/>
      </w:pPr>
      <w:ins w:id="355" w:author="PR Preview" w:date="2026-01-01T00:00:00Z">
        <w:r>
          <w:t xml:space="preserve">[3]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	</w:t>
        </w:r>
      </w:ins>
      <w:ins w:id="358" w:author="PR Preview" w:date="2026-01-01T00:00:00Z">
        <w:r>
          <w:t xml:space="preserve">J. Khan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rPr>
            <w:i/>
            <w:iCs/>
          </w:rPr>
          <w:t xml:space="preserve">et al.</w:t>
        </w:r>
      </w:ins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“Classification and diagnostic prediction of cancers using gene expression profiling and artificial neural networks,”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i/>
            <w:iCs/>
          </w:rPr>
          <w:t xml:space="preserve">Nature Medicine</w:t>
        </w:r>
      </w:ins>
      <w:ins w:id="366" w:author="PR Preview" w:date="2026-01-01T00:00:00Z">
        <w:r>
          <w:t xml:space="preserve">, vol. 7, no. 6, pp. 673–679, 2001, doi:</w:t>
        </w:r>
      </w:ins>
      <w:ins w:id="367" w:author="PR Preview" w:date="2026-01-01T00:00:00Z">
        <w:r>
          <w:t xml:space="preserve"> </w:t>
        </w:r>
      </w:ins>
      <w:hyperlink r:id="rId59">
        <w:ins w:id="368" w:author="PR Preview" w:date="2026-01-01T00:00:00Z">
          <w:r>
            <w:rPr>
              <w:rStyle w:val="Hyperlink"/>
            </w:rPr>
            <w:t xml:space="preserve">10.1038/89044</w:t>
          </w:r>
        </w:ins>
      </w:hyperlink>
      <w:ins w:id="369" w:author="PR Preview" w:date="2026-01-01T00:00:00Z">
        <w:r>
          <w:t xml:space="preserve">.</w:t>
        </w:r>
      </w:ins>
    </w:p>
    <w:bookmarkEnd w:id="60"/>
    <w:bookmarkStart w:id="62" w:name="Xf384acde61b996377c4ad11d558ce5046bbeb90"/>
    <w:p>
      <w:pPr>
        <w:pStyle w:val="Bibliography"/>
      </w:pPr>
      <w:ins w:id="370" w:author="PR Preview" w:date="2026-01-01T00:00:00Z">
        <w:r>
          <w:t xml:space="preserve">[4]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	</w:t>
        </w:r>
      </w:ins>
      <w:ins w:id="373" w:author="PR Preview" w:date="2026-01-01T00:00:00Z">
        <w:r>
          <w:t xml:space="preserve">Wikipedia contributors,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“Exchangeable random variables —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Wikipedia</w:t>
        </w:r>
      </w:ins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free encyclopedia.”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2026. Available:</w:t>
        </w:r>
      </w:ins>
      <w:ins w:id="383" w:author="PR Preview" w:date="2026-01-01T00:00:00Z">
        <w:r>
          <w:t xml:space="preserve"> </w:t>
        </w:r>
      </w:ins>
      <w:hyperlink r:id="rId61">
        <w:ins w:id="384" w:author="PR Preview" w:date="2026-01-01T00:00:00Z">
          <w:r>
            <w:rPr>
              <w:rStyle w:val="Hyperlink"/>
            </w:rPr>
            <w:t xml:space="preserve">https://en.wikipedia.org/wiki/Exchangeable_random_variables</w:t>
          </w:r>
        </w:ins>
      </w:hyperlink>
    </w:p>
    <w:bookmarkEnd w:id="62"/>
    <w:bookmarkStart w:id="64" w:name="ref-wikipedia_permutation_test"/>
    <w:p>
      <w:pPr>
        <w:pStyle w:val="Bibliography"/>
      </w:pPr>
      <w:ins w:id="385" w:author="PR Preview" w:date="2026-01-01T00:00:00Z">
        <w:r>
          <w:t xml:space="preserve">[5]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	</w:t>
        </w:r>
      </w:ins>
      <w:ins w:id="388" w:author="PR Preview" w:date="2026-01-01T00:00:00Z">
        <w:r>
          <w:t xml:space="preserve">Wikipedia contributors,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“Permutation test —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Wikipedia</w:t>
        </w:r>
      </w:ins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the free encyclopedia.”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2026. Available:</w:t>
        </w:r>
      </w:ins>
      <w:ins w:id="398" w:author="PR Preview" w:date="2026-01-01T00:00:00Z">
        <w:r>
          <w:t xml:space="preserve"> </w:t>
        </w:r>
      </w:ins>
      <w:hyperlink r:id="rId63">
        <w:ins w:id="399" w:author="PR Preview" w:date="2026-01-01T00:00:00Z">
          <w:r>
            <w:rPr>
              <w:rStyle w:val="Hyperlink"/>
            </w:rPr>
            <w:t xml:space="preserve">https://en.wikipedia.org/wiki/Permutation_test</w:t>
          </w:r>
        </w:ins>
      </w:hyperlink>
    </w:p>
    <w:bookmarkEnd w:id="64"/>
    <w:bookmarkStart w:id="65" w:name="ref-hoggtanis2015"/>
    <w:p>
      <w:pPr>
        <w:pStyle w:val="Bibliography"/>
      </w:pPr>
      <w:ins w:id="400" w:author="PR Preview" w:date="2026-01-01T00:00:00Z">
        <w:r>
          <w:t xml:space="preserve">[6]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	</w:t>
        </w:r>
      </w:ins>
      <w:ins w:id="403" w:author="PR Preview" w:date="2026-01-01T00:00:00Z">
        <w:r>
          <w:t xml:space="preserve">R. V. Hogg, E. A. Tanis, and D. L. Zimmerman,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rPr>
            <w:i/>
            <w:iCs/>
          </w:rPr>
          <w:t xml:space="preserve">Probability and statistical inference</w:t>
        </w:r>
      </w:ins>
      <w:ins w:id="406" w:author="PR Preview" w:date="2026-01-01T00:00:00Z">
        <w:r>
          <w:t xml:space="preserve">, Tenth edition. Boston: Pearson, 2019.</w:t>
        </w:r>
      </w:ins>
    </w:p>
    <w:bookmarkEnd w:id="65"/>
    <w:bookmarkStart w:id="66" w:name="ref-rice2007mathematical"/>
    <w:p>
      <w:pPr>
        <w:pStyle w:val="Bibliography"/>
      </w:pPr>
      <w:ins w:id="407" w:author="PR Preview" w:date="2026-01-01T00:00:00Z">
        <w:r>
          <w:t xml:space="preserve">[7]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	</w:t>
        </w:r>
      </w:ins>
      <w:ins w:id="410" w:author="PR Preview" w:date="2026-01-01T00:00:00Z">
        <w:r>
          <w:t xml:space="preserve">J. A. Rice,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rPr>
            <w:i/>
            <w:iCs/>
          </w:rPr>
          <w:t xml:space="preserve">Mathematical statistics and data analysis</w:t>
        </w:r>
      </w:ins>
      <w:ins w:id="413" w:author="PR Preview" w:date="2026-01-01T00:00:00Z">
        <w:r>
          <w:t xml:space="preserve">, 3rd ed. Belmont, CA: Cengage Learning, 2007.</w:t>
        </w:r>
      </w:ins>
    </w:p>
    <w:bookmarkEnd w:id="66"/>
    <w:bookmarkStart w:id="68" w:name="ref-phipson2010permutation"/>
    <w:p>
      <w:pPr>
        <w:pStyle w:val="Bibliography"/>
      </w:pPr>
      <w:ins w:id="414" w:author="PR Preview" w:date="2026-01-01T00:00:00Z">
        <w:r>
          <w:t xml:space="preserve">[8]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	</w:t>
        </w:r>
      </w:ins>
      <w:ins w:id="417" w:author="PR Preview" w:date="2026-01-01T00:00:00Z">
        <w:r>
          <w:t xml:space="preserve">B. Phipson and G. K. Smyth,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“Permutation p-values should never be zero: Calculating exact p-values when permutations are randomly drawn,”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i/>
            <w:iCs/>
          </w:rPr>
          <w:t xml:space="preserve">Statistical Applications in Genetics and Molecular Biology</w:t>
        </w:r>
      </w:ins>
      <w:ins w:id="422" w:author="PR Preview" w:date="2026-01-01T00:00:00Z">
        <w:r>
          <w:t xml:space="preserve">, vol. 9, no. 1, 2010, doi:</w:t>
        </w:r>
      </w:ins>
      <w:ins w:id="423" w:author="PR Preview" w:date="2026-01-01T00:00:00Z">
        <w:r>
          <w:t xml:space="preserve"> </w:t>
        </w:r>
      </w:ins>
      <w:hyperlink r:id="rId67">
        <w:ins w:id="424" w:author="PR Preview" w:date="2026-01-01T00:00:00Z">
          <w:r>
            <w:rPr>
              <w:rStyle w:val="Hyperlink"/>
            </w:rPr>
            <w:t xml:space="preserve">10.2202/1544-6115.1585</w:t>
          </w:r>
        </w:ins>
      </w:hyperlink>
      <w:ins w:id="425" w:author="PR Preview" w:date="2026-01-01T00:00:00Z">
        <w:r>
          <w:t xml:space="preserve">.</w:t>
        </w:r>
      </w:ins>
    </w:p>
    <w:bookmarkEnd w:id="68"/>
    <w:bookmarkStart w:id="70" w:name="ref-wikipedia_resampling_statistics"/>
    <w:p>
      <w:pPr>
        <w:pStyle w:val="Bibliography"/>
      </w:pPr>
      <w:ins w:id="426" w:author="PR Preview" w:date="2026-01-01T00:00:00Z">
        <w:r>
          <w:t xml:space="preserve">[9]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	</w:t>
        </w:r>
      </w:ins>
      <w:ins w:id="429" w:author="PR Preview" w:date="2026-01-01T00:00:00Z">
        <w:r>
          <w:t xml:space="preserve">Wikipedia contributors,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“Resampling (statistics) —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Wikipedia</w:t>
        </w:r>
      </w:ins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 free encyclopedia.”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2026. Available:</w:t>
        </w:r>
      </w:ins>
      <w:ins w:id="439" w:author="PR Preview" w:date="2026-01-01T00:00:00Z">
        <w:r>
          <w:t xml:space="preserve"> </w:t>
        </w:r>
      </w:ins>
      <w:hyperlink r:id="rId69">
        <w:ins w:id="440" w:author="PR Preview" w:date="2026-01-01T00:00:00Z">
          <w:r>
            <w:rPr>
              <w:rStyle w:val="Hyperlink"/>
            </w:rPr>
            <w:t xml:space="preserve">https://en.wikipedia.org/wiki/Resampling_%28statistics%29</w:t>
          </w:r>
        </w:ins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2026-10-18T08:25:27Z</dcterms:created>
  <dcterms:modified xsi:type="dcterms:W3CDTF">2026-10-18T08:25:27Z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