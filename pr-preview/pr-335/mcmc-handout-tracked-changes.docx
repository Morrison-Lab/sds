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FirstParagraph"/>
      </w:pPr>
      <w:del w:id="2" w:author="PR Preview" w:date="2026-01-01T00:00:00Z">
        <w:r>
          <w:delText xml:space="preserve">This page explains why most posterior distributions must be simulated,</w:delText>
        </w:r>
      </w:del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introduces Monte Carlo integration and Markov chains,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describes the Metropolis–Hastings and Gibbs samplers,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shows how to check a sampler’s output,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 presents a criterion for comparing models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(Dobson and Barnett 2018, chap. 13)</w:delText>
        </w:r>
      </w:del>
      <w:del w:id="13" w:author="PR Preview" w:date="2026-01-01T00:00:00Z">
        <w:r>
          <w:delText xml:space="preserve">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It builds on the priors and posteriors defined on the</w:delText>
        </w:r>
      </w:del>
      <w:del w:id="16" w:author="PR Preview" w:date="2026-01-01T00:00:00Z">
        <w:r>
          <w:delText xml:space="preserve"> </w:delText>
        </w:r>
      </w:del>
      <w:hyperlink r:id="rId9">
        <w:del w:id="17" w:author="PR Preview" w:date="2026-01-01T00:00:00Z">
          <w:r>
            <w:rPr>
              <w:rStyle w:val="Hyperlink"/>
            </w:rPr>
            <w:delText xml:space="preserve">Bayesian Inference</w:delText>
          </w:r>
        </w:del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page.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For a video introduction, see Richard McElreath’s lecture</w:delText>
        </w:r>
      </w:del>
      <w:del w:id="22" w:author="PR Preview" w:date="2026-01-01T00:00:00Z">
        <w:r>
          <w:delText xml:space="preserve"> </w:delText>
        </w:r>
      </w:del>
      <w:hyperlink r:id="rId10">
        <w:del w:id="23" w:author="PR Preview" w:date="2026-01-01T00:00:00Z">
          <w:r>
            <w:rPr>
              <w:rStyle w:val="Hyperlink"/>
              <w:i/>
              <w:iCs/>
            </w:rPr>
            <w:delText xml:space="preserve">MCMC and Item Response Models</w:delText>
          </w:r>
        </w:del>
      </w:hyperlink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(Statistical Rethinking 2026, Lecture A08).</w:delText>
        </w:r>
      </w:del>
    </w:p>
    <w:p>
      <w:pPr>
        <w:pStyle w:val="Date"/>
      </w:pPr>
      <w:ins w:id="26" w:author="PR Preview" w:date="2026-01-01T00:00:00Z">
        <w:r>
          <w:t xml:space="preserve">Last modified: 2026-10-18 01:03:13 (PDT)</w:t>
        </w:r>
      </w:ins>
    </w:p>
    <w:p>
      <w:pPr>
        <w:pStyle w:val="FirstParagraph"/>
      </w:pPr>
      <w:ins w:id="27" w:author="PR Preview" w:date="2026-01-01T00:00:00Z">
        <w:r>
          <w:t xml:space="preserve">This page explains why most posterior distributions must be simulated,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introduces Monte Carlo integration and Markov chains,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describes the Metropolis–Hastings and Gibbs samplers,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shows how to check a sampler’s output,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and presents a criterion for comparing models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[1, Ch. 13]</w:t>
        </w:r>
      </w:ins>
      <w:ins w:id="38" w:author="PR Preview" w:date="2026-01-01T00:00:00Z">
        <w:r>
          <w:t xml:space="preserve">.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It builds on the priors and posteriors defined on the</w:t>
        </w:r>
      </w:ins>
      <w:ins w:id="41" w:author="PR Preview" w:date="2026-01-01T00:00:00Z">
        <w:r>
          <w:t xml:space="preserve"> </w:t>
        </w:r>
      </w:ins>
      <w:hyperlink r:id="rId9">
        <w:ins w:id="42" w:author="PR Preview" w:date="2026-01-01T00:00:00Z">
          <w:r>
            <w:rPr>
              <w:rStyle w:val="Hyperlink"/>
            </w:rPr>
            <w:t xml:space="preserve">Bayesian Inference</w:t>
          </w:r>
        </w:ins>
      </w:hyperlink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page.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For a video introduction, see Richard McElreath’s lecture</w:t>
        </w:r>
      </w:ins>
      <w:ins w:id="47" w:author="PR Preview" w:date="2026-01-01T00:00:00Z">
        <w:r>
          <w:t xml:space="preserve"> </w:t>
        </w:r>
      </w:ins>
      <w:hyperlink r:id="rId10">
        <w:ins w:id="48" w:author="PR Preview" w:date="2026-01-01T00:00:00Z">
          <w:r>
            <w:rPr>
              <w:rStyle w:val="Hyperlink"/>
              <w:i/>
              <w:iCs/>
            </w:rPr>
            <w:t xml:space="preserve">MCMC and Item Response Models</w:t>
          </w:r>
        </w:ins>
      </w:hyperlink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(Statistical Rethinking 2026, Lecture A08).</w:t>
        </w:r>
      </w:ins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del w:id="51" w:author="PR Preview" w:date="2026-01-01T00:00:00Z">
        <w:r>
          <w:delText xml:space="preserve">When the posterior has a known closed form,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as in</w:delText>
        </w:r>
      </w:del>
      <w:del w:id="54" w:author="PR Preview" w:date="2026-01-01T00:00:00Z">
        <w:r>
          <w:delText xml:space="preserve"> </w:delText>
        </w:r>
      </w:del>
      <w:hyperlink r:id="rId11">
        <w:del w:id="55" w:author="PR Preview" w:date="2026-01-01T00:00:00Z">
          <w:r>
            <w:rPr>
              <w:rStyle w:val="Hyperlink"/>
            </w:rPr>
            <w:delText xml:space="preserve">the Beta-Bernoulli example</w:delText>
          </w:r>
        </w:del>
      </w:hyperlink>
      <w:del w:id="56" w:author="PR Preview" w:date="2026-01-01T00:00:00Z">
        <w:r>
          <w:delText xml:space="preserve">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we can compute its summaries exactly or sample from it directly.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In most real-world models, however,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the</w:delText>
        </w:r>
      </w:del>
      <w:del w:id="63" w:author="PR Preview" w:date="2026-01-01T00:00:00Z">
        <w:r>
          <w:delText xml:space="preserve"> </w:delText>
        </w:r>
      </w:del>
      <w:hyperlink r:id="rId12">
        <w:del w:id="64" w:author="PR Preview" w:date="2026-01-01T00:00:00Z">
          <w:r>
            <w:rPr>
              <w:rStyle w:val="Hyperlink"/>
            </w:rPr>
            <w:delText xml:space="preserve">marginal likelihood</w:delText>
          </w:r>
        </w:del>
      </w:hyperlink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$\operatorname{p}(\mathord{\smash[b]{\underset{\raise.3ex\hbox{$\scriptstyle\sim$}}{y}}\vphantom{y}})$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that normalizes the posterior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cannot be computed,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so neither can the posterior’s summaries.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Markov chain Monte Carlo methods get around this problem: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instead of independent draws from the posterior,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they generate a correlated sequence of draws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whose distribution converges to the posterior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(Dobson and Barnett 2018, chap. 13, p. 287)</w:delText>
        </w:r>
      </w:del>
      <w:del w:id="83" w:author="PR Preview" w:date="2026-01-01T00:00:00Z">
        <w:r>
          <w:delText xml:space="preserve">.</w:delText>
        </w:r>
      </w:del>
    </w:p>
    <w:p>
      <w:pPr>
        <w:pStyle w:val="FirstParagraph"/>
      </w:pPr>
      <w:ins w:id="84" w:author="PR Preview" w:date="2026-01-01T00:00:00Z">
        <w:r>
          <w:t xml:space="preserve">When the posterior has a known closed form,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as in</w:t>
        </w:r>
      </w:ins>
      <w:ins w:id="87" w:author="PR Preview" w:date="2026-01-01T00:00:00Z">
        <w:r>
          <w:t xml:space="preserve"> </w:t>
        </w:r>
      </w:ins>
      <w:hyperlink r:id="rId11">
        <w:ins w:id="88" w:author="PR Preview" w:date="2026-01-01T00:00:00Z">
          <w:r>
            <w:rPr>
              <w:rStyle w:val="Hyperlink"/>
            </w:rPr>
            <w:t xml:space="preserve">the Beta-Bernoulli example</w:t>
          </w:r>
        </w:ins>
      </w:hyperlink>
      <w:ins w:id="89" w:author="PR Preview" w:date="2026-01-01T00:00:00Z">
        <w:r>
          <w:t xml:space="preserve">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we can compute its summaries exactly or sample from it directly.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In most real-world models, however,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the</w:t>
        </w:r>
      </w:ins>
      <w:ins w:id="96" w:author="PR Preview" w:date="2026-01-01T00:00:00Z">
        <w:r>
          <w:t xml:space="preserve"> </w:t>
        </w:r>
      </w:ins>
      <w:hyperlink r:id="rId12">
        <w:ins w:id="97" w:author="PR Preview" w:date="2026-01-01T00:00:00Z">
          <w:r>
            <w:rPr>
              <w:rStyle w:val="Hyperlink"/>
            </w:rPr>
            <w:t xml:space="preserve">marginal likelihood</w:t>
          </w:r>
        </w:ins>
      </w:hyperlink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$\operatorname{p}(\mathord{\smash[b]{\underset{\raise.3ex\hbox{$\scriptstyle\sim$}}{y}}\vphantom{y}})$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that normalizes the posterior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cannot be computed,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so neither can the posterior’s summaries.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Markov chain Monte Carlo methods get around this problem: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instead of independent draws from the posterior,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they generate a correlated sequence of draws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whose distribution converges to the posterior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[1, Ch. 13], p. 287</w:t>
        </w:r>
      </w:ins>
      <w:ins w:id="116" w:author="PR Preview" w:date="2026-01-01T00:00:00Z">
        <w:r>
          <w:t xml:space="preserve">.</w:t>
        </w:r>
      </w:ins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del w:id="117" w:author="PR Preview" w:date="2026-01-01T00:00:00Z">
        <w:r>
          <w:delText xml:space="preserve">Source: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Wikipedia contributors (2026d)</w:delText>
        </w:r>
      </w:del>
      <w:del w:id="120" w:author="PR Preview" w:date="2026-01-01T00:00:00Z">
        <w:r>
          <w:delText xml:space="preserve">.</w:delText>
        </w:r>
      </w:del>
    </w:p>
    <w:p>
      <w:pPr>
        <w:pStyle w:val="BodyText"/>
      </w:pPr>
      <w:ins w:id="121" w:author="PR Preview" w:date="2026-01-01T00:00:00Z">
        <w:r>
          <w:t xml:space="preserve">Source: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Wikipedia contributors [2]</w:t>
        </w:r>
      </w:ins>
      <w:ins w:id="124" w:author="PR Preview" w:date="2026-01-01T00:00:00Z">
        <w:r>
          <w:t xml:space="preserve">.</w:t>
        </w:r>
      </w:ins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del w:id="125" w:author="PR Preview" w:date="2026-01-01T00:00:00Z">
        <w:r>
          <w:delText xml:space="preserve">an integral over every dimension of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$\mathord{\smash[b]{\underset{\raise.3ex\hbox{$\scriptstyle\sim$}}{\theta}}\vphantom{\theta}}$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that typically has no closed form.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Computing it numerically becomes infeasible as the dimension of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$\mathord{\smash[b]{\underset{\raise.3ex\hbox{$\scriptstyle\sim$}}{\theta}}\vphantom{\theta}}$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grows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(Dobson and Barnett 2018, chap. 13, p. 287)</w:delText>
        </w:r>
      </w:del>
      <w:del w:id="138" w:author="PR Preview" w:date="2026-01-01T00:00:00Z">
        <w:r>
          <w:delText xml:space="preserve">.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MCMC sidesteps the problem: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MCMC samplers use the posterior only through ratios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delText>
        </w:r>
      </w:del>
      <w:del w:id="145" w:author="PR Preview" w:date="2026-01-01T00:00:00Z">
        <w:r>
          <w:delText xml:space="preserve">,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in which the normalizing constant cancels.</w:delText>
        </w:r>
      </w:del>
    </w:p>
    <w:p>
      <w:pPr>
        <w:pStyle w:val="FirstParagraph"/>
      </w:pPr>
      <w:ins w:id="148" w:author="PR Preview" w:date="2026-01-01T00:00:00Z">
        <w:r>
          <w:t xml:space="preserve">an integral over every dimension of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$\mathord{\smash[b]{\underset{\raise.3ex\hbox{$\scriptstyle\sim$}}{\theta}}\vphantom{\theta}}$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that typically has no closed form.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Computing it numerically becomes infeasible as the dimension of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$\mathord{\smash[b]{\underset{\raise.3ex\hbox{$\scriptstyle\sim$}}{\theta}}\vphantom{\theta}}$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grows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[1, Ch. 13], p. 287</w:t>
        </w:r>
      </w:ins>
      <w:ins w:id="161" w:author="PR Preview" w:date="2026-01-01T00:00:00Z">
        <w:r>
          <w:t xml:space="preserve">.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MCMC sidesteps the problem: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MCMC samplers use the posterior only through ratios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  </w:r>
      </w:ins>
      <w:ins w:id="168" w:author="PR Preview" w:date="2026-01-01T00:00:00Z">
        <w:r>
          <w:t xml:space="preserve">,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in which the normalizing constant cancels.</w:t>
        </w:r>
      </w:ins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del w:id="171" w:author="PR Preview" w:date="2026-01-01T00:00:00Z">
        <w:r>
          <w:delText xml:space="preserve">Source: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Wikipedia contributors (2026f)</w:delText>
        </w:r>
      </w:del>
      <w:del w:id="174" w:author="PR Preview" w:date="2026-01-01T00:00:00Z">
        <w:r>
          <w:delText xml:space="preserve">.</w:delText>
        </w:r>
      </w:del>
    </w:p>
    <w:p>
      <w:pPr>
        <w:pStyle w:val="BodyText"/>
      </w:pPr>
      <w:del w:id="175" w:author="PR Preview" w:date="2026-01-01T00:00:00Z">
        <w:r>
          <w:delText xml:space="preserve">By the law of large numbers,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a Monte Carlo estimate converges to the posterior expectation it estimates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as the number of draws</w:delText>
        </w:r>
      </w:del>
      <w:del w:id="180" w:author="PR Preview" w:date="2026-01-01T00:00:00Z">
        <w:r>
          <w:delText xml:space="preserve"> </w:delText>
        </w:r>
      </w:del>
      <m:oMath>
        <m:r>
          <m:t>M</m:t>
        </m: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grows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(Dobson and Barnett 2018, chap. 13, p. 288)</w:delText>
        </w:r>
      </w:del>
      <w:del w:id="185" w:author="PR Preview" w:date="2026-01-01T00:00:00Z">
        <w:r>
          <w:delText xml:space="preserve">.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The posterior mean (</w:delText>
        </w:r>
      </w:del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del w:id="188" w:author="PR Preview" w:date="2026-01-01T00:00:00Z">
        <w:r>
          <w:delText xml:space="preserve">)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and posterior probabilities (</w:delText>
        </w:r>
      </w:del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del w:id="191" w:author="PR Preview" w:date="2026-01-01T00:00:00Z">
        <w:r>
          <w:delText xml:space="preserve">, an indicator)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are posterior expectations,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so they are estimated by averages of the draws;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posterior quantiles, and so credible-interval endpoints,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are estimated by the corresponding quantiles of the draws.</w:delText>
        </w:r>
      </w:del>
    </w:p>
    <w:p>
      <w:pPr>
        <w:pStyle w:val="FirstParagraph"/>
      </w:pPr>
      <w:ins w:id="200" w:author="PR Preview" w:date="2026-01-01T00:00:00Z">
        <w:r>
          <w:t xml:space="preserve">Source: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Wikipedia contributors [3]</w:t>
        </w:r>
      </w:ins>
      <w:ins w:id="203" w:author="PR Preview" w:date="2026-01-01T00:00:00Z">
        <w:r>
          <w:t xml:space="preserve">.</w:t>
        </w:r>
      </w:ins>
    </w:p>
    <w:bookmarkEnd w:id="16"/>
    <w:p>
      <w:pPr>
        <w:pStyle w:val="BodyText"/>
      </w:pPr>
      <w:ins w:id="204" w:author="PR Preview" w:date="2026-01-01T00:00:00Z">
        <w:r>
          <w:t xml:space="preserve">By the law of large numbers,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 Monte Carlo estimate converges to the posterior expectation it estimates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as the number of draws</w:t>
        </w:r>
      </w:ins>
      <w:ins w:id="209" w:author="PR Preview" w:date="2026-01-01T00:00:00Z">
        <w:r>
          <w:t xml:space="preserve"> </w:t>
        </w:r>
      </w:ins>
      <m:oMath>
        <m:r>
          <m:t>M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grows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[1, Ch. 13], p. 288</w:t>
        </w:r>
      </w:ins>
      <w:ins w:id="214" w:author="PR Preview" w:date="2026-01-01T00:00:00Z">
        <w:r>
          <w:t xml:space="preserve">.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The posterior mean (</w:t>
        </w:r>
      </w:ins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ins w:id="217" w:author="PR Preview" w:date="2026-01-01T00:00:00Z">
        <w:r>
          <w:t xml:space="preserve">)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and posterior probabilities (</w:t>
        </w:r>
      </w:ins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ins w:id="220" w:author="PR Preview" w:date="2026-01-01T00:00:00Z">
        <w:r>
          <w:t xml:space="preserve">, an indicator)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are posterior expectations,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so they are estimated by averages of the draws;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posterior quantiles, and so credible-interval endpoints,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are estimated by the corresponding quantiles of the draws.</w:t>
        </w:r>
      </w:ins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del w:id="229" w:author="PR Preview" w:date="2026-01-01T00:00:00Z">
        <w:r>
          <w:delText xml:space="preserve">Source: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Wikipedia contributors (2026c)</w:delText>
        </w:r>
      </w:del>
      <w:del w:id="232" w:author="PR Preview" w:date="2026-01-01T00:00:00Z">
        <w:r>
          <w:delText xml:space="preserve">.</w:delText>
        </w:r>
      </w:del>
    </w:p>
    <w:p>
      <w:pPr>
        <w:pStyle w:val="FirstParagraph"/>
      </w:pPr>
      <w:ins w:id="233" w:author="PR Preview" w:date="2026-01-01T00:00:00Z">
        <w:r>
          <w:t xml:space="preserve">Source: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Wikipedia contributors [4]</w:t>
        </w:r>
      </w:ins>
      <w:ins w:id="236" w:author="PR Preview" w:date="2026-01-01T00:00:00Z">
        <w:r>
          <w:t xml:space="preserve">.</w:t>
        </w:r>
      </w:ins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del w:id="237" w:author="PR Preview" w:date="2026-01-01T00:00:00Z">
        <w:r>
          <w:delText xml:space="preserve">Source: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Wikipedia contributors (2026g)</w:delText>
        </w:r>
      </w:del>
      <w:del w:id="240" w:author="PR Preview" w:date="2026-01-01T00:00:00Z">
        <w:r>
          <w:delText xml:space="preserve">.</w:delText>
        </w:r>
      </w:del>
    </w:p>
    <w:p>
      <w:pPr>
        <w:pStyle w:val="BodyText"/>
      </w:pPr>
      <w:ins w:id="241" w:author="PR Preview" w:date="2026-01-01T00:00:00Z">
        <w:r>
          <w:t xml:space="preserve">Source: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Wikipedia contributors [5]</w:t>
        </w:r>
      </w:ins>
      <w:ins w:id="244" w:author="PR Preview" w:date="2026-01-01T00:00:00Z">
        <w:r>
          <w:t xml:space="preserve">.</w:t>
        </w:r>
      </w:ins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del w:id="245" w:author="PR Preview" w:date="2026-01-01T00:00:00Z">
        <w:r>
          <w:rPr>
            <w:i/>
            <w:iCs/>
          </w:rPr>
          <w:delText xml:space="preserve">Solution 1</w:delText>
        </w:r>
      </w:del>
      <w:del w:id="246" w:author="PR Preview" w:date="2026-01-01T00:00:00Z">
        <w:r>
          <w:delText xml:space="preserve">. </w:delText>
        </w:r>
      </w:del>
      <w:del w:id="247" w:author="PR Preview" w:date="2026-01-01T00:00:00Z">
        <w:r>
          <w:delText xml:space="preserve">Suppose</w:delText>
        </w:r>
      </w:del>
      <w:del w:id="248" w:author="PR Preview" w:date="2026-01-01T00:00:00Z">
        <w:r>
          <w:delText xml:space="preserve"> </w:delText>
        </w:r>
      </w:del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del w:id="249" w:author="PR Preview" w:date="2026-01-01T00:00:00Z">
        <w:r>
          <w:delText xml:space="preserve">.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By</w:delText>
        </w:r>
      </w:del>
      <w:del w:id="252" w:author="PR Preview" w:date="2026-01-01T00:00:00Z">
        <w:r>
          <w:delText xml:space="preserve"> </w:delText>
        </w:r>
      </w:del>
      <w:hyperlink w:anchor="exm-ar1-chain">
        <w:del w:id="253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254" w:author="PR Preview" w:date="2026-01-01T00:00:00Z">
        <w:r>
          <w:delText xml:space="preserve">,</w:delText>
        </w:r>
      </w:del>
      <w:del w:id="255" w:author="PR Preview" w:date="2026-01-01T00:00:00Z">
        <w:r>
          <w:delText xml:space="preserve"> </w:delText>
        </w:r>
      </w:del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is independent of</w:delText>
        </w:r>
      </w:del>
      <w:del w:id="258" w:author="PR Preview" w:date="2026-01-01T00:00:00Z">
        <w:r>
          <w:delText xml:space="preserve"> </w:delText>
        </w:r>
      </w:del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59" w:author="PR Preview" w:date="2026-01-01T00:00:00Z">
        <w:r>
          <w:delText xml:space="preserve">,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so</w:delText>
        </w:r>
      </w:del>
      <w:del w:id="262" w:author="PR Preview" w:date="2026-01-01T00:00:00Z">
        <w:r>
          <w:delText xml:space="preserve"> </w:delText>
        </w:r>
      </w:del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263" w:author="PR Preview" w:date="2026-01-01T00:00:00Z">
        <w:r>
          <w:delText xml:space="preserve">,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a linear combination of independent Gaussian random variables,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is Gaussian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(Casella and Berger 2002, Corollary 4.6.10)</w:delText>
        </w:r>
      </w:del>
      <w:del w:id="270" w:author="PR Preview" w:date="2026-01-01T00:00:00Z">
        <w:r>
          <w:delText xml:space="preserve">.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By</w:delText>
        </w:r>
      </w:del>
      <w:del w:id="273" w:author="PR Preview" w:date="2026-01-01T00:00:00Z">
        <w:r>
          <w:delText xml:space="preserve"> </w:delText>
        </w:r>
      </w:del>
      <w:hyperlink r:id="rId25">
        <w:del w:id="274" w:author="PR Preview" w:date="2026-01-01T00:00:00Z">
          <w:r>
            <w:rPr>
              <w:rStyle w:val="Hyperlink"/>
            </w:rPr>
            <w:delText xml:space="preserve">linearity of expectation</w:delText>
          </w:r>
        </w:del>
      </w:hyperlink>
      <w:del w:id="275" w:author="PR Preview" w:date="2026-01-01T00:00:00Z">
        <w:r>
          <w:delText xml:space="preserve">,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its mean is</w:delText>
        </w:r>
      </w:del>
    </w:p>
    <w:p>
      <w:pPr>
        <w:pStyle w:val="BodyText"/>
      </w:pPr>
      <w:ins w:id="278" w:author="PR Preview" w:date="2026-01-01T00:00:00Z">
        <w:r>
          <w:rPr>
            <w:i/>
            <w:iCs/>
          </w:rPr>
          <w:t xml:space="preserve">Solution 1</w:t>
        </w:r>
      </w:ins>
      <w:ins w:id="279" w:author="PR Preview" w:date="2026-01-01T00:00:00Z">
        <w:r>
          <w:t xml:space="preserve">. </w:t>
        </w:r>
      </w:ins>
      <w:ins w:id="280" w:author="PR Preview" w:date="2026-01-01T00:00:00Z">
        <w:r>
          <w:t xml:space="preserve">Suppose</w:t>
        </w:r>
      </w:ins>
      <w:ins w:id="281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ins w:id="282" w:author="PR Preview" w:date="2026-01-01T00:00:00Z">
        <w:r>
          <w:t xml:space="preserve">.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By</w:t>
        </w:r>
      </w:ins>
      <w:ins w:id="285" w:author="PR Preview" w:date="2026-01-01T00:00:00Z">
        <w:r>
          <w:t xml:space="preserve"> </w:t>
        </w:r>
      </w:ins>
      <w:hyperlink w:anchor="exm-ar1-chain">
        <w:ins w:id="286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87" w:author="PR Preview" w:date="2026-01-01T00:00:00Z">
        <w:r>
          <w:t xml:space="preserve">,</w:t>
        </w:r>
      </w:ins>
      <w:ins w:id="288" w:author="PR Preview" w:date="2026-01-01T00:00:00Z">
        <w:r>
          <w:t xml:space="preserve"> </w:t>
        </w:r>
      </w:ins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is independent of</w:t>
        </w:r>
      </w:ins>
      <w:ins w:id="291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92" w:author="PR Preview" w:date="2026-01-01T00:00:00Z">
        <w:r>
          <w:t xml:space="preserve">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so</w:t>
        </w:r>
      </w:ins>
      <w:ins w:id="295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ins w:id="296" w:author="PR Preview" w:date="2026-01-01T00:00:00Z">
        <w:r>
          <w:t xml:space="preserve">,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a linear combination of independent Gaussian random variables,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is Gaussian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[6], Corollary 4.6.10</w:t>
        </w:r>
      </w:ins>
      <w:ins w:id="303" w:author="PR Preview" w:date="2026-01-01T00:00:00Z">
        <w:r>
          <w:t xml:space="preserve">.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By</w:t>
        </w:r>
      </w:ins>
      <w:ins w:id="306" w:author="PR Preview" w:date="2026-01-01T00:00:00Z">
        <w:r>
          <w:t xml:space="preserve"> </w:t>
        </w:r>
      </w:ins>
      <w:hyperlink r:id="rId25">
        <w:ins w:id="307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its mean is</w:t>
        </w:r>
      </w:ins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del w:id="311" w:author="PR Preview" w:date="2026-01-01T00:00:00Z">
        <w:r>
          <w:delText xml:space="preserve">Under conditions on its transition probabilities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(irreducibility, aperiodicity and positive recurrence;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for a continuous parameter, Harris positive recurrence),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a Markov chain has a unique stationary distribution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and the distribution of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$\mathord{\smash[b]{\underset{\raise.3ex\hbox{$\scriptstyle\sim$}}{\theta}}\vphantom{\theta}}^{(t)}$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converges to it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(Gelman et al. 2013, sec. 11.2, p. 279; Robert and Casella 2004, sec. 6.6.1, Theorem 6.51, p. 234)</w:delText>
        </w:r>
      </w:del>
      <w:del w:id="326" w:author="PR Preview" w:date="2026-01-01T00:00:00Z">
        <w:r>
          <w:delText xml:space="preserve">.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Sample means along the chain also converge to expectations under that distribution,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even though successive values are correlated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(Robert and Casella 2004, sec. 6.7.1, Theorem 6.63, p. 241; Robert and Casella 2004, sec. 7.2, p. 269)</w:delText>
        </w:r>
      </w:del>
      <w:del w:id="333" w:author="PR Preview" w:date="2026-01-01T00:00:00Z">
        <w:r>
          <w:delText xml:space="preserve">.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MCMC algorithms construct a Markov chain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whose stationary distribution is the posterior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$\operatorname{p}(\mathord{\smash[b]{\underset{\raise.3ex\hbox{$\scriptstyle\sim$}}{\theta}}\vphantom{\theta}}\mid \mathord{\smash[b]{\underset{\raise.3ex\hbox{$\scriptstyle\sim$}}{y}}\vphantom{y}})$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(Gelman et al. 2013, chap. 11, p. 275)</w:delText>
        </w:r>
      </w:del>
      <w:del w:id="342" w:author="PR Preview" w:date="2026-01-01T00:00:00Z">
        <w:r>
          <w:delText xml:space="preserve">,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so that</w:delText>
        </w:r>
      </w:del>
      <w:del w:id="345" w:author="PR Preview" w:date="2026-01-01T00:00:00Z">
        <w:r>
          <w:delText xml:space="preserve"> </w:delText>
        </w:r>
      </w:del>
      <w:hyperlink w:anchor="def-monte-carlo-estimate">
        <w:del w:id="346" w:author="PR Preview" w:date="2026-01-01T00:00:00Z">
          <w:r>
            <w:rPr>
              <w:rStyle w:val="Hyperlink"/>
            </w:rPr>
            <w:delText xml:space="preserve">Monte Carlo estimates</w:delText>
          </w:r>
        </w:del>
      </w:hyperlink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can be computed from the chain’s values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in place of independent draws.</w:delText>
        </w:r>
      </w:del>
    </w:p>
    <w:p>
      <w:pPr>
        <w:pStyle w:val="BodyText"/>
      </w:pPr>
      <w:ins w:id="351" w:author="PR Preview" w:date="2026-01-01T00:00:00Z">
        <w:r>
          <w:t xml:space="preserve">Under conditions on its transition probabilities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(irreducibility, aperiodicity and positive recurrence;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for a continuous parameter, Harris positive recurrence),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a Markov chain has a unique stationary distribution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and the distribution of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$\mathord{\smash[b]{\underset{\raise.3ex\hbox{$\scriptstyle\sim$}}{\theta}}\vphantom{\theta}}^{(t)}$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converges to it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[7, Sec. 11.2], p. 279, [8, Sec. 6.6.1], Theorem 6.51, p. 234</w:t>
        </w:r>
      </w:ins>
      <w:ins w:id="366" w:author="PR Preview" w:date="2026-01-01T00:00:00Z">
        <w:r>
          <w:t xml:space="preserve">.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Sample means along the chain also converge to expectations under that distribution,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even though successive values are correlated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[8, Sec. 6.7.1], Theorem 6.63, p. 241, [8, Sec. 7.2], p. 269</w:t>
        </w:r>
      </w:ins>
      <w:ins w:id="373" w:author="PR Preview" w:date="2026-01-01T00:00:00Z">
        <w:r>
          <w:t xml:space="preserve">.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MCMC algorithms construct a Markov chain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whose stationary distribution is the posterior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$\operatorname{p}(\mathord{\smash[b]{\underset{\raise.3ex\hbox{$\scriptstyle\sim$}}{\theta}}\vphantom{\theta}}\mid \mathord{\smash[b]{\underset{\raise.3ex\hbox{$\scriptstyle\sim$}}{y}}\vphantom{y}})$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[7, Ch. 11], p. 275</w:t>
        </w:r>
      </w:ins>
      <w:ins w:id="382" w:author="PR Preview" w:date="2026-01-01T00:00:00Z">
        <w:r>
          <w:t xml:space="preserve">,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so that</w:t>
        </w:r>
      </w:ins>
      <w:ins w:id="385" w:author="PR Preview" w:date="2026-01-01T00:00:00Z">
        <w:r>
          <w:t xml:space="preserve"> </w:t>
        </w:r>
      </w:ins>
      <w:hyperlink w:anchor="def-monte-carlo-estimate">
        <w:ins w:id="386" w:author="PR Preview" w:date="2026-01-01T00:00:00Z">
          <w:r>
            <w:rPr>
              <w:rStyle w:val="Hyperlink"/>
            </w:rPr>
            <w:t xml:space="preserve">Monte Carlo estimates</w:t>
          </w:r>
        </w:ins>
      </w:hyperlink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can be computed from the chain’s values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in place of independent draws.</w:t>
        </w:r>
      </w:ins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del w:id="391" w:author="PR Preview" w:date="2026-01-01T00:00:00Z">
        <w:r>
          <w:rPr>
            <w:b/>
            <w:bCs/>
          </w:rPr>
          <w:delText xml:space="preserve">Definition 8 (Metropolis–Hastings algorithm)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Given a target posterior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$\operatorname{p}(\mathord{\smash[b]{\underset{\raise.3ex\hbox{$\scriptstyle\sim$}}{\theta}}\vphantom{\theta}}\mid \mathord{\smash[b]{\underset{\raise.3ex\hbox{$\scriptstyle\sim$}}{y}}\vphantom{y}})$</w:delText>
        </w:r>
      </w:del>
      <w:del w:id="396" w:author="PR Preview" w:date="2026-01-01T00:00:00Z">
        <w:r>
          <w:delText xml:space="preserve">,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a</w:delText>
        </w:r>
      </w:del>
      <w:del w:id="399" w:author="PR Preview" w:date="2026-01-01T00:00:00Z">
        <w:r>
          <w:delText xml:space="preserve"> </w:delText>
        </w:r>
      </w:del>
      <w:hyperlink w:anchor="def-proposal-distribution">
        <w:del w:id="400" w:author="PR Preview" w:date="2026-01-01T00:00:00Z">
          <w:r>
            <w:rPr>
              <w:rStyle w:val="Hyperlink"/>
            </w:rPr>
            <w:delText xml:space="preserve">proposal distribution</w:delText>
          </w:r>
        </w:del>
      </w:hyperlink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$q(\cdot \mid \mathord{\smash[b]{\underset{\raise.3ex\hbox{$\scriptstyle\sim$}}{\theta}}\vphantom{\theta}})$</w:delText>
        </w:r>
      </w:del>
      <w:del w:id="403" w:author="PR Preview" w:date="2026-01-01T00:00:00Z">
        <w:r>
          <w:delText xml:space="preserve">,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and a starting value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$\mathord{\smash[b]{\underset{\raise.3ex\hbox{$\scriptstyle\sim$}}{\theta}}\vphantom{\theta}}^{(1)}$</w:delText>
        </w:r>
      </w:del>
      <w:del w:id="408" w:author="PR Preview" w:date="2026-01-01T00:00:00Z">
        <w:r>
          <w:delText xml:space="preserve">,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the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rPr>
            <w:b/>
            <w:bCs/>
          </w:rPr>
          <w:delText xml:space="preserve">Metropolis–Hastings algorithm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produces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$\mathord{\smash[b]{\underset{\raise.3ex\hbox{$\scriptstyle\sim$}}{\theta}}\vphantom{\theta}}^{(t+1)}$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from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$\mathord{\smash[b]{\underset{\raise.3ex\hbox{$\scriptstyle\sim$}}{\theta}}\vphantom{\theta}}^{(t)}$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as follows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(Dobson and Barnett 2018, chap. 13, p. 291)</w:delText>
        </w:r>
      </w:del>
      <w:del w:id="425" w:author="PR Preview" w:date="2026-01-01T00:00:00Z">
        <w:r>
          <w:delText xml:space="preserve">:</w:delText>
        </w:r>
      </w:del>
    </w:p>
    <w:p>
      <w:pPr>
        <w:pStyle w:val="BodyText"/>
      </w:pPr>
      <w:ins w:id="426" w:author="PR Preview" w:date="2026-01-01T00:00:00Z">
        <w:r>
          <w:rPr>
            <w:b/>
            <w:bCs/>
          </w:rPr>
          <w:t xml:space="preserve">Definition 8 (Metropolis–Hastings algorithm)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Given a target posterior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$\operatorname{p}(\mathord{\smash[b]{\underset{\raise.3ex\hbox{$\scriptstyle\sim$}}{\theta}}\vphantom{\theta}}\mid \mathord{\smash[b]{\underset{\raise.3ex\hbox{$\scriptstyle\sim$}}{y}}\vphantom{y}})$</w:t>
        </w:r>
      </w:ins>
      <w:ins w:id="431" w:author="PR Preview" w:date="2026-01-01T00:00:00Z">
        <w:r>
          <w:t xml:space="preserve">,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a</w:t>
        </w:r>
      </w:ins>
      <w:ins w:id="434" w:author="PR Preview" w:date="2026-01-01T00:00:00Z">
        <w:r>
          <w:t xml:space="preserve"> </w:t>
        </w:r>
      </w:ins>
      <w:hyperlink w:anchor="def-proposal-distribution">
        <w:ins w:id="435" w:author="PR Preview" w:date="2026-01-01T00:00:00Z">
          <w:r>
            <w:rPr>
              <w:rStyle w:val="Hyperlink"/>
            </w:rPr>
            <w:t xml:space="preserve">proposal distribution</w:t>
          </w:r>
        </w:ins>
      </w:hyperlink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$q(\cdot \mid \mathord{\smash[b]{\underset{\raise.3ex\hbox{$\scriptstyle\sim$}}{\theta}}\vphantom{\theta}})$</w:t>
        </w:r>
      </w:ins>
      <w:ins w:id="438" w:author="PR Preview" w:date="2026-01-01T00:00:00Z">
        <w:r>
          <w:t xml:space="preserve">,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and a starting value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$\mathord{\smash[b]{\underset{\raise.3ex\hbox{$\scriptstyle\sim$}}{\theta}}\vphantom{\theta}}^{(1)}$</w:t>
        </w:r>
      </w:ins>
      <w:ins w:id="443" w:author="PR Preview" w:date="2026-01-01T00:00:00Z">
        <w:r>
          <w:t xml:space="preserve">,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the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rPr>
            <w:b/>
            <w:bCs/>
          </w:rPr>
          <w:t xml:space="preserve">Metropolis–Hastings algorithm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produces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$\mathord{\smash[b]{\underset{\raise.3ex\hbox{$\scriptstyle\sim$}}{\theta}}\vphantom{\theta}}^{(t+1)}$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from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$\mathord{\smash[b]{\underset{\raise.3ex\hbox{$\scriptstyle\sim$}}{\theta}}\vphantom{\theta}}^{(t)}$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as follows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[1, Ch. 13], p. 291</w:t>
        </w:r>
      </w:ins>
      <w:ins w:id="46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del w:id="461" w:author="PR Preview" w:date="2026-01-01T00:00:00Z">
        <w:r>
          <w:delText xml:space="preserve">Source: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Wikipedia contributors (2026e)</w:delText>
        </w:r>
      </w:del>
      <w:del w:id="464" w:author="PR Preview" w:date="2026-01-01T00:00:00Z">
        <w:r>
          <w:delText xml:space="preserve">.</w:delText>
        </w:r>
      </w:del>
    </w:p>
    <w:p>
      <w:pPr>
        <w:pStyle w:val="BodyText"/>
      </w:pPr>
      <w:del w:id="465" w:author="PR Preview" w:date="2026-01-01T00:00:00Z">
        <w:r>
          <w:delText xml:space="preserve">The first factor of</w:delText>
        </w:r>
      </w:del>
      <w:del w:id="466" w:author="PR Preview" w:date="2026-01-01T00:00:00Z">
        <w:r>
          <w:delText xml:space="preserve"> </w:delText>
        </w:r>
      </w:del>
      <m:oMath>
        <m:r>
          <m:t>α</m:t>
        </m:r>
      </m:oMath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is the ratio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with the normalizing constant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$\operatorname{p}(\mathord{\smash[b]{\underset{\raise.3ex\hbox{$\scriptstyle\sim$}}{y}}\vphantom{y}})$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canceled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(</w:delText>
        </w:r>
      </w:del>
      <w:hyperlink r:id="rId45">
        <w:del w:id="479" w:author="PR Preview" w:date="2026-01-01T00:00:00Z">
          <w:r>
            <w:rPr>
              <w:rStyle w:val="Hyperlink"/>
            </w:rPr>
            <w:delText xml:space="preserve">the posterior equation</w:delText>
          </w:r>
        </w:del>
      </w:hyperlink>
      <w:del w:id="480" w:author="PR Preview" w:date="2026-01-01T00:00:00Z">
        <w:r>
          <w:delText xml:space="preserve">),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so the algorithm needs only the unnormalized posterior.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When the proposal is</w:delText>
        </w:r>
      </w:del>
      <w:del w:id="485" w:author="PR Preview" w:date="2026-01-01T00:00:00Z">
        <w:r>
          <w:delText xml:space="preserve"> </w:delText>
        </w:r>
      </w:del>
      <w:hyperlink w:anchor="def-symmetric-proposal">
        <w:del w:id="486" w:author="PR Preview" w:date="2026-01-01T00:00:00Z">
          <w:r>
            <w:rPr>
              <w:rStyle w:val="Hyperlink"/>
            </w:rPr>
            <w:delText xml:space="preserve">symmetric</w:delText>
          </w:r>
        </w:del>
      </w:hyperlink>
      <w:del w:id="487" w:author="PR Preview" w:date="2026-01-01T00:00:00Z">
        <w:r>
          <w:delText xml:space="preserve">,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as for a random walk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$\mathord{\smash[b]{\underset{\raise.3ex\hbox{$\scriptstyle\sim$}}{\theta}}\vphantom{\theta}}^* = \mathord{\smash[b]{\underset{\raise.3ex\hbox{$\scriptstyle\sim$}}{\theta}}\vphantom{\theta}}^{(t)} + \varepsilon$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with</w:delText>
        </w:r>
      </w:del>
      <w:del w:id="494" w:author="PR Preview" w:date="2026-01-01T00:00:00Z">
        <w:r>
          <w:delText xml:space="preserve"> </w:delText>
        </w:r>
      </w:del>
      <m:oMath>
        <m:r>
          <m:t>ε</m:t>
        </m:r>
      </m:oMath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drawn from a distribution symmetric about 0,</w:delText>
        </w:r>
      </w:del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the second factor equals 1.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Provided the proposal can reach every region where the posterior is positive,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the resulting chain is a</w:delText>
        </w:r>
      </w:del>
      <w:del w:id="503" w:author="PR Preview" w:date="2026-01-01T00:00:00Z">
        <w:r>
          <w:delText xml:space="preserve"> </w:delText>
        </w:r>
      </w:del>
      <w:hyperlink w:anchor="def-markov-chain">
        <w:del w:id="504" w:author="PR Preview" w:date="2026-01-01T00:00:00Z">
          <w:r>
            <w:rPr>
              <w:rStyle w:val="Hyperlink"/>
            </w:rPr>
            <w:delText xml:space="preserve">Markov chain</w:delText>
          </w:r>
        </w:del>
      </w:hyperlink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whose stationary distribution is the posterior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(Gelman et al. 2013, sec. 11.2, pp. 279-280; Robert and Casella 2004, sec. 7.3.1, Theorem 7.2, p. 272)</w:delText>
        </w:r>
      </w:del>
      <w:del w:id="509" w:author="PR Preview" w:date="2026-01-01T00:00:00Z">
        <w:r>
          <w:delText xml:space="preserve">.</w:delText>
        </w:r>
      </w:del>
    </w:p>
    <w:p>
      <w:pPr>
        <w:pStyle w:val="FirstParagraph"/>
      </w:pPr>
      <w:ins w:id="510" w:author="PR Preview" w:date="2026-01-01T00:00:00Z">
        <w:r>
          <w:t xml:space="preserve">Source: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Wikipedia contributors [9]</w:t>
        </w:r>
      </w:ins>
      <w:ins w:id="513" w:author="PR Preview" w:date="2026-01-01T00:00:00Z">
        <w:r>
          <w:t xml:space="preserve">.</w:t>
        </w:r>
      </w:ins>
    </w:p>
    <w:bookmarkEnd w:id="44"/>
    <w:p>
      <w:pPr>
        <w:pStyle w:val="BodyText"/>
      </w:pPr>
      <w:ins w:id="514" w:author="PR Preview" w:date="2026-01-01T00:00:00Z">
        <w:r>
          <w:t xml:space="preserve">The first factor of</w:t>
        </w:r>
      </w:ins>
      <w:ins w:id="515" w:author="PR Preview" w:date="2026-01-01T00:00:00Z">
        <w:r>
          <w:t xml:space="preserve"> </w:t>
        </w:r>
      </w:ins>
      <m:oMath>
        <m:r>
          <m:t>α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is the ratio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with the normalizing constant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$\operatorname{p}(\mathord{\smash[b]{\underset{\raise.3ex\hbox{$\scriptstyle\sim$}}{y}}\vphantom{y}})$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canceled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(</w:t>
        </w:r>
      </w:ins>
      <w:hyperlink r:id="rId45">
        <w:ins w:id="528" w:author="PR Preview" w:date="2026-01-01T00:00:00Z">
          <w:r>
            <w:rPr>
              <w:rStyle w:val="Hyperlink"/>
            </w:rPr>
            <w:t xml:space="preserve">the posterior equation</w:t>
          </w:r>
        </w:ins>
      </w:hyperlink>
      <w:ins w:id="529" w:author="PR Preview" w:date="2026-01-01T00:00:00Z">
        <w:r>
          <w:t xml:space="preserve">),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so the algorithm needs only the unnormalized posterior.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When the proposal is</w:t>
        </w:r>
      </w:ins>
      <w:ins w:id="534" w:author="PR Preview" w:date="2026-01-01T00:00:00Z">
        <w:r>
          <w:t xml:space="preserve"> </w:t>
        </w:r>
      </w:ins>
      <w:hyperlink w:anchor="def-symmetric-proposal">
        <w:ins w:id="535" w:author="PR Preview" w:date="2026-01-01T00:00:00Z">
          <w:r>
            <w:rPr>
              <w:rStyle w:val="Hyperlink"/>
            </w:rPr>
            <w:t xml:space="preserve">symmetric</w:t>
          </w:r>
        </w:ins>
      </w:hyperlink>
      <w:ins w:id="536" w:author="PR Preview" w:date="2026-01-01T00:00:00Z">
        <w:r>
          <w:t xml:space="preserve">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as for a random walk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$\mathord{\smash[b]{\underset{\raise.3ex\hbox{$\scriptstyle\sim$}}{\theta}}\vphantom{\theta}}^* = \mathord{\smash[b]{\underset{\raise.3ex\hbox{$\scriptstyle\sim$}}{\theta}}\vphantom{\theta}}^{(t)} + \varepsilon$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with</w:t>
        </w:r>
      </w:ins>
      <w:ins w:id="543" w:author="PR Preview" w:date="2026-01-01T00:00:00Z">
        <w:r>
          <w:t xml:space="preserve"> </w:t>
        </w:r>
      </w:ins>
      <m:oMath>
        <m:r>
          <m:t>ε</m:t>
        </m:r>
      </m:oMath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drawn from a distribution symmetric about 0,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the second factor equals 1.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Provided the proposal can reach every region where the posterior is positive,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the resulting chain is a</w:t>
        </w:r>
      </w:ins>
      <w:ins w:id="552" w:author="PR Preview" w:date="2026-01-01T00:00:00Z">
        <w:r>
          <w:t xml:space="preserve"> </w:t>
        </w:r>
      </w:ins>
      <w:hyperlink w:anchor="def-markov-chain">
        <w:ins w:id="553" w:author="PR Preview" w:date="2026-01-01T00:00:00Z">
          <w:r>
            <w:rPr>
              <w:rStyle w:val="Hyperlink"/>
            </w:rPr>
            <w:t xml:space="preserve">Markov chain</w:t>
          </w:r>
        </w:ins>
      </w:hyperlink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whose stationary distribution is the posterior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[7, Sec. 11.2], pp. 279-280, [8, Sec. 7.3.1], Theorem 7.2, p. 272</w:t>
        </w:r>
      </w:ins>
      <w:ins w:id="558" w:author="PR Preview" w:date="2026-01-01T00:00:00Z">
        <w:r>
          <w:t xml:space="preserve">.</w:t>
        </w:r>
      </w:ins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del w:id="559" w:author="PR Preview" w:date="2026-01-01T00:00:00Z">
        <w:r>
          <w:rPr>
            <w:b/>
            <w:bCs/>
          </w:rPr>
          <w:delText xml:space="preserve">Definition 10 (Burn-in)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The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rPr>
            <w:b/>
            <w:bCs/>
          </w:rPr>
          <w:delText xml:space="preserve">burn-in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period is the initial segment of an MCMC chain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that is discarded before posterior summaries are computed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(Dobson and Barnett 2018, chap. 13, p. 301)</w:delText>
        </w:r>
      </w:del>
      <w:del w:id="570" w:author="PR Preview" w:date="2026-01-01T00:00:00Z">
        <w:r>
          <w:delText xml:space="preserve">.</w:delText>
        </w:r>
      </w:del>
    </w:p>
    <w:p>
      <w:pPr>
        <w:pStyle w:val="BodyText"/>
      </w:pPr>
      <w:ins w:id="571" w:author="PR Preview" w:date="2026-01-01T00:00:00Z">
        <w:r>
          <w:rPr>
            <w:b/>
            <w:bCs/>
          </w:rPr>
          <w:t xml:space="preserve">Definition 10 (Burn-in)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The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rPr>
            <w:b/>
            <w:bCs/>
          </w:rPr>
          <w:t xml:space="preserve">burn-in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period is the initial segment of an MCMC chain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that is discarded before posterior summaries are computed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[1, Ch. 13], p. 301</w:t>
        </w:r>
      </w:ins>
      <w:ins w:id="582" w:author="PR Preview" w:date="2026-01-01T00:00:00Z">
        <w:r>
          <w:t xml:space="preserve">.</w:t>
        </w:r>
      </w:ins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del w:id="583" w:author="PR Preview" w:date="2026-01-01T00:00:00Z">
        <w:r>
          <w:rPr>
            <w:b/>
            <w:bCs/>
          </w:rPr>
          <w:delText xml:space="preserve">Definition 12 (Gibbs sampler)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The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rPr>
            <w:b/>
            <w:bCs/>
          </w:rPr>
          <w:delText xml:space="preserve">Gibbs sampler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produces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$\mathord{\smash[b]{\underset{\raise.3ex\hbox{$\scriptstyle\sim$}}{\theta}}\vphantom{\theta}}^{(t+1)}$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from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$\mathord{\smash[b]{\underset{\raise.3ex\hbox{$\scriptstyle\sim$}}{\theta}}\vphantom{\theta}}^{(t)}$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by updating one component at a time: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for</w:delText>
        </w:r>
      </w:del>
      <w:del w:id="60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in turn,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it draws</w:delText>
        </w:r>
      </w:del>
      <w:del w:id="605" w:author="PR Preview" w:date="2026-01-01T00:00:00Z">
        <w:r>
          <w:delText xml:space="preserve"> </w:delText>
        </w:r>
      </w:del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from the</w:delText>
        </w:r>
      </w:del>
      <w:del w:id="608" w:author="PR Preview" w:date="2026-01-01T00:00:00Z">
        <w:r>
          <w:delText xml:space="preserve"> </w:delText>
        </w:r>
      </w:del>
      <w:hyperlink w:anchor="def-full-conditional">
        <w:del w:id="609" w:author="PR Preview" w:date="2026-01-01T00:00:00Z">
          <w:r>
            <w:rPr>
              <w:rStyle w:val="Hyperlink"/>
            </w:rPr>
            <w:delText xml:space="preserve">full conditional distribution</w:delText>
          </w:r>
        </w:del>
      </w:hyperlink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of</w:delText>
        </w:r>
      </w:del>
      <w:del w:id="612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613" w:author="PR Preview" w:date="2026-01-01T00:00:00Z">
        <w:r>
          <w:delText xml:space="preserve">,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with each other component set to its most recent value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(Dobson and Barnett 2018, chap. 13, p. 293)</w:delText>
        </w:r>
      </w:del>
      <w:del w:id="618" w:author="PR Preview" w:date="2026-01-01T00:00:00Z">
        <w:r>
          <w:delText xml:space="preserve">.</w:delText>
        </w:r>
      </w:del>
    </w:p>
    <w:p>
      <w:pPr>
        <w:pStyle w:val="BodyText"/>
      </w:pPr>
      <w:del w:id="619" w:author="PR Preview" w:date="2026-01-01T00:00:00Z">
        <w:r>
          <w:delText xml:space="preserve">Source: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Wikipedia contributors (2026b)</w:delText>
        </w:r>
      </w:del>
      <w:del w:id="622" w:author="PR Preview" w:date="2026-01-01T00:00:00Z">
        <w:r>
          <w:delText xml:space="preserve">.</w:delText>
        </w:r>
      </w:del>
    </w:p>
    <w:p>
      <w:pPr>
        <w:pStyle w:val="BodyText"/>
      </w:pPr>
      <w:del w:id="623" w:author="PR Preview" w:date="2026-01-01T00:00:00Z">
        <w:r>
          <w:delText xml:space="preserve">The Gibbs sampler is a special case of the</w:delText>
        </w:r>
      </w:del>
      <w:del w:id="624" w:author="PR Preview" w:date="2026-01-01T00:00:00Z">
        <w:r>
          <w:delText xml:space="preserve"> </w:delText>
        </w:r>
      </w:del>
      <w:hyperlink w:anchor="def-mh">
        <w:del w:id="625" w:author="PR Preview" w:date="2026-01-01T00:00:00Z">
          <w:r>
            <w:rPr>
              <w:rStyle w:val="Hyperlink"/>
            </w:rPr>
            <w:delText xml:space="preserve">Metropolis–Hastings algorithm</w:delText>
          </w:r>
        </w:del>
      </w:hyperlink>
      <w:del w:id="626" w:author="PR Preview" w:date="2026-01-01T00:00:00Z">
        <w:r>
          <w:delText xml:space="preserve">,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one component at a time,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whose proposal is the full conditional itself;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with that proposal the acceptance ratio is always 1,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so every draw is accepted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(Dobson and Barnett 2018, chap. 13, p. 293)</w:delText>
        </w:r>
      </w:del>
      <w:del w:id="637" w:author="PR Preview" w:date="2026-01-01T00:00:00Z">
        <w:r>
          <w:delText xml:space="preserve">.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It needs a way to draw from each full conditional.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JAGS (</w:delText>
        </w:r>
      </w:del>
      <w:del w:id="642" w:author="PR Preview" w:date="2026-01-01T00:00:00Z">
        <w:r>
          <w:delText xml:space="preserve">“Just Another Gibbs Sampler”</w:delText>
        </w:r>
      </w:del>
      <w:del w:id="643" w:author="PR Preview" w:date="2026-01-01T00:00:00Z">
        <w:r>
          <w:delText xml:space="preserve">)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builds a Gibbs sampler from a model’s description,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choosing a sampling method for each full conditional</w:delText>
        </w:r>
      </w:del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(Dobson and Barnett 2018, chap. 13)</w:delText>
        </w:r>
      </w:del>
      <w:del w:id="650" w:author="PR Preview" w:date="2026-01-01T00:00:00Z">
        <w:r>
          <w:delText xml:space="preserve">.</w:delText>
        </w:r>
      </w:del>
    </w:p>
    <w:p>
      <w:pPr>
        <w:pStyle w:val="BodyText"/>
      </w:pPr>
      <w:del w:id="651" w:author="PR Preview" w:date="2026-01-01T00:00:00Z">
        <w:r>
          <w:rPr>
            <w:b/>
            <w:bCs/>
          </w:rPr>
          <w:delText xml:space="preserve">Example 9 (Gibbs sampling from a correlated Gaussian target)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Let the target be the bivariate Gaussian distribution of</w:delText>
        </w:r>
      </w:del>
      <w:del w:id="65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with means 0, variances 1 and correlation</w:delText>
        </w:r>
      </w:del>
      <w:del w:id="657" w:author="PR Preview" w:date="2026-01-01T00:00:00Z">
        <w:r>
          <w:delText xml:space="preserve"> </w:delText>
        </w:r>
      </w:del>
      <m:oMath>
        <m:r>
          <m:t>ρ</m:t>
        </m:r>
      </m:oMath>
      <w:del w:id="658" w:author="PR Preview" w:date="2026-01-01T00:00:00Z">
        <w:r>
          <w:delText xml:space="preserve">,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whose density is proportional to</w:delText>
        </w:r>
      </w:del>
      <w:del w:id="661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(Casella and Berger 2002, Definition 4.5.10)</w:delText>
        </w:r>
      </w:del>
      <w:del w:id="664" w:author="PR Preview" w:date="2026-01-01T00:00:00Z">
        <w:r>
          <w:delText xml:space="preserve">.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As a function of</w:delText>
        </w:r>
      </w:del>
      <w:del w:id="667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1</m:t>
            </m:r>
          </m:sub>
        </m:sSub>
      </m:oMath>
      <w:del w:id="668" w:author="PR Preview" w:date="2026-01-01T00:00:00Z">
        <w:r>
          <w:delText xml:space="preserve">,</w:delText>
        </w:r>
      </w:del>
    </w:p>
    <w:p>
      <w:pPr>
        <w:pStyle w:val="BodyText"/>
      </w:pPr>
      <w:ins w:id="669" w:author="PR Preview" w:date="2026-01-01T00:00:00Z">
        <w:r>
          <w:rPr>
            <w:b/>
            <w:bCs/>
          </w:rPr>
          <w:t xml:space="preserve">Definition 12 (Gibbs sampler)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The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rPr>
            <w:b/>
            <w:bCs/>
          </w:rPr>
          <w:t xml:space="preserve">Gibbs sampler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produces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$\mathord{\smash[b]{\underset{\raise.3ex\hbox{$\scriptstyle\sim$}}{\theta}}\vphantom{\theta}}^{(t+1)}$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from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$\mathord{\smash[b]{\underset{\raise.3ex\hbox{$\scriptstyle\sim$}}{\theta}}\vphantom{\theta}}^{(t)}$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by updating one component at a time: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for</w:t>
        </w:r>
      </w:ins>
      <w:ins w:id="68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in turn,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it draws</w:t>
        </w:r>
      </w:ins>
      <w:ins w:id="691" w:author="PR Preview" w:date="2026-01-01T00:00:00Z">
        <w:r>
          <w:t xml:space="preserve"> </w:t>
        </w:r>
      </w:ins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from the</w:t>
        </w:r>
      </w:ins>
      <w:ins w:id="694" w:author="PR Preview" w:date="2026-01-01T00:00:00Z">
        <w:r>
          <w:t xml:space="preserve"> </w:t>
        </w:r>
      </w:ins>
      <w:hyperlink w:anchor="def-full-conditional">
        <w:ins w:id="695" w:author="PR Preview" w:date="2026-01-01T00:00:00Z">
          <w:r>
            <w:rPr>
              <w:rStyle w:val="Hyperlink"/>
            </w:rPr>
            <w:t xml:space="preserve">full conditional distribution</w:t>
          </w:r>
        </w:ins>
      </w:hyperlink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of</w:t>
        </w:r>
      </w:ins>
      <w:ins w:id="698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699" w:author="PR Preview" w:date="2026-01-01T00:00:00Z">
        <w:r>
          <w:t xml:space="preserve">,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with each other component set to its most recent value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[1, Ch. 13], p. 293</w:t>
        </w:r>
      </w:ins>
      <w:ins w:id="704" w:author="PR Preview" w:date="2026-01-01T00:00:00Z">
        <w:r>
          <w:t xml:space="preserve">.</w:t>
        </w:r>
      </w:ins>
    </w:p>
    <w:p>
      <w:pPr>
        <w:pStyle w:val="BodyText"/>
      </w:pPr>
      <w:ins w:id="705" w:author="PR Preview" w:date="2026-01-01T00:00:00Z">
        <w:r>
          <w:t xml:space="preserve">Source: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Wikipedia contributors [10]</w:t>
        </w:r>
      </w:ins>
      <w:ins w:id="708" w:author="PR Preview" w:date="2026-01-01T00:00:00Z">
        <w:r>
          <w:t xml:space="preserve">.</w:t>
        </w:r>
      </w:ins>
    </w:p>
    <w:bookmarkEnd w:id="57"/>
    <w:p>
      <w:pPr>
        <w:pStyle w:val="BodyText"/>
      </w:pPr>
      <w:ins w:id="709" w:author="PR Preview" w:date="2026-01-01T00:00:00Z">
        <w:r>
          <w:t xml:space="preserve">The Gibbs sampler is a special case of the</w:t>
        </w:r>
      </w:ins>
      <w:ins w:id="710" w:author="PR Preview" w:date="2026-01-01T00:00:00Z">
        <w:r>
          <w:t xml:space="preserve"> </w:t>
        </w:r>
      </w:ins>
      <w:hyperlink w:anchor="def-mh">
        <w:ins w:id="711" w:author="PR Preview" w:date="2026-01-01T00:00:00Z">
          <w:r>
            <w:rPr>
              <w:rStyle w:val="Hyperlink"/>
            </w:rPr>
            <w:t xml:space="preserve">Metropolis–Hastings algorithm</w:t>
          </w:r>
        </w:ins>
      </w:hyperlink>
      <w:ins w:id="712" w:author="PR Preview" w:date="2026-01-01T00:00:00Z">
        <w:r>
          <w:t xml:space="preserve">,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one component at a time,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whose proposal is the full conditional itself;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with that proposal the acceptance ratio is always 1,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so every draw is accepted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[1, Ch. 13], p. 293</w:t>
        </w:r>
      </w:ins>
      <w:ins w:id="723" w:author="PR Preview" w:date="2026-01-01T00:00:00Z">
        <w:r>
          <w:t xml:space="preserve">.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It needs a way to draw from each full conditional.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JAGS (</w:t>
        </w:r>
      </w:ins>
      <w:ins w:id="728" w:author="PR Preview" w:date="2026-01-01T00:00:00Z">
        <w:r>
          <w:t xml:space="preserve">“Just Another Gibbs Sampler”</w:t>
        </w:r>
      </w:ins>
      <w:ins w:id="729" w:author="PR Preview" w:date="2026-01-01T00:00:00Z">
        <w:r>
          <w:t xml:space="preserve">)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builds a Gibbs sampler from a model’s description,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choosing a sampling method for each full conditional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[1, Ch. 13]</w:t>
        </w:r>
      </w:ins>
      <w:ins w:id="736" w:author="PR Preview" w:date="2026-01-01T00:00:00Z">
        <w:r>
          <w:t xml:space="preserve">.</w:t>
        </w:r>
      </w:ins>
    </w:p>
    <w:bookmarkStart w:id="58" w:name="exm-gibbs-bivariate-normal"/>
    <w:p>
      <w:pPr>
        <w:pStyle w:val="BodyText"/>
      </w:pPr>
      <w:ins w:id="737" w:author="PR Preview" w:date="2026-01-01T00:00:00Z">
        <w:r>
          <w:rPr>
            <w:b/>
            <w:bCs/>
          </w:rPr>
          <w:t xml:space="preserve">Example 9 (Gibbs sampling from a correlated Gaussian target)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Let the target be the bivariate Gaussian distribution of</w:t>
        </w:r>
      </w:ins>
      <w:ins w:id="7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with means 0, variances 1 and correlation</w:t>
        </w:r>
      </w:ins>
      <w:ins w:id="743" w:author="PR Preview" w:date="2026-01-01T00:00:00Z">
        <w:r>
          <w:t xml:space="preserve"> </w:t>
        </w:r>
      </w:ins>
      <m:oMath>
        <m:r>
          <m:t>ρ</m:t>
        </m:r>
      </m:oMath>
      <w:ins w:id="744" w:author="PR Preview" w:date="2026-01-01T00:00:00Z">
        <w:r>
          <w:t xml:space="preserve">,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whose density is proportional to</w:t>
        </w:r>
      </w:ins>
      <w:ins w:id="747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[6], Definition 4.5.10</w:t>
        </w:r>
      </w:ins>
      <w:ins w:id="750" w:author="PR Preview" w:date="2026-01-01T00:00:00Z">
        <w:r>
          <w:t xml:space="preserve">.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As a function of</w:t>
        </w:r>
      </w:ins>
      <w:ins w:id="753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75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del w:id="755" w:author="PR Preview" w:date="2026-01-01T00:00:00Z">
        <w:r>
          <w:delText xml:space="preserve">Because MCMC draws are correlated,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and a chain may take many iterations to reach its stationary distribution,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we must check whether the chains have converged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before using them for inference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(Dobson and Barnett 2018, chap. 13, p. 302)</w:delText>
        </w:r>
      </w:del>
      <w:del w:id="764" w:author="PR Preview" w:date="2026-01-01T00:00:00Z">
        <w:r>
          <w:delText xml:space="preserve">.</w:delText>
        </w:r>
      </w:del>
      <w:del w:id="765" w:author="PR Preview" w:date="2026-01-01T00:00:00Z">
        <w:r>
          <w:delText xml:space="preserve"> </w:delText>
        </w:r>
      </w:del>
      <w:hyperlink w:anchor="def-trace-plot">
        <w:del w:id="766" w:author="PR Preview" w:date="2026-01-01T00:00:00Z">
          <w:r>
            <w:rPr>
              <w:rStyle w:val="Hyperlink"/>
            </w:rPr>
            <w:delText xml:space="preserve">Trace plots</w:delText>
          </w:r>
        </w:del>
      </w:hyperlink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give a visual check;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the potential scale reduction factor gives a numerical one,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by comparing several chains started from different values.</w:delText>
        </w:r>
      </w:del>
    </w:p>
    <w:p>
      <w:pPr>
        <w:pStyle w:val="FirstParagraph"/>
      </w:pPr>
      <w:ins w:id="773" w:author="PR Preview" w:date="2026-01-01T00:00:00Z">
        <w:r>
          <w:t xml:space="preserve">Because MCMC draws are correlated,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and a chain may take many iterations to reach its stationary distribution,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we must check whether the chains have converged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before using them for inference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[1, Ch. 13], p. 302</w:t>
        </w:r>
      </w:ins>
      <w:ins w:id="782" w:author="PR Preview" w:date="2026-01-01T00:00:00Z">
        <w:r>
          <w:t xml:space="preserve">.</w:t>
        </w:r>
      </w:ins>
      <w:ins w:id="783" w:author="PR Preview" w:date="2026-01-01T00:00:00Z">
        <w:r>
          <w:t xml:space="preserve"> </w:t>
        </w:r>
      </w:ins>
      <w:hyperlink w:anchor="def-trace-plot">
        <w:ins w:id="784" w:author="PR Preview" w:date="2026-01-01T00:00:00Z">
          <w:r>
            <w:rPr>
              <w:rStyle w:val="Hyperlink"/>
            </w:rPr>
            <w:t xml:space="preserve">Trace plots</w:t>
          </w:r>
        </w:ins>
      </w:hyperlink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give a visual check;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the potential scale reduction factor gives a numerical one,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by comparing several chains started from different values.</w:t>
        </w:r>
      </w:ins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del w:id="791" w:author="PR Preview" w:date="2026-01-01T00:00:00Z">
        <w:r>
          <w:delText xml:space="preserve">If the chains have all converged to the posterior,</w:delText>
        </w:r>
      </w:del>
      <w:del w:id="79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V</m:t>
            </m:r>
          </m:e>
        </m:acc>
      </m:oMath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estimates the posterior variance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and</w:delText>
        </w:r>
      </w:del>
      <w:del w:id="797" w:author="PR Preview" w:date="2026-01-01T00:00:00Z">
        <w:r>
          <w:delText xml:space="preserve"> </w:delText>
        </w:r>
      </w:del>
      <m:oMath>
        <m:r>
          <m:t>W</m:t>
        </m:r>
      </m:oMath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approaches it as</w:delText>
        </w:r>
      </w:del>
      <w:del w:id="800" w:author="PR Preview" w:date="2026-01-01T00:00:00Z">
        <w:r>
          <w:delText xml:space="preserve"> </w:delText>
        </w:r>
      </w:del>
      <m:oMath>
        <m:r>
          <m:t>n</m:t>
        </m:r>
      </m:oMath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grows,</w:delText>
        </w:r>
      </w:del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so</w:delText>
        </w:r>
      </w:del>
      <w:del w:id="80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R</m:t>
            </m:r>
          </m:e>
        </m:acc>
      </m:oMath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is close to 1.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If the chains are still exploring different regions,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the chain means differ,</w:delText>
        </w:r>
      </w:del>
      <w:del w:id="812" w:author="PR Preview" w:date="2026-01-01T00:00:00Z">
        <w:r>
          <w:delText xml:space="preserve"> </w:delText>
        </w:r>
      </w:del>
      <m:oMath>
        <m:r>
          <m:t>B</m:t>
        </m:r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is large,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and</w:delText>
        </w:r>
      </w:del>
      <w:del w:id="81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R</m:t>
            </m:r>
          </m:e>
        </m:acc>
      </m:oMath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exceeds 1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(Gelman et al. 2013, sec. 11.4, pp. 283-285)</w:delText>
        </w:r>
      </w:del>
      <w:del w:id="822" w:author="PR Preview" w:date="2026-01-01T00:00:00Z">
        <w:r>
          <w:delText xml:space="preserve">.</w:delText>
        </w:r>
      </w:del>
      <w:del w:id="823" w:author="PR Preview" w:date="2026-01-01T00:00:00Z">
        <w:r>
          <w:delText xml:space="preserve"> </w:delText>
        </w:r>
      </w:del>
      <w:hyperlink w:anchor="def-psrf">
        <w:del w:id="824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follows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Gelman et al. (2013, sec. 11.4, pp. 284-285)</w:delText>
        </w:r>
      </w:del>
      <w:del w:id="829" w:author="PR Preview" w:date="2026-01-01T00:00:00Z">
        <w:r>
          <w:delText xml:space="preserve">,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except that they first split each chain in half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and compute</w:delText>
        </w:r>
      </w:del>
      <w:del w:id="83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R</m:t>
            </m:r>
          </m:e>
        </m:acc>
      </m:oMath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over the half-chains,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so that</w:delText>
        </w:r>
      </w:del>
      <w:del w:id="83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R</m:t>
            </m:r>
          </m:e>
        </m:acc>
      </m:oMath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also checks each chain for stationarity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(Gelman et al. 2013, sec. 11.4, p. 285, footnote 2)</w:delText>
        </w:r>
      </w:del>
      <w:del w:id="844" w:author="PR Preview" w:date="2026-01-01T00:00:00Z">
        <w:r>
          <w:delText xml:space="preserve">.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The statistic</w:delText>
        </w:r>
      </w:del>
      <w:del w:id="84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R</m:t>
            </m:r>
          </m:e>
        </m:acc>
      </m:oMath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is also called the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rPr>
            <w:b/>
            <w:bCs/>
          </w:rPr>
          <w:delText xml:space="preserve">Gelman–Rubin statistic</w:delText>
        </w:r>
      </w:del>
      <w:del w:id="852" w:author="PR Preview" w:date="2026-01-01T00:00:00Z">
        <w:r>
          <w:delText xml:space="preserve">;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it formally assesses whether several chains have converged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(Dobson and Barnett 2018, chap. 13, p. 306)</w:delText>
        </w:r>
      </w:del>
      <w:del w:id="857" w:author="PR Preview" w:date="2026-01-01T00:00:00Z">
        <w:r>
          <w:delText xml:space="preserve">.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Software reports</w:delText>
        </w:r>
      </w:del>
      <w:del w:id="86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R</m:t>
            </m:r>
          </m:e>
        </m:acc>
      </m:oMath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as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rPr>
            <w:rStyle w:val="VerbatimChar"/>
          </w:rPr>
          <w:delText xml:space="preserve">psrf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or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rPr>
            <w:rStyle w:val="VerbatimChar"/>
          </w:rPr>
          <w:delText xml:space="preserve">Rhat</w:delText>
        </w:r>
      </w:del>
      <w:del w:id="869" w:author="PR Preview" w:date="2026-01-01T00:00:00Z">
        <w:r>
          <w:delText xml:space="preserve">;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rPr>
            <w:rStyle w:val="VerbatimChar"/>
          </w:rPr>
          <w:delText xml:space="preserve">coda::gelman.diag()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also applies a small-sample correction,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so its value differs slightly from</w:delText>
        </w:r>
      </w:del>
      <w:del w:id="876" w:author="PR Preview" w:date="2026-01-01T00:00:00Z">
        <w:r>
          <w:delText xml:space="preserve"> </w:delText>
        </w:r>
      </w:del>
      <w:hyperlink w:anchor="def-psrf">
        <w:del w:id="877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878" w:author="PR Preview" w:date="2026-01-01T00:00:00Z">
        <w:r>
          <w:delText xml:space="preserve">’s.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A value of</w:delText>
        </w:r>
      </w:del>
      <w:del w:id="88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R</m:t>
            </m:r>
          </m:e>
        </m:acc>
      </m:oMath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near 1 does not prove convergence:</w:delText>
        </w:r>
      </w:del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chains that are all stuck in the same wrong region also agree.</w:delText>
        </w:r>
      </w:del>
    </w:p>
    <w:p>
      <w:pPr>
        <w:pStyle w:val="FirstParagraph"/>
      </w:pPr>
      <w:ins w:id="886" w:author="PR Preview" w:date="2026-01-01T00:00:00Z">
        <w:r>
          <w:t xml:space="preserve">If the chains have all converged to the posterior,</w:t>
        </w:r>
      </w:ins>
      <w:ins w:id="88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V</m:t>
            </m:r>
          </m:e>
        </m:acc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estimates the posterior variance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and</w:t>
        </w:r>
      </w:ins>
      <w:ins w:id="892" w:author="PR Preview" w:date="2026-01-01T00:00:00Z">
        <w:r>
          <w:t xml:space="preserve"> </w:t>
        </w:r>
      </w:ins>
      <m:oMath>
        <m:r>
          <m:t>W</m:t>
        </m:r>
      </m:oMath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approaches it as</w:t>
        </w:r>
      </w:ins>
      <w:ins w:id="895" w:author="PR Preview" w:date="2026-01-01T00:00:00Z">
        <w:r>
          <w:t xml:space="preserve"> </w:t>
        </w:r>
      </w:ins>
      <m:oMath>
        <m:r>
          <m:t>n</m:t>
        </m:r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grows,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so</w:t>
        </w:r>
      </w:ins>
      <w:ins w:id="90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R</m:t>
            </m:r>
          </m:e>
        </m:acc>
      </m:oMath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is close to 1.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If the chains are still exploring different regions,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the chain means differ,</w:t>
        </w:r>
      </w:ins>
      <w:ins w:id="907" w:author="PR Preview" w:date="2026-01-01T00:00:00Z">
        <w:r>
          <w:t xml:space="preserve"> </w:t>
        </w:r>
      </w:ins>
      <m:oMath>
        <m:r>
          <m:t>B</m:t>
        </m:r>
      </m:oMath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is large,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and</w:t>
        </w:r>
      </w:ins>
      <w:ins w:id="91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R</m:t>
            </m:r>
          </m:e>
        </m:acc>
      </m:oMath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exceeds 1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[7, Sec. 11.4], pp. 283-285</w:t>
        </w:r>
      </w:ins>
      <w:ins w:id="917" w:author="PR Preview" w:date="2026-01-01T00:00:00Z">
        <w:r>
          <w:t xml:space="preserve">.</w:t>
        </w:r>
      </w:ins>
      <w:ins w:id="918" w:author="PR Preview" w:date="2026-01-01T00:00:00Z">
        <w:r>
          <w:t xml:space="preserve"> </w:t>
        </w:r>
      </w:ins>
      <w:hyperlink w:anchor="def-psrf">
        <w:ins w:id="919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follows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Gelman et al. [7, Sec. 11.4], pp. 284-285</w:t>
        </w:r>
      </w:ins>
      <w:ins w:id="924" w:author="PR Preview" w:date="2026-01-01T00:00:00Z">
        <w:r>
          <w:t xml:space="preserve">,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except that they first split each chain in half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and compute</w:t>
        </w:r>
      </w:ins>
      <w:ins w:id="92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R</m:t>
            </m:r>
          </m:e>
        </m:acc>
      </m:oMath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over the half-chains,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so that</w:t>
        </w:r>
      </w:ins>
      <w:ins w:id="93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R</m:t>
            </m:r>
          </m:e>
        </m:acc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also checks each chain for stationarity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[7, Sec. 11.4], p. 285, footnote 2</w:t>
        </w:r>
      </w:ins>
      <w:ins w:id="939" w:author="PR Preview" w:date="2026-01-01T00:00:00Z">
        <w:r>
          <w:t xml:space="preserve">.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The statistic</w:t>
        </w:r>
      </w:ins>
      <w:ins w:id="94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R</m:t>
            </m:r>
          </m:e>
        </m:acc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is also called the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rPr>
            <w:b/>
            <w:bCs/>
          </w:rPr>
          <w:t xml:space="preserve">Gelman–Rubin statistic</w:t>
        </w:r>
      </w:ins>
      <w:ins w:id="947" w:author="PR Preview" w:date="2026-01-01T00:00:00Z">
        <w:r>
          <w:t xml:space="preserve">;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it formally assesses whether several chains have converged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[1, Ch. 13], p. 306</w:t>
        </w:r>
      </w:ins>
      <w:ins w:id="952" w:author="PR Preview" w:date="2026-01-01T00:00:00Z">
        <w:r>
          <w:t xml:space="preserve">.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Software reports</w:t>
        </w:r>
      </w:ins>
      <w:ins w:id="95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R</m:t>
            </m:r>
          </m:e>
        </m:acc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as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rPr>
            <w:rStyle w:val="VerbatimChar"/>
          </w:rPr>
          <w:t xml:space="preserve">psrf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or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rPr>
            <w:rStyle w:val="VerbatimChar"/>
          </w:rPr>
          <w:t xml:space="preserve">Rhat</w:t>
        </w:r>
      </w:ins>
      <w:ins w:id="964" w:author="PR Preview" w:date="2026-01-01T00:00:00Z">
        <w:r>
          <w:t xml:space="preserve">;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rPr>
            <w:rStyle w:val="VerbatimChar"/>
          </w:rPr>
          <w:t xml:space="preserve">coda::gelman.diag()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also applies a small-sample correction,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so its value differs slightly from</w:t>
        </w:r>
      </w:ins>
      <w:ins w:id="971" w:author="PR Preview" w:date="2026-01-01T00:00:00Z">
        <w:r>
          <w:t xml:space="preserve"> </w:t>
        </w:r>
      </w:ins>
      <w:hyperlink w:anchor="def-psrf">
        <w:ins w:id="972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973" w:author="PR Preview" w:date="2026-01-01T00:00:00Z">
        <w:r>
          <w:t xml:space="preserve">’s.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A value of</w:t>
        </w:r>
      </w:ins>
      <w:ins w:id="97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R</m:t>
            </m:r>
          </m:e>
        </m:acc>
      </m:oMath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near 1 does not prove convergence: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chains that are all stuck in the same wrong region also agree.</w:t>
        </w:r>
      </w:ins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del w:id="981" w:author="PR Preview" w:date="2026-01-01T00:00:00Z">
        <w:r>
          <w:delText xml:space="preserve">When the prior is weak and the sample is moderate or large,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the posterior mean from a well-mixed chain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and the</w:delText>
        </w:r>
      </w:del>
      <w:del w:id="986" w:author="PR Preview" w:date="2026-01-01T00:00:00Z">
        <w:r>
          <w:delText xml:space="preserve"> </w:delText>
        </w:r>
      </w:del>
      <w:hyperlink r:id="rId63">
        <w:del w:id="987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typically agree closely,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and the posterior standard deviation is close to the frequentist</w:delText>
        </w:r>
      </w:del>
      <w:del w:id="992" w:author="PR Preview" w:date="2026-01-01T00:00:00Z">
        <w:r>
          <w:delText xml:space="preserve"> </w:delText>
        </w:r>
      </w:del>
      <w:hyperlink r:id="rId64">
        <w:del w:id="993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(Dobson and Barnett 2018, chap. 13, p. 302)</w:delText>
        </w:r>
      </w:del>
      <w:del w:id="996" w:author="PR Preview" w:date="2026-01-01T00:00:00Z">
        <w:r>
          <w:delText xml:space="preserve">.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As</w:delText>
        </w:r>
      </w:del>
      <w:del w:id="999" w:author="PR Preview" w:date="2026-01-01T00:00:00Z">
        <w:r>
          <w:delText xml:space="preserve"> </w:delText>
        </w:r>
      </w:del>
      <m:oMath>
        <m:r>
          <m:t>n</m:t>
        </m:r>
      </m:oMath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grows the likelihood dominates the prior,</w:delText>
        </w:r>
      </w:del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so the posterior concentrates near the maximum likelihood estimate.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Comparing the two is therefore a useful check on an MCMC analysis.</w:delText>
        </w:r>
      </w:del>
    </w:p>
    <w:p>
      <w:pPr>
        <w:pStyle w:val="BodyText"/>
      </w:pPr>
      <w:del w:id="1006" w:author="PR Preview" w:date="2026-01-01T00:00:00Z">
        <w:r>
          <w:rPr>
            <w:b/>
            <w:bCs/>
          </w:rPr>
          <w:delText xml:space="preserve">Example 11 (Posterior mean and maximum likelihood estimate for a Bernoulli model)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With</w:delText>
        </w:r>
      </w:del>
      <w:del w:id="1009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55</m:t>
        </m:r>
      </m:oMath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successes in</w:delText>
        </w:r>
      </w:del>
      <w:del w:id="101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91</m:t>
        </m:r>
      </m:oMath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trials,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the maximum likelihood estimate is</w:delText>
        </w:r>
      </w:del>
      <w:del w:id="101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del w:id="1018" w:author="PR Preview" w:date="2026-01-01T00:00:00Z">
        <w:r>
          <w:delText xml:space="preserve">,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with estimated standard error</w:delText>
        </w:r>
      </w:del>
      <w:del w:id="1021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del w:id="1022" w:author="PR Preview" w:date="2026-01-01T00:00:00Z">
        <w:r>
          <w:delText xml:space="preserve">.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Under the uniform prior, the posterior is</w:delText>
        </w:r>
      </w:del>
      <w:del w:id="1025" w:author="PR Preview" w:date="2026-01-01T00:00:00Z">
        <w:r>
          <w:delText xml:space="preserve"> </w:delText>
        </w:r>
      </w:del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(</w:delText>
        </w:r>
      </w:del>
      <w:hyperlink r:id="rId11">
        <w:del w:id="1028" w:author="PR Preview" w:date="2026-01-01T00:00:00Z">
          <w:r>
            <w:rPr>
              <w:rStyle w:val="Hyperlink"/>
            </w:rPr>
            <w:delText xml:space="preserve">the Beta-Bernoulli example</w:delText>
          </w:r>
        </w:del>
      </w:hyperlink>
      <w:del w:id="1029" w:author="PR Preview" w:date="2026-01-01T00:00:00Z">
        <w:r>
          <w:delText xml:space="preserve">),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whose mean is</w:delText>
        </w:r>
      </w:del>
      <w:del w:id="10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and whose standard deviation is</w:delText>
        </w:r>
      </w:del>
      <w:del w:id="1035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with</w:delText>
        </w:r>
      </w:del>
      <w:del w:id="103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and</w:delText>
        </w:r>
      </w:del>
      <w:del w:id="104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(Casella and Berger 2002, sec. 3.3, p. 107)</w:delText>
        </w:r>
      </w:del>
      <w:del w:id="1044" w:author="PR Preview" w:date="2026-01-01T00:00:00Z">
        <w:r>
          <w:delText xml:space="preserve">:</w:delText>
        </w:r>
      </w:del>
    </w:p>
    <w:p>
      <w:pPr>
        <w:pStyle w:val="FirstParagraph"/>
      </w:pPr>
      <w:ins w:id="1045" w:author="PR Preview" w:date="2026-01-01T00:00:00Z">
        <w:r>
          <w:t xml:space="preserve">When the prior is weak and the sample is moderate or large,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the posterior mean from a well-mixed chain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and the</w:t>
        </w:r>
      </w:ins>
      <w:ins w:id="1050" w:author="PR Preview" w:date="2026-01-01T00:00:00Z">
        <w:r>
          <w:t xml:space="preserve"> </w:t>
        </w:r>
      </w:ins>
      <w:hyperlink r:id="rId63">
        <w:ins w:id="1051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typically agree closely,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and the posterior standard deviation is close to the frequentist</w:t>
        </w:r>
      </w:ins>
      <w:ins w:id="1056" w:author="PR Preview" w:date="2026-01-01T00:00:00Z">
        <w:r>
          <w:t xml:space="preserve"> </w:t>
        </w:r>
      </w:ins>
      <w:hyperlink r:id="rId64">
        <w:ins w:id="1057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[1, Ch. 13], p. 302</w:t>
        </w:r>
      </w:ins>
      <w:ins w:id="1060" w:author="PR Preview" w:date="2026-01-01T00:00:00Z">
        <w:r>
          <w:t xml:space="preserve">.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As</w:t>
        </w:r>
      </w:ins>
      <w:ins w:id="1063" w:author="PR Preview" w:date="2026-01-01T00:00:00Z">
        <w:r>
          <w:t xml:space="preserve"> </w:t>
        </w:r>
      </w:ins>
      <m:oMath>
        <m:r>
          <m:t>n</m:t>
        </m:r>
      </m:oMath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grows the likelihood dominates the prior,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so the posterior concentrates near the maximum likelihood estimate.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Comparing the two is therefore a useful check on an MCMC analysis.</w:t>
        </w:r>
      </w:ins>
    </w:p>
    <w:bookmarkStart w:id="65" w:name="exm-mcmc-vs-mle"/>
    <w:p>
      <w:pPr>
        <w:pStyle w:val="BodyText"/>
      </w:pPr>
      <w:ins w:id="1070" w:author="PR Preview" w:date="2026-01-01T00:00:00Z">
        <w:r>
          <w:rPr>
            <w:b/>
            <w:bCs/>
          </w:rPr>
          <w:t xml:space="preserve">Example 11 (Posterior mean and maximum likelihood estimate for a Bernoulli model)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With</w:t>
        </w:r>
      </w:ins>
      <w:ins w:id="107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55</m:t>
        </m:r>
      </m:oMath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successes in</w:t>
        </w:r>
      </w:ins>
      <w:ins w:id="107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91</m:t>
        </m:r>
      </m:oMath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trials,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the maximum likelihood estimate is</w:t>
        </w:r>
      </w:ins>
      <w:ins w:id="108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ins w:id="1082" w:author="PR Preview" w:date="2026-01-01T00:00:00Z">
        <w:r>
          <w:t xml:space="preserve">,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with estimated standard error</w:t>
        </w:r>
      </w:ins>
      <w:ins w:id="1085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1086" w:author="PR Preview" w:date="2026-01-01T00:00:00Z">
        <w:r>
          <w:t xml:space="preserve">.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Under the uniform prior, the posterior is</w:t>
        </w:r>
      </w:ins>
      <w:ins w:id="1089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(</w:t>
        </w:r>
      </w:ins>
      <w:hyperlink r:id="rId11">
        <w:ins w:id="1092" w:author="PR Preview" w:date="2026-01-01T00:00:00Z">
          <w:r>
            <w:rPr>
              <w:rStyle w:val="Hyperlink"/>
            </w:rPr>
            <w:t xml:space="preserve">the Beta-Bernoulli example</w:t>
          </w:r>
        </w:ins>
      </w:hyperlink>
      <w:ins w:id="1093" w:author="PR Preview" w:date="2026-01-01T00:00:00Z">
        <w:r>
          <w:t xml:space="preserve">),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whose mean is</w:t>
        </w:r>
      </w:ins>
      <w:ins w:id="109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and whose standard deviation is</w:t>
        </w:r>
      </w:ins>
      <w:ins w:id="1099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with</w:t>
        </w:r>
      </w:ins>
      <w:ins w:id="110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and</w:t>
        </w:r>
      </w:ins>
      <w:ins w:id="110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[6, Sec. 3.3], p. 107</w:t>
        </w:r>
      </w:ins>
      <w:ins w:id="1108" w:author="PR Preview" w:date="2026-01-01T00:00:00Z">
        <w:r>
          <w:t xml:space="preserve">:</w:t>
        </w:r>
      </w:ins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del w:id="1109" w:author="PR Preview" w:date="2026-01-01T00:00:00Z">
        <w:r>
          <w:delText xml:space="preserve">How a model is written affects how well its sampler mixes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(Dobson and Barnett 2018, chap. 13, p. 299)</w:delText>
        </w:r>
      </w:del>
      <w:del w:id="1112" w:author="PR Preview" w:date="2026-01-01T00:00:00Z">
        <w:r>
          <w:delText xml:space="preserve">.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Two algebraically equivalent parameterizations of the same model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can produce chains with very different autocorrelation.</w:delText>
        </w:r>
      </w:del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Strong posterior correlation between parameters slows a sampler</w:delText>
        </w:r>
      </w:del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that updates one component at a time,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because each update can move only a short way along a narrow, tilted ridge,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as</w:delText>
        </w:r>
      </w:del>
      <w:del w:id="1125" w:author="PR Preview" w:date="2026-01-01T00:00:00Z">
        <w:r>
          <w:delText xml:space="preserve"> </w:delText>
        </w:r>
      </w:del>
      <w:hyperlink w:anchor="exm-gibbs-bivariate-normal">
        <w:del w:id="1126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shows with</w:delText>
        </w:r>
      </w:del>
      <w:del w:id="1129" w:author="PR Preview" w:date="2026-01-01T00:00:00Z">
        <w:r>
          <w:delText xml:space="preserve"> </w:delText>
        </w:r>
      </w:del>
      <m:oMath>
        <m:r>
          <m:t>ρ</m:t>
        </m:r>
        <m:r>
          <m:rPr>
            <m:sty m:val="p"/>
          </m:rPr>
          <m:t>=</m:t>
        </m:r>
        <m:r>
          <m:t>0.99</m:t>
        </m:r>
      </m:oMath>
      <w:del w:id="1130" w:author="PR Preview" w:date="2026-01-01T00:00:00Z">
        <w:r>
          <w:delText xml:space="preserve">.</w:delText>
        </w:r>
      </w:del>
    </w:p>
    <w:p>
      <w:pPr>
        <w:pStyle w:val="FirstParagraph"/>
      </w:pPr>
      <w:ins w:id="1131" w:author="PR Preview" w:date="2026-01-01T00:00:00Z">
        <w:r>
          <w:t xml:space="preserve">How a model is written affects how well its sampler mixes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[1, Ch. 13], p. 299</w:t>
        </w:r>
      </w:ins>
      <w:ins w:id="1134" w:author="PR Preview" w:date="2026-01-01T00:00:00Z">
        <w:r>
          <w:t xml:space="preserve">.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Two algebraically equivalent parameterizations of the same model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can produce chains with very different autocorrelation.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Strong posterior correlation between parameters slows a sampler</w:t>
        </w:r>
      </w:ins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that updates one component at a time,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because each update can move only a short way along a narrow, tilted ridge,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as</w:t>
        </w:r>
      </w:ins>
      <w:ins w:id="1147" w:author="PR Preview" w:date="2026-01-01T00:00:00Z">
        <w:r>
          <w:t xml:space="preserve"> </w:t>
        </w:r>
      </w:ins>
      <w:hyperlink w:anchor="exm-gibbs-bivariate-normal">
        <w:ins w:id="1148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shows with</w:t>
        </w:r>
      </w:ins>
      <w:ins w:id="1151" w:author="PR Preview" w:date="2026-01-01T00:00:00Z">
        <w:r>
          <w:t xml:space="preserve"> </w:t>
        </w:r>
      </w:ins>
      <m:oMath>
        <m:r>
          <m:t>ρ</m:t>
        </m:r>
        <m:r>
          <m:rPr>
            <m:sty m:val="p"/>
          </m:rPr>
          <m:t>=</m:t>
        </m:r>
        <m:r>
          <m:t>0.99</m:t>
        </m:r>
      </m:oMath>
      <w:ins w:id="1152" w:author="PR Preview" w:date="2026-01-01T00:00:00Z">
        <w:r>
          <w:t xml:space="preserve">.</w:t>
        </w:r>
      </w:ins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del w:id="1153" w:author="PR Preview" w:date="2026-01-01T00:00:00Z">
        <w:r>
          <w:delText xml:space="preserve">To compare models fit to the same data by Bayesian inference,</w:delText>
        </w:r>
      </w:del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we need a measure that balances goodness of fit against complexity,</w:delText>
        </w:r>
      </w:del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as</w:delText>
        </w:r>
      </w:del>
      <w:del w:id="1158" w:author="PR Preview" w:date="2026-01-01T00:00:00Z">
        <w:r>
          <w:delText xml:space="preserve"> </w:delText>
        </w:r>
      </w:del>
      <w:hyperlink r:id="rId69">
        <w:del w:id="1159" w:author="PR Preview" w:date="2026-01-01T00:00:00Z">
          <w:r>
            <w:rPr>
              <w:rStyle w:val="Hyperlink"/>
            </w:rPr>
            <w:delText xml:space="preserve">Akaike’s information criterion</w:delText>
          </w:r>
        </w:del>
      </w:hyperlink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does for models fit by maximum likelihood.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The standard criterion computed from MCMC output</w:delText>
        </w:r>
      </w:del>
      <w:del w:id="1164" w:author="PR Preview" w:date="2026-01-01T00:00:00Z">
        <w:r>
          <w:delText xml:space="preserve"> </w:delText>
        </w:r>
      </w:del>
      <w:del w:id="1165" w:author="PR Preview" w:date="2026-01-01T00:00:00Z">
        <w:r>
          <w:delText xml:space="preserve">is the deviance information criterion</w:delText>
        </w:r>
      </w:del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(Dobson and Barnett 2018, chap. 13, p. 306)</w:delText>
        </w:r>
      </w:del>
      <w:del w:id="1168" w:author="PR Preview" w:date="2026-01-01T00:00:00Z">
        <w:r>
          <w:delText xml:space="preserve">.</w:delText>
        </w:r>
      </w:del>
    </w:p>
    <w:p>
      <w:pPr>
        <w:pStyle w:val="FirstParagraph"/>
      </w:pPr>
      <w:ins w:id="1169" w:author="PR Preview" w:date="2026-01-01T00:00:00Z">
        <w:r>
          <w:t xml:space="preserve">To compare models fit to the same data by Bayesian inference,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we need a measure that balances goodness of fit against complexity,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as</w:t>
        </w:r>
      </w:ins>
      <w:ins w:id="1174" w:author="PR Preview" w:date="2026-01-01T00:00:00Z">
        <w:r>
          <w:t xml:space="preserve"> </w:t>
        </w:r>
      </w:ins>
      <w:hyperlink r:id="rId69">
        <w:ins w:id="1175" w:author="PR Preview" w:date="2026-01-01T00:00:00Z">
          <w:r>
            <w:rPr>
              <w:rStyle w:val="Hyperlink"/>
            </w:rPr>
            <w:t xml:space="preserve">Akaike’s information criterion</w:t>
          </w:r>
        </w:ins>
      </w:hyperlink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does for models fit by maximum likelihood.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The standard criterion computed from MCMC output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is the deviance information criterion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[1, Ch. 13], p. 306</w:t>
        </w:r>
      </w:ins>
      <w:ins w:id="1184" w:author="PR Preview" w:date="2026-01-01T00:00:00Z">
        <w:r>
          <w:t xml:space="preserve">.</w:t>
        </w:r>
      </w:ins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del w:id="1185" w:author="PR Preview" w:date="2026-01-01T00:00:00Z">
        <w:r>
          <w:delText xml:space="preserve">Source: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Wikipedia contributors (2026a)</w:delText>
        </w:r>
      </w:del>
      <w:del w:id="1188" w:author="PR Preview" w:date="2026-01-01T00:00:00Z">
        <w:r>
          <w:delText xml:space="preserve">.</w:delText>
        </w:r>
      </w:del>
    </w:p>
    <w:p>
      <w:pPr>
        <w:pStyle w:val="BodyText"/>
      </w:pPr>
      <w:ins w:id="1189" w:author="PR Preview" w:date="2026-01-01T00:00:00Z">
        <w:r>
          <w:t xml:space="preserve">Source: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Wikipedia contributors [11]</w:t>
        </w:r>
      </w:ins>
      <w:ins w:id="1192" w:author="PR Preview" w:date="2026-01-01T00:00:00Z">
        <w:r>
          <w:t xml:space="preserve">.</w:t>
        </w:r>
      </w:ins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del w:id="1193" w:author="PR Preview" w:date="2026-01-01T00:00:00Z">
        <w:r>
          <w:delText xml:space="preserve">The term</w:delText>
        </w:r>
      </w:del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$D(\bar{\mathord{\smash[b]{\underset{\raise.3ex\hbox{$\scriptstyle\sim$}}{\theta}}\vphantom{\theta}}})$</w:delText>
        </w:r>
      </w:del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rewards fit,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while</w:delText>
        </w:r>
      </w:del>
      <w:del w:id="1200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D</m:t>
            </m:r>
          </m:sub>
        </m:sSub>
      </m:oMath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penalizes complexity: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it measures how much the deviance is reduced, on average,</w:delText>
        </w:r>
      </w:del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by letting the parameters adapt to the data.</w:delText>
        </w:r>
      </w:del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As with Akaike’s criterion, lower DIC is better,</w:delText>
        </w:r>
      </w:del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and only differences in DIC between models fit to the same data are meaningful</w:delText>
        </w:r>
      </w:del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(Dobson and Barnett 2018, chap. 13, p. 306)</w:delText>
        </w:r>
      </w:del>
      <w:del w:id="1213" w:author="PR Preview" w:date="2026-01-01T00:00:00Z">
        <w:r>
          <w:delText xml:space="preserve">.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Both</w:delText>
        </w:r>
      </w:del>
      <w:del w:id="1216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t>D</m:t>
            </m:r>
          </m:e>
        </m:bar>
      </m:oMath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and</w:delText>
        </w:r>
      </w:del>
      <w:del w:id="1219" w:author="PR Preview" w:date="2026-01-01T00:00:00Z">
        <w:r>
          <w:delText xml:space="preserve"> </w:delText>
        </w:r>
      </w:del>
      <w:del w:id="1220" w:author="PR Preview" w:date="2026-01-01T00:00:00Z">
        <w:r>
          <w:delText xml:space="preserve">$\bar{\mathord{\smash[b]{\underset{\raise.3ex\hbox{$\scriptstyle\sim$}}{\theta}}\vphantom{\theta}}}$</w:delText>
        </w:r>
      </w:del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are</w:delText>
        </w:r>
      </w:del>
      <w:del w:id="1223" w:author="PR Preview" w:date="2026-01-01T00:00:00Z">
        <w:r>
          <w:delText xml:space="preserve"> </w:delText>
        </w:r>
      </w:del>
      <w:hyperlink w:anchor="def-monte-carlo-estimate">
        <w:del w:id="1224" w:author="PR Preview" w:date="2026-01-01T00:00:00Z">
          <w:r>
            <w:rPr>
              <w:rStyle w:val="Hyperlink"/>
            </w:rPr>
            <w:delText xml:space="preserve">Monte Carlo estimates</w:delText>
          </w:r>
        </w:del>
      </w:hyperlink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from the posterior draws,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so DIC is a by-product of an MCMC run.</w:delText>
        </w:r>
      </w:del>
    </w:p>
    <w:p>
      <w:pPr>
        <w:pStyle w:val="FirstParagraph"/>
      </w:pPr>
      <w:ins w:id="1229" w:author="PR Preview" w:date="2026-01-01T00:00:00Z">
        <w:r>
          <w:t xml:space="preserve">The term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$D(\bar{\mathord{\smash[b]{\underset{\raise.3ex\hbox{$\scriptstyle\sim$}}{\theta}}\vphantom{\theta}}})$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rewards fit,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while</w:t>
        </w:r>
      </w:ins>
      <w:ins w:id="1236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D</m:t>
            </m:r>
          </m:sub>
        </m:sSub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penalizes complexity: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it measures how much the deviance is reduced, on average,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by letting the parameters adapt to the data.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As with Akaike’s criterion, lower DIC is better,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and only differences in DIC between models fit to the same data are meaningful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[1, Ch. 13], p. 306</w:t>
        </w:r>
      </w:ins>
      <w:ins w:id="1249" w:author="PR Preview" w:date="2026-01-01T00:00:00Z">
        <w:r>
          <w:t xml:space="preserve">.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Both</w:t>
        </w:r>
      </w:ins>
      <w:ins w:id="1252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t>D</m:t>
            </m:r>
          </m:e>
        </m:ba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and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$\bar{\mathord{\smash[b]{\underset{\raise.3ex\hbox{$\scriptstyle\sim$}}{\theta}}\vphantom{\theta}}}$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are</w:t>
        </w:r>
      </w:ins>
      <w:ins w:id="1259" w:author="PR Preview" w:date="2026-01-01T00:00:00Z">
        <w:r>
          <w:t xml:space="preserve"> </w:t>
        </w:r>
      </w:ins>
      <w:hyperlink w:anchor="def-monte-carlo-estimate">
        <w:ins w:id="1260" w:author="PR Preview" w:date="2026-01-01T00:00:00Z">
          <w:r>
            <w:rPr>
              <w:rStyle w:val="Hyperlink"/>
            </w:rPr>
            <w:t xml:space="preserve">Monte Carlo estimates</w:t>
          </w:r>
        </w:ins>
      </w:hyperlink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from the posterior draws,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so DIC is a by-product of an MCMC run.</w:t>
        </w:r>
      </w:ins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del w:id="1265" w:author="PR Preview" w:date="2026-01-01T00:00:00Z">
        <w:r>
          <w:rPr>
            <w:i/>
            <w:iCs/>
          </w:rPr>
          <w:delText xml:space="preserve">Remark 2</w:delText>
        </w:r>
      </w:del>
      <w:del w:id="1266" w:author="PR Preview" w:date="2026-01-01T00:00:00Z">
        <w:r>
          <w:delText xml:space="preserve"> (Cautions about DIC). </w:delText>
        </w:r>
      </w:del>
      <w:del w:id="1267" w:author="PR Preview" w:date="2026-01-01T00:00:00Z">
        <w:r>
          <w:delText xml:space="preserve">DIC should be used with care: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it can behave poorly for models with weakly identified parameters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or markedly non-Gaussian posteriors</w:delText>
        </w:r>
      </w:del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(Dobson and Barnett 2018, chap. 13, p. 306)</w:delText>
        </w:r>
      </w:del>
      <w:del w:id="1274" w:author="PR Preview" w:date="2026-01-01T00:00:00Z">
        <w:r>
          <w:delText xml:space="preserve">.</w:delText>
        </w:r>
      </w:del>
    </w:p>
    <w:p>
      <w:pPr>
        <w:pStyle w:val="BodyText"/>
      </w:pPr>
      <w:ins w:id="1275" w:author="PR Preview" w:date="2026-01-01T00:00:00Z">
        <w:r>
          <w:rPr>
            <w:i/>
            <w:iCs/>
          </w:rPr>
          <w:t xml:space="preserve">Remark 2</w:t>
        </w:r>
      </w:ins>
      <w:ins w:id="1276" w:author="PR Preview" w:date="2026-01-01T00:00:00Z">
        <w:r>
          <w:t xml:space="preserve"> (Cautions about DIC). </w:t>
        </w:r>
      </w:ins>
      <w:ins w:id="1277" w:author="PR Preview" w:date="2026-01-01T00:00:00Z">
        <w:r>
          <w:t xml:space="preserve">DIC should be used with care:</w:t>
        </w:r>
      </w:ins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it can behave poorly for models with weakly identified parameters</w:t>
        </w:r>
      </w:ins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or markedly non-Gaussian posteriors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[1, Ch. 13], p. 306</w:t>
        </w:r>
      </w:ins>
      <w:ins w:id="1284" w:author="PR Preview" w:date="2026-01-01T00:00:00Z">
        <w:r>
          <w:t xml:space="preserve">.</w:t>
        </w:r>
      </w:ins>
    </w:p>
    <w:bookmarkEnd w:id="75"/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del w:id="1285" w:author="PR Preview" w:date="2026-01-01T00:00:00Z">
        <w:r>
          <w:delText xml:space="preserve">Wikipedia contributors (2026d)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— the family of samplers and their diagnostics</w:delText>
        </w:r>
      </w:del>
    </w:p>
    <w:p>
      <w:pPr>
        <w:numPr>
          <w:ilvl w:val="0"/>
          <w:numId w:val="1002"/>
        </w:numPr>
      </w:pPr>
      <w:del w:id="1288" w:author="PR Preview" w:date="2026-01-01T00:00:00Z">
        <w:r>
          <w:delText xml:space="preserve">Wikipedia contributors (2026e)</w:delText>
        </w:r>
      </w:del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— the algorithm and its variants</w:delText>
        </w:r>
      </w:del>
    </w:p>
    <w:p>
      <w:pPr>
        <w:numPr>
          <w:ilvl w:val="0"/>
          <w:numId w:val="1002"/>
        </w:numPr>
      </w:pPr>
      <w:del w:id="1291" w:author="PR Preview" w:date="2026-01-01T00:00:00Z">
        <w:r>
          <w:delText xml:space="preserve">Wikipedia contributors (2026b)</w:delText>
        </w:r>
      </w:del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— sampling from full conditional distributions</w:delText>
        </w:r>
      </w:del>
    </w:p>
    <w:p>
      <w:pPr>
        <w:numPr>
          <w:ilvl w:val="0"/>
          <w:numId w:val="1002"/>
        </w:numPr>
      </w:pPr>
      <w:del w:id="1294" w:author="PR Preview" w:date="2026-01-01T00:00:00Z">
        <w:r>
          <w:delText xml:space="preserve">Wikipedia contributors (2026f)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— Monte Carlo estimation, with examples</w:delText>
        </w:r>
      </w:del>
    </w:p>
    <w:p>
      <w:pPr>
        <w:numPr>
          <w:ilvl w:val="0"/>
          <w:numId w:val="1002"/>
        </w:numPr>
      </w:pPr>
      <w:del w:id="1297" w:author="PR Preview" w:date="2026-01-01T00:00:00Z">
        <w:r>
          <w:delText xml:space="preserve">Wikipedia contributors (2026c)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— Markov chains and their stationary distributions</w:delText>
        </w:r>
      </w:del>
    </w:p>
    <w:p>
      <w:pPr>
        <w:numPr>
          <w:ilvl w:val="0"/>
          <w:numId w:val="1002"/>
        </w:numPr>
      </w:pPr>
      <w:del w:id="1300" w:author="PR Preview" w:date="2026-01-01T00:00:00Z">
        <w:r>
          <w:delText xml:space="preserve">Wikipedia contributors (2026a)</w:delText>
        </w:r>
      </w:del>
      <w:del w:id="1301" w:author="PR Preview" w:date="2026-01-01T00:00:00Z">
        <w:r>
          <w:delText xml:space="preserve"> </w:delText>
        </w:r>
      </w:del>
      <w:del w:id="1302" w:author="PR Preview" w:date="2026-01-01T00:00:00Z">
        <w:r>
          <w:delText xml:space="preserve">— the criterion and its effective number of parameters</w:delText>
        </w:r>
      </w:del>
    </w:p>
    <w:p>
      <w:pPr>
        <w:numPr>
          <w:ilvl w:val="0"/>
          <w:numId w:val="1002"/>
        </w:numPr>
      </w:pPr>
      <w:ins w:id="1303" w:author="PR Preview" w:date="2026-01-01T00:00:00Z">
        <w:r>
          <w:t xml:space="preserve">Wikipedia contributors [2]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— the family of samplers and their diagnostics</w:t>
        </w:r>
      </w:ins>
    </w:p>
    <w:p>
      <w:pPr>
        <w:numPr>
          <w:ilvl w:val="0"/>
          <w:numId w:val="1002"/>
        </w:numPr>
      </w:pPr>
      <w:ins w:id="1306" w:author="PR Preview" w:date="2026-01-01T00:00:00Z">
        <w:r>
          <w:t xml:space="preserve">Wikipedia contributors [9]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— the algorithm and its variants</w:t>
        </w:r>
      </w:ins>
    </w:p>
    <w:p>
      <w:pPr>
        <w:numPr>
          <w:ilvl w:val="0"/>
          <w:numId w:val="1002"/>
        </w:numPr>
      </w:pPr>
      <w:ins w:id="1309" w:author="PR Preview" w:date="2026-01-01T00:00:00Z">
        <w:r>
          <w:t xml:space="preserve">Wikipedia contributors [10]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— sampling from full conditional distributions</w:t>
        </w:r>
      </w:ins>
    </w:p>
    <w:p>
      <w:pPr>
        <w:numPr>
          <w:ilvl w:val="0"/>
          <w:numId w:val="1002"/>
        </w:numPr>
      </w:pPr>
      <w:ins w:id="1312" w:author="PR Preview" w:date="2026-01-01T00:00:00Z">
        <w:r>
          <w:t xml:space="preserve">Wikipedia contributors [3]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— Monte Carlo estimation, with examples</w:t>
        </w:r>
      </w:ins>
    </w:p>
    <w:p>
      <w:pPr>
        <w:numPr>
          <w:ilvl w:val="0"/>
          <w:numId w:val="1002"/>
        </w:numPr>
      </w:pPr>
      <w:ins w:id="1315" w:author="PR Preview" w:date="2026-01-01T00:00:00Z">
        <w:r>
          <w:t xml:space="preserve">Wikipedia contributors [4]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— Markov chains and their stationary distributions</w:t>
        </w:r>
      </w:ins>
    </w:p>
    <w:p>
      <w:pPr>
        <w:numPr>
          <w:ilvl w:val="0"/>
          <w:numId w:val="1002"/>
        </w:numPr>
      </w:pPr>
      <w:ins w:id="1318" w:author="PR Preview" w:date="2026-01-01T00:00:00Z">
        <w:r>
          <w:t xml:space="preserve">Wikipedia contributors [11]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— the criterion and its effective number of parameters</w:t>
        </w:r>
      </w:ins>
    </w:p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dobson4e"/>
    <w:p>
      <w:pPr>
        <w:pStyle w:val="Bibliography"/>
      </w:pPr>
      <w:del w:id="1321" w:author="PR Preview" w:date="2026-01-01T00:00:00Z">
        <w:r>
          <w:delText xml:space="preserve">Casella, George, and Roger Berger. 2002.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rPr>
            <w:i/>
            <w:iCs/>
          </w:rPr>
          <w:delText xml:space="preserve">Statistical Inference</w:delText>
        </w:r>
      </w:del>
      <w:del w:id="1324" w:author="PR Preview" w:date="2026-01-01T00:00:00Z">
        <w:r>
          <w:delText xml:space="preserve">. 2nd ed. Cengage Learning.</w:delText>
        </w:r>
      </w:del>
      <w:del w:id="1325" w:author="PR Preview" w:date="2026-01-01T00:00:00Z">
        <w:r>
          <w:delText xml:space="preserve"> </w:delText>
        </w:r>
      </w:del>
      <w:hyperlink r:id="rId88">
        <w:del w:id="1326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1327" w:author="PR Preview" w:date="2026-01-01T00:00:00Z">
        <w:r>
          <w:delText xml:space="preserve">.</w:delText>
        </w:r>
      </w:del>
    </w:p>
    <w:p>
      <w:pPr>
        <w:pStyle w:val="Bibliography"/>
      </w:pPr>
      <w:del w:id="1328" w:author="PR Preview" w:date="2026-01-01T00:00:00Z">
        <w:r>
          <w:delText xml:space="preserve">Dobson, Annette J, and Adrian G Barnett. 2018.</w:delText>
        </w:r>
      </w:del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rPr>
            <w:i/>
            <w:iCs/>
          </w:rPr>
          <w:delText xml:space="preserve">An Introduction to Generalized Linear Models</w:delText>
        </w:r>
      </w:del>
      <w:del w:id="1331" w:author="PR Preview" w:date="2026-01-01T00:00:00Z">
        <w:r>
          <w:delText xml:space="preserve">. 4th ed. CRC press.</w:delText>
        </w:r>
      </w:del>
      <w:del w:id="1332" w:author="PR Preview" w:date="2026-01-01T00:00:00Z">
        <w:r>
          <w:delText xml:space="preserve"> </w:delText>
        </w:r>
      </w:del>
      <w:hyperlink r:id="rId78">
        <w:del w:id="1333" w:author="PR Preview" w:date="2026-01-01T00:00:00Z">
          <w:r>
            <w:rPr>
              <w:rStyle w:val="Hyperlink"/>
            </w:rPr>
            <w:delText xml:space="preserve">https://doi.org/10.1201/9781315182780</w:delText>
          </w:r>
        </w:del>
      </w:hyperlink>
      <w:del w:id="1334" w:author="PR Preview" w:date="2026-01-01T00:00:00Z">
        <w:r>
          <w:delText xml:space="preserve">.</w:delText>
        </w:r>
      </w:del>
    </w:p>
    <w:p>
      <w:pPr>
        <w:pStyle w:val="Bibliography"/>
      </w:pPr>
      <w:del w:id="1335" w:author="PR Preview" w:date="2026-01-01T00:00:00Z">
        <w:r>
          <w:delText xml:space="preserve">Gelman, Andrew, John B. Carlin, Hal S. Stern, David B. Dunson, Aki Vehtari, and Donald B. Rubin. 2013.</w:delText>
        </w:r>
      </w:del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rPr>
            <w:i/>
            <w:iCs/>
          </w:rPr>
          <w:delText xml:space="preserve">Bayesian Data Analysis</w:delText>
        </w:r>
      </w:del>
      <w:del w:id="1338" w:author="PR Preview" w:date="2026-01-01T00:00:00Z">
        <w:r>
          <w:delText xml:space="preserve">. 3rd ed. Chapman &amp; Hall/CRC Texts in Statistical Science. CRC Press.</w:delText>
        </w:r>
      </w:del>
      <w:del w:id="1339" w:author="PR Preview" w:date="2026-01-01T00:00:00Z">
        <w:r>
          <w:delText xml:space="preserve"> </w:delText>
        </w:r>
      </w:del>
      <w:hyperlink r:id="rId90">
        <w:del w:id="1340" w:author="PR Preview" w:date="2026-01-01T00:00:00Z">
          <w:r>
            <w:rPr>
              <w:rStyle w:val="Hyperlink"/>
            </w:rPr>
            <w:delText xml:space="preserve">https://doi.org/10.1201/b16018</w:delText>
          </w:r>
        </w:del>
      </w:hyperlink>
      <w:del w:id="1341" w:author="PR Preview" w:date="2026-01-01T00:00:00Z">
        <w:r>
          <w:delText xml:space="preserve">.</w:delText>
        </w:r>
      </w:del>
    </w:p>
    <w:p>
      <w:pPr>
        <w:pStyle w:val="Bibliography"/>
      </w:pPr>
      <w:del w:id="1342" w:author="PR Preview" w:date="2026-01-01T00:00:00Z">
        <w:r>
          <w:delText xml:space="preserve">Robert, Christian P., and George Casella. 2004.</w:delText>
        </w:r>
      </w:del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rPr>
            <w:i/>
            <w:iCs/>
          </w:rPr>
          <w:delText xml:space="preserve">Monte Carlo Statistical Methods</w:delText>
        </w:r>
      </w:del>
      <w:del w:id="1345" w:author="PR Preview" w:date="2026-01-01T00:00:00Z">
        <w:r>
          <w:delText xml:space="preserve">. 2nd ed. Springer Texts in Statistics. Springer.</w:delText>
        </w:r>
      </w:del>
      <w:del w:id="1346" w:author="PR Preview" w:date="2026-01-01T00:00:00Z">
        <w:r>
          <w:delText xml:space="preserve"> </w:delText>
        </w:r>
      </w:del>
      <w:hyperlink r:id="rId92">
        <w:del w:id="1347" w:author="PR Preview" w:date="2026-01-01T00:00:00Z">
          <w:r>
            <w:rPr>
              <w:rStyle w:val="Hyperlink"/>
            </w:rPr>
            <w:delText xml:space="preserve">https://doi.org/10.1007/978-1-4757-4145-2</w:delText>
          </w:r>
        </w:del>
      </w:hyperlink>
      <w:del w:id="1348" w:author="PR Preview" w:date="2026-01-01T00:00:00Z">
        <w:r>
          <w:delText xml:space="preserve">.</w:delText>
        </w:r>
      </w:del>
    </w:p>
    <w:p>
      <w:pPr>
        <w:pStyle w:val="Bibliography"/>
      </w:pPr>
      <w:del w:id="1349" w:author="PR Preview" w:date="2026-01-01T00:00:00Z">
        <w:r>
          <w:delText xml:space="preserve">Wikipedia contributors. 2026a.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rPr>
            <w:i/>
            <w:iCs/>
          </w:rPr>
          <w:delText xml:space="preserve">Deviance Information Criterion —</w:delText>
        </w:r>
      </w:del>
      <w:del w:id="1352" w:author="PR Preview" w:date="2026-01-01T00:00:00Z">
        <w:r>
          <w:rPr>
            <w:i/>
            <w:iCs/>
          </w:rPr>
          <w:delText xml:space="preserve"> </w:delText>
        </w:r>
      </w:del>
      <w:del w:id="1353" w:author="PR Preview" w:date="2026-01-01T00:00:00Z">
        <w:r>
          <w:rPr>
            <w:i/>
            <w:iCs/>
          </w:rPr>
          <w:delText xml:space="preserve">Wikipedia</w:delText>
        </w:r>
      </w:del>
      <w:del w:id="1354" w:author="PR Preview" w:date="2026-01-01T00:00:00Z">
        <w:r>
          <w:rPr>
            <w:i/>
            <w:iCs/>
          </w:rPr>
          <w:delText xml:space="preserve">,</w:delText>
        </w:r>
      </w:del>
      <w:del w:id="1355" w:author="PR Preview" w:date="2026-01-01T00:00:00Z">
        <w:r>
          <w:rPr>
            <w:i/>
            <w:iCs/>
          </w:rPr>
          <w:delText xml:space="preserve"> </w:delText>
        </w:r>
      </w:del>
      <w:del w:id="1356" w:author="PR Preview" w:date="2026-01-01T00:00:00Z">
        <w:r>
          <w:rPr>
            <w:i/>
            <w:iCs/>
          </w:rPr>
          <w:delText xml:space="preserve">the Free Encyclopedia</w:delText>
        </w:r>
      </w:del>
      <w:del w:id="1357" w:author="PR Preview" w:date="2026-01-01T00:00:00Z">
        <w:r>
          <w:delText xml:space="preserve">.</w:delText>
        </w:r>
      </w:del>
      <w:del w:id="1358" w:author="PR Preview" w:date="2026-01-01T00:00:00Z">
        <w:r>
          <w:delText xml:space="preserve"> </w:delText>
        </w:r>
      </w:del>
      <w:hyperlink r:id="rId98">
        <w:del w:id="1359" w:author="PR Preview" w:date="2026-01-01T00:00:00Z">
          <w:r>
            <w:rPr>
              <w:rStyle w:val="Hyperlink"/>
            </w:rPr>
            <w:delText xml:space="preserve">https://en.wikipedia.org/wiki/Deviance_information_criterion</w:delText>
          </w:r>
        </w:del>
      </w:hyperlink>
      <w:del w:id="1360" w:author="PR Preview" w:date="2026-01-01T00:00:00Z">
        <w:r>
          <w:delText xml:space="preserve">.</w:delText>
        </w:r>
      </w:del>
    </w:p>
    <w:p>
      <w:pPr>
        <w:pStyle w:val="Bibliography"/>
      </w:pPr>
      <w:del w:id="1361" w:author="PR Preview" w:date="2026-01-01T00:00:00Z">
        <w:r>
          <w:delText xml:space="preserve">Wikipedia contributors. 2026b.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rPr>
            <w:i/>
            <w:iCs/>
          </w:rPr>
          <w:delText xml:space="preserve">Gibbs Sampling —</w:delText>
        </w:r>
      </w:del>
      <w:del w:id="1364" w:author="PR Preview" w:date="2026-01-01T00:00:00Z">
        <w:r>
          <w:rPr>
            <w:i/>
            <w:iCs/>
          </w:rPr>
          <w:delText xml:space="preserve"> </w:delText>
        </w:r>
      </w:del>
      <w:del w:id="1365" w:author="PR Preview" w:date="2026-01-01T00:00:00Z">
        <w:r>
          <w:rPr>
            <w:i/>
            <w:iCs/>
          </w:rPr>
          <w:delText xml:space="preserve">Wikipedia</w:delText>
        </w:r>
      </w:del>
      <w:del w:id="1366" w:author="PR Preview" w:date="2026-01-01T00:00:00Z">
        <w:r>
          <w:rPr>
            <w:i/>
            <w:iCs/>
          </w:rPr>
          <w:delText xml:space="preserve">,</w:delText>
        </w:r>
      </w:del>
      <w:del w:id="1367" w:author="PR Preview" w:date="2026-01-01T00:00:00Z">
        <w:r>
          <w:rPr>
            <w:i/>
            <w:iCs/>
          </w:rPr>
          <w:delText xml:space="preserve"> </w:delText>
        </w:r>
      </w:del>
      <w:del w:id="1368" w:author="PR Preview" w:date="2026-01-01T00:00:00Z">
        <w:r>
          <w:rPr>
            <w:i/>
            <w:iCs/>
          </w:rPr>
          <w:delText xml:space="preserve">the Free Encyclopedia</w:delText>
        </w:r>
      </w:del>
      <w:del w:id="1369" w:author="PR Preview" w:date="2026-01-01T00:00:00Z">
        <w:r>
          <w:delText xml:space="preserve">.</w:delText>
        </w:r>
      </w:del>
      <w:del w:id="1370" w:author="PR Preview" w:date="2026-01-01T00:00:00Z">
        <w:r>
          <w:delText xml:space="preserve"> </w:delText>
        </w:r>
      </w:del>
      <w:hyperlink r:id="rId96">
        <w:del w:id="1371" w:author="PR Preview" w:date="2026-01-01T00:00:00Z">
          <w:r>
            <w:rPr>
              <w:rStyle w:val="Hyperlink"/>
            </w:rPr>
            <w:delText xml:space="preserve">https://en.wikipedia.org/wiki/Gibbs_sampling</w:delText>
          </w:r>
        </w:del>
      </w:hyperlink>
      <w:del w:id="1372" w:author="PR Preview" w:date="2026-01-01T00:00:00Z">
        <w:r>
          <w:delText xml:space="preserve">.</w:delText>
        </w:r>
      </w:del>
    </w:p>
    <w:p>
      <w:pPr>
        <w:pStyle w:val="Bibliography"/>
      </w:pPr>
      <w:del w:id="1373" w:author="PR Preview" w:date="2026-01-01T00:00:00Z">
        <w:r>
          <w:delText xml:space="preserve">Wikipedia contributors. 2026c.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rPr>
            <w:i/>
            <w:iCs/>
          </w:rPr>
          <w:delText xml:space="preserve">Markov Chain —</w:delText>
        </w:r>
      </w:del>
      <w:del w:id="1376" w:author="PR Preview" w:date="2026-01-01T00:00:00Z">
        <w:r>
          <w:rPr>
            <w:i/>
            <w:iCs/>
          </w:rPr>
          <w:delText xml:space="preserve"> </w:delText>
        </w:r>
      </w:del>
      <w:del w:id="1377" w:author="PR Preview" w:date="2026-01-01T00:00:00Z">
        <w:r>
          <w:rPr>
            <w:i/>
            <w:iCs/>
          </w:rPr>
          <w:delText xml:space="preserve">Wikipedia</w:delText>
        </w:r>
      </w:del>
      <w:del w:id="1378" w:author="PR Preview" w:date="2026-01-01T00:00:00Z">
        <w:r>
          <w:rPr>
            <w:i/>
            <w:iCs/>
          </w:rPr>
          <w:delText xml:space="preserve">,</w:delText>
        </w:r>
      </w:del>
      <w:del w:id="1379" w:author="PR Preview" w:date="2026-01-01T00:00:00Z">
        <w:r>
          <w:rPr>
            <w:i/>
            <w:iCs/>
          </w:rPr>
          <w:delText xml:space="preserve"> </w:delText>
        </w:r>
      </w:del>
      <w:del w:id="1380" w:author="PR Preview" w:date="2026-01-01T00:00:00Z">
        <w:r>
          <w:rPr>
            <w:i/>
            <w:iCs/>
          </w:rPr>
          <w:delText xml:space="preserve">the Free Encyclopedia</w:delText>
        </w:r>
      </w:del>
      <w:del w:id="1381" w:author="PR Preview" w:date="2026-01-01T00:00:00Z">
        <w:r>
          <w:delText xml:space="preserve">.</w:delText>
        </w:r>
      </w:del>
      <w:del w:id="1382" w:author="PR Preview" w:date="2026-01-01T00:00:00Z">
        <w:r>
          <w:delText xml:space="preserve"> </w:delText>
        </w:r>
      </w:del>
      <w:hyperlink r:id="rId84">
        <w:del w:id="1383" w:author="PR Preview" w:date="2026-01-01T00:00:00Z">
          <w:r>
            <w:rPr>
              <w:rStyle w:val="Hyperlink"/>
            </w:rPr>
            <w:delText xml:space="preserve">https://en.wikipedia.org/wiki/Markov_chain</w:delText>
          </w:r>
        </w:del>
      </w:hyperlink>
      <w:del w:id="1384" w:author="PR Preview" w:date="2026-01-01T00:00:00Z">
        <w:r>
          <w:delText xml:space="preserve">.</w:delText>
        </w:r>
      </w:del>
    </w:p>
    <w:p>
      <w:pPr>
        <w:pStyle w:val="Bibliography"/>
      </w:pPr>
      <w:del w:id="1385" w:author="PR Preview" w:date="2026-01-01T00:00:00Z">
        <w:r>
          <w:delText xml:space="preserve">Wikipedia contributors. 2026d.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rPr>
            <w:i/>
            <w:iCs/>
          </w:rPr>
          <w:delText xml:space="preserve">Markov Chain Monte Carlo —</w:delText>
        </w:r>
      </w:del>
      <w:del w:id="1388" w:author="PR Preview" w:date="2026-01-01T00:00:00Z">
        <w:r>
          <w:rPr>
            <w:i/>
            <w:iCs/>
          </w:rPr>
          <w:delText xml:space="preserve"> </w:delText>
        </w:r>
      </w:del>
      <w:del w:id="1389" w:author="PR Preview" w:date="2026-01-01T00:00:00Z">
        <w:r>
          <w:rPr>
            <w:i/>
            <w:iCs/>
          </w:rPr>
          <w:delText xml:space="preserve">Wikipedia</w:delText>
        </w:r>
      </w:del>
      <w:del w:id="1390" w:author="PR Preview" w:date="2026-01-01T00:00:00Z">
        <w:r>
          <w:rPr>
            <w:i/>
            <w:iCs/>
          </w:rPr>
          <w:delText xml:space="preserve">,</w:delText>
        </w:r>
      </w:del>
      <w:del w:id="1391" w:author="PR Preview" w:date="2026-01-01T00:00:00Z">
        <w:r>
          <w:rPr>
            <w:i/>
            <w:iCs/>
          </w:rPr>
          <w:delText xml:space="preserve"> </w:delText>
        </w:r>
      </w:del>
      <w:del w:id="1392" w:author="PR Preview" w:date="2026-01-01T00:00:00Z">
        <w:r>
          <w:rPr>
            <w:i/>
            <w:iCs/>
          </w:rPr>
          <w:delText xml:space="preserve">the Free Encyclopedia</w:delText>
        </w:r>
      </w:del>
      <w:del w:id="1393" w:author="PR Preview" w:date="2026-01-01T00:00:00Z">
        <w:r>
          <w:delText xml:space="preserve">.</w:delText>
        </w:r>
      </w:del>
      <w:del w:id="1394" w:author="PR Preview" w:date="2026-01-01T00:00:00Z">
        <w:r>
          <w:delText xml:space="preserve"> </w:delText>
        </w:r>
      </w:del>
      <w:hyperlink r:id="rId80">
        <w:del w:id="1395" w:author="PR Preview" w:date="2026-01-01T00:00:00Z">
          <w:r>
            <w:rPr>
              <w:rStyle w:val="Hyperlink"/>
            </w:rPr>
            <w:delText xml:space="preserve">https://en.wikipedia.org/wiki/Markov_chain_Monte_Carlo</w:delText>
          </w:r>
        </w:del>
      </w:hyperlink>
      <w:del w:id="1396" w:author="PR Preview" w:date="2026-01-01T00:00:00Z">
        <w:r>
          <w:delText xml:space="preserve">.</w:delText>
        </w:r>
      </w:del>
    </w:p>
    <w:p>
      <w:pPr>
        <w:pStyle w:val="Bibliography"/>
      </w:pPr>
      <w:del w:id="1397" w:author="PR Preview" w:date="2026-01-01T00:00:00Z">
        <w:r>
          <w:delText xml:space="preserve">Wikipedia contributors. 2026e.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rPr>
            <w:i/>
            <w:iCs/>
          </w:rPr>
          <w:delText xml:space="preserve">Metropolis–Hastings Algorithm —</w:delText>
        </w:r>
      </w:del>
      <w:del w:id="1400" w:author="PR Preview" w:date="2026-01-01T00:00:00Z">
        <w:r>
          <w:rPr>
            <w:i/>
            <w:iCs/>
          </w:rPr>
          <w:delText xml:space="preserve"> </w:delText>
        </w:r>
      </w:del>
      <w:del w:id="1401" w:author="PR Preview" w:date="2026-01-01T00:00:00Z">
        <w:r>
          <w:rPr>
            <w:i/>
            <w:iCs/>
          </w:rPr>
          <w:delText xml:space="preserve">Wikipedia</w:delText>
        </w:r>
      </w:del>
      <w:del w:id="1402" w:author="PR Preview" w:date="2026-01-01T00:00:00Z">
        <w:r>
          <w:rPr>
            <w:i/>
            <w:iCs/>
          </w:rPr>
          <w:delText xml:space="preserve">,</w:delText>
        </w:r>
      </w:del>
      <w:del w:id="1403" w:author="PR Preview" w:date="2026-01-01T00:00:00Z">
        <w:r>
          <w:rPr>
            <w:i/>
            <w:iCs/>
          </w:rPr>
          <w:delText xml:space="preserve"> </w:delText>
        </w:r>
      </w:del>
      <w:del w:id="1404" w:author="PR Preview" w:date="2026-01-01T00:00:00Z">
        <w:r>
          <w:rPr>
            <w:i/>
            <w:iCs/>
          </w:rPr>
          <w:delText xml:space="preserve">the Free Encyclopedia</w:delText>
        </w:r>
      </w:del>
      <w:del w:id="1405" w:author="PR Preview" w:date="2026-01-01T00:00:00Z">
        <w:r>
          <w:delText xml:space="preserve">.</w:delText>
        </w:r>
      </w:del>
      <w:del w:id="1406" w:author="PR Preview" w:date="2026-01-01T00:00:00Z">
        <w:r>
          <w:delText xml:space="preserve"> </w:delText>
        </w:r>
      </w:del>
      <w:hyperlink r:id="rId94">
        <w:del w:id="1407" w:author="PR Preview" w:date="2026-01-01T00:00:00Z">
          <w:r>
            <w:rPr>
              <w:rStyle w:val="Hyperlink"/>
            </w:rPr>
            <w:delText xml:space="preserve">https://en.wikipedia.org/wiki/Metropolis%E2%80%93Hastings_algorithm</w:delText>
          </w:r>
        </w:del>
      </w:hyperlink>
      <w:del w:id="1408" w:author="PR Preview" w:date="2026-01-01T00:00:00Z">
        <w:r>
          <w:delText xml:space="preserve">.</w:delText>
        </w:r>
      </w:del>
    </w:p>
    <w:p>
      <w:pPr>
        <w:pStyle w:val="Bibliography"/>
      </w:pPr>
      <w:del w:id="1409" w:author="PR Preview" w:date="2026-01-01T00:00:00Z">
        <w:r>
          <w:delText xml:space="preserve">Wikipedia contributors. 2026f.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rPr>
            <w:i/>
            <w:iCs/>
          </w:rPr>
          <w:delText xml:space="preserve">Monte Carlo Method —</w:delText>
        </w:r>
      </w:del>
      <w:del w:id="1412" w:author="PR Preview" w:date="2026-01-01T00:00:00Z">
        <w:r>
          <w:rPr>
            <w:i/>
            <w:iCs/>
          </w:rPr>
          <w:delText xml:space="preserve"> </w:delText>
        </w:r>
      </w:del>
      <w:del w:id="1413" w:author="PR Preview" w:date="2026-01-01T00:00:00Z">
        <w:r>
          <w:rPr>
            <w:i/>
            <w:iCs/>
          </w:rPr>
          <w:delText xml:space="preserve">Wikipedia</w:delText>
        </w:r>
      </w:del>
      <w:del w:id="1414" w:author="PR Preview" w:date="2026-01-01T00:00:00Z">
        <w:r>
          <w:rPr>
            <w:i/>
            <w:iCs/>
          </w:rPr>
          <w:delText xml:space="preserve">,</w:delText>
        </w:r>
      </w:del>
      <w:del w:id="1415" w:author="PR Preview" w:date="2026-01-01T00:00:00Z">
        <w:r>
          <w:rPr>
            <w:i/>
            <w:iCs/>
          </w:rPr>
          <w:delText xml:space="preserve"> </w:delText>
        </w:r>
      </w:del>
      <w:del w:id="1416" w:author="PR Preview" w:date="2026-01-01T00:00:00Z">
        <w:r>
          <w:rPr>
            <w:i/>
            <w:iCs/>
          </w:rPr>
          <w:delText xml:space="preserve">the Free Encyclopedia</w:delText>
        </w:r>
      </w:del>
      <w:del w:id="1417" w:author="PR Preview" w:date="2026-01-01T00:00:00Z">
        <w:r>
          <w:delText xml:space="preserve">.</w:delText>
        </w:r>
      </w:del>
      <w:del w:id="1418" w:author="PR Preview" w:date="2026-01-01T00:00:00Z">
        <w:r>
          <w:delText xml:space="preserve"> </w:delText>
        </w:r>
      </w:del>
      <w:hyperlink r:id="rId82">
        <w:del w:id="1419" w:author="PR Preview" w:date="2026-01-01T00:00:00Z">
          <w:r>
            <w:rPr>
              <w:rStyle w:val="Hyperlink"/>
            </w:rPr>
            <w:delText xml:space="preserve">https://en.wikipedia.org/wiki/Monte_Carlo_method</w:delText>
          </w:r>
        </w:del>
      </w:hyperlink>
      <w:del w:id="1420" w:author="PR Preview" w:date="2026-01-01T00:00:00Z">
        <w:r>
          <w:delText xml:space="preserve">.</w:delText>
        </w:r>
      </w:del>
    </w:p>
    <w:p>
      <w:pPr>
        <w:pStyle w:val="Bibliography"/>
      </w:pPr>
      <w:del w:id="1421" w:author="PR Preview" w:date="2026-01-01T00:00:00Z">
        <w:r>
          <w:delText xml:space="preserve">Wikipedia contributors. 2026g.</w:delText>
        </w:r>
      </w:del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rPr>
            <w:i/>
            <w:iCs/>
          </w:rPr>
          <w:delText xml:space="preserve">Stationary Distribution —</w:delText>
        </w:r>
      </w:del>
      <w:del w:id="1424" w:author="PR Preview" w:date="2026-01-01T00:00:00Z">
        <w:r>
          <w:rPr>
            <w:i/>
            <w:iCs/>
          </w:rPr>
          <w:delText xml:space="preserve"> </w:delText>
        </w:r>
      </w:del>
      <w:del w:id="1425" w:author="PR Preview" w:date="2026-01-01T00:00:00Z">
        <w:r>
          <w:rPr>
            <w:i/>
            <w:iCs/>
          </w:rPr>
          <w:delText xml:space="preserve">Wikipedia</w:delText>
        </w:r>
      </w:del>
      <w:del w:id="1426" w:author="PR Preview" w:date="2026-01-01T00:00:00Z">
        <w:r>
          <w:rPr>
            <w:i/>
            <w:iCs/>
          </w:rPr>
          <w:delText xml:space="preserve">,</w:delText>
        </w:r>
      </w:del>
      <w:del w:id="1427" w:author="PR Preview" w:date="2026-01-01T00:00:00Z">
        <w:r>
          <w:rPr>
            <w:i/>
            <w:iCs/>
          </w:rPr>
          <w:delText xml:space="preserve"> </w:delText>
        </w:r>
      </w:del>
      <w:del w:id="1428" w:author="PR Preview" w:date="2026-01-01T00:00:00Z">
        <w:r>
          <w:rPr>
            <w:i/>
            <w:iCs/>
          </w:rPr>
          <w:delText xml:space="preserve">the Free Encyclopedia</w:delText>
        </w:r>
      </w:del>
      <w:del w:id="1429" w:author="PR Preview" w:date="2026-01-01T00:00:00Z">
        <w:r>
          <w:delText xml:space="preserve">.</w:delText>
        </w:r>
      </w:del>
      <w:del w:id="1430" w:author="PR Preview" w:date="2026-01-01T00:00:00Z">
        <w:r>
          <w:delText xml:space="preserve"> </w:delText>
        </w:r>
      </w:del>
      <w:hyperlink r:id="rId86">
        <w:del w:id="1431" w:author="PR Preview" w:date="2026-01-01T00:00:00Z">
          <w:r>
            <w:rPr>
              <w:rStyle w:val="Hyperlink"/>
            </w:rPr>
            <w:delText xml:space="preserve">https://en.wikipedia.org/wiki/Stationary_distribution</w:delText>
          </w:r>
        </w:del>
      </w:hyperlink>
      <w:del w:id="1432" w:author="PR Preview" w:date="2026-01-01T00:00:00Z">
        <w:r>
          <w:delText xml:space="preserve">.</w:delText>
        </w:r>
      </w:del>
    </w:p>
    <w:p>
      <w:pPr>
        <w:pStyle w:val="Bibliography"/>
      </w:pPr>
      <w:ins w:id="1433" w:author="PR Preview" w:date="2026-01-01T00:00:00Z">
        <w:r>
          <w:t xml:space="preserve">[1]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	</w:t>
        </w:r>
      </w:ins>
      <w:ins w:id="1436" w:author="PR Preview" w:date="2026-01-01T00:00:00Z">
        <w:r>
          <w:t xml:space="preserve">A. J. Dobson and A. G. Barnett,</w:t>
        </w:r>
      </w:ins>
      <w:ins w:id="1437" w:author="PR Preview" w:date="2026-01-01T00:00:00Z">
        <w:r>
          <w:t xml:space="preserve"> </w:t>
        </w:r>
      </w:ins>
      <w:ins w:id="1438" w:author="PR Preview" w:date="2026-01-01T00:00:00Z">
        <w:r>
          <w:rPr>
            <w:i/>
            <w:iCs/>
          </w:rPr>
          <w:t xml:space="preserve">An introduction to generalized linear models</w:t>
        </w:r>
      </w:ins>
      <w:ins w:id="1439" w:author="PR Preview" w:date="2026-01-01T00:00:00Z">
        <w:r>
          <w:t xml:space="preserve">, 4th ed. CRC press, 2018. doi:</w:t>
        </w:r>
      </w:ins>
      <w:ins w:id="1440" w:author="PR Preview" w:date="2026-01-01T00:00:00Z">
        <w:r>
          <w:t xml:space="preserve"> </w:t>
        </w:r>
      </w:ins>
      <w:hyperlink r:id="rId78">
        <w:ins w:id="1441" w:author="PR Preview" w:date="2026-01-01T00:00:00Z">
          <w:r>
            <w:rPr>
              <w:rStyle w:val="Hyperlink"/>
            </w:rPr>
            <w:t xml:space="preserve">10.1201/9781315182780</w:t>
          </w:r>
        </w:ins>
      </w:hyperlink>
      <w:ins w:id="1442" w:author="PR Preview" w:date="2026-01-01T00:00:00Z">
        <w:r>
          <w:t xml:space="preserve">.</w:t>
        </w:r>
      </w:ins>
    </w:p>
    <w:bookmarkEnd w:id="79"/>
    <w:bookmarkStart w:id="81" w:name="ref-wikipedia_markov_chain_monte_carlo"/>
    <w:p>
      <w:pPr>
        <w:pStyle w:val="Bibliography"/>
      </w:pPr>
      <w:ins w:id="1443" w:author="PR Preview" w:date="2026-01-01T00:00:00Z">
        <w:r>
          <w:t xml:space="preserve">[2]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	</w:t>
        </w:r>
      </w:ins>
      <w:ins w:id="1446" w:author="PR Preview" w:date="2026-01-01T00:00:00Z">
        <w:r>
          <w:t xml:space="preserve">Wikipedia contributors,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“Markov chain monte carlo —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Wikipedia</w:t>
        </w:r>
      </w:ins>
      <w:ins w:id="1451" w:author="PR Preview" w:date="2026-01-01T00:00:00Z">
        <w:r>
          <w:t xml:space="preserve">,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the free encyclopedia.”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2026. Available:</w:t>
        </w:r>
      </w:ins>
      <w:ins w:id="1456" w:author="PR Preview" w:date="2026-01-01T00:00:00Z">
        <w:r>
          <w:t xml:space="preserve"> </w:t>
        </w:r>
      </w:ins>
      <w:hyperlink r:id="rId80">
        <w:ins w:id="1457" w:author="PR Preview" w:date="2026-01-01T00:00:00Z">
          <w:r>
            <w:rPr>
              <w:rStyle w:val="Hyperlink"/>
            </w:rPr>
            <w:t xml:space="preserve">https://en.wikipedia.org/wiki/Markov_chain_Monte_Carlo</w:t>
          </w:r>
        </w:ins>
      </w:hyperlink>
    </w:p>
    <w:bookmarkEnd w:id="81"/>
    <w:bookmarkStart w:id="83" w:name="ref-wikipedia_monte_carlo_method"/>
    <w:p>
      <w:pPr>
        <w:pStyle w:val="Bibliography"/>
      </w:pPr>
      <w:ins w:id="1458" w:author="PR Preview" w:date="2026-01-01T00:00:00Z">
        <w:r>
          <w:t xml:space="preserve">[3]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	</w:t>
        </w:r>
      </w:ins>
      <w:ins w:id="1461" w:author="PR Preview" w:date="2026-01-01T00:00:00Z">
        <w:r>
          <w:t xml:space="preserve">Wikipedia contributors,</w:t>
        </w:r>
      </w:ins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“Monte carlo method —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Wikipedia</w:t>
        </w:r>
      </w:ins>
      <w:ins w:id="1466" w:author="PR Preview" w:date="2026-01-01T00:00:00Z">
        <w:r>
          <w:t xml:space="preserve">,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the free encyclopedia.”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2026. Available:</w:t>
        </w:r>
      </w:ins>
      <w:ins w:id="1471" w:author="PR Preview" w:date="2026-01-01T00:00:00Z">
        <w:r>
          <w:t xml:space="preserve"> </w:t>
        </w:r>
      </w:ins>
      <w:hyperlink r:id="rId82">
        <w:ins w:id="1472" w:author="PR Preview" w:date="2026-01-01T00:00:00Z">
          <w:r>
            <w:rPr>
              <w:rStyle w:val="Hyperlink"/>
            </w:rPr>
            <w:t xml:space="preserve">https://en.wikipedia.org/wiki/Monte_Carlo_method</w:t>
          </w:r>
        </w:ins>
      </w:hyperlink>
    </w:p>
    <w:bookmarkEnd w:id="83"/>
    <w:bookmarkStart w:id="85" w:name="ref-wikipedia_markov_chain"/>
    <w:p>
      <w:pPr>
        <w:pStyle w:val="Bibliography"/>
      </w:pPr>
      <w:ins w:id="1473" w:author="PR Preview" w:date="2026-01-01T00:00:00Z">
        <w:r>
          <w:t xml:space="preserve">[4]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	</w:t>
        </w:r>
      </w:ins>
      <w:ins w:id="1476" w:author="PR Preview" w:date="2026-01-01T00:00:00Z">
        <w:r>
          <w:t xml:space="preserve">Wikipedia contributors,</w:t>
        </w:r>
      </w:ins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“Markov chain —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Wikipedia</w:t>
        </w:r>
      </w:ins>
      <w:ins w:id="1481" w:author="PR Preview" w:date="2026-01-01T00:00:00Z">
        <w:r>
          <w:t xml:space="preserve">,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the free encyclopedia.”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2026. Available:</w:t>
        </w:r>
      </w:ins>
      <w:ins w:id="1486" w:author="PR Preview" w:date="2026-01-01T00:00:00Z">
        <w:r>
          <w:t xml:space="preserve"> </w:t>
        </w:r>
      </w:ins>
      <w:hyperlink r:id="rId84">
        <w:ins w:id="1487" w:author="PR Preview" w:date="2026-01-01T00:00:00Z">
          <w:r>
            <w:rPr>
              <w:rStyle w:val="Hyperlink"/>
            </w:rPr>
            <w:t xml:space="preserve">https://en.wikipedia.org/wiki/Markov_chain</w:t>
          </w:r>
        </w:ins>
      </w:hyperlink>
    </w:p>
    <w:bookmarkEnd w:id="85"/>
    <w:bookmarkStart w:id="87" w:name="ref-wikipedia_stationary_distribution"/>
    <w:p>
      <w:pPr>
        <w:pStyle w:val="Bibliography"/>
      </w:pPr>
      <w:ins w:id="1488" w:author="PR Preview" w:date="2026-01-01T00:00:00Z">
        <w:r>
          <w:t xml:space="preserve">[5]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	</w:t>
        </w:r>
      </w:ins>
      <w:ins w:id="1491" w:author="PR Preview" w:date="2026-01-01T00:00:00Z">
        <w:r>
          <w:t xml:space="preserve">Wikipedia contributors,</w:t>
        </w:r>
      </w:ins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“Stationary distribution —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Wikipedia</w:t>
        </w:r>
      </w:ins>
      <w:ins w:id="1496" w:author="PR Preview" w:date="2026-01-01T00:00:00Z">
        <w:r>
          <w:t xml:space="preserve">,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the free encyclopedia.”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2026. Available:</w:t>
        </w:r>
      </w:ins>
      <w:ins w:id="1501" w:author="PR Preview" w:date="2026-01-01T00:00:00Z">
        <w:r>
          <w:t xml:space="preserve"> </w:t>
        </w:r>
      </w:ins>
      <w:hyperlink r:id="rId86">
        <w:ins w:id="1502" w:author="PR Preview" w:date="2026-01-01T00:00:00Z">
          <w:r>
            <w:rPr>
              <w:rStyle w:val="Hyperlink"/>
            </w:rPr>
            <w:t xml:space="preserve">https://en.wikipedia.org/wiki/Stationary_distribution</w:t>
          </w:r>
        </w:ins>
      </w:hyperlink>
    </w:p>
    <w:bookmarkEnd w:id="87"/>
    <w:bookmarkStart w:id="89" w:name="ref-CaseBerg01"/>
    <w:p>
      <w:pPr>
        <w:pStyle w:val="Bibliography"/>
      </w:pPr>
      <w:ins w:id="1503" w:author="PR Preview" w:date="2026-01-01T00:00:00Z">
        <w:r>
          <w:t xml:space="preserve">[6]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	</w:t>
        </w:r>
      </w:ins>
      <w:ins w:id="1506" w:author="PR Preview" w:date="2026-01-01T00:00:00Z">
        <w:r>
          <w:t xml:space="preserve">G. Casella and R. Berger,</w:t>
        </w:r>
      </w:ins>
      <w:ins w:id="1507" w:author="PR Preview" w:date="2026-01-01T00:00:00Z">
        <w:r>
          <w:t xml:space="preserve"> </w:t>
        </w:r>
      </w:ins>
      <w:ins w:id="1508" w:author="PR Preview" w:date="2026-01-01T00:00:00Z">
        <w:r>
          <w:rPr>
            <w:i/>
            <w:iCs/>
          </w:rPr>
          <w:t xml:space="preserve">Statistical inference</w:t>
        </w:r>
      </w:ins>
      <w:ins w:id="1509" w:author="PR Preview" w:date="2026-01-01T00:00:00Z">
        <w:r>
          <w:t xml:space="preserve">, 2nd ed. Cengage Learning, 2002. Available:</w:t>
        </w:r>
      </w:ins>
      <w:ins w:id="1510" w:author="PR Preview" w:date="2026-01-01T00:00:00Z">
        <w:r>
          <w:t xml:space="preserve"> </w:t>
        </w:r>
      </w:ins>
      <w:hyperlink r:id="rId88">
        <w:ins w:id="1511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89"/>
    <w:bookmarkStart w:id="91" w:name="ref-gelman2013bda"/>
    <w:p>
      <w:pPr>
        <w:pStyle w:val="Bibliography"/>
      </w:pPr>
      <w:ins w:id="1512" w:author="PR Preview" w:date="2026-01-01T00:00:00Z">
        <w:r>
          <w:t xml:space="preserve">[7]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	</w:t>
        </w:r>
      </w:ins>
      <w:ins w:id="1515" w:author="PR Preview" w:date="2026-01-01T00:00:00Z">
        <w:r>
          <w:t xml:space="preserve">A. Gelman, J. B. Carlin, H. S. Stern, D. B. Dunson, A. Vehtari, and D. B. Rubin,</w:t>
        </w:r>
      </w:ins>
      <w:ins w:id="1516" w:author="PR Preview" w:date="2026-01-01T00:00:00Z">
        <w:r>
          <w:t xml:space="preserve"> </w:t>
        </w:r>
      </w:ins>
      <w:ins w:id="1517" w:author="PR Preview" w:date="2026-01-01T00:00:00Z">
        <w:r>
          <w:rPr>
            <w:i/>
            <w:iCs/>
          </w:rPr>
          <w:t xml:space="preserve">Bayesian data analysis</w:t>
        </w:r>
      </w:ins>
      <w:ins w:id="1518" w:author="PR Preview" w:date="2026-01-01T00:00:00Z">
        <w:r>
          <w:t xml:space="preserve">, 3rd ed. in Chapman &amp; hall/CRC texts in statistical science. Boca Raton, FL: CRC Press, 2013. doi:</w:t>
        </w:r>
      </w:ins>
      <w:ins w:id="1519" w:author="PR Preview" w:date="2026-01-01T00:00:00Z">
        <w:r>
          <w:t xml:space="preserve"> </w:t>
        </w:r>
      </w:ins>
      <w:hyperlink r:id="rId90">
        <w:ins w:id="1520" w:author="PR Preview" w:date="2026-01-01T00:00:00Z">
          <w:r>
            <w:rPr>
              <w:rStyle w:val="Hyperlink"/>
            </w:rPr>
            <w:t xml:space="preserve">10.1201/b16018</w:t>
          </w:r>
        </w:ins>
      </w:hyperlink>
      <w:ins w:id="1521" w:author="PR Preview" w:date="2026-01-01T00:00:00Z">
        <w:r>
          <w:t xml:space="preserve">.</w:t>
        </w:r>
      </w:ins>
    </w:p>
    <w:bookmarkEnd w:id="91"/>
    <w:bookmarkStart w:id="93" w:name="ref-robert2004mcsm"/>
    <w:p>
      <w:pPr>
        <w:pStyle w:val="Bibliography"/>
      </w:pPr>
      <w:ins w:id="1522" w:author="PR Preview" w:date="2026-01-01T00:00:00Z">
        <w:r>
          <w:t xml:space="preserve">[8]</w:t>
        </w:r>
      </w:ins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	</w:t>
        </w:r>
      </w:ins>
      <w:ins w:id="1525" w:author="PR Preview" w:date="2026-01-01T00:00:00Z">
        <w:r>
          <w:t xml:space="preserve">C. P. Robert and G. Casella,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rPr>
            <w:i/>
            <w:iCs/>
          </w:rPr>
          <w:t xml:space="preserve">Monte carlo statistical methods</w:t>
        </w:r>
      </w:ins>
      <w:ins w:id="1528" w:author="PR Preview" w:date="2026-01-01T00:00:00Z">
        <w:r>
          <w:t xml:space="preserve">, 2nd ed. in Springer texts in statistics. New York: Springer, 2004. doi:</w:t>
        </w:r>
      </w:ins>
      <w:ins w:id="1529" w:author="PR Preview" w:date="2026-01-01T00:00:00Z">
        <w:r>
          <w:t xml:space="preserve"> </w:t>
        </w:r>
      </w:ins>
      <w:hyperlink r:id="rId92">
        <w:ins w:id="1530" w:author="PR Preview" w:date="2026-01-01T00:00:00Z">
          <w:r>
            <w:rPr>
              <w:rStyle w:val="Hyperlink"/>
            </w:rPr>
            <w:t xml:space="preserve">10.1007/978-1-4757-4145-2</w:t>
          </w:r>
        </w:ins>
      </w:hyperlink>
      <w:ins w:id="1531" w:author="PR Preview" w:date="2026-01-01T00:00:00Z">
        <w:r>
          <w:t xml:space="preserve">.</w:t>
        </w:r>
      </w:ins>
    </w:p>
    <w:bookmarkEnd w:id="93"/>
    <w:bookmarkStart w:id="95" w:name="X0a397c7ca9bb93e4a8b0185e95bc53522f3477c"/>
    <w:p>
      <w:pPr>
        <w:pStyle w:val="Bibliography"/>
      </w:pPr>
      <w:ins w:id="1532" w:author="PR Preview" w:date="2026-01-01T00:00:00Z">
        <w:r>
          <w:t xml:space="preserve">[9]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	</w:t>
        </w:r>
      </w:ins>
      <w:ins w:id="1535" w:author="PR Preview" w:date="2026-01-01T00:00:00Z">
        <w:r>
          <w:t xml:space="preserve">Wikipedia contributors,</w:t>
        </w:r>
      </w:ins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“Metropolis–hastings algorithm —</w:t>
        </w:r>
      </w:ins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Wikipedia</w:t>
        </w:r>
      </w:ins>
      <w:ins w:id="1540" w:author="PR Preview" w:date="2026-01-01T00:00:00Z">
        <w:r>
          <w:t xml:space="preserve">,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the free encyclopedia.”</w:t>
        </w:r>
      </w:ins>
      <w:ins w:id="1543" w:author="PR Preview" w:date="2026-01-01T00:00:00Z">
        <w:r>
          <w:t xml:space="preserve"> </w:t>
        </w:r>
      </w:ins>
      <w:ins w:id="1544" w:author="PR Preview" w:date="2026-01-01T00:00:00Z">
        <w:r>
          <w:t xml:space="preserve">2026. Available:</w:t>
        </w:r>
      </w:ins>
      <w:ins w:id="1545" w:author="PR Preview" w:date="2026-01-01T00:00:00Z">
        <w:r>
          <w:t xml:space="preserve"> </w:t>
        </w:r>
      </w:ins>
      <w:hyperlink r:id="rId94">
        <w:ins w:id="1546" w:author="PR Preview" w:date="2026-01-01T00:00:00Z">
          <w:r>
            <w:rPr>
              <w:rStyle w:val="Hyperlink"/>
            </w:rPr>
            <w:t xml:space="preserve">https://en.wikipedia.org/wiki/Metropolis%E2%80%93Hastings_algorithm</w:t>
          </w:r>
        </w:ins>
      </w:hyperlink>
    </w:p>
    <w:bookmarkEnd w:id="95"/>
    <w:bookmarkStart w:id="97" w:name="ref-wikipedia_gibbs_sampling"/>
    <w:p>
      <w:pPr>
        <w:pStyle w:val="Bibliography"/>
      </w:pPr>
      <w:ins w:id="1547" w:author="PR Preview" w:date="2026-01-01T00:00:00Z">
        <w:r>
          <w:t xml:space="preserve">[10]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	</w:t>
        </w:r>
      </w:ins>
      <w:ins w:id="1550" w:author="PR Preview" w:date="2026-01-01T00:00:00Z">
        <w:r>
          <w:t xml:space="preserve">Wikipedia contributors,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“Gibbs sampling —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Wikipedia</w:t>
        </w:r>
      </w:ins>
      <w:ins w:id="1555" w:author="PR Preview" w:date="2026-01-01T00:00:00Z">
        <w:r>
          <w:t xml:space="preserve">,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the free encyclopedia.”</w:t>
        </w:r>
      </w:ins>
      <w:ins w:id="1558" w:author="PR Preview" w:date="2026-01-01T00:00:00Z">
        <w:r>
          <w:t xml:space="preserve"> </w:t>
        </w:r>
      </w:ins>
      <w:ins w:id="1559" w:author="PR Preview" w:date="2026-01-01T00:00:00Z">
        <w:r>
          <w:t xml:space="preserve">2026. Available:</w:t>
        </w:r>
      </w:ins>
      <w:ins w:id="1560" w:author="PR Preview" w:date="2026-01-01T00:00:00Z">
        <w:r>
          <w:t xml:space="preserve"> </w:t>
        </w:r>
      </w:ins>
      <w:hyperlink r:id="rId96">
        <w:ins w:id="1561" w:author="PR Preview" w:date="2026-01-01T00:00:00Z">
          <w:r>
            <w:rPr>
              <w:rStyle w:val="Hyperlink"/>
            </w:rPr>
            <w:t xml:space="preserve">https://en.wikipedia.org/wiki/Gibbs_sampling</w:t>
          </w:r>
        </w:ins>
      </w:hyperlink>
    </w:p>
    <w:bookmarkEnd w:id="97"/>
    <w:bookmarkStart w:id="99" w:name="Xd7292e24074baff789bf2200686314ff38f3ab0"/>
    <w:p>
      <w:pPr>
        <w:pStyle w:val="Bibliography"/>
      </w:pPr>
      <w:ins w:id="1562" w:author="PR Preview" w:date="2026-01-01T00:00:00Z">
        <w:r>
          <w:t xml:space="preserve">[11]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	</w:t>
        </w:r>
      </w:ins>
      <w:ins w:id="1565" w:author="PR Preview" w:date="2026-01-01T00:00:00Z">
        <w:r>
          <w:t xml:space="preserve">Wikipedia contributors,</w:t>
        </w:r>
      </w:ins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“Deviance information criterion —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Wikipedia</w:t>
        </w:r>
      </w:ins>
      <w:ins w:id="1570" w:author="PR Preview" w:date="2026-01-01T00:00:00Z">
        <w:r>
          <w:t xml:space="preserve">,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the free encyclopedia.”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2026. Available:</w:t>
        </w:r>
      </w:ins>
      <w:ins w:id="1575" w:author="PR Preview" w:date="2026-01-01T00:00:00Z">
        <w:r>
          <w:t xml:space="preserve"> </w:t>
        </w:r>
      </w:ins>
      <w:hyperlink r:id="rId98">
        <w:ins w:id="1576" w:author="PR Preview" w:date="2026-01-01T00:00:00Z">
          <w:r>
            <w:rPr>
              <w:rStyle w:val="Hyperlink"/>
            </w:rPr>
            <w:t xml:space="preserve">https://en.wikipedia.org/wiki/Deviance_information_criterion</w:t>
          </w:r>
        </w:ins>
      </w:hyperlink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2" Type="http://schemas.openxmlformats.org/officeDocument/2006/relationships/hyperlink" Target="https://doi.org/10.1007/978-1-4757-4145-2" TargetMode="External"/><Relationship Id="rId78" Type="http://schemas.openxmlformats.org/officeDocument/2006/relationships/hyperlink" Target="https://doi.org/10.1201/9781315182780" TargetMode="External"/><Relationship Id="rId90" Type="http://schemas.openxmlformats.org/officeDocument/2006/relationships/hyperlink" Target="https://doi.org/10.1201/b16018" TargetMode="External"/><Relationship Id="rId98" Type="http://schemas.openxmlformats.org/officeDocument/2006/relationships/hyperlink" Target="https://en.wikipedia.org/wiki/Deviance_information_criterion" TargetMode="External"/><Relationship Id="rId96" Type="http://schemas.openxmlformats.org/officeDocument/2006/relationships/hyperlink" Target="https://en.wikipedia.org/wiki/Gibbs_sampling" TargetMode="External"/><Relationship Id="rId84" Type="http://schemas.openxmlformats.org/officeDocument/2006/relationships/hyperlink" Target="https://en.wikipedia.org/wiki/Markov_chain" TargetMode="External"/><Relationship Id="rId80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82" Type="http://schemas.openxmlformats.org/officeDocument/2006/relationships/hyperlink" Target="https://en.wikipedia.org/wiki/Monte_Carlo_method" TargetMode="External"/><Relationship Id="rId86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2" Type="http://schemas.openxmlformats.org/officeDocument/2006/relationships/hyperlink" Target="https://doi.org/10.1007/978-1-4757-4145-2" TargetMode="External"/><Relationship Id="rId78" Type="http://schemas.openxmlformats.org/officeDocument/2006/relationships/hyperlink" Target="https://doi.org/10.1201/9781315182780" TargetMode="External"/><Relationship Id="rId90" Type="http://schemas.openxmlformats.org/officeDocument/2006/relationships/hyperlink" Target="https://doi.org/10.1201/b16018" TargetMode="External"/><Relationship Id="rId98" Type="http://schemas.openxmlformats.org/officeDocument/2006/relationships/hyperlink" Target="https://en.wikipedia.org/wiki/Deviance_information_criterion" TargetMode="External"/><Relationship Id="rId96" Type="http://schemas.openxmlformats.org/officeDocument/2006/relationships/hyperlink" Target="https://en.wikipedia.org/wiki/Gibbs_sampling" TargetMode="External"/><Relationship Id="rId84" Type="http://schemas.openxmlformats.org/officeDocument/2006/relationships/hyperlink" Target="https://en.wikipedia.org/wiki/Markov_chain" TargetMode="External"/><Relationship Id="rId80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82" Type="http://schemas.openxmlformats.org/officeDocument/2006/relationships/hyperlink" Target="https://en.wikipedia.org/wiki/Monte_Carlo_method" TargetMode="External"/><Relationship Id="rId86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2026-10-18T08:21:41Z</dcterms:created>
  <dcterms:modified xsi:type="dcterms:W3CDTF">2026-10-18T08:21:41Z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