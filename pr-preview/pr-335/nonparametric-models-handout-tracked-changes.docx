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Source: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Wikipedia contributors (2026b)</w:delText>
        </w:r>
      </w:del>
      <w:del w:id="6" w:author="PR Preview" w:date="2026-01-01T00:00:00Z">
        <w:r>
          <w:delText xml:space="preserve">.</w:delText>
        </w:r>
      </w:del>
    </w:p>
    <w:p>
      <w:pPr>
        <w:pStyle w:val="FirstParagraph"/>
      </w:pPr>
      <w:ins w:id="7" w:author="PR Preview" w:date="2026-01-01T00:00:00Z">
        <w:r>
          <w:t xml:space="preserve">Source: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Wikipedia contributors [1]</w:t>
        </w:r>
      </w:ins>
      <w:ins w:id="10" w:author="PR Preview" w:date="2026-01-01T00:00:00Z">
        <w:r>
          <w:t xml:space="preserve">.</w:t>
        </w:r>
      </w:ins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del w:id="11" w:author="PR Preview" w:date="2026-01-01T00:00:00Z">
        <w:r>
          <w:delText xml:space="preserve">Because it needs only the data in hand,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 empirical quantity can always be computed,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it serves as an estimate of the population quantity it mimics.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The bootstrap rests on this replacement: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it estimates the variability of a statistic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by sampling from the empirical distribution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(Hastie et al. 2009, sec. 7.11, p. 250; Efron and Tibshirani 1993)</w:delText>
        </w:r>
      </w:del>
      <w:del w:id="24" w:author="PR Preview" w:date="2026-01-01T00:00:00Z">
        <w:r>
          <w:delText xml:space="preserve">.</w:delText>
        </w:r>
      </w:del>
    </w:p>
    <w:p>
      <w:pPr>
        <w:pStyle w:val="BodyText"/>
      </w:pPr>
      <w:ins w:id="25" w:author="PR Preview" w:date="2026-01-01T00:00:00Z">
        <w:r>
          <w:t xml:space="preserve">Because it needs only the data in hand,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 empirical quantity can always be computed,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it serves as an estimate of the population quantity it mimics.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 bootstrap rests on this replacement: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it estimates the variability of a statistic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by sampling from the empirical distribution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[2, Sec. 7.11], p. 250, [3]</w:t>
        </w:r>
      </w:ins>
      <w:ins w:id="38" w:author="PR Preview" w:date="2026-01-01T00:00:00Z">
        <w:r>
          <w:t xml:space="preserve">.</w:t>
        </w:r>
      </w:ins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del w:id="39" w:author="PR Preview" w:date="2026-01-01T00:00:00Z">
        <w:r>
          <w:delText xml:space="preserve">Source: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Wikipedia contributors (2026a)</w:delText>
        </w:r>
      </w:del>
      <w:del w:id="42" w:author="PR Preview" w:date="2026-01-01T00:00:00Z">
        <w:r>
          <w:delText xml:space="preserve">.</w:delText>
        </w:r>
      </w:del>
    </w:p>
    <w:p>
      <w:pPr>
        <w:pStyle w:val="BodyText"/>
      </w:pPr>
      <w:ins w:id="43" w:author="PR Preview" w:date="2026-01-01T00:00:00Z">
        <w:r>
          <w:t xml:space="preserve">Source: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Wikipedia contributors [4]</w:t>
        </w:r>
      </w:ins>
      <w:ins w:id="46" w:author="PR Preview" w:date="2026-01-01T00:00:00Z">
        <w:r>
          <w:t xml:space="preserve">.</w:t>
        </w:r>
      </w:ins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del w:id="47" w:author="PR Preview" w:date="2026-01-01T00:00:00Z">
        <w:r>
          <w:delText xml:space="preserve">Rice (2007, sec. 10.2.1, pp. 378–379)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covers the empirical CDF.</w:delText>
        </w:r>
      </w:del>
    </w:p>
    <w:p>
      <w:pPr>
        <w:pStyle w:val="BodyText"/>
      </w:pPr>
      <w:ins w:id="50" w:author="PR Preview" w:date="2026-01-01T00:00:00Z">
        <w:r>
          <w:t xml:space="preserve">Rice [5, Sec. 10.2.1], pp. 378–379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covers the empirical CDF.</w:t>
        </w:r>
      </w:ins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del w:id="53" w:author="PR Preview" w:date="2026-01-01T00:00:00Z">
        <w:r>
          <w:delText xml:space="preserve">Source: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Wikipedia contributors (2026d)</w:delText>
        </w:r>
      </w:del>
      <w:del w:id="56" w:author="PR Preview" w:date="2026-01-01T00:00:00Z">
        <w:r>
          <w:delText xml:space="preserve">.</w:delText>
        </w:r>
      </w:del>
    </w:p>
    <w:p>
      <w:pPr>
        <w:pStyle w:val="BodyText"/>
      </w:pPr>
      <w:ins w:id="57" w:author="PR Preview" w:date="2026-01-01T00:00:00Z">
        <w:r>
          <w:t xml:space="preserve">Source: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Wikipedia contributors [6]</w:t>
        </w:r>
      </w:ins>
      <w:ins w:id="60" w:author="PR Preview" w:date="2026-01-01T00:00:00Z">
        <w:r>
          <w:t xml:space="preserve">.</w:t>
        </w:r>
      </w:ins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del w:id="61" w:author="PR Preview" w:date="2026-01-01T00:00:00Z">
        <w:r>
          <w:delText xml:space="preserve">Hogg et al. (2019, sec. 6.3, pp. 256–263)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covers order statistics.</w:delText>
        </w:r>
      </w:del>
    </w:p>
    <w:p>
      <w:pPr>
        <w:pStyle w:val="Compact"/>
        <w:numPr>
          <w:ilvl w:val="0"/>
          <w:numId w:val="1001"/>
        </w:numPr>
      </w:pPr>
      <w:del w:id="64" w:author="PR Preview" w:date="2026-01-01T00:00:00Z">
        <w:r>
          <w:delText xml:space="preserve">Casella and Berger (2002, sec. 5.4, pp. 226–231)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covers order statistics.</w:delText>
        </w:r>
      </w:del>
    </w:p>
    <w:p>
      <w:pPr>
        <w:pStyle w:val="Compact"/>
        <w:numPr>
          <w:ilvl w:val="0"/>
          <w:numId w:val="1001"/>
        </w:numPr>
      </w:pPr>
      <w:ins w:id="67" w:author="PR Preview" w:date="2026-01-01T00:00:00Z">
        <w:r>
          <w:t xml:space="preserve">Hogg et al. [7, Sec. 6.3], pp. 256–263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covers order statistics.</w:t>
        </w:r>
      </w:ins>
    </w:p>
    <w:p>
      <w:pPr>
        <w:pStyle w:val="Compact"/>
        <w:numPr>
          <w:ilvl w:val="0"/>
          <w:numId w:val="1001"/>
        </w:numPr>
      </w:pPr>
      <w:ins w:id="70" w:author="PR Preview" w:date="2026-01-01T00:00:00Z">
        <w:r>
          <w:t xml:space="preserve">Casella and Berger [8, Sec. 5.4], pp. 226–231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covers order statistics.</w:t>
        </w:r>
      </w:ins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3" w:author="PR Preview" w:date="2026-01-01T00:00:00Z">
        <w:r>
          <w:delText xml:space="preserve">Source: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Wikipedia contributors (2026e)</w:delText>
        </w:r>
      </w:del>
      <w:del w:id="76" w:author="PR Preview" w:date="2026-01-01T00:00:00Z">
        <w:r>
          <w:delText xml:space="preserve">.</w:delText>
        </w:r>
      </w:del>
    </w:p>
    <w:p>
      <w:pPr>
        <w:pStyle w:val="FirstParagraph"/>
      </w:pPr>
      <w:ins w:id="77" w:author="PR Preview" w:date="2026-01-01T00:00:00Z">
        <w:r>
          <w:t xml:space="preserve">Source: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Wikipedia contributors [9]</w:t>
        </w:r>
      </w:ins>
      <w:ins w:id="80" w:author="PR Preview" w:date="2026-01-01T00:00:00Z">
        <w:r>
          <w:t xml:space="preserve">.</w:t>
        </w:r>
      </w:ins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del w:id="81" w:author="PR Preview" w:date="2026-01-01T00:00:00Z">
        <w:r>
          <w:delText xml:space="preserve">Hogg et al. (2019, sec. 7.5, pp. 337–343)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covers distribution-free confidence intervals for percentiles.</w:delText>
        </w:r>
      </w:del>
    </w:p>
    <w:p>
      <w:pPr>
        <w:pStyle w:val="BodyText"/>
      </w:pPr>
      <w:ins w:id="84" w:author="PR Preview" w:date="2026-01-01T00:00:00Z">
        <w:r>
          <w:t xml:space="preserve">Hogg et al. [7, Sec. 7.5], pp. 337–343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covers distribution-free confidence intervals for percentiles.</w:t>
        </w:r>
      </w:ins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del w:id="87" w:author="PR Preview" w:date="2026-01-01T00:00:00Z">
        <w:r>
          <w:delText xml:space="preserve">Hogg et al. (2019, sec. 8.5, pp. 392–402)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covers some distribution-free tests.</w:delText>
        </w:r>
      </w:del>
    </w:p>
    <w:p>
      <w:pPr>
        <w:pStyle w:val="Compact"/>
        <w:numPr>
          <w:ilvl w:val="0"/>
          <w:numId w:val="1003"/>
        </w:numPr>
      </w:pPr>
      <w:del w:id="90" w:author="PR Preview" w:date="2026-01-01T00:00:00Z">
        <w:r>
          <w:delText xml:space="preserve">Rice (2007, sec. 11.2.3, pp. 435–442)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covers the Mann–Whitney test.</w:delText>
        </w:r>
      </w:del>
    </w:p>
    <w:p>
      <w:pPr>
        <w:pStyle w:val="Compact"/>
        <w:numPr>
          <w:ilvl w:val="0"/>
          <w:numId w:val="1003"/>
        </w:numPr>
      </w:pPr>
      <w:del w:id="93" w:author="PR Preview" w:date="2026-01-01T00:00:00Z">
        <w:r>
          <w:delText xml:space="preserve">Rice (2007, sec. 11.3.2, pp. 448–449)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covers the signed rank test.</w:delText>
        </w:r>
      </w:del>
    </w:p>
    <w:p>
      <w:pPr>
        <w:pStyle w:val="Compact"/>
        <w:numPr>
          <w:ilvl w:val="0"/>
          <w:numId w:val="1003"/>
        </w:numPr>
      </w:pPr>
      <w:del w:id="96" w:author="PR Preview" w:date="2026-01-01T00:00:00Z">
        <w:r>
          <w:delText xml:space="preserve">Rice (2007, sec. 12.2.3, p. 488)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covers the Kruskal–Wallis test.</w:delText>
        </w:r>
      </w:del>
    </w:p>
    <w:p>
      <w:pPr>
        <w:pStyle w:val="Compact"/>
        <w:numPr>
          <w:ilvl w:val="0"/>
          <w:numId w:val="1003"/>
        </w:numPr>
      </w:pPr>
      <w:ins w:id="99" w:author="PR Preview" w:date="2026-01-01T00:00:00Z">
        <w:r>
          <w:t xml:space="preserve">Hogg et al. [7, Sec. 8.5], pp. 392–402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covers some distribution-free tests.</w:t>
        </w:r>
      </w:ins>
    </w:p>
    <w:p>
      <w:pPr>
        <w:pStyle w:val="Compact"/>
        <w:numPr>
          <w:ilvl w:val="0"/>
          <w:numId w:val="1003"/>
        </w:numPr>
      </w:pPr>
      <w:ins w:id="102" w:author="PR Preview" w:date="2026-01-01T00:00:00Z">
        <w:r>
          <w:t xml:space="preserve">Rice [5, Sec. 11.2.3], pp. 435–442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covers the Mann–Whitney test.</w:t>
        </w:r>
      </w:ins>
    </w:p>
    <w:p>
      <w:pPr>
        <w:pStyle w:val="Compact"/>
        <w:numPr>
          <w:ilvl w:val="0"/>
          <w:numId w:val="1003"/>
        </w:numPr>
      </w:pPr>
      <w:ins w:id="105" w:author="PR Preview" w:date="2026-01-01T00:00:00Z">
        <w:r>
          <w:t xml:space="preserve">Rice [5, Sec. 11.3.2], pp. 448–449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covers the signed rank test.</w:t>
        </w:r>
      </w:ins>
    </w:p>
    <w:p>
      <w:pPr>
        <w:pStyle w:val="Compact"/>
        <w:numPr>
          <w:ilvl w:val="0"/>
          <w:numId w:val="1003"/>
        </w:numPr>
      </w:pPr>
      <w:ins w:id="108" w:author="PR Preview" w:date="2026-01-01T00:00:00Z">
        <w:r>
          <w:t xml:space="preserve">Rice [5, Sec. 12.2.3], p. 488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covers the Kruskal–Wallis test.</w:t>
        </w:r>
      </w:ins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del w:id="111" w:author="PR Preview" w:date="2026-01-01T00:00:00Z">
        <w:r>
          <w:delText xml:space="preserve">Wikipedia contributors (2026a)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— the empirical CDF and its convergence</w:delText>
        </w:r>
      </w:del>
    </w:p>
    <w:p>
      <w:pPr>
        <w:numPr>
          <w:ilvl w:val="0"/>
          <w:numId w:val="1004"/>
        </w:numPr>
      </w:pPr>
      <w:del w:id="114" w:author="PR Preview" w:date="2026-01-01T00:00:00Z">
        <w:r>
          <w:delText xml:space="preserve">Wikipedia contributors (2026d)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— order statistics and their distributions</w:delText>
        </w:r>
      </w:del>
    </w:p>
    <w:p>
      <w:pPr>
        <w:numPr>
          <w:ilvl w:val="0"/>
          <w:numId w:val="1004"/>
        </w:numPr>
      </w:pPr>
      <w:del w:id="117" w:author="PR Preview" w:date="2026-01-01T00:00:00Z">
        <w:r>
          <w:delText xml:space="preserve">Wikipedia contributors (2026e)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— quantiles and how they are estimated</w:delText>
        </w:r>
      </w:del>
    </w:p>
    <w:p>
      <w:pPr>
        <w:numPr>
          <w:ilvl w:val="0"/>
          <w:numId w:val="1004"/>
        </w:numPr>
      </w:pPr>
      <w:del w:id="120" w:author="PR Preview" w:date="2026-01-01T00:00:00Z">
        <w:r>
          <w:delText xml:space="preserve">Wikipedia contributors (2026c)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— the nonparametric approach to inference</w:delText>
        </w:r>
      </w:del>
    </w:p>
    <w:p>
      <w:pPr>
        <w:numPr>
          <w:ilvl w:val="0"/>
          <w:numId w:val="1004"/>
        </w:numPr>
      </w:pPr>
      <w:ins w:id="123" w:author="PR Preview" w:date="2026-01-01T00:00:00Z">
        <w:r>
          <w:t xml:space="preserve">Wikipedia contributors [4]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— the empirical CDF and its convergence</w:t>
        </w:r>
      </w:ins>
    </w:p>
    <w:p>
      <w:pPr>
        <w:numPr>
          <w:ilvl w:val="0"/>
          <w:numId w:val="1004"/>
        </w:numPr>
      </w:pPr>
      <w:ins w:id="126" w:author="PR Preview" w:date="2026-01-01T00:00:00Z">
        <w:r>
          <w:t xml:space="preserve">Wikipedia contributors [6]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— order statistics and their distributions</w:t>
        </w:r>
      </w:ins>
    </w:p>
    <w:p>
      <w:pPr>
        <w:numPr>
          <w:ilvl w:val="0"/>
          <w:numId w:val="1004"/>
        </w:numPr>
      </w:pPr>
      <w:ins w:id="129" w:author="PR Preview" w:date="2026-01-01T00:00:00Z">
        <w:r>
          <w:t xml:space="preserve">Wikipedia contributors [9]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— quantiles and how they are estimated</w:t>
        </w:r>
      </w:ins>
    </w:p>
    <w:p>
      <w:pPr>
        <w:numPr>
          <w:ilvl w:val="0"/>
          <w:numId w:val="1004"/>
        </w:numPr>
      </w:pPr>
      <w:ins w:id="132" w:author="PR Preview" w:date="2026-01-01T00:00:00Z">
        <w:r>
          <w:t xml:space="preserve">Wikipedia contributors [10]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— the nonparametric approach to inference</w:t>
        </w:r>
      </w:ins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wikipedia_empirical_measure"/>
    <w:p>
      <w:pPr>
        <w:pStyle w:val="Bibliography"/>
      </w:pPr>
      <w:del w:id="135" w:author="PR Preview" w:date="2026-01-01T00:00:00Z">
        <w:r>
          <w:delText xml:space="preserve">Casella, George, and Roger Berger. 2002.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i/>
            <w:iCs/>
          </w:rPr>
          <w:delText xml:space="preserve">Statistical Inference</w:delText>
        </w:r>
      </w:del>
      <w:del w:id="138" w:author="PR Preview" w:date="2026-01-01T00:00:00Z">
        <w:r>
          <w:delText xml:space="preserve">. 2nd ed. Cengage Learning.</w:delText>
        </w:r>
      </w:del>
      <w:del w:id="139" w:author="PR Preview" w:date="2026-01-01T00:00:00Z">
        <w:r>
          <w:delText xml:space="preserve"> </w:delText>
        </w:r>
      </w:del>
      <w:hyperlink r:id="rId52">
        <w:del w:id="140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141" w:author="PR Preview" w:date="2026-01-01T00:00:00Z">
        <w:r>
          <w:delText xml:space="preserve">.</w:delText>
        </w:r>
      </w:del>
    </w:p>
    <w:p>
      <w:pPr>
        <w:pStyle w:val="Bibliography"/>
      </w:pPr>
      <w:del w:id="142" w:author="PR Preview" w:date="2026-01-01T00:00:00Z">
        <w:r>
          <w:delText xml:space="preserve">Efron, Bradley, and Robert J. Tibshirani. 1993.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i/>
            <w:iCs/>
          </w:rPr>
          <w:delText xml:space="preserve">An Introduction to the Bootstrap</w:delText>
        </w:r>
      </w:del>
      <w:del w:id="145" w:author="PR Preview" w:date="2026-01-01T00:00:00Z">
        <w:r>
          <w:delText xml:space="preserve">. Monographs on Statistics and Applied Probability 57. Chapman &amp; Hall/CRC.</w:delText>
        </w:r>
      </w:del>
      <w:del w:id="146" w:author="PR Preview" w:date="2026-01-01T00:00:00Z">
        <w:r>
          <w:delText xml:space="preserve"> </w:delText>
        </w:r>
      </w:del>
      <w:hyperlink r:id="rId44">
        <w:del w:id="147" w:author="PR Preview" w:date="2026-01-01T00:00:00Z">
          <w:r>
            <w:rPr>
              <w:rStyle w:val="Hyperlink"/>
            </w:rPr>
            <w:delText xml:space="preserve">https://doi.org/10.1201/9780429246593</w:delText>
          </w:r>
        </w:del>
      </w:hyperlink>
      <w:del w:id="148" w:author="PR Preview" w:date="2026-01-01T00:00:00Z">
        <w:r>
          <w:delText xml:space="preserve">.</w:delText>
        </w:r>
      </w:del>
    </w:p>
    <w:p>
      <w:pPr>
        <w:pStyle w:val="Bibliography"/>
      </w:pPr>
      <w:del w:id="149" w:author="PR Preview" w:date="2026-01-01T00:00:00Z">
        <w:r>
          <w:delText xml:space="preserve">Hastie, Trevor, Robert Tibshirani, and Jerome Friedman. 2009.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152" w:author="PR Preview" w:date="2026-01-01T00:00:00Z">
        <w:r>
          <w:delText xml:space="preserve">. 2nd ed. Springer.</w:delText>
        </w:r>
      </w:del>
      <w:del w:id="153" w:author="PR Preview" w:date="2026-01-01T00:00:00Z">
        <w:r>
          <w:delText xml:space="preserve"> </w:delText>
        </w:r>
      </w:del>
      <w:hyperlink r:id="rId42">
        <w:del w:id="154" w:author="PR Preview" w:date="2026-01-01T00:00:00Z">
          <w:r>
            <w:rPr>
              <w:rStyle w:val="Hyperlink"/>
            </w:rPr>
            <w:delText xml:space="preserve">https://doi.org/10.1007/978-0-387-84858-7</w:delText>
          </w:r>
        </w:del>
      </w:hyperlink>
      <w:del w:id="155" w:author="PR Preview" w:date="2026-01-01T00:00:00Z">
        <w:r>
          <w:delText xml:space="preserve">.</w:delText>
        </w:r>
      </w:del>
    </w:p>
    <w:p>
      <w:pPr>
        <w:pStyle w:val="Bibliography"/>
      </w:pPr>
      <w:del w:id="156" w:author="PR Preview" w:date="2026-01-01T00:00:00Z">
        <w:r>
          <w:delText xml:space="preserve">Hogg, Robert V., Elliot A. Tanis, and Dale L. Zimmerman. 2019.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159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160" w:author="PR Preview" w:date="2026-01-01T00:00:00Z">
        <w:r>
          <w:delText xml:space="preserve">Rice, John A. 2007.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163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164" w:author="PR Preview" w:date="2026-01-01T00:00:00Z">
        <w:r>
          <w:delText xml:space="preserve">Wikipedia contributors. 2026a.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rPr>
            <w:i/>
            <w:iCs/>
          </w:rPr>
          <w:delText xml:space="preserve">Empirical Distribution Function —</w:delText>
        </w:r>
      </w:del>
      <w:del w:id="167" w:author="PR Preview" w:date="2026-01-01T00:00:00Z">
        <w:r>
          <w:rPr>
            <w:i/>
            <w:iCs/>
          </w:rPr>
          <w:delText xml:space="preserve"> </w:delText>
        </w:r>
      </w:del>
      <w:del w:id="168" w:author="PR Preview" w:date="2026-01-01T00:00:00Z">
        <w:r>
          <w:rPr>
            <w:i/>
            <w:iCs/>
          </w:rPr>
          <w:delText xml:space="preserve">Wikipedia</w:delText>
        </w:r>
      </w:del>
      <w:del w:id="169" w:author="PR Preview" w:date="2026-01-01T00:00:00Z">
        <w:r>
          <w:rPr>
            <w:i/>
            <w:iCs/>
          </w:rPr>
          <w:delText xml:space="preserve">,</w:delText>
        </w:r>
      </w:del>
      <w:del w:id="170" w:author="PR Preview" w:date="2026-01-01T00:00:00Z">
        <w:r>
          <w:rPr>
            <w:i/>
            <w:iCs/>
          </w:rPr>
          <w:delText xml:space="preserve"> </w:delText>
        </w:r>
      </w:del>
      <w:del w:id="171" w:author="PR Preview" w:date="2026-01-01T00:00:00Z">
        <w:r>
          <w:rPr>
            <w:i/>
            <w:iCs/>
          </w:rPr>
          <w:delText xml:space="preserve">the Free Encyclopedia</w:delText>
        </w:r>
      </w:del>
      <w:del w:id="172" w:author="PR Preview" w:date="2026-01-01T00:00:00Z">
        <w:r>
          <w:delText xml:space="preserve">.</w:delText>
        </w:r>
      </w:del>
      <w:del w:id="173" w:author="PR Preview" w:date="2026-01-01T00:00:00Z">
        <w:r>
          <w:delText xml:space="preserve"> </w:delText>
        </w:r>
      </w:del>
      <w:hyperlink r:id="rId46">
        <w:del w:id="174" w:author="PR Preview" w:date="2026-01-01T00:00:00Z">
          <w:r>
            <w:rPr>
              <w:rStyle w:val="Hyperlink"/>
            </w:rPr>
            <w:delText xml:space="preserve">https://en.wikipedia.org/wiki/Empirical_distribution_function</w:delText>
          </w:r>
        </w:del>
      </w:hyperlink>
      <w:del w:id="175" w:author="PR Preview" w:date="2026-01-01T00:00:00Z">
        <w:r>
          <w:delText xml:space="preserve">.</w:delText>
        </w:r>
      </w:del>
    </w:p>
    <w:p>
      <w:pPr>
        <w:pStyle w:val="Bibliography"/>
      </w:pPr>
      <w:del w:id="176" w:author="PR Preview" w:date="2026-01-01T00:00:00Z">
        <w:r>
          <w:delText xml:space="preserve">Wikipedia contributors. 2026b.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rPr>
            <w:i/>
            <w:iCs/>
          </w:rPr>
          <w:delText xml:space="preserve">Empirical Measure —</w:delText>
        </w:r>
      </w:del>
      <w:del w:id="179" w:author="PR Preview" w:date="2026-01-01T00:00:00Z">
        <w:r>
          <w:rPr>
            <w:i/>
            <w:iCs/>
          </w:rPr>
          <w:delText xml:space="preserve"> </w:delText>
        </w:r>
      </w:del>
      <w:del w:id="180" w:author="PR Preview" w:date="2026-01-01T00:00:00Z">
        <w:r>
          <w:rPr>
            <w:i/>
            <w:iCs/>
          </w:rPr>
          <w:delText xml:space="preserve">Wikipedia</w:delText>
        </w:r>
      </w:del>
      <w:del w:id="181" w:author="PR Preview" w:date="2026-01-01T00:00:00Z">
        <w:r>
          <w:rPr>
            <w:i/>
            <w:iCs/>
          </w:rPr>
          <w:delText xml:space="preserve">,</w:delText>
        </w:r>
      </w:del>
      <w:del w:id="182" w:author="PR Preview" w:date="2026-01-01T00:00:00Z">
        <w:r>
          <w:rPr>
            <w:i/>
            <w:iCs/>
          </w:rPr>
          <w:delText xml:space="preserve"> </w:delText>
        </w:r>
      </w:del>
      <w:del w:id="183" w:author="PR Preview" w:date="2026-01-01T00:00:00Z">
        <w:r>
          <w:rPr>
            <w:i/>
            <w:iCs/>
          </w:rPr>
          <w:delText xml:space="preserve">the Free Encyclopedia</w:delText>
        </w:r>
      </w:del>
      <w:del w:id="184" w:author="PR Preview" w:date="2026-01-01T00:00:00Z">
        <w:r>
          <w:delText xml:space="preserve">.</w:delText>
        </w:r>
      </w:del>
      <w:del w:id="185" w:author="PR Preview" w:date="2026-01-01T00:00:00Z">
        <w:r>
          <w:delText xml:space="preserve"> </w:delText>
        </w:r>
      </w:del>
      <w:hyperlink r:id="rId40">
        <w:del w:id="186" w:author="PR Preview" w:date="2026-01-01T00:00:00Z">
          <w:r>
            <w:rPr>
              <w:rStyle w:val="Hyperlink"/>
            </w:rPr>
            <w:delText xml:space="preserve">https://en.wikipedia.org/wiki/Empirical_measure</w:delText>
          </w:r>
        </w:del>
      </w:hyperlink>
      <w:del w:id="187" w:author="PR Preview" w:date="2026-01-01T00:00:00Z">
        <w:r>
          <w:delText xml:space="preserve">.</w:delText>
        </w:r>
      </w:del>
    </w:p>
    <w:p>
      <w:pPr>
        <w:pStyle w:val="Bibliography"/>
      </w:pPr>
      <w:del w:id="188" w:author="PR Preview" w:date="2026-01-01T00:00:00Z">
        <w:r>
          <w:delText xml:space="preserve">Wikipedia contributors. 2026c.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rPr>
            <w:i/>
            <w:iCs/>
          </w:rPr>
          <w:delText xml:space="preserve">Nonparametric Statistics —</w:delText>
        </w:r>
      </w:del>
      <w:del w:id="191" w:author="PR Preview" w:date="2026-01-01T00:00:00Z">
        <w:r>
          <w:rPr>
            <w:i/>
            <w:iCs/>
          </w:rPr>
          <w:delText xml:space="preserve"> </w:delText>
        </w:r>
      </w:del>
      <w:del w:id="192" w:author="PR Preview" w:date="2026-01-01T00:00:00Z">
        <w:r>
          <w:rPr>
            <w:i/>
            <w:iCs/>
          </w:rPr>
          <w:delText xml:space="preserve">Wikipedia</w:delText>
        </w:r>
      </w:del>
      <w:del w:id="193" w:author="PR Preview" w:date="2026-01-01T00:00:00Z">
        <w:r>
          <w:rPr>
            <w:i/>
            <w:iCs/>
          </w:rPr>
          <w:delText xml:space="preserve">,</w:delText>
        </w:r>
      </w:del>
      <w:del w:id="194" w:author="PR Preview" w:date="2026-01-01T00:00:00Z">
        <w:r>
          <w:rPr>
            <w:i/>
            <w:iCs/>
          </w:rPr>
          <w:delText xml:space="preserve"> </w:delText>
        </w:r>
      </w:del>
      <w:del w:id="195" w:author="PR Preview" w:date="2026-01-01T00:00:00Z">
        <w:r>
          <w:rPr>
            <w:i/>
            <w:iCs/>
          </w:rPr>
          <w:delText xml:space="preserve">the Free Encyclopedia</w:delText>
        </w:r>
      </w:del>
      <w:del w:id="196" w:author="PR Preview" w:date="2026-01-01T00:00:00Z">
        <w:r>
          <w:delText xml:space="preserve">.</w:delText>
        </w:r>
      </w:del>
      <w:del w:id="197" w:author="PR Preview" w:date="2026-01-01T00:00:00Z">
        <w:r>
          <w:delText xml:space="preserve"> </w:delText>
        </w:r>
      </w:del>
      <w:hyperlink r:id="rId56">
        <w:del w:id="198" w:author="PR Preview" w:date="2026-01-01T00:00:00Z">
          <w:r>
            <w:rPr>
              <w:rStyle w:val="Hyperlink"/>
            </w:rPr>
            <w:delText xml:space="preserve">https://en.wikipedia.org/wiki/Nonparametric_statistics</w:delText>
          </w:r>
        </w:del>
      </w:hyperlink>
      <w:del w:id="199" w:author="PR Preview" w:date="2026-01-01T00:00:00Z">
        <w:r>
          <w:delText xml:space="preserve">.</w:delText>
        </w:r>
      </w:del>
    </w:p>
    <w:p>
      <w:pPr>
        <w:pStyle w:val="Bibliography"/>
      </w:pPr>
      <w:del w:id="200" w:author="PR Preview" w:date="2026-01-01T00:00:00Z">
        <w:r>
          <w:delText xml:space="preserve">Wikipedia contributors. 2026d.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rPr>
            <w:i/>
            <w:iCs/>
          </w:rPr>
          <w:delText xml:space="preserve">Order Statistic —</w:delText>
        </w:r>
      </w:del>
      <w:del w:id="203" w:author="PR Preview" w:date="2026-01-01T00:00:00Z">
        <w:r>
          <w:rPr>
            <w:i/>
            <w:iCs/>
          </w:rPr>
          <w:delText xml:space="preserve"> </w:delText>
        </w:r>
      </w:del>
      <w:del w:id="204" w:author="PR Preview" w:date="2026-01-01T00:00:00Z">
        <w:r>
          <w:rPr>
            <w:i/>
            <w:iCs/>
          </w:rPr>
          <w:delText xml:space="preserve">Wikipedia</w:delText>
        </w:r>
      </w:del>
      <w:del w:id="205" w:author="PR Preview" w:date="2026-01-01T00:00:00Z">
        <w:r>
          <w:rPr>
            <w:i/>
            <w:iCs/>
          </w:rPr>
          <w:delText xml:space="preserve">,</w:delText>
        </w:r>
      </w:del>
      <w:del w:id="206" w:author="PR Preview" w:date="2026-01-01T00:00:00Z">
        <w:r>
          <w:rPr>
            <w:i/>
            <w:iCs/>
          </w:rPr>
          <w:delText xml:space="preserve"> </w:delText>
        </w:r>
      </w:del>
      <w:del w:id="207" w:author="PR Preview" w:date="2026-01-01T00:00:00Z">
        <w:r>
          <w:rPr>
            <w:i/>
            <w:iCs/>
          </w:rPr>
          <w:delText xml:space="preserve">the Free Encyclopedia</w:delText>
        </w:r>
      </w:del>
      <w:del w:id="208" w:author="PR Preview" w:date="2026-01-01T00:00:00Z">
        <w:r>
          <w:delText xml:space="preserve">.</w:delText>
        </w:r>
      </w:del>
      <w:del w:id="209" w:author="PR Preview" w:date="2026-01-01T00:00:00Z">
        <w:r>
          <w:delText xml:space="preserve"> </w:delText>
        </w:r>
      </w:del>
      <w:hyperlink r:id="rId49">
        <w:del w:id="210" w:author="PR Preview" w:date="2026-01-01T00:00:00Z">
          <w:r>
            <w:rPr>
              <w:rStyle w:val="Hyperlink"/>
            </w:rPr>
            <w:delText xml:space="preserve">https://en.wikipedia.org/wiki/Order_statistic</w:delText>
          </w:r>
        </w:del>
      </w:hyperlink>
      <w:del w:id="211" w:author="PR Preview" w:date="2026-01-01T00:00:00Z">
        <w:r>
          <w:delText xml:space="preserve">.</w:delText>
        </w:r>
      </w:del>
    </w:p>
    <w:p>
      <w:pPr>
        <w:pStyle w:val="Bibliography"/>
      </w:pPr>
      <w:del w:id="212" w:author="PR Preview" w:date="2026-01-01T00:00:00Z">
        <w:r>
          <w:delText xml:space="preserve">Wikipedia contributors. 2026e.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rPr>
            <w:i/>
            <w:iCs/>
          </w:rPr>
          <w:delText xml:space="preserve">Quantile —</w:delText>
        </w:r>
      </w:del>
      <w:del w:id="215" w:author="PR Preview" w:date="2026-01-01T00:00:00Z">
        <w:r>
          <w:rPr>
            <w:i/>
            <w:iCs/>
          </w:rPr>
          <w:delText xml:space="preserve"> </w:delText>
        </w:r>
      </w:del>
      <w:del w:id="216" w:author="PR Preview" w:date="2026-01-01T00:00:00Z">
        <w:r>
          <w:rPr>
            <w:i/>
            <w:iCs/>
          </w:rPr>
          <w:delText xml:space="preserve">Wikipedia</w:delText>
        </w:r>
      </w:del>
      <w:del w:id="217" w:author="PR Preview" w:date="2026-01-01T00:00:00Z">
        <w:r>
          <w:rPr>
            <w:i/>
            <w:iCs/>
          </w:rPr>
          <w:delText xml:space="preserve">,</w:delText>
        </w:r>
      </w:del>
      <w:del w:id="218" w:author="PR Preview" w:date="2026-01-01T00:00:00Z">
        <w:r>
          <w:rPr>
            <w:i/>
            <w:iCs/>
          </w:rPr>
          <w:delText xml:space="preserve"> </w:delText>
        </w:r>
      </w:del>
      <w:del w:id="219" w:author="PR Preview" w:date="2026-01-01T00:00:00Z">
        <w:r>
          <w:rPr>
            <w:i/>
            <w:iCs/>
          </w:rPr>
          <w:delText xml:space="preserve">the Free Encyclopedia</w:delText>
        </w:r>
      </w:del>
      <w:del w:id="220" w:author="PR Preview" w:date="2026-01-01T00:00:00Z">
        <w:r>
          <w:delText xml:space="preserve">.</w:delText>
        </w:r>
      </w:del>
      <w:del w:id="221" w:author="PR Preview" w:date="2026-01-01T00:00:00Z">
        <w:r>
          <w:delText xml:space="preserve"> </w:delText>
        </w:r>
      </w:del>
      <w:hyperlink r:id="rId54">
        <w:del w:id="222" w:author="PR Preview" w:date="2026-01-01T00:00:00Z">
          <w:r>
            <w:rPr>
              <w:rStyle w:val="Hyperlink"/>
            </w:rPr>
            <w:delText xml:space="preserve">https://en.wikipedia.org/wiki/Quantile</w:delText>
          </w:r>
        </w:del>
      </w:hyperlink>
      <w:del w:id="223" w:author="PR Preview" w:date="2026-01-01T00:00:00Z">
        <w:r>
          <w:delText xml:space="preserve">.</w:delText>
        </w:r>
      </w:del>
    </w:p>
    <w:p>
      <w:pPr>
        <w:pStyle w:val="Bibliography"/>
      </w:pPr>
      <w:ins w:id="224" w:author="PR Preview" w:date="2026-01-01T00:00:00Z">
        <w:r>
          <w:t xml:space="preserve">[1]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	</w:t>
        </w:r>
      </w:ins>
      <w:ins w:id="227" w:author="PR Preview" w:date="2026-01-01T00:00:00Z">
        <w:r>
          <w:t xml:space="preserve">Wikipedia contributors,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“Empirical measure —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Wikipedia</w:t>
        </w:r>
      </w:ins>
      <w:ins w:id="232" w:author="PR Preview" w:date="2026-01-01T00:00:00Z">
        <w:r>
          <w:t xml:space="preserve">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the free encyclopedia.”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2026. Available:</w:t>
        </w:r>
      </w:ins>
      <w:ins w:id="237" w:author="PR Preview" w:date="2026-01-01T00:00:00Z">
        <w:r>
          <w:t xml:space="preserve"> </w:t>
        </w:r>
      </w:ins>
      <w:hyperlink r:id="rId40">
        <w:ins w:id="238" w:author="PR Preview" w:date="2026-01-01T00:00:00Z">
          <w:r>
            <w:rPr>
              <w:rStyle w:val="Hyperlink"/>
            </w:rPr>
            <w:t xml:space="preserve">https://en.wikipedia.org/wiki/Empirical_measure</w:t>
          </w:r>
        </w:ins>
      </w:hyperlink>
    </w:p>
    <w:bookmarkEnd w:id="41"/>
    <w:bookmarkStart w:id="43" w:name="ref-hastie2009elements"/>
    <w:p>
      <w:pPr>
        <w:pStyle w:val="Bibliography"/>
      </w:pPr>
      <w:ins w:id="239" w:author="PR Preview" w:date="2026-01-01T00:00:00Z">
        <w:r>
          <w:t xml:space="preserve">[2]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	</w:t>
        </w:r>
      </w:ins>
      <w:ins w:id="242" w:author="PR Preview" w:date="2026-01-01T00:00:00Z">
        <w:r>
          <w:t xml:space="preserve">T. Hastie, R. Tibshirani, and J. Friedman,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245" w:author="PR Preview" w:date="2026-01-01T00:00:00Z">
        <w:r>
          <w:t xml:space="preserve">, 2nd ed. Springer, 2009. doi:</w:t>
        </w:r>
      </w:ins>
      <w:ins w:id="246" w:author="PR Preview" w:date="2026-01-01T00:00:00Z">
        <w:r>
          <w:t xml:space="preserve"> </w:t>
        </w:r>
      </w:ins>
      <w:hyperlink r:id="rId42">
        <w:ins w:id="247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248" w:author="PR Preview" w:date="2026-01-01T00:00:00Z">
        <w:r>
          <w:t xml:space="preserve">.</w:t>
        </w:r>
      </w:ins>
    </w:p>
    <w:bookmarkEnd w:id="43"/>
    <w:bookmarkStart w:id="45" w:name="ref-efron1993introduction"/>
    <w:p>
      <w:pPr>
        <w:pStyle w:val="Bibliography"/>
      </w:pPr>
      <w:ins w:id="249" w:author="PR Preview" w:date="2026-01-01T00:00:00Z">
        <w:r>
          <w:t xml:space="preserve">[3]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	</w:t>
        </w:r>
      </w:ins>
      <w:ins w:id="252" w:author="PR Preview" w:date="2026-01-01T00:00:00Z">
        <w:r>
          <w:t xml:space="preserve">B. Efron and R. J. Tibshirani,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rPr>
            <w:i/>
            <w:iCs/>
          </w:rPr>
          <w:t xml:space="preserve">An introduction to the bootstrap</w:t>
        </w:r>
      </w:ins>
      <w:ins w:id="255" w:author="PR Preview" w:date="2026-01-01T00:00:00Z">
        <w:r>
          <w:t xml:space="preserve">. in Monographs on statistics and applied probability, no. 57. New York: Chapman &amp; Hall/CRC, 1993. doi:</w:t>
        </w:r>
      </w:ins>
      <w:ins w:id="256" w:author="PR Preview" w:date="2026-01-01T00:00:00Z">
        <w:r>
          <w:t xml:space="preserve"> </w:t>
        </w:r>
      </w:ins>
      <w:hyperlink r:id="rId44">
        <w:ins w:id="257" w:author="PR Preview" w:date="2026-01-01T00:00:00Z">
          <w:r>
            <w:rPr>
              <w:rStyle w:val="Hyperlink"/>
            </w:rPr>
            <w:t xml:space="preserve">10.1201/9780429246593</w:t>
          </w:r>
        </w:ins>
      </w:hyperlink>
      <w:ins w:id="258" w:author="PR Preview" w:date="2026-01-01T00:00:00Z">
        <w:r>
          <w:t xml:space="preserve">.</w:t>
        </w:r>
      </w:ins>
    </w:p>
    <w:bookmarkEnd w:id="45"/>
    <w:bookmarkStart w:id="47" w:name="X27e6850da63504b4cff3f6a81035ba4ab86b0e0"/>
    <w:p>
      <w:pPr>
        <w:pStyle w:val="Bibliography"/>
      </w:pPr>
      <w:ins w:id="259" w:author="PR Preview" w:date="2026-01-01T00:00:00Z">
        <w:r>
          <w:t xml:space="preserve">[4]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	</w:t>
        </w:r>
      </w:ins>
      <w:ins w:id="262" w:author="PR Preview" w:date="2026-01-01T00:00:00Z">
        <w:r>
          <w:t xml:space="preserve">Wikipedia contributors,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“Empirical distribution function —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Wikipedia</w:t>
        </w:r>
      </w:ins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 free encyclopedia.”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2026. Available:</w:t>
        </w:r>
      </w:ins>
      <w:ins w:id="272" w:author="PR Preview" w:date="2026-01-01T00:00:00Z">
        <w:r>
          <w:t xml:space="preserve"> </w:t>
        </w:r>
      </w:ins>
      <w:hyperlink r:id="rId46">
        <w:ins w:id="273" w:author="PR Preview" w:date="2026-01-01T00:00:00Z">
          <w:r>
            <w:rPr>
              <w:rStyle w:val="Hyperlink"/>
            </w:rPr>
            <w:t xml:space="preserve">https://en.wikipedia.org/wiki/Empirical_distribution_function</w:t>
          </w:r>
        </w:ins>
      </w:hyperlink>
    </w:p>
    <w:bookmarkEnd w:id="47"/>
    <w:bookmarkStart w:id="48" w:name="ref-rice2007mathematical"/>
    <w:p>
      <w:pPr>
        <w:pStyle w:val="Bibliography"/>
      </w:pPr>
      <w:ins w:id="274" w:author="PR Preview" w:date="2026-01-01T00:00:00Z">
        <w:r>
          <w:t xml:space="preserve">[5]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	</w:t>
        </w:r>
      </w:ins>
      <w:ins w:id="277" w:author="PR Preview" w:date="2026-01-01T00:00:00Z">
        <w:r>
          <w:t xml:space="preserve">J. A. Rice,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rPr>
            <w:i/>
            <w:iCs/>
          </w:rPr>
          <w:t xml:space="preserve">Mathematical statistics and data analysis</w:t>
        </w:r>
      </w:ins>
      <w:ins w:id="280" w:author="PR Preview" w:date="2026-01-01T00:00:00Z">
        <w:r>
          <w:t xml:space="preserve">, 3rd ed. Belmont, CA: Cengage Learning, 2007.</w:t>
        </w:r>
      </w:ins>
    </w:p>
    <w:bookmarkEnd w:id="48"/>
    <w:bookmarkStart w:id="50" w:name="ref-wikipedia_order_statistic"/>
    <w:p>
      <w:pPr>
        <w:pStyle w:val="Bibliography"/>
      </w:pPr>
      <w:ins w:id="281" w:author="PR Preview" w:date="2026-01-01T00:00:00Z">
        <w:r>
          <w:t xml:space="preserve">[6]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	</w:t>
        </w:r>
      </w:ins>
      <w:ins w:id="284" w:author="PR Preview" w:date="2026-01-01T00:00:00Z">
        <w:r>
          <w:t xml:space="preserve">Wikipedia contributors,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“Order statistic —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Wikipedia</w:t>
        </w:r>
      </w:ins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 free encyclopedia.”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2026. Available:</w:t>
        </w:r>
      </w:ins>
      <w:ins w:id="294" w:author="PR Preview" w:date="2026-01-01T00:00:00Z">
        <w:r>
          <w:t xml:space="preserve"> </w:t>
        </w:r>
      </w:ins>
      <w:hyperlink r:id="rId49">
        <w:ins w:id="295" w:author="PR Preview" w:date="2026-01-01T00:00:00Z">
          <w:r>
            <w:rPr>
              <w:rStyle w:val="Hyperlink"/>
            </w:rPr>
            <w:t xml:space="preserve">https://en.wikipedia.org/wiki/Order_statistic</w:t>
          </w:r>
        </w:ins>
      </w:hyperlink>
    </w:p>
    <w:bookmarkEnd w:id="50"/>
    <w:bookmarkStart w:id="51" w:name="ref-hoggtanis2015"/>
    <w:p>
      <w:pPr>
        <w:pStyle w:val="Bibliography"/>
      </w:pPr>
      <w:ins w:id="296" w:author="PR Preview" w:date="2026-01-01T00:00:00Z">
        <w:r>
          <w:t xml:space="preserve">[7]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	</w:t>
        </w:r>
      </w:ins>
      <w:ins w:id="299" w:author="PR Preview" w:date="2026-01-01T00:00:00Z">
        <w:r>
          <w:t xml:space="preserve">R. V. Hogg, E. A. Tanis, and D. L. Zimmerman,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i/>
            <w:iCs/>
          </w:rPr>
          <w:t xml:space="preserve">Probability and statistical inference</w:t>
        </w:r>
      </w:ins>
      <w:ins w:id="302" w:author="PR Preview" w:date="2026-01-01T00:00:00Z">
        <w:r>
          <w:t xml:space="preserve">, Tenth edition. Boston: Pearson, 2019.</w:t>
        </w:r>
      </w:ins>
    </w:p>
    <w:bookmarkEnd w:id="51"/>
    <w:bookmarkStart w:id="53" w:name="ref-CaseBerg01"/>
    <w:p>
      <w:pPr>
        <w:pStyle w:val="Bibliography"/>
      </w:pPr>
      <w:ins w:id="303" w:author="PR Preview" w:date="2026-01-01T00:00:00Z">
        <w:r>
          <w:t xml:space="preserve">[8]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	</w:t>
        </w:r>
      </w:ins>
      <w:ins w:id="306" w:author="PR Preview" w:date="2026-01-01T00:00:00Z">
        <w:r>
          <w:t xml:space="preserve">G. Casella and R. Berger,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rPr>
            <w:i/>
            <w:iCs/>
          </w:rPr>
          <w:t xml:space="preserve">Statistical inference</w:t>
        </w:r>
      </w:ins>
      <w:ins w:id="309" w:author="PR Preview" w:date="2026-01-01T00:00:00Z">
        <w:r>
          <w:t xml:space="preserve">, 2nd ed. Cengage Learning, 2002. Available:</w:t>
        </w:r>
      </w:ins>
      <w:ins w:id="310" w:author="PR Preview" w:date="2026-01-01T00:00:00Z">
        <w:r>
          <w:t xml:space="preserve"> </w:t>
        </w:r>
      </w:ins>
      <w:hyperlink r:id="rId52">
        <w:ins w:id="311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53"/>
    <w:bookmarkStart w:id="55" w:name="ref-wikipedia_quantile"/>
    <w:p>
      <w:pPr>
        <w:pStyle w:val="Bibliography"/>
      </w:pPr>
      <w:ins w:id="312" w:author="PR Preview" w:date="2026-01-01T00:00:00Z">
        <w:r>
          <w:t xml:space="preserve">[9]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	</w:t>
        </w:r>
      </w:ins>
      <w:ins w:id="315" w:author="PR Preview" w:date="2026-01-01T00:00:00Z">
        <w:r>
          <w:t xml:space="preserve">Wikipedia contributors,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“Quantile —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Wikipedia</w:t>
        </w:r>
      </w:ins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the free encyclopedia.”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2026. Available:</w:t>
        </w:r>
      </w:ins>
      <w:ins w:id="325" w:author="PR Preview" w:date="2026-01-01T00:00:00Z">
        <w:r>
          <w:t xml:space="preserve"> </w:t>
        </w:r>
      </w:ins>
      <w:hyperlink r:id="rId54">
        <w:ins w:id="326" w:author="PR Preview" w:date="2026-01-01T00:00:00Z">
          <w:r>
            <w:rPr>
              <w:rStyle w:val="Hyperlink"/>
            </w:rPr>
            <w:t xml:space="preserve">https://en.wikipedia.org/wiki/Quantile</w:t>
          </w:r>
        </w:ins>
      </w:hyperlink>
    </w:p>
    <w:bookmarkEnd w:id="55"/>
    <w:bookmarkStart w:id="57" w:name="ref-wikipedia_nonparametric_statistics"/>
    <w:p>
      <w:pPr>
        <w:pStyle w:val="Bibliography"/>
      </w:pPr>
      <w:ins w:id="327" w:author="PR Preview" w:date="2026-01-01T00:00:00Z">
        <w:r>
          <w:t xml:space="preserve">[10]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	</w:t>
        </w:r>
      </w:ins>
      <w:ins w:id="330" w:author="PR Preview" w:date="2026-01-01T00:00:00Z">
        <w:r>
          <w:t xml:space="preserve">Wikipedia contributors,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“Nonparametric statistics —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Wikipedia</w:t>
        </w:r>
      </w:ins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 free encyclopedia.”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2026. Available:</w:t>
        </w:r>
      </w:ins>
      <w:ins w:id="340" w:author="PR Preview" w:date="2026-01-01T00:00:00Z">
        <w:r>
          <w:t xml:space="preserve"> </w:t>
        </w:r>
      </w:ins>
      <w:hyperlink r:id="rId56">
        <w:ins w:id="341" w:author="PR Preview" w:date="2026-01-01T00:00:00Z">
          <w:r>
            <w:rPr>
              <w:rStyle w:val="Hyperlink"/>
            </w:rPr>
            <w:t xml:space="preserve">https://en.wikipedia.org/wiki/Nonparametric_statistics</w:t>
          </w:r>
        </w:ins>
      </w:hyperlink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56" Type="http://schemas.openxmlformats.org/officeDocument/2006/relationships/hyperlink" Target="https://en.wikipedia.org/wiki/Nonparametric_statistics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56" Type="http://schemas.openxmlformats.org/officeDocument/2006/relationships/hyperlink" Target="https://en.wikipedia.org/wiki/Nonparametric_statistics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2026-10-18T08:24:49Z</dcterms:created>
  <dcterms:modified xsi:type="dcterms:W3CDTF">2026-10-18T08:24:49Z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