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del w:id="3" w:author="PR Preview" w:date="2026-01-01T00:00:00Z">
        <w:r>
          <w:delText xml:space="preserve">This definition is adapted from Wikipedia’s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(Wikipedia contributors 2025)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ins w:id="7" w:author="PR Preview" w:date="2026-01-01T00:00:00Z">
        <w:r>
          <w:t xml:space="preserve">This definition is adapted from Wikipedia’s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[1]</w:t>
        </w:r>
      </w:ins>
      <w:ins w:id="10" w:author="PR Preview" w:date="2026-01-01T00:00:00Z">
        <w:r>
          <w:t xml:space="preserve">.</w:t>
        </w:r>
      </w:ins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del w:id="11" w:author="PR Preview" w:date="2026-01-01T00:00:00Z">
        <w:r>
          <w:delText xml:space="preserve">Source: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Wikipedia contributors (2026g)</w:delText>
        </w:r>
      </w:del>
      <w:del w:id="14" w:author="PR Preview" w:date="2026-01-01T00:00:00Z">
        <w:r>
          <w:delText xml:space="preserve">.</w:delText>
        </w:r>
      </w:del>
    </w:p>
    <w:p>
      <w:pPr>
        <w:pStyle w:val="BodyText"/>
      </w:pPr>
      <w:ins w:id="15" w:author="PR Preview" w:date="2026-01-01T00:00:00Z">
        <w:r>
          <w:t xml:space="preserve">Source: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Wikipedia contributors [2]</w:t>
        </w:r>
      </w:ins>
      <w:ins w:id="18" w:author="PR Preview" w:date="2026-01-01T00:00:00Z">
        <w:r>
          <w:t xml:space="preserve">.</w:t>
        </w:r>
      </w:ins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del w:id="19" w:author="PR Preview" w:date="2026-01-01T00:00:00Z">
        <w:r>
          <w:delText xml:space="preserve">Source: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Wikipedia contributors (2026e)</w:delText>
        </w:r>
      </w:del>
      <w:del w:id="22" w:author="PR Preview" w:date="2026-01-01T00:00:00Z">
        <w:r>
          <w:delText xml:space="preserve">.</w:delText>
        </w:r>
      </w:del>
    </w:p>
    <w:p>
      <w:pPr>
        <w:pStyle w:val="BodyText"/>
      </w:pPr>
      <w:ins w:id="23" w:author="PR Preview" w:date="2026-01-01T00:00:00Z">
        <w:r>
          <w:t xml:space="preserve">Source: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Wikipedia contributors [3]</w:t>
        </w:r>
      </w:ins>
      <w:ins w:id="26" w:author="PR Preview" w:date="2026-01-01T00:00:00Z">
        <w:r>
          <w:t xml:space="preserve">.</w:t>
        </w:r>
      </w:ins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del w:id="27" w:author="PR Preview" w:date="2026-01-01T00:00:00Z">
        <w:r>
          <w:delText xml:space="preserve">Source: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Wikipedia contributors (2026j)</w:delText>
        </w:r>
      </w:del>
      <w:del w:id="30" w:author="PR Preview" w:date="2026-01-01T00:00:00Z">
        <w:r>
          <w:delText xml:space="preserve">.</w:delText>
        </w:r>
      </w:del>
    </w:p>
    <w:p>
      <w:pPr>
        <w:pStyle w:val="BodyText"/>
      </w:pPr>
      <w:ins w:id="31" w:author="PR Preview" w:date="2026-01-01T00:00:00Z">
        <w:r>
          <w:t xml:space="preserve">Source: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Wikipedia contributors [4]</w:t>
        </w:r>
      </w:ins>
      <w:ins w:id="34" w:author="PR Preview" w:date="2026-01-01T00:00:00Z">
        <w:r>
          <w:t xml:space="preserve">.</w:t>
        </w:r>
      </w:ins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del w:id="35" w:author="PR Preview" w:date="2026-01-01T00:00:00Z">
        <w:r>
          <w:delText xml:space="preserve">Source: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Wikipedia contributors (2026f)</w:delText>
        </w:r>
      </w:del>
      <w:del w:id="38" w:author="PR Preview" w:date="2026-01-01T00:00:00Z">
        <w:r>
          <w:delText xml:space="preserve">.</w:delText>
        </w:r>
      </w:del>
    </w:p>
    <w:p>
      <w:pPr>
        <w:pStyle w:val="BodyText"/>
      </w:pPr>
      <w:ins w:id="39" w:author="PR Preview" w:date="2026-01-01T00:00:00Z">
        <w:r>
          <w:t xml:space="preserve">Source: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Wikipedia contributors [5]</w:t>
        </w:r>
      </w:ins>
      <w:ins w:id="42" w:author="PR Preview" w:date="2026-01-01T00:00:00Z">
        <w:r>
          <w:t xml:space="preserve">.</w:t>
        </w:r>
      </w:ins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del w:id="43" w:author="PR Preview" w:date="2026-01-01T00:00:00Z">
        <w:r>
          <w:delText xml:space="preserve">Source: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Wikipedia contributors (2026h)</w:delText>
        </w:r>
      </w:del>
      <w:del w:id="46" w:author="PR Preview" w:date="2026-01-01T00:00:00Z">
        <w:r>
          <w:delText xml:space="preserve">.</w:delText>
        </w:r>
      </w:del>
    </w:p>
    <w:p>
      <w:pPr>
        <w:pStyle w:val="BodyText"/>
      </w:pPr>
      <w:ins w:id="47" w:author="PR Preview" w:date="2026-01-01T00:00:00Z">
        <w:r>
          <w:t xml:space="preserve">Source: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Wikipedia contributors [6]</w:t>
        </w:r>
      </w:ins>
      <w:ins w:id="50" w:author="PR Preview" w:date="2026-01-01T00:00:00Z">
        <w:r>
          <w:t xml:space="preserve">.</w:t>
        </w:r>
      </w:ins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del w:id="51" w:author="PR Preview" w:date="2026-01-01T00:00:00Z">
        <w:r>
          <w:delText xml:space="preserve">5MinuteAI explains</w:delText>
        </w:r>
      </w:del>
      <w:del w:id="52" w:author="PR Preview" w:date="2026-01-01T00:00:00Z">
        <w:r>
          <w:delText xml:space="preserve"> </w:delText>
        </w:r>
      </w:del>
      <w:hyperlink r:id="rId26">
        <w:del w:id="53" w:author="PR Preview" w:date="2026-01-01T00:00:00Z">
          <w:r>
            <w:rPr>
              <w:rStyle w:val="Hyperlink"/>
            </w:rPr>
            <w:delText xml:space="preserve">hypothesis testing</w:delText>
          </w:r>
        </w:del>
      </w:hyperlink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in five minutes,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following the University of Washington’s CSE 312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(5MinuteAI, n.d.)</w:delText>
        </w:r>
      </w:del>
      <w:del w:id="6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61" w:author="PR Preview" w:date="2026-01-01T00:00:00Z">
        <w:r>
          <w:delText xml:space="preserve">Hogg et al. (2019, sec. 8.1, pp. 361–368)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covers tests about one mean.</w:delText>
        </w:r>
      </w:del>
    </w:p>
    <w:p>
      <w:pPr>
        <w:pStyle w:val="Compact"/>
        <w:numPr>
          <w:ilvl w:val="0"/>
          <w:numId w:val="1003"/>
        </w:numPr>
      </w:pPr>
      <w:del w:id="64" w:author="PR Preview" w:date="2026-01-01T00:00:00Z">
        <w:r>
          <w:delText xml:space="preserve">Hogg et al. (2019, sec. 8.6, pp. 403–409)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covers power of a statistical test.</w:delText>
        </w:r>
      </w:del>
    </w:p>
    <w:p>
      <w:pPr>
        <w:pStyle w:val="Compact"/>
        <w:numPr>
          <w:ilvl w:val="0"/>
          <w:numId w:val="1003"/>
        </w:numPr>
      </w:pPr>
      <w:del w:id="67" w:author="PR Preview" w:date="2026-01-01T00:00:00Z">
        <w:r>
          <w:delText xml:space="preserve">Casella and Berger (2002, sec. 8.3, pp. 382–401)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covers methods of evaluating tests.</w:delText>
        </w:r>
      </w:del>
    </w:p>
    <w:p>
      <w:pPr>
        <w:pStyle w:val="Compact"/>
        <w:numPr>
          <w:ilvl w:val="0"/>
          <w:numId w:val="1003"/>
        </w:numPr>
      </w:pPr>
      <w:del w:id="70" w:author="PR Preview" w:date="2026-01-01T00:00:00Z">
        <w:r>
          <w:delText xml:space="preserve">Rice (2007, sec. 9.2, pp. 331–336)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covers the Neyman–Pearson paradigm.</w:delText>
        </w:r>
      </w:del>
    </w:p>
    <w:p>
      <w:pPr>
        <w:pStyle w:val="BodyText"/>
      </w:pPr>
      <w:ins w:id="73" w:author="PR Preview" w:date="2026-01-01T00:00:00Z">
        <w:r>
          <w:t xml:space="preserve">5MinuteAI explains</w:t>
        </w:r>
      </w:ins>
      <w:ins w:id="74" w:author="PR Preview" w:date="2026-01-01T00:00:00Z">
        <w:r>
          <w:t xml:space="preserve"> </w:t>
        </w:r>
      </w:ins>
      <w:hyperlink r:id="rId26">
        <w:ins w:id="75" w:author="PR Preview" w:date="2026-01-01T00:00:00Z">
          <w:r>
            <w:rPr>
              <w:rStyle w:val="Hyperlink"/>
            </w:rPr>
            <w:t xml:space="preserve">hypothesis testing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in five minutes,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following the University of Washington’s CSE 312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[7]</w:t>
        </w:r>
      </w:ins>
      <w:ins w:id="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83" w:author="PR Preview" w:date="2026-01-01T00:00:00Z">
        <w:r>
          <w:t xml:space="preserve">Hogg et al. [8, Sec. 8.1], pp. 361–368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covers tests about one mean.</w:t>
        </w:r>
      </w:ins>
    </w:p>
    <w:p>
      <w:pPr>
        <w:pStyle w:val="Compact"/>
        <w:numPr>
          <w:ilvl w:val="0"/>
          <w:numId w:val="1003"/>
        </w:numPr>
      </w:pPr>
      <w:ins w:id="86" w:author="PR Preview" w:date="2026-01-01T00:00:00Z">
        <w:r>
          <w:t xml:space="preserve">Hogg et al. [8, Sec. 8.6], pp. 403–409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covers power of a statistical test.</w:t>
        </w:r>
      </w:ins>
    </w:p>
    <w:p>
      <w:pPr>
        <w:pStyle w:val="Compact"/>
        <w:numPr>
          <w:ilvl w:val="0"/>
          <w:numId w:val="1003"/>
        </w:numPr>
      </w:pPr>
      <w:ins w:id="89" w:author="PR Preview" w:date="2026-01-01T00:00:00Z">
        <w:r>
          <w:t xml:space="preserve">Casella and Berger [9, Sec. 8.3], pp. 382–401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covers methods of evaluating tests.</w:t>
        </w:r>
      </w:ins>
    </w:p>
    <w:p>
      <w:pPr>
        <w:pStyle w:val="Compact"/>
        <w:numPr>
          <w:ilvl w:val="0"/>
          <w:numId w:val="1003"/>
        </w:numPr>
      </w:pPr>
      <w:ins w:id="92" w:author="PR Preview" w:date="2026-01-01T00:00:00Z">
        <w:r>
          <w:t xml:space="preserve">Rice [10, Sec. 9.2], pp. 331–336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covers the Neyman–Pearson paradigm.</w:t>
        </w:r>
      </w:ins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del w:id="95" w:author="PR Preview" w:date="2026-01-01T00:00:00Z">
        <w:r>
          <w:delText xml:space="preserve">Source: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Wikipedia contributors (2026a)</w:delText>
        </w:r>
      </w:del>
      <w:del w:id="98" w:author="PR Preview" w:date="2026-01-01T00:00:00Z">
        <w:r>
          <w:delText xml:space="preserve">.</w:delText>
        </w:r>
      </w:del>
    </w:p>
    <w:p>
      <w:pPr>
        <w:pStyle w:val="BodyText"/>
      </w:pPr>
      <w:ins w:id="99" w:author="PR Preview" w:date="2026-01-01T00:00:00Z">
        <w:r>
          <w:t xml:space="preserve">Source: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Wikipedia contributors [11]</w:t>
        </w:r>
      </w:ins>
      <w:ins w:id="102" w:author="PR Preview" w:date="2026-01-01T00:00:00Z">
        <w:r>
          <w:t xml:space="preserve">.</w:t>
        </w:r>
      </w:ins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del w:id="103" w:author="PR Preview" w:date="2026-01-01T00:00:00Z">
        <w:r>
          <w:delText xml:space="preserve">Source: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Wikipedia contributors (2026b)</w:delText>
        </w:r>
      </w:del>
      <w:del w:id="106" w:author="PR Preview" w:date="2026-01-01T00:00:00Z">
        <w:r>
          <w:delText xml:space="preserve">.</w:delText>
        </w:r>
      </w:del>
    </w:p>
    <w:p>
      <w:pPr>
        <w:pStyle w:val="BodyText"/>
      </w:pPr>
      <w:ins w:id="107" w:author="PR Preview" w:date="2026-01-01T00:00:00Z">
        <w:r>
          <w:t xml:space="preserve">Source: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Wikipedia contributors [12]</w:t>
        </w:r>
      </w:ins>
      <w:ins w:id="110" w:author="PR Preview" w:date="2026-01-01T00:00:00Z">
        <w:r>
          <w:t xml:space="preserve">.</w:t>
        </w:r>
      </w:ins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del w:id="111" w:author="PR Preview" w:date="2026-01-01T00:00:00Z">
        <w:r>
          <w:delText xml:space="preserve">Source: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Wikipedia contributors (2026c)</w:delText>
        </w:r>
      </w:del>
      <w:del w:id="114" w:author="PR Preview" w:date="2026-01-01T00:00:00Z">
        <w:r>
          <w:delText xml:space="preserve">.</w:delText>
        </w:r>
      </w:del>
    </w:p>
    <w:p>
      <w:pPr>
        <w:pStyle w:val="BodyText"/>
      </w:pPr>
      <w:ins w:id="115" w:author="PR Preview" w:date="2026-01-01T00:00:00Z">
        <w:r>
          <w:t xml:space="preserve">Source: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Wikipedia contributors [13]</w:t>
        </w:r>
      </w:ins>
      <w:ins w:id="118" w:author="PR Preview" w:date="2026-01-01T00:00:00Z">
        <w:r>
          <w:t xml:space="preserve">.</w:t>
        </w:r>
      </w:ins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del w:id="119" w:author="PR Preview" w:date="2026-01-01T00:00:00Z">
        <w:r>
          <w:delText xml:space="preserve">Source: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Wikipedia contributors (2026d)</w:delText>
        </w:r>
      </w:del>
      <w:del w:id="122" w:author="PR Preview" w:date="2026-01-01T00:00:00Z">
        <w:r>
          <w:delText xml:space="preserve">.</w:delText>
        </w:r>
      </w:del>
    </w:p>
    <w:p>
      <w:pPr>
        <w:pStyle w:val="BodyText"/>
      </w:pPr>
      <w:ins w:id="123" w:author="PR Preview" w:date="2026-01-01T00:00:00Z">
        <w:r>
          <w:t xml:space="preserve">Source: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Wikipedia contributors [14]</w:t>
        </w:r>
      </w:ins>
      <w:ins w:id="126" w:author="PR Preview" w:date="2026-01-01T00:00:00Z">
        <w:r>
          <w:t xml:space="preserve">.</w:t>
        </w:r>
      </w:ins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del w:id="127" w:author="PR Preview" w:date="2026-01-01T00:00:00Z">
        <w:r>
          <w:delText xml:space="preserve">5MinuteAI explains</w:delText>
        </w:r>
      </w:del>
      <w:del w:id="128" w:author="PR Preview" w:date="2026-01-01T00:00:00Z">
        <w:r>
          <w:delText xml:space="preserve"> </w:delText>
        </w:r>
      </w:del>
      <w:hyperlink r:id="rId44">
        <w:del w:id="129" w:author="PR Preview" w:date="2026-01-01T00:00:00Z">
          <w:r>
            <w:rPr>
              <w:rStyle w:val="Hyperlink"/>
            </w:rPr>
            <w:delText xml:space="preserve">confidence intervals</w:delText>
          </w:r>
        </w:del>
      </w:hyperlink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in five minutes,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following the University of Washington’s CSE 312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(5MinuteAI, n.d.)</w:delText>
        </w:r>
      </w:del>
      <w:del w:id="13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137" w:author="PR Preview" w:date="2026-01-01T00:00:00Z">
        <w:r>
          <w:delText xml:space="preserve">Hogg et al. (2019, sec. 7.1, pp. 307–313)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covers confidence intervals for means.</w:delText>
        </w:r>
      </w:del>
    </w:p>
    <w:p>
      <w:pPr>
        <w:pStyle w:val="Compact"/>
        <w:numPr>
          <w:ilvl w:val="0"/>
          <w:numId w:val="1004"/>
        </w:numPr>
      </w:pPr>
      <w:del w:id="140" w:author="PR Preview" w:date="2026-01-01T00:00:00Z">
        <w:r>
          <w:delText xml:space="preserve">Casella and Berger (2002, sec. 9.2, pp. 420–439)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covers methods of finding interval estimators.</w:delText>
        </w:r>
      </w:del>
    </w:p>
    <w:p>
      <w:pPr>
        <w:pStyle w:val="Compact"/>
        <w:numPr>
          <w:ilvl w:val="0"/>
          <w:numId w:val="1004"/>
        </w:numPr>
      </w:pPr>
      <w:del w:id="143" w:author="PR Preview" w:date="2026-01-01T00:00:00Z">
        <w:r>
          <w:delText xml:space="preserve">Rice (2007, sec. 9.3, pp. 337–338)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covers duality of confidence intervals and hypothesis tests.</w:delText>
        </w:r>
      </w:del>
    </w:p>
    <w:p>
      <w:pPr>
        <w:pStyle w:val="BodyText"/>
      </w:pPr>
      <w:ins w:id="146" w:author="PR Preview" w:date="2026-01-01T00:00:00Z">
        <w:r>
          <w:t xml:space="preserve">5MinuteAI explains</w:t>
        </w:r>
      </w:ins>
      <w:ins w:id="147" w:author="PR Preview" w:date="2026-01-01T00:00:00Z">
        <w:r>
          <w:t xml:space="preserve"> </w:t>
        </w:r>
      </w:ins>
      <w:hyperlink r:id="rId44">
        <w:ins w:id="148" w:author="PR Preview" w:date="2026-01-01T00:00:00Z">
          <w:r>
            <w:rPr>
              <w:rStyle w:val="Hyperlink"/>
            </w:rPr>
            <w:t xml:space="preserve">confidence intervals</w:t>
          </w:r>
        </w:ins>
      </w:hyperlink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in five minutes,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following the University of Washington’s CSE 312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[7]</w:t>
        </w:r>
      </w:ins>
      <w:ins w:id="1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56" w:author="PR Preview" w:date="2026-01-01T00:00:00Z">
        <w:r>
          <w:t xml:space="preserve">Hogg et al. [8, Sec. 7.1], pp. 307–313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covers confidence intervals for means.</w:t>
        </w:r>
      </w:ins>
    </w:p>
    <w:p>
      <w:pPr>
        <w:pStyle w:val="Compact"/>
        <w:numPr>
          <w:ilvl w:val="0"/>
          <w:numId w:val="1004"/>
        </w:numPr>
      </w:pPr>
      <w:ins w:id="159" w:author="PR Preview" w:date="2026-01-01T00:00:00Z">
        <w:r>
          <w:t xml:space="preserve">Casella and Berger [9, Sec. 9.2], pp. 420–439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covers methods of finding interval estimators.</w:t>
        </w:r>
      </w:ins>
    </w:p>
    <w:p>
      <w:pPr>
        <w:pStyle w:val="Compact"/>
        <w:numPr>
          <w:ilvl w:val="0"/>
          <w:numId w:val="1004"/>
        </w:numPr>
      </w:pPr>
      <w:ins w:id="162" w:author="PR Preview" w:date="2026-01-01T00:00:00Z">
        <w:r>
          <w:t xml:space="preserve">Rice [10, Sec. 9.3], pp. 337–338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covers duality of confidence intervals and hypothesis tests.</w:t>
        </w:r>
      </w:ins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del w:id="165" w:author="PR Preview" w:date="2026-01-01T00:00:00Z">
        <w:r>
          <w:delText xml:space="preserve">Wikipedia contributors (2026g)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— the logic of testing and its terminology</w:delText>
        </w:r>
      </w:del>
    </w:p>
    <w:p>
      <w:pPr>
        <w:numPr>
          <w:ilvl w:val="0"/>
          <w:numId w:val="1006"/>
        </w:numPr>
      </w:pPr>
      <w:del w:id="168" w:author="PR Preview" w:date="2026-01-01T00:00:00Z">
        <w:r>
          <w:delText xml:space="preserve">Wikipedia contributors (2026f)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— the definition and common misreadings</w:delText>
        </w:r>
      </w:del>
    </w:p>
    <w:p>
      <w:pPr>
        <w:numPr>
          <w:ilvl w:val="0"/>
          <w:numId w:val="1006"/>
        </w:numPr>
      </w:pPr>
      <w:del w:id="171" w:author="PR Preview" w:date="2026-01-01T00:00:00Z">
        <w:r>
          <w:delText xml:space="preserve">Wikipedia contributors (2026b)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— the definition and common misreadings</w:delText>
        </w:r>
      </w:del>
    </w:p>
    <w:p>
      <w:pPr>
        <w:numPr>
          <w:ilvl w:val="0"/>
          <w:numId w:val="1006"/>
        </w:numPr>
      </w:pPr>
      <w:del w:id="174" w:author="PR Preview" w:date="2026-01-01T00:00:00Z">
        <w:r>
          <w:delText xml:space="preserve">Wikipedia contributors (2026i)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— the distribution and its uses</w:delText>
        </w:r>
      </w:del>
    </w:p>
    <w:p>
      <w:pPr>
        <w:numPr>
          <w:ilvl w:val="0"/>
          <w:numId w:val="1006"/>
        </w:numPr>
      </w:pPr>
      <w:ins w:id="177" w:author="PR Preview" w:date="2026-01-01T00:00:00Z">
        <w:r>
          <w:t xml:space="preserve">Wikipedia contributors [2]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— the logic of testing and its terminology</w:t>
        </w:r>
      </w:ins>
    </w:p>
    <w:p>
      <w:pPr>
        <w:numPr>
          <w:ilvl w:val="0"/>
          <w:numId w:val="1006"/>
        </w:numPr>
      </w:pPr>
      <w:ins w:id="180" w:author="PR Preview" w:date="2026-01-01T00:00:00Z">
        <w:r>
          <w:t xml:space="preserve">Wikipedia contributors [5]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— the definition and common misreadings</w:t>
        </w:r>
      </w:ins>
    </w:p>
    <w:p>
      <w:pPr>
        <w:numPr>
          <w:ilvl w:val="0"/>
          <w:numId w:val="1006"/>
        </w:numPr>
      </w:pPr>
      <w:ins w:id="183" w:author="PR Preview" w:date="2026-01-01T00:00:00Z">
        <w:r>
          <w:t xml:space="preserve">Wikipedia contributors [12]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— the definition and common misreadings</w:t>
        </w:r>
      </w:ins>
    </w:p>
    <w:p>
      <w:pPr>
        <w:numPr>
          <w:ilvl w:val="0"/>
          <w:numId w:val="1006"/>
        </w:numPr>
      </w:pPr>
      <w:ins w:id="186" w:author="PR Preview" w:date="2026-01-01T00:00:00Z">
        <w:r>
          <w:t xml:space="preserve">Wikipedia contributors [15]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— the distribution and its uses</w:t>
        </w:r>
      </w:ins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del w:id="189" w:author="PR Preview" w:date="2026-01-01T00:00:00Z">
        <w:r>
          <w:delText xml:space="preserve">See also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(Vittinghoff et al. 2012, sec. 3.7)</w:delText>
        </w:r>
      </w:del>
      <w:del w:id="192" w:author="PR Preview" w:date="2026-01-01T00:00:00Z">
        <w:r>
          <w:delText xml:space="preserve">.</w:delText>
        </w:r>
      </w:del>
    </w:p>
    <w:p>
      <w:pPr>
        <w:pStyle w:val="BodyText"/>
      </w:pPr>
      <w:ins w:id="193" w:author="PR Preview" w:date="2026-01-01T00:00:00Z">
        <w:r>
          <w:t xml:space="preserve">See also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[16, Sec. 3.7]</w:t>
        </w:r>
      </w:ins>
      <w:ins w:id="196" w:author="PR Preview" w:date="2026-01-01T00:00:00Z">
        <w:r>
          <w:t xml:space="preserve">.</w:t>
        </w:r>
      </w:ins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wp:statinference"/>
    <w:p>
      <w:pPr>
        <w:pStyle w:val="Bibliography"/>
      </w:pPr>
      <w:del w:id="197" w:author="PR Preview" w:date="2026-01-01T00:00:00Z">
        <w:r>
          <w:delText xml:space="preserve">5MinuteAI. n.d.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rPr>
            <w:i/>
            <w:iCs/>
          </w:rPr>
          <w:delText xml:space="preserve">Probability &amp; Statistics</w:delText>
        </w:r>
      </w:del>
      <w:del w:id="200" w:author="PR Preview" w:date="2026-01-01T00:00:00Z">
        <w:r>
          <w:delText xml:space="preserve">. Video playlist on YouTube. Accessed October 12, 2026.</w:delText>
        </w:r>
      </w:del>
      <w:del w:id="201" w:author="PR Preview" w:date="2026-01-01T00:00:00Z">
        <w:r>
          <w:delText xml:space="preserve"> </w:delText>
        </w:r>
      </w:del>
      <w:hyperlink r:id="rId67">
        <w:del w:id="202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203" w:author="PR Preview" w:date="2026-01-01T00:00:00Z">
        <w:r>
          <w:delText xml:space="preserve">.</w:delText>
        </w:r>
      </w:del>
    </w:p>
    <w:p>
      <w:pPr>
        <w:pStyle w:val="Bibliography"/>
      </w:pPr>
      <w:del w:id="204" w:author="PR Preview" w:date="2026-01-01T00:00:00Z">
        <w:r>
          <w:delText xml:space="preserve">Casella, George, and Roger Berger. 2002.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rPr>
            <w:i/>
            <w:iCs/>
          </w:rPr>
          <w:delText xml:space="preserve">Statistical Inference</w:delText>
        </w:r>
      </w:del>
      <w:del w:id="207" w:author="PR Preview" w:date="2026-01-01T00:00:00Z">
        <w:r>
          <w:delText xml:space="preserve">. 2nd ed. Cengage Learning.</w:delText>
        </w:r>
      </w:del>
      <w:del w:id="208" w:author="PR Preview" w:date="2026-01-01T00:00:00Z">
        <w:r>
          <w:delText xml:space="preserve"> </w:delText>
        </w:r>
      </w:del>
      <w:hyperlink r:id="rId70">
        <w:del w:id="209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210" w:author="PR Preview" w:date="2026-01-01T00:00:00Z">
        <w:r>
          <w:delText xml:space="preserve">.</w:delText>
        </w:r>
      </w:del>
    </w:p>
    <w:p>
      <w:pPr>
        <w:pStyle w:val="Bibliography"/>
      </w:pPr>
      <w:del w:id="211" w:author="PR Preview" w:date="2026-01-01T00:00:00Z">
        <w:r>
          <w:delText xml:space="preserve">Hogg, Robert V., Elliot A. Tanis, and Dale L. Zimmerman. 2019.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214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215" w:author="PR Preview" w:date="2026-01-01T00:00:00Z">
        <w:r>
          <w:delText xml:space="preserve">Rice, John A. 2007.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218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219" w:author="PR Preview" w:date="2026-01-01T00:00:00Z">
        <w:r>
          <w:delText xml:space="preserve">Vittinghoff, Eric, David V Glidden, Stephen C Shiboski, and Charles E McCulloch. 2012.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222" w:author="PR Preview" w:date="2026-01-01T00:00:00Z">
        <w:r>
          <w:delText xml:space="preserve">. 2nd ed. Springer.</w:delText>
        </w:r>
      </w:del>
      <w:del w:id="223" w:author="PR Preview" w:date="2026-01-01T00:00:00Z">
        <w:r>
          <w:delText xml:space="preserve"> </w:delText>
        </w:r>
      </w:del>
      <w:hyperlink r:id="rId83">
        <w:del w:id="224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225" w:author="PR Preview" w:date="2026-01-01T00:00:00Z">
        <w:r>
          <w:delText xml:space="preserve">.</w:delText>
        </w:r>
      </w:del>
    </w:p>
    <w:p>
      <w:pPr>
        <w:pStyle w:val="Bibliography"/>
      </w:pPr>
      <w:del w:id="226" w:author="PR Preview" w:date="2026-01-01T00:00:00Z">
        <w:r>
          <w:delText xml:space="preserve">Wikipedia contributors. 2025.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i/>
            <w:iCs/>
          </w:rPr>
          <w:delText xml:space="preserve">Statistical Inference —</w:delText>
        </w:r>
      </w:del>
      <w:del w:id="229" w:author="PR Preview" w:date="2026-01-01T00:00:00Z">
        <w:r>
          <w:rPr>
            <w:i/>
            <w:iCs/>
          </w:rPr>
          <w:delText xml:space="preserve"> </w:delText>
        </w:r>
      </w:del>
      <w:del w:id="230" w:author="PR Preview" w:date="2026-01-01T00:00:00Z">
        <w:r>
          <w:rPr>
            <w:i/>
            <w:iCs/>
          </w:rPr>
          <w:delText xml:space="preserve">Wikipedia</w:delText>
        </w:r>
      </w:del>
      <w:del w:id="231" w:author="PR Preview" w:date="2026-01-01T00:00:00Z">
        <w:r>
          <w:rPr>
            <w:i/>
            <w:iCs/>
          </w:rPr>
          <w:delText xml:space="preserve">,</w:delText>
        </w:r>
      </w:del>
      <w:del w:id="232" w:author="PR Preview" w:date="2026-01-01T00:00:00Z">
        <w:r>
          <w:rPr>
            <w:i/>
            <w:iCs/>
          </w:rPr>
          <w:delText xml:space="preserve"> </w:delText>
        </w:r>
      </w:del>
      <w:del w:id="233" w:author="PR Preview" w:date="2026-01-01T00:00:00Z">
        <w:r>
          <w:rPr>
            <w:i/>
            <w:iCs/>
          </w:rPr>
          <w:delText xml:space="preserve">the Free Encyclopedia</w:delText>
        </w:r>
      </w:del>
      <w:del w:id="234" w:author="PR Preview" w:date="2026-01-01T00:00:00Z">
        <w:r>
          <w:delText xml:space="preserve">.</w:delText>
        </w:r>
      </w:del>
      <w:del w:id="235" w:author="PR Preview" w:date="2026-01-01T00:00:00Z">
        <w:r>
          <w:delText xml:space="preserve"> </w:delText>
        </w:r>
      </w:del>
      <w:hyperlink r:id="rId55">
        <w:del w:id="236" w:author="PR Preview" w:date="2026-01-01T00:00:00Z">
          <w:r>
            <w:rPr>
              <w:rStyle w:val="Hyperlink"/>
            </w:rPr>
            <w:delText xml:space="preserve">https://en.wikipedia.org/w/index.php?title=Statistical_inference&amp;oldid=1304071803</w:delText>
          </w:r>
        </w:del>
      </w:hyperlink>
      <w:del w:id="237" w:author="PR Preview" w:date="2026-01-01T00:00:00Z">
        <w:r>
          <w:delText xml:space="preserve">.</w:delText>
        </w:r>
      </w:del>
    </w:p>
    <w:p>
      <w:pPr>
        <w:pStyle w:val="Bibliography"/>
      </w:pPr>
      <w:del w:id="238" w:author="PR Preview" w:date="2026-01-01T00:00:00Z">
        <w:r>
          <w:delText xml:space="preserve">Wikipedia contributors. 2026a.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i/>
            <w:iCs/>
          </w:rPr>
          <w:delText xml:space="preserve">Chi-Squared Distribution —</w:delText>
        </w:r>
      </w:del>
      <w:del w:id="241" w:author="PR Preview" w:date="2026-01-01T00:00:00Z">
        <w:r>
          <w:rPr>
            <w:i/>
            <w:iCs/>
          </w:rPr>
          <w:delText xml:space="preserve"> </w:delText>
        </w:r>
      </w:del>
      <w:del w:id="242" w:author="PR Preview" w:date="2026-01-01T00:00:00Z">
        <w:r>
          <w:rPr>
            <w:i/>
            <w:iCs/>
          </w:rPr>
          <w:delText xml:space="preserve">Wikipedia</w:delText>
        </w:r>
      </w:del>
      <w:del w:id="243" w:author="PR Preview" w:date="2026-01-01T00:00:00Z">
        <w:r>
          <w:rPr>
            <w:i/>
            <w:iCs/>
          </w:rPr>
          <w:delText xml:space="preserve">,</w:delText>
        </w:r>
      </w:del>
      <w:del w:id="244" w:author="PR Preview" w:date="2026-01-01T00:00:00Z">
        <w:r>
          <w:rPr>
            <w:i/>
            <w:iCs/>
          </w:rPr>
          <w:delText xml:space="preserve"> </w:delText>
        </w:r>
      </w:del>
      <w:del w:id="245" w:author="PR Preview" w:date="2026-01-01T00:00:00Z">
        <w:r>
          <w:rPr>
            <w:i/>
            <w:iCs/>
          </w:rPr>
          <w:delText xml:space="preserve">the Free Encyclopedia</w:delText>
        </w:r>
      </w:del>
      <w:del w:id="246" w:author="PR Preview" w:date="2026-01-01T00:00:00Z">
        <w:r>
          <w:delText xml:space="preserve">.</w:delText>
        </w:r>
      </w:del>
      <w:del w:id="247" w:author="PR Preview" w:date="2026-01-01T00:00:00Z">
        <w:r>
          <w:delText xml:space="preserve"> </w:delText>
        </w:r>
      </w:del>
      <w:hyperlink r:id="rId73">
        <w:del w:id="248" w:author="PR Preview" w:date="2026-01-01T00:00:00Z">
          <w:r>
            <w:rPr>
              <w:rStyle w:val="Hyperlink"/>
            </w:rPr>
            <w:delText xml:space="preserve">https://en.wikipedia.org/wiki/Chi-squared_distribution</w:delText>
          </w:r>
        </w:del>
      </w:hyperlink>
      <w:del w:id="249" w:author="PR Preview" w:date="2026-01-01T00:00:00Z">
        <w:r>
          <w:delText xml:space="preserve">.</w:delText>
        </w:r>
      </w:del>
    </w:p>
    <w:p>
      <w:pPr>
        <w:pStyle w:val="Bibliography"/>
      </w:pPr>
      <w:del w:id="250" w:author="PR Preview" w:date="2026-01-01T00:00:00Z">
        <w:r>
          <w:delText xml:space="preserve">Wikipedia contributors. 2026b.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rPr>
            <w:i/>
            <w:iCs/>
          </w:rPr>
          <w:delText xml:space="preserve">Confidence Interval —</w:delText>
        </w:r>
      </w:del>
      <w:del w:id="253" w:author="PR Preview" w:date="2026-01-01T00:00:00Z">
        <w:r>
          <w:rPr>
            <w:i/>
            <w:iCs/>
          </w:rPr>
          <w:delText xml:space="preserve"> </w:delText>
        </w:r>
      </w:del>
      <w:del w:id="254" w:author="PR Preview" w:date="2026-01-01T00:00:00Z">
        <w:r>
          <w:rPr>
            <w:i/>
            <w:iCs/>
          </w:rPr>
          <w:delText xml:space="preserve">Wikipedia</w:delText>
        </w:r>
      </w:del>
      <w:del w:id="255" w:author="PR Preview" w:date="2026-01-01T00:00:00Z">
        <w:r>
          <w:rPr>
            <w:i/>
            <w:iCs/>
          </w:rPr>
          <w:delText xml:space="preserve">,</w:delText>
        </w:r>
      </w:del>
      <w:del w:id="256" w:author="PR Preview" w:date="2026-01-01T00:00:00Z">
        <w:r>
          <w:rPr>
            <w:i/>
            <w:iCs/>
          </w:rPr>
          <w:delText xml:space="preserve"> </w:delText>
        </w:r>
      </w:del>
      <w:del w:id="257" w:author="PR Preview" w:date="2026-01-01T00:00:00Z">
        <w:r>
          <w:rPr>
            <w:i/>
            <w:iCs/>
          </w:rPr>
          <w:delText xml:space="preserve">the Free Encyclopedia</w:delText>
        </w:r>
      </w:del>
      <w:del w:id="258" w:author="PR Preview" w:date="2026-01-01T00:00:00Z">
        <w:r>
          <w:delText xml:space="preserve">.</w:delText>
        </w:r>
      </w:del>
      <w:del w:id="259" w:author="PR Preview" w:date="2026-01-01T00:00:00Z">
        <w:r>
          <w:delText xml:space="preserve"> </w:delText>
        </w:r>
      </w:del>
      <w:hyperlink r:id="rId75">
        <w:del w:id="260" w:author="PR Preview" w:date="2026-01-01T00:00:00Z">
          <w:r>
            <w:rPr>
              <w:rStyle w:val="Hyperlink"/>
            </w:rPr>
            <w:delText xml:space="preserve">https://en.wikipedia.org/wiki/Confidence_interval</w:delText>
          </w:r>
        </w:del>
      </w:hyperlink>
      <w:del w:id="261" w:author="PR Preview" w:date="2026-01-01T00:00:00Z">
        <w:r>
          <w:delText xml:space="preserve">.</w:delText>
        </w:r>
      </w:del>
    </w:p>
    <w:p>
      <w:pPr>
        <w:pStyle w:val="Bibliography"/>
      </w:pPr>
      <w:del w:id="262" w:author="PR Preview" w:date="2026-01-01T00:00:00Z">
        <w:r>
          <w:delText xml:space="preserve">Wikipedia contributors. 2026c.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i/>
            <w:iCs/>
          </w:rPr>
          <w:delText xml:space="preserve">Coverage Probability —</w:delText>
        </w:r>
      </w:del>
      <w:del w:id="265" w:author="PR Preview" w:date="2026-01-01T00:00:00Z">
        <w:r>
          <w:rPr>
            <w:i/>
            <w:iCs/>
          </w:rPr>
          <w:delText xml:space="preserve"> </w:delText>
        </w:r>
      </w:del>
      <w:del w:id="266" w:author="PR Preview" w:date="2026-01-01T00:00:00Z">
        <w:r>
          <w:rPr>
            <w:i/>
            <w:iCs/>
          </w:rPr>
          <w:delText xml:space="preserve">Wikipedia</w:delText>
        </w:r>
      </w:del>
      <w:del w:id="267" w:author="PR Preview" w:date="2026-01-01T00:00:00Z">
        <w:r>
          <w:rPr>
            <w:i/>
            <w:iCs/>
          </w:rPr>
          <w:delText xml:space="preserve">,</w:delText>
        </w:r>
      </w:del>
      <w:del w:id="268" w:author="PR Preview" w:date="2026-01-01T00:00:00Z">
        <w:r>
          <w:rPr>
            <w:i/>
            <w:iCs/>
          </w:rPr>
          <w:delText xml:space="preserve"> </w:delText>
        </w:r>
      </w:del>
      <w:del w:id="269" w:author="PR Preview" w:date="2026-01-01T00:00:00Z">
        <w:r>
          <w:rPr>
            <w:i/>
            <w:iCs/>
          </w:rPr>
          <w:delText xml:space="preserve">the Free Encyclopedia</w:delText>
        </w:r>
      </w:del>
      <w:del w:id="270" w:author="PR Preview" w:date="2026-01-01T00:00:00Z">
        <w:r>
          <w:delText xml:space="preserve">.</w:delText>
        </w:r>
      </w:del>
      <w:del w:id="271" w:author="PR Preview" w:date="2026-01-01T00:00:00Z">
        <w:r>
          <w:delText xml:space="preserve"> </w:delText>
        </w:r>
      </w:del>
      <w:hyperlink r:id="rId77">
        <w:del w:id="272" w:author="PR Preview" w:date="2026-01-01T00:00:00Z">
          <w:r>
            <w:rPr>
              <w:rStyle w:val="Hyperlink"/>
            </w:rPr>
            <w:delText xml:space="preserve">https://en.wikipedia.org/wiki/Coverage_probability</w:delText>
          </w:r>
        </w:del>
      </w:hyperlink>
      <w:del w:id="273" w:author="PR Preview" w:date="2026-01-01T00:00:00Z">
        <w:r>
          <w:delText xml:space="preserve">.</w:delText>
        </w:r>
      </w:del>
    </w:p>
    <w:p>
      <w:pPr>
        <w:pStyle w:val="Bibliography"/>
      </w:pPr>
      <w:del w:id="274" w:author="PR Preview" w:date="2026-01-01T00:00:00Z">
        <w:r>
          <w:delText xml:space="preserve">Wikipedia contributors. 2026d.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rPr>
            <w:i/>
            <w:iCs/>
          </w:rPr>
          <w:delText xml:space="preserve">Margin of Error —</w:delText>
        </w:r>
      </w:del>
      <w:del w:id="277" w:author="PR Preview" w:date="2026-01-01T00:00:00Z">
        <w:r>
          <w:rPr>
            <w:i/>
            <w:iCs/>
          </w:rPr>
          <w:delText xml:space="preserve"> </w:delText>
        </w:r>
      </w:del>
      <w:del w:id="278" w:author="PR Preview" w:date="2026-01-01T00:00:00Z">
        <w:r>
          <w:rPr>
            <w:i/>
            <w:iCs/>
          </w:rPr>
          <w:delText xml:space="preserve">Wikipedia</w:delText>
        </w:r>
      </w:del>
      <w:del w:id="279" w:author="PR Preview" w:date="2026-01-01T00:00:00Z">
        <w:r>
          <w:rPr>
            <w:i/>
            <w:iCs/>
          </w:rPr>
          <w:delText xml:space="preserve">,</w:delText>
        </w:r>
      </w:del>
      <w:del w:id="280" w:author="PR Preview" w:date="2026-01-01T00:00:00Z">
        <w:r>
          <w:rPr>
            <w:i/>
            <w:iCs/>
          </w:rPr>
          <w:delText xml:space="preserve"> </w:delText>
        </w:r>
      </w:del>
      <w:del w:id="281" w:author="PR Preview" w:date="2026-01-01T00:00:00Z">
        <w:r>
          <w:rPr>
            <w:i/>
            <w:iCs/>
          </w:rPr>
          <w:delText xml:space="preserve">the Free Encyclopedia</w:delText>
        </w:r>
      </w:del>
      <w:del w:id="282" w:author="PR Preview" w:date="2026-01-01T00:00:00Z">
        <w:r>
          <w:delText xml:space="preserve">.</w:delText>
        </w:r>
      </w:del>
      <w:del w:id="283" w:author="PR Preview" w:date="2026-01-01T00:00:00Z">
        <w:r>
          <w:delText xml:space="preserve"> </w:delText>
        </w:r>
      </w:del>
      <w:hyperlink r:id="rId79">
        <w:del w:id="284" w:author="PR Preview" w:date="2026-01-01T00:00:00Z">
          <w:r>
            <w:rPr>
              <w:rStyle w:val="Hyperlink"/>
            </w:rPr>
            <w:delText xml:space="preserve">https://en.wikipedia.org/wiki/Margin_of_error</w:delText>
          </w:r>
        </w:del>
      </w:hyperlink>
      <w:del w:id="285" w:author="PR Preview" w:date="2026-01-01T00:00:00Z">
        <w:r>
          <w:delText xml:space="preserve">.</w:delText>
        </w:r>
      </w:del>
    </w:p>
    <w:p>
      <w:pPr>
        <w:pStyle w:val="Bibliography"/>
      </w:pPr>
      <w:del w:id="286" w:author="PR Preview" w:date="2026-01-01T00:00:00Z">
        <w:r>
          <w:delText xml:space="preserve">Wikipedia contributors. 2026e.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rPr>
            <w:i/>
            <w:iCs/>
          </w:rPr>
          <w:delText xml:space="preserve">One- and Two-Tailed Tests —</w:delText>
        </w:r>
      </w:del>
      <w:del w:id="289" w:author="PR Preview" w:date="2026-01-01T00:00:00Z">
        <w:r>
          <w:rPr>
            <w:i/>
            <w:iCs/>
          </w:rPr>
          <w:delText xml:space="preserve"> </w:delText>
        </w:r>
      </w:del>
      <w:del w:id="290" w:author="PR Preview" w:date="2026-01-01T00:00:00Z">
        <w:r>
          <w:rPr>
            <w:i/>
            <w:iCs/>
          </w:rPr>
          <w:delText xml:space="preserve">Wikipedia</w:delText>
        </w:r>
      </w:del>
      <w:del w:id="291" w:author="PR Preview" w:date="2026-01-01T00:00:00Z">
        <w:r>
          <w:rPr>
            <w:i/>
            <w:iCs/>
          </w:rPr>
          <w:delText xml:space="preserve">,</w:delText>
        </w:r>
      </w:del>
      <w:del w:id="292" w:author="PR Preview" w:date="2026-01-01T00:00:00Z">
        <w:r>
          <w:rPr>
            <w:i/>
            <w:iCs/>
          </w:rPr>
          <w:delText xml:space="preserve"> </w:delText>
        </w:r>
      </w:del>
      <w:del w:id="293" w:author="PR Preview" w:date="2026-01-01T00:00:00Z">
        <w:r>
          <w:rPr>
            <w:i/>
            <w:iCs/>
          </w:rPr>
          <w:delText xml:space="preserve">the Free Encyclopedia</w:delText>
        </w:r>
      </w:del>
      <w:del w:id="294" w:author="PR Preview" w:date="2026-01-01T00:00:00Z">
        <w:r>
          <w:delText xml:space="preserve">.</w:delText>
        </w:r>
      </w:del>
      <w:del w:id="295" w:author="PR Preview" w:date="2026-01-01T00:00:00Z">
        <w:r>
          <w:delText xml:space="preserve"> </w:delText>
        </w:r>
      </w:del>
      <w:hyperlink r:id="rId59">
        <w:del w:id="296" w:author="PR Preview" w:date="2026-01-01T00:00:00Z">
          <w:r>
            <w:rPr>
              <w:rStyle w:val="Hyperlink"/>
            </w:rPr>
            <w:delText xml:space="preserve">https://en.wikipedia.org/wiki/One-_and_two-tailed_tests</w:delText>
          </w:r>
        </w:del>
      </w:hyperlink>
      <w:del w:id="297" w:author="PR Preview" w:date="2026-01-01T00:00:00Z">
        <w:r>
          <w:delText xml:space="preserve">.</w:delText>
        </w:r>
      </w:del>
    </w:p>
    <w:p>
      <w:pPr>
        <w:pStyle w:val="Bibliography"/>
      </w:pPr>
      <w:del w:id="298" w:author="PR Preview" w:date="2026-01-01T00:00:00Z">
        <w:r>
          <w:delText xml:space="preserve">Wikipedia contributors. 2026f.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rPr>
            <w:i/>
            <w:iCs/>
          </w:rPr>
          <w:delText xml:space="preserve">P-Value —</w:delText>
        </w:r>
      </w:del>
      <w:del w:id="301" w:author="PR Preview" w:date="2026-01-01T00:00:00Z">
        <w:r>
          <w:rPr>
            <w:i/>
            <w:iCs/>
          </w:rPr>
          <w:delText xml:space="preserve"> </w:delText>
        </w:r>
      </w:del>
      <w:del w:id="302" w:author="PR Preview" w:date="2026-01-01T00:00:00Z">
        <w:r>
          <w:rPr>
            <w:i/>
            <w:iCs/>
          </w:rPr>
          <w:delText xml:space="preserve">Wikipedia</w:delText>
        </w:r>
      </w:del>
      <w:del w:id="303" w:author="PR Preview" w:date="2026-01-01T00:00:00Z">
        <w:r>
          <w:rPr>
            <w:i/>
            <w:iCs/>
          </w:rPr>
          <w:delText xml:space="preserve">,</w:delText>
        </w:r>
      </w:del>
      <w:del w:id="304" w:author="PR Preview" w:date="2026-01-01T00:00:00Z">
        <w:r>
          <w:rPr>
            <w:i/>
            <w:iCs/>
          </w:rPr>
          <w:delText xml:space="preserve"> </w:delText>
        </w:r>
      </w:del>
      <w:del w:id="305" w:author="PR Preview" w:date="2026-01-01T00:00:00Z">
        <w:r>
          <w:rPr>
            <w:i/>
            <w:iCs/>
          </w:rPr>
          <w:delText xml:space="preserve">the Free Encyclopedia</w:delText>
        </w:r>
      </w:del>
      <w:del w:id="306" w:author="PR Preview" w:date="2026-01-01T00:00:00Z">
        <w:r>
          <w:delText xml:space="preserve">.</w:delText>
        </w:r>
      </w:del>
      <w:del w:id="307" w:author="PR Preview" w:date="2026-01-01T00:00:00Z">
        <w:r>
          <w:delText xml:space="preserve"> </w:delText>
        </w:r>
      </w:del>
      <w:hyperlink r:id="rId63">
        <w:del w:id="308" w:author="PR Preview" w:date="2026-01-01T00:00:00Z">
          <w:r>
            <w:rPr>
              <w:rStyle w:val="Hyperlink"/>
            </w:rPr>
            <w:delText xml:space="preserve">https://en.wikipedia.org/wiki/P-value</w:delText>
          </w:r>
        </w:del>
      </w:hyperlink>
      <w:del w:id="309" w:author="PR Preview" w:date="2026-01-01T00:00:00Z">
        <w:r>
          <w:delText xml:space="preserve">.</w:delText>
        </w:r>
      </w:del>
    </w:p>
    <w:p>
      <w:pPr>
        <w:pStyle w:val="Bibliography"/>
      </w:pPr>
      <w:del w:id="310" w:author="PR Preview" w:date="2026-01-01T00:00:00Z">
        <w:r>
          <w:delText xml:space="preserve">Wikipedia contributors. 2026g.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i/>
            <w:iCs/>
          </w:rPr>
          <w:delText xml:space="preserve">Statistical Hypothesis Test —</w:delText>
        </w:r>
      </w:del>
      <w:del w:id="313" w:author="PR Preview" w:date="2026-01-01T00:00:00Z">
        <w:r>
          <w:rPr>
            <w:i/>
            <w:iCs/>
          </w:rPr>
          <w:delText xml:space="preserve"> </w:delText>
        </w:r>
      </w:del>
      <w:del w:id="314" w:author="PR Preview" w:date="2026-01-01T00:00:00Z">
        <w:r>
          <w:rPr>
            <w:i/>
            <w:iCs/>
          </w:rPr>
          <w:delText xml:space="preserve">Wikipedia</w:delText>
        </w:r>
      </w:del>
      <w:del w:id="315" w:author="PR Preview" w:date="2026-01-01T00:00:00Z">
        <w:r>
          <w:rPr>
            <w:i/>
            <w:iCs/>
          </w:rPr>
          <w:delText xml:space="preserve">,</w:delText>
        </w:r>
      </w:del>
      <w:del w:id="316" w:author="PR Preview" w:date="2026-01-01T00:00:00Z">
        <w:r>
          <w:rPr>
            <w:i/>
            <w:iCs/>
          </w:rPr>
          <w:delText xml:space="preserve"> </w:delText>
        </w:r>
      </w:del>
      <w:del w:id="317" w:author="PR Preview" w:date="2026-01-01T00:00:00Z">
        <w:r>
          <w:rPr>
            <w:i/>
            <w:iCs/>
          </w:rPr>
          <w:delText xml:space="preserve">the Free Encyclopedia</w:delText>
        </w:r>
      </w:del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hyperlink r:id="rId57">
        <w:del w:id="320" w:author="PR Preview" w:date="2026-01-01T00:00:00Z">
          <w:r>
            <w:rPr>
              <w:rStyle w:val="Hyperlink"/>
            </w:rPr>
            <w:delText xml:space="preserve">https://en.wikipedia.org/wiki/Statistical_hypothesis_test</w:delText>
          </w:r>
        </w:del>
      </w:hyperlink>
      <w:del w:id="321" w:author="PR Preview" w:date="2026-01-01T00:00:00Z">
        <w:r>
          <w:delText xml:space="preserve">.</w:delText>
        </w:r>
      </w:del>
    </w:p>
    <w:p>
      <w:pPr>
        <w:pStyle w:val="Bibliography"/>
      </w:pPr>
      <w:del w:id="322" w:author="PR Preview" w:date="2026-01-01T00:00:00Z">
        <w:r>
          <w:delText xml:space="preserve">Wikipedia contributors. 2026h.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rPr>
            <w:i/>
            <w:iCs/>
          </w:rPr>
          <w:delText xml:space="preserve">Statistical Significance —</w:delText>
        </w:r>
      </w:del>
      <w:del w:id="325" w:author="PR Preview" w:date="2026-01-01T00:00:00Z">
        <w:r>
          <w:rPr>
            <w:i/>
            <w:iCs/>
          </w:rPr>
          <w:delText xml:space="preserve"> </w:delText>
        </w:r>
      </w:del>
      <w:del w:id="326" w:author="PR Preview" w:date="2026-01-01T00:00:00Z">
        <w:r>
          <w:rPr>
            <w:i/>
            <w:iCs/>
          </w:rPr>
          <w:delText xml:space="preserve">Wikipedia</w:delText>
        </w:r>
      </w:del>
      <w:del w:id="327" w:author="PR Preview" w:date="2026-01-01T00:00:00Z">
        <w:r>
          <w:rPr>
            <w:i/>
            <w:iCs/>
          </w:rPr>
          <w:delText xml:space="preserve">,</w:delText>
        </w:r>
      </w:del>
      <w:del w:id="328" w:author="PR Preview" w:date="2026-01-01T00:00:00Z">
        <w:r>
          <w:rPr>
            <w:i/>
            <w:iCs/>
          </w:rPr>
          <w:delText xml:space="preserve"> </w:delText>
        </w:r>
      </w:del>
      <w:del w:id="329" w:author="PR Preview" w:date="2026-01-01T00:00:00Z">
        <w:r>
          <w:rPr>
            <w:i/>
            <w:iCs/>
          </w:rPr>
          <w:delText xml:space="preserve">the Free Encyclopedia</w:delText>
        </w:r>
      </w:del>
      <w:del w:id="330" w:author="PR Preview" w:date="2026-01-01T00:00:00Z">
        <w:r>
          <w:delText xml:space="preserve">.</w:delText>
        </w:r>
      </w:del>
      <w:del w:id="331" w:author="PR Preview" w:date="2026-01-01T00:00:00Z">
        <w:r>
          <w:delText xml:space="preserve"> </w:delText>
        </w:r>
      </w:del>
      <w:hyperlink r:id="rId65">
        <w:del w:id="332" w:author="PR Preview" w:date="2026-01-01T00:00:00Z">
          <w:r>
            <w:rPr>
              <w:rStyle w:val="Hyperlink"/>
            </w:rPr>
            <w:delText xml:space="preserve">https://en.wikipedia.org/wiki/Statistical_significance</w:delText>
          </w:r>
        </w:del>
      </w:hyperlink>
      <w:del w:id="333" w:author="PR Preview" w:date="2026-01-01T00:00:00Z">
        <w:r>
          <w:delText xml:space="preserve">.</w:delText>
        </w:r>
      </w:del>
    </w:p>
    <w:p>
      <w:pPr>
        <w:pStyle w:val="Bibliography"/>
      </w:pPr>
      <w:del w:id="334" w:author="PR Preview" w:date="2026-01-01T00:00:00Z">
        <w:r>
          <w:delText xml:space="preserve">Wikipedia contributors. 2026i.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i/>
            <w:iCs/>
          </w:rPr>
          <w:delText xml:space="preserve">Student’s t-Distribution —</w:delText>
        </w:r>
      </w:del>
      <w:del w:id="337" w:author="PR Preview" w:date="2026-01-01T00:00:00Z">
        <w:r>
          <w:rPr>
            <w:i/>
            <w:iCs/>
          </w:rPr>
          <w:delText xml:space="preserve"> </w:delText>
        </w:r>
      </w:del>
      <w:del w:id="338" w:author="PR Preview" w:date="2026-01-01T00:00:00Z">
        <w:r>
          <w:rPr>
            <w:i/>
            <w:iCs/>
          </w:rPr>
          <w:delText xml:space="preserve">Wikipedia</w:delText>
        </w:r>
      </w:del>
      <w:del w:id="339" w:author="PR Preview" w:date="2026-01-01T00:00:00Z">
        <w:r>
          <w:rPr>
            <w:i/>
            <w:iCs/>
          </w:rPr>
          <w:delText xml:space="preserve">,</w:delText>
        </w:r>
      </w:del>
      <w:del w:id="340" w:author="PR Preview" w:date="2026-01-01T00:00:00Z">
        <w:r>
          <w:rPr>
            <w:i/>
            <w:iCs/>
          </w:rPr>
          <w:delText xml:space="preserve"> </w:delText>
        </w:r>
      </w:del>
      <w:del w:id="341" w:author="PR Preview" w:date="2026-01-01T00:00:00Z">
        <w:r>
          <w:rPr>
            <w:i/>
            <w:iCs/>
          </w:rPr>
          <w:delText xml:space="preserve">the Free Encyclopedia</w:delText>
        </w:r>
      </w:del>
      <w:del w:id="342" w:author="PR Preview" w:date="2026-01-01T00:00:00Z">
        <w:r>
          <w:delText xml:space="preserve">.</w:delText>
        </w:r>
      </w:del>
      <w:del w:id="343" w:author="PR Preview" w:date="2026-01-01T00:00:00Z">
        <w:r>
          <w:delText xml:space="preserve"> </w:delText>
        </w:r>
      </w:del>
      <w:hyperlink r:id="rId81">
        <w:del w:id="344" w:author="PR Preview" w:date="2026-01-01T00:00:00Z">
          <w:r>
            <w:rPr>
              <w:rStyle w:val="Hyperlink"/>
            </w:rPr>
            <w:delText xml:space="preserve">https://en.wikipedia.org/wiki/Student%27s_t-distribution</w:delText>
          </w:r>
        </w:del>
      </w:hyperlink>
      <w:del w:id="345" w:author="PR Preview" w:date="2026-01-01T00:00:00Z">
        <w:r>
          <w:delText xml:space="preserve">.</w:delText>
        </w:r>
      </w:del>
    </w:p>
    <w:p>
      <w:pPr>
        <w:pStyle w:val="Bibliography"/>
      </w:pPr>
      <w:del w:id="346" w:author="PR Preview" w:date="2026-01-01T00:00:00Z">
        <w:r>
          <w:delText xml:space="preserve">Wikipedia contributors. 2026j.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rPr>
            <w:i/>
            <w:iCs/>
          </w:rPr>
          <w:delText xml:space="preserve">Test Statistic —</w:delText>
        </w:r>
      </w:del>
      <w:del w:id="349" w:author="PR Preview" w:date="2026-01-01T00:00:00Z">
        <w:r>
          <w:rPr>
            <w:i/>
            <w:iCs/>
          </w:rPr>
          <w:delText xml:space="preserve"> </w:delText>
        </w:r>
      </w:del>
      <w:del w:id="350" w:author="PR Preview" w:date="2026-01-01T00:00:00Z">
        <w:r>
          <w:rPr>
            <w:i/>
            <w:iCs/>
          </w:rPr>
          <w:delText xml:space="preserve">Wikipedia</w:delText>
        </w:r>
      </w:del>
      <w:del w:id="351" w:author="PR Preview" w:date="2026-01-01T00:00:00Z">
        <w:r>
          <w:rPr>
            <w:i/>
            <w:iCs/>
          </w:rPr>
          <w:delText xml:space="preserve">,</w:delText>
        </w:r>
      </w:del>
      <w:del w:id="352" w:author="PR Preview" w:date="2026-01-01T00:00:00Z">
        <w:r>
          <w:rPr>
            <w:i/>
            <w:iCs/>
          </w:rPr>
          <w:delText xml:space="preserve"> </w:delText>
        </w:r>
      </w:del>
      <w:del w:id="353" w:author="PR Preview" w:date="2026-01-01T00:00:00Z">
        <w:r>
          <w:rPr>
            <w:i/>
            <w:iCs/>
          </w:rPr>
          <w:delText xml:space="preserve">the Free Encyclopedia</w:delText>
        </w:r>
      </w:del>
      <w:del w:id="354" w:author="PR Preview" w:date="2026-01-01T00:00:00Z">
        <w:r>
          <w:delText xml:space="preserve">.</w:delText>
        </w:r>
      </w:del>
      <w:del w:id="355" w:author="PR Preview" w:date="2026-01-01T00:00:00Z">
        <w:r>
          <w:delText xml:space="preserve"> </w:delText>
        </w:r>
      </w:del>
      <w:hyperlink r:id="rId61">
        <w:del w:id="356" w:author="PR Preview" w:date="2026-01-01T00:00:00Z">
          <w:r>
            <w:rPr>
              <w:rStyle w:val="Hyperlink"/>
            </w:rPr>
            <w:delText xml:space="preserve">https://en.wikipedia.org/wiki/Test_statistic</w:delText>
          </w:r>
        </w:del>
      </w:hyperlink>
      <w:del w:id="357" w:author="PR Preview" w:date="2026-01-01T00:00:00Z">
        <w:r>
          <w:delText xml:space="preserve">.</w:delText>
        </w:r>
      </w:del>
    </w:p>
    <w:p>
      <w:pPr>
        <w:pStyle w:val="Bibliography"/>
      </w:pPr>
      <w:ins w:id="358" w:author="PR Preview" w:date="2026-01-01T00:00:00Z">
        <w:r>
          <w:t xml:space="preserve">[1]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	</w:t>
        </w:r>
      </w:ins>
      <w:ins w:id="361" w:author="PR Preview" w:date="2026-01-01T00:00:00Z">
        <w:r>
          <w:t xml:space="preserve">Wikipedia contributors,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“Statistical inference —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Wikipedia</w:t>
        </w:r>
      </w:ins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 free encyclopedia.”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2025. Available:</w:t>
        </w:r>
      </w:ins>
      <w:ins w:id="371" w:author="PR Preview" w:date="2026-01-01T00:00:00Z">
        <w:r>
          <w:t xml:space="preserve"> </w:t>
        </w:r>
      </w:ins>
      <w:hyperlink r:id="rId55">
        <w:ins w:id="372" w:author="PR Preview" w:date="2026-01-01T00:00:00Z">
          <w:r>
            <w:rPr>
              <w:rStyle w:val="Hyperlink"/>
            </w:rPr>
            <w:t xml:space="preserve">https://en.wikipedia.org/w/index.php?title=Statistical_inference&amp;oldid=1304071803</w:t>
          </w:r>
        </w:ins>
      </w:hyperlink>
    </w:p>
    <w:bookmarkEnd w:id="56"/>
    <w:bookmarkStart w:id="58" w:name="Xf91ac3e78483ea46cabb519605e11a427d8ba73"/>
    <w:p>
      <w:pPr>
        <w:pStyle w:val="Bibliography"/>
      </w:pPr>
      <w:ins w:id="373" w:author="PR Preview" w:date="2026-01-01T00:00:00Z">
        <w:r>
          <w:t xml:space="preserve">[2]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	</w:t>
        </w:r>
      </w:ins>
      <w:ins w:id="376" w:author="PR Preview" w:date="2026-01-01T00:00:00Z">
        <w:r>
          <w:t xml:space="preserve">Wikipedia contributors,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“Statistical hypothesis test —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Wikipedia</w:t>
        </w:r>
      </w:ins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the free encyclopedia.”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2026. Available:</w:t>
        </w:r>
      </w:ins>
      <w:ins w:id="386" w:author="PR Preview" w:date="2026-01-01T00:00:00Z">
        <w:r>
          <w:t xml:space="preserve"> </w:t>
        </w:r>
      </w:ins>
      <w:hyperlink r:id="rId57">
        <w:ins w:id="387" w:author="PR Preview" w:date="2026-01-01T00:00:00Z">
          <w:r>
            <w:rPr>
              <w:rStyle w:val="Hyperlink"/>
            </w:rPr>
            <w:t xml:space="preserve">https://en.wikipedia.org/wiki/Statistical_hypothesis_test</w:t>
          </w:r>
        </w:ins>
      </w:hyperlink>
    </w:p>
    <w:bookmarkEnd w:id="58"/>
    <w:bookmarkStart w:id="60" w:name="ref-wikipedia_one_and_two_tailed_tests"/>
    <w:p>
      <w:pPr>
        <w:pStyle w:val="Bibliography"/>
      </w:pPr>
      <w:ins w:id="388" w:author="PR Preview" w:date="2026-01-01T00:00:00Z">
        <w:r>
          <w:t xml:space="preserve">[3]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	</w:t>
        </w:r>
      </w:ins>
      <w:ins w:id="391" w:author="PR Preview" w:date="2026-01-01T00:00:00Z">
        <w:r>
          <w:t xml:space="preserve">Wikipedia contributors,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“One- and two-tailed tests —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Wikipedia</w:t>
        </w:r>
      </w:ins>
      <w:ins w:id="396" w:author="PR Preview" w:date="2026-01-01T00:00:00Z">
        <w:r>
          <w:t xml:space="preserve">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the free encyclopedia.”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2026. Available:</w:t>
        </w:r>
      </w:ins>
      <w:ins w:id="401" w:author="PR Preview" w:date="2026-01-01T00:00:00Z">
        <w:r>
          <w:t xml:space="preserve"> </w:t>
        </w:r>
      </w:ins>
      <w:hyperlink r:id="rId59">
        <w:ins w:id="402" w:author="PR Preview" w:date="2026-01-01T00:00:00Z">
          <w:r>
            <w:rPr>
              <w:rStyle w:val="Hyperlink"/>
            </w:rPr>
            <w:t xml:space="preserve">https://en.wikipedia.org/wiki/One-_and_two-tailed_tests</w:t>
          </w:r>
        </w:ins>
      </w:hyperlink>
    </w:p>
    <w:bookmarkEnd w:id="60"/>
    <w:bookmarkStart w:id="62" w:name="ref-wikipedia_test_statistic"/>
    <w:p>
      <w:pPr>
        <w:pStyle w:val="Bibliography"/>
      </w:pPr>
      <w:ins w:id="403" w:author="PR Preview" w:date="2026-01-01T00:00:00Z">
        <w:r>
          <w:t xml:space="preserve">[4]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	</w:t>
        </w:r>
      </w:ins>
      <w:ins w:id="406" w:author="PR Preview" w:date="2026-01-01T00:00:00Z">
        <w:r>
          <w:t xml:space="preserve">Wikipedia contributors,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“Test statistic —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Wikipedia</w:t>
        </w:r>
      </w:ins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 free encyclopedia.”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2026. Available:</w:t>
        </w:r>
      </w:ins>
      <w:ins w:id="416" w:author="PR Preview" w:date="2026-01-01T00:00:00Z">
        <w:r>
          <w:t xml:space="preserve"> </w:t>
        </w:r>
      </w:ins>
      <w:hyperlink r:id="rId61">
        <w:ins w:id="417" w:author="PR Preview" w:date="2026-01-01T00:00:00Z">
          <w:r>
            <w:rPr>
              <w:rStyle w:val="Hyperlink"/>
            </w:rPr>
            <w:t xml:space="preserve">https://en.wikipedia.org/wiki/Test_statistic</w:t>
          </w:r>
        </w:ins>
      </w:hyperlink>
    </w:p>
    <w:bookmarkEnd w:id="62"/>
    <w:bookmarkStart w:id="64" w:name="ref-wikipedia_p_value"/>
    <w:p>
      <w:pPr>
        <w:pStyle w:val="Bibliography"/>
      </w:pPr>
      <w:ins w:id="418" w:author="PR Preview" w:date="2026-01-01T00:00:00Z">
        <w:r>
          <w:t xml:space="preserve">[5]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	</w:t>
        </w:r>
      </w:ins>
      <w:ins w:id="421" w:author="PR Preview" w:date="2026-01-01T00:00:00Z">
        <w:r>
          <w:t xml:space="preserve">Wikipedia contributors,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“P-value —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Wikipedia</w:t>
        </w:r>
      </w:ins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the free encyclopedia.”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2026. Available:</w:t>
        </w:r>
      </w:ins>
      <w:ins w:id="431" w:author="PR Preview" w:date="2026-01-01T00:00:00Z">
        <w:r>
          <w:t xml:space="preserve"> </w:t>
        </w:r>
      </w:ins>
      <w:hyperlink r:id="rId63">
        <w:ins w:id="432" w:author="PR Preview" w:date="2026-01-01T00:00:00Z">
          <w:r>
            <w:rPr>
              <w:rStyle w:val="Hyperlink"/>
            </w:rPr>
            <w:t xml:space="preserve">https://en.wikipedia.org/wiki/P-value</w:t>
          </w:r>
        </w:ins>
      </w:hyperlink>
    </w:p>
    <w:bookmarkEnd w:id="64"/>
    <w:bookmarkStart w:id="66" w:name="ref-wikipedia_statistical_significance"/>
    <w:p>
      <w:pPr>
        <w:pStyle w:val="Bibliography"/>
      </w:pPr>
      <w:ins w:id="433" w:author="PR Preview" w:date="2026-01-01T00:00:00Z">
        <w:r>
          <w:t xml:space="preserve">[6]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	</w:t>
        </w:r>
      </w:ins>
      <w:ins w:id="436" w:author="PR Preview" w:date="2026-01-01T00:00:00Z">
        <w:r>
          <w:t xml:space="preserve">Wikipedia contributors,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“Statistical significance —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Wikipedia</w:t>
        </w:r>
      </w:ins>
      <w:ins w:id="441" w:author="PR Preview" w:date="2026-01-01T00:00:00Z">
        <w:r>
          <w:t xml:space="preserve">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 free encyclopedia.”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2026. Available:</w:t>
        </w:r>
      </w:ins>
      <w:ins w:id="446" w:author="PR Preview" w:date="2026-01-01T00:00:00Z">
        <w:r>
          <w:t xml:space="preserve"> </w:t>
        </w:r>
      </w:ins>
      <w:hyperlink r:id="rId65">
        <w:ins w:id="447" w:author="PR Preview" w:date="2026-01-01T00:00:00Z">
          <w:r>
            <w:rPr>
              <w:rStyle w:val="Hyperlink"/>
            </w:rPr>
            <w:t xml:space="preserve">https://en.wikipedia.org/wiki/Statistical_significance</w:t>
          </w:r>
        </w:ins>
      </w:hyperlink>
    </w:p>
    <w:bookmarkEnd w:id="66"/>
    <w:bookmarkStart w:id="68" w:name="ref-fiveminuteai_probstat"/>
    <w:p>
      <w:pPr>
        <w:pStyle w:val="Bibliography"/>
      </w:pPr>
      <w:ins w:id="448" w:author="PR Preview" w:date="2026-01-01T00:00:00Z">
        <w:r>
          <w:t xml:space="preserve">[7]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	</w:t>
        </w:r>
      </w:ins>
      <w:ins w:id="451" w:author="PR Preview" w:date="2026-01-01T00:00:00Z">
        <w:r>
          <w:t xml:space="preserve">5MinuteAI,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“Probability &amp; statistics.”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Video playlist on YouTube. Accessed: Oct. 12, 2026. [Online]. Available:</w:t>
        </w:r>
      </w:ins>
      <w:ins w:id="456" w:author="PR Preview" w:date="2026-01-01T00:00:00Z">
        <w:r>
          <w:t xml:space="preserve"> </w:t>
        </w:r>
      </w:ins>
      <w:hyperlink r:id="rId67">
        <w:ins w:id="457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68"/>
    <w:bookmarkStart w:id="69" w:name="ref-hoggtanis2015"/>
    <w:p>
      <w:pPr>
        <w:pStyle w:val="Bibliography"/>
      </w:pPr>
      <w:ins w:id="458" w:author="PR Preview" w:date="2026-01-01T00:00:00Z">
        <w:r>
          <w:t xml:space="preserve">[8]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	</w:t>
        </w:r>
      </w:ins>
      <w:ins w:id="461" w:author="PR Preview" w:date="2026-01-01T00:00:00Z">
        <w:r>
          <w:t xml:space="preserve">R. V. Hogg, E. A. Tanis, and D. L. Zimmerman,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rPr>
            <w:i/>
            <w:iCs/>
          </w:rPr>
          <w:t xml:space="preserve">Probability and statistical inference</w:t>
        </w:r>
      </w:ins>
      <w:ins w:id="464" w:author="PR Preview" w:date="2026-01-01T00:00:00Z">
        <w:r>
          <w:t xml:space="preserve">, Tenth edition. Boston: Pearson, 2019.</w:t>
        </w:r>
      </w:ins>
    </w:p>
    <w:bookmarkEnd w:id="69"/>
    <w:bookmarkStart w:id="71" w:name="ref-CaseBerg01"/>
    <w:p>
      <w:pPr>
        <w:pStyle w:val="Bibliography"/>
      </w:pPr>
      <w:ins w:id="465" w:author="PR Preview" w:date="2026-01-01T00:00:00Z">
        <w:r>
          <w:t xml:space="preserve">[9]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	</w:t>
        </w:r>
      </w:ins>
      <w:ins w:id="468" w:author="PR Preview" w:date="2026-01-01T00:00:00Z">
        <w:r>
          <w:t xml:space="preserve">G. Casella and R. Berger,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rPr>
            <w:i/>
            <w:iCs/>
          </w:rPr>
          <w:t xml:space="preserve">Statistical inference</w:t>
        </w:r>
      </w:ins>
      <w:ins w:id="471" w:author="PR Preview" w:date="2026-01-01T00:00:00Z">
        <w:r>
          <w:t xml:space="preserve">, 2nd ed. Cengage Learning, 2002. Available:</w:t>
        </w:r>
      </w:ins>
      <w:ins w:id="472" w:author="PR Preview" w:date="2026-01-01T00:00:00Z">
        <w:r>
          <w:t xml:space="preserve"> </w:t>
        </w:r>
      </w:ins>
      <w:hyperlink r:id="rId70">
        <w:ins w:id="473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71"/>
    <w:bookmarkStart w:id="72" w:name="ref-rice2007mathematical"/>
    <w:p>
      <w:pPr>
        <w:pStyle w:val="Bibliography"/>
      </w:pPr>
      <w:ins w:id="474" w:author="PR Preview" w:date="2026-01-01T00:00:00Z">
        <w:r>
          <w:t xml:space="preserve">[10]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	</w:t>
        </w:r>
      </w:ins>
      <w:ins w:id="477" w:author="PR Preview" w:date="2026-01-01T00:00:00Z">
        <w:r>
          <w:t xml:space="preserve">J. A. Rice,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rPr>
            <w:i/>
            <w:iCs/>
          </w:rPr>
          <w:t xml:space="preserve">Mathematical statistics and data analysis</w:t>
        </w:r>
      </w:ins>
      <w:ins w:id="480" w:author="PR Preview" w:date="2026-01-01T00:00:00Z">
        <w:r>
          <w:t xml:space="preserve">, 3rd ed. Belmont, CA: Cengage Learning, 2007.</w:t>
        </w:r>
      </w:ins>
    </w:p>
    <w:bookmarkEnd w:id="72"/>
    <w:bookmarkStart w:id="74" w:name="ref-wikipedia_chi_squared_distribution"/>
    <w:p>
      <w:pPr>
        <w:pStyle w:val="Bibliography"/>
      </w:pPr>
      <w:ins w:id="481" w:author="PR Preview" w:date="2026-01-01T00:00:00Z">
        <w:r>
          <w:t xml:space="preserve">[11]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	</w:t>
        </w:r>
      </w:ins>
      <w:ins w:id="484" w:author="PR Preview" w:date="2026-01-01T00:00:00Z">
        <w:r>
          <w:t xml:space="preserve">Wikipedia contributors,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“Chi-squared distribution —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Wikipedia</w:t>
        </w:r>
      </w:ins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the free encyclopedia.”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2026. Available:</w:t>
        </w:r>
      </w:ins>
      <w:ins w:id="494" w:author="PR Preview" w:date="2026-01-01T00:00:00Z">
        <w:r>
          <w:t xml:space="preserve"> </w:t>
        </w:r>
      </w:ins>
      <w:hyperlink r:id="rId73">
        <w:ins w:id="495" w:author="PR Preview" w:date="2026-01-01T00:00:00Z">
          <w:r>
            <w:rPr>
              <w:rStyle w:val="Hyperlink"/>
            </w:rPr>
            <w:t xml:space="preserve">https://en.wikipedia.org/wiki/Chi-squared_distribution</w:t>
          </w:r>
        </w:ins>
      </w:hyperlink>
    </w:p>
    <w:bookmarkEnd w:id="74"/>
    <w:bookmarkStart w:id="76" w:name="ref-wikipedia_confidence_interval"/>
    <w:p>
      <w:pPr>
        <w:pStyle w:val="Bibliography"/>
      </w:pPr>
      <w:ins w:id="496" w:author="PR Preview" w:date="2026-01-01T00:00:00Z">
        <w:r>
          <w:t xml:space="preserve">[12]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	</w:t>
        </w:r>
      </w:ins>
      <w:ins w:id="499" w:author="PR Preview" w:date="2026-01-01T00:00:00Z">
        <w:r>
          <w:t xml:space="preserve">Wikipedia contributors,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“Confidence interval —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Wikipedia</w:t>
        </w:r>
      </w:ins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 free encyclopedia.”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2026. Available:</w:t>
        </w:r>
      </w:ins>
      <w:ins w:id="509" w:author="PR Preview" w:date="2026-01-01T00:00:00Z">
        <w:r>
          <w:t xml:space="preserve"> </w:t>
        </w:r>
      </w:ins>
      <w:hyperlink r:id="rId75">
        <w:ins w:id="510" w:author="PR Preview" w:date="2026-01-01T00:00:00Z">
          <w:r>
            <w:rPr>
              <w:rStyle w:val="Hyperlink"/>
            </w:rPr>
            <w:t xml:space="preserve">https://en.wikipedia.org/wiki/Confidence_interval</w:t>
          </w:r>
        </w:ins>
      </w:hyperlink>
    </w:p>
    <w:bookmarkEnd w:id="76"/>
    <w:bookmarkStart w:id="78" w:name="ref-wikipedia_coverage_probability"/>
    <w:p>
      <w:pPr>
        <w:pStyle w:val="Bibliography"/>
      </w:pPr>
      <w:ins w:id="511" w:author="PR Preview" w:date="2026-01-01T00:00:00Z">
        <w:r>
          <w:t xml:space="preserve">[13]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	</w:t>
        </w:r>
      </w:ins>
      <w:ins w:id="514" w:author="PR Preview" w:date="2026-01-01T00:00:00Z">
        <w:r>
          <w:t xml:space="preserve">Wikipedia contributors,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“Coverage probability —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Wikipedia</w:t>
        </w:r>
      </w:ins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the free encyclopedia.”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2026. Available:</w:t>
        </w:r>
      </w:ins>
      <w:ins w:id="524" w:author="PR Preview" w:date="2026-01-01T00:00:00Z">
        <w:r>
          <w:t xml:space="preserve"> </w:t>
        </w:r>
      </w:ins>
      <w:hyperlink r:id="rId77">
        <w:ins w:id="525" w:author="PR Preview" w:date="2026-01-01T00:00:00Z">
          <w:r>
            <w:rPr>
              <w:rStyle w:val="Hyperlink"/>
            </w:rPr>
            <w:t xml:space="preserve">https://en.wikipedia.org/wiki/Coverage_probability</w:t>
          </w:r>
        </w:ins>
      </w:hyperlink>
    </w:p>
    <w:bookmarkEnd w:id="78"/>
    <w:bookmarkStart w:id="80" w:name="ref-wikipedia_margin_of_error"/>
    <w:p>
      <w:pPr>
        <w:pStyle w:val="Bibliography"/>
      </w:pPr>
      <w:ins w:id="526" w:author="PR Preview" w:date="2026-01-01T00:00:00Z">
        <w:r>
          <w:t xml:space="preserve">[14]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	</w:t>
        </w:r>
      </w:ins>
      <w:ins w:id="529" w:author="PR Preview" w:date="2026-01-01T00:00:00Z">
        <w:r>
          <w:t xml:space="preserve">Wikipedia contributors,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“Margin of error —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Wikipedia</w:t>
        </w:r>
      </w:ins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the free encyclopedia.”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2026. Available:</w:t>
        </w:r>
      </w:ins>
      <w:ins w:id="539" w:author="PR Preview" w:date="2026-01-01T00:00:00Z">
        <w:r>
          <w:t xml:space="preserve"> </w:t>
        </w:r>
      </w:ins>
      <w:hyperlink r:id="rId79">
        <w:ins w:id="540" w:author="PR Preview" w:date="2026-01-01T00:00:00Z">
          <w:r>
            <w:rPr>
              <w:rStyle w:val="Hyperlink"/>
            </w:rPr>
            <w:t xml:space="preserve">https://en.wikipedia.org/wiki/Margin_of_error</w:t>
          </w:r>
        </w:ins>
      </w:hyperlink>
    </w:p>
    <w:bookmarkEnd w:id="80"/>
    <w:bookmarkStart w:id="82" w:name="ref-wikipedia_students_t_distribution"/>
    <w:p>
      <w:pPr>
        <w:pStyle w:val="Bibliography"/>
      </w:pPr>
      <w:ins w:id="541" w:author="PR Preview" w:date="2026-01-01T00:00:00Z">
        <w:r>
          <w:t xml:space="preserve">[15]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	</w:t>
        </w:r>
      </w:ins>
      <w:ins w:id="544" w:author="PR Preview" w:date="2026-01-01T00:00:00Z">
        <w:r>
          <w:t xml:space="preserve">Wikipedia contributors,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“Student’s t-distribution —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Wikipedia</w:t>
        </w:r>
      </w:ins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 free encyclopedia.”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2026. Available:</w:t>
        </w:r>
      </w:ins>
      <w:ins w:id="554" w:author="PR Preview" w:date="2026-01-01T00:00:00Z">
        <w:r>
          <w:t xml:space="preserve"> </w:t>
        </w:r>
      </w:ins>
      <w:hyperlink r:id="rId81">
        <w:ins w:id="555" w:author="PR Preview" w:date="2026-01-01T00:00:00Z">
          <w:r>
            <w:rPr>
              <w:rStyle w:val="Hyperlink"/>
            </w:rPr>
            <w:t xml:space="preserve">https://en.wikipedia.org/wiki/Student%27s_t-distribution</w:t>
          </w:r>
        </w:ins>
      </w:hyperlink>
    </w:p>
    <w:bookmarkEnd w:id="82"/>
    <w:bookmarkStart w:id="84" w:name="ref-vittinghoff2e"/>
    <w:p>
      <w:pPr>
        <w:pStyle w:val="Bibliography"/>
      </w:pPr>
      <w:ins w:id="556" w:author="PR Preview" w:date="2026-01-01T00:00:00Z">
        <w:r>
          <w:t xml:space="preserve">[16]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	</w:t>
        </w:r>
      </w:ins>
      <w:ins w:id="559" w:author="PR Preview" w:date="2026-01-01T00:00:00Z">
        <w:r>
          <w:t xml:space="preserve">E. Vittinghoff, D. V. Glidden, S. C. Shiboski, and C. E. McCulloch,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562" w:author="PR Preview" w:date="2026-01-01T00:00:00Z">
        <w:r>
          <w:t xml:space="preserve">, 2nd ed. Springer, 2012. doi:</w:t>
        </w:r>
      </w:ins>
      <w:ins w:id="563" w:author="PR Preview" w:date="2026-01-01T00:00:00Z">
        <w:r>
          <w:t xml:space="preserve"> </w:t>
        </w:r>
      </w:ins>
      <w:hyperlink r:id="rId83">
        <w:ins w:id="564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565" w:author="PR Preview" w:date="2026-01-01T00:00:00Z">
        <w:r>
          <w:t xml:space="preserve">.</w:t>
        </w:r>
      </w:ins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3" Type="http://schemas.openxmlformats.org/officeDocument/2006/relationships/hyperlink" Target="https://doi.org/10.1007/978-1-4614-1353-0" TargetMode="External"/><Relationship Id="rId55" Type="http://schemas.openxmlformats.org/officeDocument/2006/relationships/hyperlink" Target="https://en.wikipedia.org/w/index.php?title=Statistical_inference&amp;oldid=1304071803" TargetMode="External"/><Relationship Id="rId73" Type="http://schemas.openxmlformats.org/officeDocument/2006/relationships/hyperlink" Target="https://en.wikipedia.org/wiki/Chi-squared_distribution" TargetMode="External"/><Relationship Id="rId75" Type="http://schemas.openxmlformats.org/officeDocument/2006/relationships/hyperlink" Target="https://en.wikipedia.org/wiki/Confidence_interval" TargetMode="External"/><Relationship Id="rId77" Type="http://schemas.openxmlformats.org/officeDocument/2006/relationships/hyperlink" Target="https://en.wikipedia.org/wiki/Coverage_probability" TargetMode="External"/><Relationship Id="rId79" Type="http://schemas.openxmlformats.org/officeDocument/2006/relationships/hyperlink" Target="https://en.wikipedia.org/wiki/Margin_of_error" TargetMode="External"/><Relationship Id="rId59" Type="http://schemas.openxmlformats.org/officeDocument/2006/relationships/hyperlink" Target="https://en.wikipedia.org/wiki/One-_and_two-tailed_tests" TargetMode="External"/><Relationship Id="rId63" Type="http://schemas.openxmlformats.org/officeDocument/2006/relationships/hyperlink" Target="https://en.wikipedia.org/wiki/P-value" TargetMode="External"/><Relationship Id="rId57" Type="http://schemas.openxmlformats.org/officeDocument/2006/relationships/hyperlink" Target="https://en.wikipedia.org/wiki/Statistical_hypothesis_test" TargetMode="External"/><Relationship Id="rId65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61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70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3" Type="http://schemas.openxmlformats.org/officeDocument/2006/relationships/hyperlink" Target="https://doi.org/10.1007/978-1-4614-1353-0" TargetMode="External"/><Relationship Id="rId55" Type="http://schemas.openxmlformats.org/officeDocument/2006/relationships/hyperlink" Target="https://en.wikipedia.org/w/index.php?title=Statistical_inference&amp;oldid=1304071803" TargetMode="External"/><Relationship Id="rId73" Type="http://schemas.openxmlformats.org/officeDocument/2006/relationships/hyperlink" Target="https://en.wikipedia.org/wiki/Chi-squared_distribution" TargetMode="External"/><Relationship Id="rId75" Type="http://schemas.openxmlformats.org/officeDocument/2006/relationships/hyperlink" Target="https://en.wikipedia.org/wiki/Confidence_interval" TargetMode="External"/><Relationship Id="rId77" Type="http://schemas.openxmlformats.org/officeDocument/2006/relationships/hyperlink" Target="https://en.wikipedia.org/wiki/Coverage_probability" TargetMode="External"/><Relationship Id="rId79" Type="http://schemas.openxmlformats.org/officeDocument/2006/relationships/hyperlink" Target="https://en.wikipedia.org/wiki/Margin_of_error" TargetMode="External"/><Relationship Id="rId59" Type="http://schemas.openxmlformats.org/officeDocument/2006/relationships/hyperlink" Target="https://en.wikipedia.org/wiki/One-_and_two-tailed_tests" TargetMode="External"/><Relationship Id="rId63" Type="http://schemas.openxmlformats.org/officeDocument/2006/relationships/hyperlink" Target="https://en.wikipedia.org/wiki/P-value" TargetMode="External"/><Relationship Id="rId57" Type="http://schemas.openxmlformats.org/officeDocument/2006/relationships/hyperlink" Target="https://en.wikipedia.org/wiki/Statistical_hypothesis_test" TargetMode="External"/><Relationship Id="rId65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61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70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2026-10-18T08:19:38Z</dcterms:created>
  <dcterms:modified xsi:type="dcterms:W3CDTF">2026-10-18T08:19:38Z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