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2026-10-17 21:08:29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01:03:13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del w:id="3" w:author="PR Preview" w:date="2026-01-01T00:00:00Z">
        <w:r>
          <w:delText xml:space="preserve">Source: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Wikipedia contributors (2026c)</w:delText>
        </w:r>
      </w:del>
      <w:del w:id="6" w:author="PR Preview" w:date="2026-01-01T00:00:00Z">
        <w:r>
          <w:delText xml:space="preserve">.</w:delText>
        </w:r>
      </w:del>
    </w:p>
    <w:p>
      <w:pPr>
        <w:pStyle w:val="BodyText"/>
      </w:pPr>
      <w:ins w:id="7" w:author="PR Preview" w:date="2026-01-01T00:00:00Z">
        <w:r>
          <w:t xml:space="preserve">Source: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Wikipedia contributors [1]</w:t>
        </w:r>
      </w:ins>
      <w:ins w:id="10" w:author="PR Preview" w:date="2026-01-01T00:00:00Z">
        <w:r>
          <w:t xml:space="preserve">.</w:t>
        </w:r>
      </w:ins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p>
      <w:pPr>
        <w:pStyle w:val="BodyText"/>
      </w:pPr>
      <w:del w:id="11" w:author="PR Preview" w:date="2026-01-01T00:00:00Z">
        <w:r>
          <w:delText xml:space="preserve">Source: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Wikipedia contributors (2026a)</w:delText>
        </w:r>
      </w:del>
      <w:del w:id="14" w:author="PR Preview" w:date="2026-01-01T00:00:00Z">
        <w:r>
          <w:delText xml:space="preserve">.</w:delText>
        </w:r>
      </w:del>
    </w:p>
    <w:p>
      <w:pPr>
        <w:pStyle w:val="BodyText"/>
      </w:pPr>
      <w:ins w:id="15" w:author="PR Preview" w:date="2026-01-01T00:00:00Z">
        <w:r>
          <w:t xml:space="preserve">Source: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Wikipedia contributors [2]</w:t>
        </w:r>
      </w:ins>
      <w:ins w:id="18" w:author="PR Preview" w:date="2026-01-01T00:00:00Z">
        <w:r>
          <w:t xml:space="preserve">.</w:t>
        </w:r>
      </w:ins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[3]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[4,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[5,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del w:id="19" w:author="PR Preview" w:date="2026-01-01T00:00:00Z">
        <w:r>
          <w:rPr>
            <w:b/>
            <w:bCs/>
          </w:rPr>
          <w:delText xml:space="preserve">Example 6 (Covariate patterns in the low-birth-weight data)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The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rPr>
            <w:rStyle w:val="VerbatimChar"/>
          </w:rPr>
          <w:delText xml:space="preserve">birthwt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data record whether each of 189 babies had low birth weight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(</w:delText>
        </w:r>
      </w:del>
      <w:del w:id="28" w:author="PR Preview" w:date="2026-01-01T00:00:00Z">
        <w:r>
          <w:rPr>
            <w:rStyle w:val="VerbatimChar"/>
          </w:rPr>
          <w:delText xml:space="preserve">low = 1</w:delText>
        </w:r>
      </w:del>
      <w:del w:id="29" w:author="PR Preview" w:date="2026-01-01T00:00:00Z">
        <w:r>
          <w:delText xml:space="preserve">, under 2.5 kg), along with the mother’s smoking status and race, among other predictors</w:delText>
        </w:r>
      </w:del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(Hosmer and Lemeshow 1989)</w:delText>
        </w:r>
      </w:del>
      <w:del w:id="32" w:author="PR Preview" w:date="2026-01-01T00:00:00Z">
        <w:r>
          <w:delText xml:space="preserve">.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Take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rPr>
            <w:rStyle w:val="VerbatimChar"/>
          </w:rPr>
          <w:delText xml:space="preserve">smoke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(0 or 1) and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rPr>
            <w:rStyle w:val="VerbatimChar"/>
          </w:rPr>
          <w:delText xml:space="preserve">race</w:delText>
        </w:r>
      </w:del>
      <w:del w:id="41" w:author="PR Preview" w:date="2026-01-01T00:00:00Z">
        <w:r>
          <w:delText xml:space="preserve"> </w:delText>
        </w:r>
      </w:del>
      <w:del w:id="42" w:author="PR Preview" w:date="2026-01-01T00:00:00Z">
        <w:r>
          <w:delText xml:space="preserve">(1, 2 or 3) as the predictors.</w:delText>
        </w:r>
      </w:del>
      <w:del w:id="43" w:author="PR Preview" w:date="2026-01-01T00:00:00Z">
        <w:r>
          <w:delText xml:space="preserve"> </w:delText>
        </w:r>
      </w:del>
      <w:del w:id="44" w:author="PR Preview" w:date="2026-01-01T00:00:00Z">
        <w:r>
          <w:delText xml:space="preserve">Counting the distinct pairs, and the babies and low-weight births at each, gives one row per</w:delText>
        </w:r>
      </w:del>
      <w:del w:id="45" w:author="PR Preview" w:date="2026-01-01T00:00:00Z">
        <w:r>
          <w:delText xml:space="preserve"> </w:delText>
        </w:r>
      </w:del>
      <w:hyperlink w:anchor="def-covariate-pattern">
        <w:del w:id="46" w:author="PR Preview" w:date="2026-01-01T00:00:00Z">
          <w:r>
            <w:rPr>
              <w:rStyle w:val="Hyperlink"/>
            </w:rPr>
            <w:delText xml:space="preserve">covariate pattern</w:delText>
          </w:r>
        </w:del>
      </w:hyperlink>
      <w:del w:id="47" w:author="PR Preview" w:date="2026-01-01T00:00:00Z">
        <w:r>
          <w:delText xml:space="preserve">.</w:delText>
        </w:r>
      </w:del>
    </w:p>
    <w:p>
      <w:pPr>
        <w:pStyle w:val="BodyText"/>
      </w:pPr>
      <w:ins w:id="48" w:author="PR Preview" w:date="2026-01-01T00:00:00Z">
        <w:r>
          <w:rPr>
            <w:b/>
            <w:bCs/>
          </w:rPr>
          <w:t xml:space="preserve">Example 6 (Covariate patterns in the low-birth-weight data)</w:t>
        </w:r>
      </w:ins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The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rPr>
            <w:rStyle w:val="VerbatimChar"/>
          </w:rPr>
          <w:t xml:space="preserve">birthwt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data record whether each of 189 babies had low birth weight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(</w:t>
        </w:r>
      </w:ins>
      <w:ins w:id="57" w:author="PR Preview" w:date="2026-01-01T00:00:00Z">
        <w:r>
          <w:rPr>
            <w:rStyle w:val="VerbatimChar"/>
          </w:rPr>
          <w:t xml:space="preserve">low = 1</w:t>
        </w:r>
      </w:ins>
      <w:ins w:id="58" w:author="PR Preview" w:date="2026-01-01T00:00:00Z">
        <w:r>
          <w:t xml:space="preserve">, under 2.5 kg), along with the mother’s smoking status and race, among other predictors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[6]</w:t>
        </w:r>
      </w:ins>
      <w:ins w:id="61" w:author="PR Preview" w:date="2026-01-01T00:00:00Z">
        <w:r>
          <w:t xml:space="preserve">.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Take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rPr>
            <w:rStyle w:val="VerbatimChar"/>
          </w:rPr>
          <w:t xml:space="preserve">smoke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(0 or 1) and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rPr>
            <w:rStyle w:val="VerbatimChar"/>
          </w:rPr>
          <w:t xml:space="preserve">race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(1, 2 or 3) as the predictors.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t xml:space="preserve">Counting the distinct pairs, and the babies and low-weight births at each, gives one row per</w:t>
        </w:r>
      </w:ins>
      <w:ins w:id="74" w:author="PR Preview" w:date="2026-01-01T00:00:00Z">
        <w:r>
          <w:t xml:space="preserve"> </w:t>
        </w:r>
      </w:ins>
      <w:hyperlink w:anchor="def-covariate-pattern">
        <w:ins w:id="75" w:author="PR Preview" w:date="2026-01-01T00:00:00Z">
          <w:r>
            <w:rPr>
              <w:rStyle w:val="Hyperlink"/>
            </w:rPr>
            <w:t xml:space="preserve">covariate pattern</w:t>
          </w:r>
        </w:ins>
      </w:hyperlink>
      <w:ins w:id="76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del w:id="77" w:author="PR Preview" w:date="2026-01-01T00:00:00Z">
        <w:r>
          <w:rPr>
            <w:b/>
            <w:bCs/>
          </w:rPr>
          <w:delText xml:space="preserve">Definition 7 (Saturated model (full model, maximal model))</w:delText>
        </w:r>
      </w:del>
      <w:del w:id="78" w:author="PR Preview" w:date="2026-01-01T00:00:00Z">
        <w:r>
          <w:delText xml:space="preserve"> </w:delText>
        </w:r>
      </w:del>
      <w:del w:id="79" w:author="PR Preview" w:date="2026-01-01T00:00:00Z">
        <w:r>
          <w:delText xml:space="preserve">The</w:delText>
        </w:r>
      </w:del>
      <w:del w:id="80" w:author="PR Preview" w:date="2026-01-01T00:00:00Z">
        <w:r>
          <w:delText xml:space="preserve"> </w:delText>
        </w:r>
      </w:del>
      <w:del w:id="81" w:author="PR Preview" w:date="2026-01-01T00:00:00Z">
        <w:r>
          <w:rPr>
            <w:b/>
            <w:bCs/>
          </w:rPr>
          <w:delText xml:space="preserve">saturated model</w:delText>
        </w:r>
      </w:del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(also called the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rPr>
            <w:b/>
            <w:bCs/>
          </w:rPr>
          <w:delText xml:space="preserve">full model</w:delText>
        </w:r>
      </w:del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(Dobson and Barnett 2018, sec. 5.5)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or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rPr>
            <w:b/>
            <w:bCs/>
          </w:rPr>
          <w:delText xml:space="preserve">maximal model</w:delText>
        </w:r>
      </w:del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(Dobson and Barnett 2018, sec. 5.5)</w:delText>
        </w:r>
      </w:del>
      <w:del w:id="94" w:author="PR Preview" w:date="2026-01-01T00:00:00Z">
        <w:r>
          <w:delText xml:space="preserve">) for binary outcomes gives each pattern its own free event probability:</w:delText>
        </w:r>
      </w:del>
    </w:p>
    <w:p>
      <w:pPr>
        <w:pStyle w:val="BodyText"/>
      </w:pPr>
      <w:ins w:id="95" w:author="PR Preview" w:date="2026-01-01T00:00:00Z">
        <w:r>
          <w:rPr>
            <w:b/>
            <w:bCs/>
          </w:rPr>
          <w:t xml:space="preserve">Definition 7 (Saturated model (full model, maximal model))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The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rPr>
            <w:b/>
            <w:bCs/>
          </w:rPr>
          <w:t xml:space="preserve">saturated model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(also called the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rPr>
            <w:b/>
            <w:bCs/>
          </w:rPr>
          <w:t xml:space="preserve">full model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[5, Sec. 5.5]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or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rPr>
            <w:b/>
            <w:bCs/>
          </w:rPr>
          <w:t xml:space="preserve">maximal model</w:t>
        </w:r>
      </w:ins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[5, Sec. 5.5]</w:t>
        </w:r>
      </w:ins>
      <w:ins w:id="112" w:author="PR Preview" w:date="2026-01-01T00:00:00Z">
        <w:r>
          <w:t xml:space="preserve">) for binary outcomes gives each pattern its own free event probability:</w:t>
        </w:r>
      </w:ins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del w:id="113" w:author="PR Preview" w:date="2026-01-01T00:00:00Z">
        <w:r>
          <w:delText xml:space="preserve">Source:</w:delText>
        </w:r>
      </w:del>
      <w:del w:id="114" w:author="PR Preview" w:date="2026-01-01T00:00:00Z">
        <w:r>
          <w:delText xml:space="preserve"> </w:delText>
        </w:r>
      </w:del>
      <w:del w:id="115" w:author="PR Preview" w:date="2026-01-01T00:00:00Z">
        <w:r>
          <w:delText xml:space="preserve">Wikipedia contributors (2026d)</w:delText>
        </w:r>
      </w:del>
      <w:del w:id="116" w:author="PR Preview" w:date="2026-01-01T00:00:00Z">
        <w:r>
          <w:delText xml:space="preserve">.</w:delText>
        </w:r>
      </w:del>
    </w:p>
    <w:p>
      <w:pPr>
        <w:pStyle w:val="BodyText"/>
      </w:pPr>
      <w:ins w:id="117" w:author="PR Preview" w:date="2026-01-01T00:00:00Z">
        <w:r>
          <w:t xml:space="preserve">Source: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Wikipedia contributors [7]</w:t>
        </w:r>
      </w:ins>
      <w:ins w:id="120" w:author="PR Preview" w:date="2026-01-01T00:00:00Z">
        <w:r>
          <w:t xml:space="preserve">.</w:t>
        </w:r>
      </w:ins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[5,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[5,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[5,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del w:id="121" w:author="PR Preview" w:date="2026-01-01T00:00:00Z">
        <w:r>
          <w:rPr>
            <w:i/>
            <w:iCs/>
          </w:rPr>
          <w:delText xml:space="preserve">Proof</w:delText>
        </w:r>
      </w:del>
      <w:del w:id="122" w:author="PR Preview" w:date="2026-01-01T00:00:00Z">
        <w:r>
          <w:delText xml:space="preserve">. </w:delText>
        </w:r>
      </w:del>
      <w:del w:id="123" w:author="PR Preview" w:date="2026-01-01T00:00:00Z">
        <w:r>
          <w:delText xml:space="preserve">The log-likelihood has score</w:delText>
        </w:r>
      </w:del>
      <w:del w:id="124" w:author="PR Preview" w:date="2026-01-01T00:00:00Z">
        <w:r>
          <w:delText xml:space="preserve"> </w:delText>
        </w:r>
      </w:del>
      <w:del w:id="125" w:author="PR Preview" w:date="2026-01-01T00:00:00Z">
        <w:r>
          <w:delText xml:space="preserve">${X}^{\top} \mathopen{}\left(\mathord{\smash[b]{\underset{\raise.3ex\hbox{$\scriptstyle\sim$}}{y}}\vphantom{y}}- \mathord{\smash[b]{\underset{\raise.3ex\hbox{$\scriptstyle\sim$}}{\pi}}\vphantom{\pi}}\right)\mathclose{}$</w:delText>
        </w:r>
      </w:del>
      <w:del w:id="126" w:author="PR Preview" w:date="2026-01-01T00:00:00Z">
        <w:r>
          <w:delText xml:space="preserve">,</w:delText>
        </w:r>
      </w:del>
      <w:del w:id="127" w:author="PR Preview" w:date="2026-01-01T00:00:00Z">
        <w:r>
          <w:delText xml:space="preserve"> </w:delText>
        </w:r>
      </w:del>
      <w:del w:id="128" w:author="PR Preview" w:date="2026-01-01T00:00:00Z">
        <w:r>
          <w:delText xml:space="preserve">and its Hessian is</w:delText>
        </w:r>
      </w:del>
      <w:del w:id="12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del w:id="130" w:author="PR Preview" w:date="2026-01-01T00:00:00Z">
        <w:r>
          <w:delText xml:space="preserve">, which does not involve the outcomes.</w:delText>
        </w:r>
      </w:del>
      <w:del w:id="131" w:author="PR Preview" w:date="2026-01-01T00:00:00Z">
        <w:r>
          <w:delText xml:space="preserve"> </w:delText>
        </w:r>
      </w:del>
      <w:del w:id="132" w:author="PR Preview" w:date="2026-01-01T00:00:00Z">
        <w:r>
          <w:delText xml:space="preserve">The observed and expected information are therefore both</w:delText>
        </w:r>
      </w:del>
      <w:del w:id="133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del w:id="134" w:author="PR Preview" w:date="2026-01-01T00:00:00Z">
        <w:r>
          <w:delText xml:space="preserve">.</w:delText>
        </w:r>
      </w:del>
      <w:del w:id="135" w:author="PR Preview" w:date="2026-01-01T00:00:00Z">
        <w:r>
          <w:delText xml:space="preserve"> </w:delText>
        </w:r>
      </w:del>
      <w:del w:id="136" w:author="PR Preview" w:date="2026-01-01T00:00:00Z">
        <w:r>
          <w:delText xml:space="preserve">The claim is the Gaussian approximation of the</w:delText>
        </w:r>
      </w:del>
      <w:del w:id="137" w:author="PR Preview" w:date="2026-01-01T00:00:00Z">
        <w:r>
          <w:delText xml:space="preserve"> </w:delText>
        </w:r>
      </w:del>
      <w:hyperlink r:id="rId56">
        <w:del w:id="138" w:author="PR Preview" w:date="2026-01-01T00:00:00Z">
          <w:r>
            <w:rPr>
              <w:rStyle w:val="Hyperlink"/>
            </w:rPr>
            <w:delText xml:space="preserve">central limit theorem for MLEs</w:delText>
          </w:r>
        </w:del>
      </w:hyperlink>
      <w:del w:id="139" w:author="PR Preview" w:date="2026-01-01T00:00:00Z">
        <w:r>
          <w:delText xml:space="preserve">, with this information in place of the inverse covariance.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The result is stated for logistic regression by</w:delText>
        </w:r>
      </w:del>
      <w:del w:id="142" w:author="PR Preview" w:date="2026-01-01T00:00:00Z">
        <w:r>
          <w:delText xml:space="preserve"> </w:delText>
        </w:r>
      </w:del>
      <w:del w:id="143" w:author="PR Preview" w:date="2026-01-01T00:00:00Z">
        <w:r>
          <w:delText xml:space="preserve">Hastie et al. (2009, sec. 4.4.3)</w:delText>
        </w:r>
      </w:del>
      <w:del w:id="144" w:author="PR Preview" w:date="2026-01-01T00:00:00Z">
        <w:r>
          <w:delText xml:space="preserve">.</w:delText>
        </w:r>
      </w:del>
      <w:del w:id="145" w:author="PR Preview" w:date="2026-01-01T00:00:00Z">
        <w:r>
          <w:delText xml:space="preserve"> </w:delText>
        </w:r>
      </w:del>
      <w:del w:id="146" w:author="PR Preview" w:date="2026-01-01T00:00:00Z">
        <w:r>
          <w:delText xml:space="preserve">For independent but non-identically distributed outcomes it holds under conditions on the predictors that</w:delText>
        </w:r>
      </w:del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Fahrmeir and Kaufmann (1985)</w:delText>
        </w:r>
      </w:del>
      <w:del w:id="149" w:author="PR Preview" w:date="2026-01-01T00:00:00Z">
        <w:r>
          <w:delText xml:space="preserve"> </w:delText>
        </w:r>
      </w:del>
      <w:del w:id="150" w:author="PR Preview" w:date="2026-01-01T00:00:00Z">
        <w:r>
          <w:delText xml:space="preserve">give.</w:delText>
        </w:r>
      </w:del>
    </w:p>
    <w:p>
      <w:pPr>
        <w:pStyle w:val="FirstParagraph"/>
      </w:pPr>
      <w:ins w:id="151" w:author="PR Preview" w:date="2026-01-01T00:00:00Z">
        <w:r>
          <w:rPr>
            <w:i/>
            <w:iCs/>
          </w:rPr>
          <w:t xml:space="preserve">Proof</w:t>
        </w:r>
      </w:ins>
      <w:ins w:id="152" w:author="PR Preview" w:date="2026-01-01T00:00:00Z">
        <w:r>
          <w:t xml:space="preserve">. </w:t>
        </w:r>
      </w:ins>
      <w:ins w:id="153" w:author="PR Preview" w:date="2026-01-01T00:00:00Z">
        <w:r>
          <w:t xml:space="preserve">The log-likelihood has score</w:t>
        </w:r>
      </w:ins>
      <w:ins w:id="154" w:author="PR Preview" w:date="2026-01-01T00:00:00Z">
        <w:r>
          <w:t xml:space="preserve"> </w:t>
        </w:r>
      </w:ins>
      <w:ins w:id="155" w:author="PR Preview" w:date="2026-01-01T00:00:00Z">
        <w:r>
          <w:t xml:space="preserve">${X}^{\top} \mathopen{}\left(\mathord{\smash[b]{\underset{\raise.3ex\hbox{$\scriptstyle\sim$}}{y}}\vphantom{y}}- \mathord{\smash[b]{\underset{\raise.3ex\hbox{$\scriptstyle\sim$}}{\pi}}\vphantom{\pi}}\right)\mathclose{}$</w:t>
        </w:r>
      </w:ins>
      <w:ins w:id="156" w:author="PR Preview" w:date="2026-01-01T00:00:00Z">
        <w:r>
          <w:t xml:space="preserve">,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and its Hessian is</w:t>
        </w:r>
      </w:ins>
      <w:ins w:id="15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ins w:id="160" w:author="PR Preview" w:date="2026-01-01T00:00:00Z">
        <w:r>
          <w:t xml:space="preserve">, which does not involve the outcomes.</w:t>
        </w:r>
      </w:ins>
      <w:ins w:id="161" w:author="PR Preview" w:date="2026-01-01T00:00:00Z">
        <w:r>
          <w:t xml:space="preserve"> </w:t>
        </w:r>
      </w:ins>
      <w:ins w:id="162" w:author="PR Preview" w:date="2026-01-01T00:00:00Z">
        <w:r>
          <w:t xml:space="preserve">The observed and expected information are therefore both</w:t>
        </w:r>
      </w:ins>
      <w:ins w:id="163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ins w:id="164" w:author="PR Preview" w:date="2026-01-01T00:00:00Z">
        <w:r>
          <w:t xml:space="preserve">.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The claim is the Gaussian approximation of the</w:t>
        </w:r>
      </w:ins>
      <w:ins w:id="167" w:author="PR Preview" w:date="2026-01-01T00:00:00Z">
        <w:r>
          <w:t xml:space="preserve"> </w:t>
        </w:r>
      </w:ins>
      <w:hyperlink r:id="rId56">
        <w:ins w:id="168" w:author="PR Preview" w:date="2026-01-01T00:00:00Z">
          <w:r>
            <w:rPr>
              <w:rStyle w:val="Hyperlink"/>
            </w:rPr>
            <w:t xml:space="preserve">central limit theorem for MLEs</w:t>
          </w:r>
        </w:ins>
      </w:hyperlink>
      <w:ins w:id="169" w:author="PR Preview" w:date="2026-01-01T00:00:00Z">
        <w:r>
          <w:t xml:space="preserve">, with this information in place of the inverse covariance.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The result is stated for logistic regression by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Hastie et al. [4, Sec. 4.4.3]</w:t>
        </w:r>
      </w:ins>
      <w:ins w:id="174" w:author="PR Preview" w:date="2026-01-01T00:00:00Z">
        <w:r>
          <w:t xml:space="preserve">.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For independent but non-identically distributed outcomes it holds under conditions on the predictors that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Fahrmeir and Kaufmann [8]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give.</w:t>
        </w:r>
      </w:ins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6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1"/>
        </w:numPr>
      </w:pPr>
      <w:del w:id="181" w:author="PR Preview" w:date="2026-01-01T00:00:00Z">
        <w:r>
          <w:delText xml:space="preserve">Wikipedia contributors (2026c)</w:delText>
        </w:r>
      </w:del>
      <w:del w:id="182" w:author="PR Preview" w:date="2026-01-01T00:00:00Z">
        <w:r>
          <w:delText xml:space="preserve"> </w:delText>
        </w:r>
      </w:del>
      <w:del w:id="183" w:author="PR Preview" w:date="2026-01-01T00:00:00Z">
        <w:r>
          <w:delText xml:space="preserve">— the model, its fitting and its interpretation</w:delText>
        </w:r>
      </w:del>
    </w:p>
    <w:p>
      <w:pPr>
        <w:numPr>
          <w:ilvl w:val="0"/>
          <w:numId w:val="1001"/>
        </w:numPr>
      </w:pPr>
      <w:del w:id="184" w:author="PR Preview" w:date="2026-01-01T00:00:00Z">
        <w:r>
          <w:delText xml:space="preserve">Wikipedia contributors (2026a)</w:delText>
        </w:r>
      </w:del>
      <w:del w:id="185" w:author="PR Preview" w:date="2026-01-01T00:00:00Z">
        <w:r>
          <w:delText xml:space="preserve"> </w:delText>
        </w:r>
      </w:del>
      <w:del w:id="186" w:author="PR Preview" w:date="2026-01-01T00:00:00Z">
        <w:r>
          <w:delText xml:space="preserve">— deviance and its use in model comparison</w:delText>
        </w:r>
      </w:del>
    </w:p>
    <w:p>
      <w:pPr>
        <w:numPr>
          <w:ilvl w:val="0"/>
          <w:numId w:val="1001"/>
        </w:numPr>
      </w:pPr>
      <w:del w:id="187" w:author="PR Preview" w:date="2026-01-01T00:00:00Z">
        <w:r>
          <w:delText xml:space="preserve">Wikipedia contributors (2026d)</w:delText>
        </w:r>
      </w:del>
      <w:del w:id="188" w:author="PR Preview" w:date="2026-01-01T00:00:00Z">
        <w:r>
          <w:delText xml:space="preserve"> </w:delText>
        </w:r>
      </w:del>
      <w:del w:id="189" w:author="PR Preview" w:date="2026-01-01T00:00:00Z">
        <w:r>
          <w:delText xml:space="preserve">— the saturated model</w:delText>
        </w:r>
      </w:del>
    </w:p>
    <w:p>
      <w:pPr>
        <w:numPr>
          <w:ilvl w:val="0"/>
          <w:numId w:val="1001"/>
        </w:numPr>
      </w:pPr>
      <w:del w:id="190" w:author="PR Preview" w:date="2026-01-01T00:00:00Z">
        <w:r>
          <w:delText xml:space="preserve">Wikipedia contributors (2026b)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— comparing nested models</w:delText>
        </w:r>
      </w:del>
    </w:p>
    <w:p>
      <w:pPr>
        <w:numPr>
          <w:ilvl w:val="0"/>
          <w:numId w:val="1001"/>
        </w:numPr>
      </w:pPr>
      <w:ins w:id="193" w:author="PR Preview" w:date="2026-01-01T00:00:00Z">
        <w:r>
          <w:t xml:space="preserve">Wikipedia contributors [1]</w:t>
        </w:r>
      </w:ins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— the model, its fitting and its interpretation</w:t>
        </w:r>
      </w:ins>
    </w:p>
    <w:p>
      <w:pPr>
        <w:numPr>
          <w:ilvl w:val="0"/>
          <w:numId w:val="1001"/>
        </w:numPr>
      </w:pPr>
      <w:ins w:id="196" w:author="PR Preview" w:date="2026-01-01T00:00:00Z">
        <w:r>
          <w:t xml:space="preserve">Wikipedia contributors [2]</w:t>
        </w:r>
      </w:ins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— deviance and its use in model comparison</w:t>
        </w:r>
      </w:ins>
    </w:p>
    <w:p>
      <w:pPr>
        <w:numPr>
          <w:ilvl w:val="0"/>
          <w:numId w:val="1001"/>
        </w:numPr>
      </w:pPr>
      <w:ins w:id="199" w:author="PR Preview" w:date="2026-01-01T00:00:00Z">
        <w:r>
          <w:t xml:space="preserve">Wikipedia contributors [7]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— the saturated model</w:t>
        </w:r>
      </w:ins>
    </w:p>
    <w:p>
      <w:pPr>
        <w:numPr>
          <w:ilvl w:val="0"/>
          <w:numId w:val="1001"/>
        </w:numPr>
      </w:pPr>
      <w:ins w:id="202" w:author="PR Preview" w:date="2026-01-01T00:00:00Z">
        <w:r>
          <w:t xml:space="preserve">Wikipedia contributors [9]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— comparing nested models</w:t>
        </w:r>
      </w:ins>
    </w:p>
    <w:bookmarkEnd w:id="63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5" w:name="ref-wikipedia_logistic_regression"/>
    <w:p>
      <w:pPr>
        <w:pStyle w:val="Bibliography"/>
      </w:pPr>
      <w:del w:id="205" w:author="PR Preview" w:date="2026-01-01T00:00:00Z">
        <w:r>
          <w:delText xml:space="preserve">Dobson, Annette J, and Adrian G Barnett. 2018.</w:delText>
        </w:r>
      </w:del>
      <w:del w:id="206" w:author="PR Preview" w:date="2026-01-01T00:00:00Z">
        <w:r>
          <w:delText xml:space="preserve"> </w:delText>
        </w:r>
      </w:del>
      <w:del w:id="207" w:author="PR Preview" w:date="2026-01-01T00:00:00Z">
        <w:r>
          <w:rPr>
            <w:i/>
            <w:iCs/>
          </w:rPr>
          <w:delText xml:space="preserve">An Introduction to Generalized Linear Models</w:delText>
        </w:r>
      </w:del>
      <w:del w:id="208" w:author="PR Preview" w:date="2026-01-01T00:00:00Z">
        <w:r>
          <w:delText xml:space="preserve">. 4th ed. CRC press.</w:delText>
        </w:r>
      </w:del>
      <w:del w:id="209" w:author="PR Preview" w:date="2026-01-01T00:00:00Z">
        <w:r>
          <w:delText xml:space="preserve"> </w:delText>
        </w:r>
      </w:del>
      <w:hyperlink r:id="rId72">
        <w:del w:id="210" w:author="PR Preview" w:date="2026-01-01T00:00:00Z">
          <w:r>
            <w:rPr>
              <w:rStyle w:val="Hyperlink"/>
            </w:rPr>
            <w:delText xml:space="preserve">https://doi.org/10.1201/9781315182780</w:delText>
          </w:r>
        </w:del>
      </w:hyperlink>
      <w:del w:id="211" w:author="PR Preview" w:date="2026-01-01T00:00:00Z">
        <w:r>
          <w:delText xml:space="preserve">.</w:delText>
        </w:r>
      </w:del>
    </w:p>
    <w:p>
      <w:pPr>
        <w:pStyle w:val="Bibliography"/>
      </w:pPr>
      <w:del w:id="212" w:author="PR Preview" w:date="2026-01-01T00:00:00Z">
        <w:r>
          <w:delText xml:space="preserve">Fahrmeir, Ludwig, and Heinz Kaufmann. 1985.</w:delText>
        </w:r>
      </w:del>
      <w:del w:id="213" w:author="PR Preview" w:date="2026-01-01T00:00:00Z">
        <w:r>
          <w:delText xml:space="preserve"> </w:delText>
        </w:r>
      </w:del>
      <w:del w:id="214" w:author="PR Preview" w:date="2026-01-01T00:00:00Z">
        <w:r>
          <w:delText xml:space="preserve">“Consistency and Asymptotic Normality of the Maximum Likelihood Estimator in Generalized Linear Models.”</w:delText>
        </w:r>
      </w:del>
      <w:del w:id="215" w:author="PR Preview" w:date="2026-01-01T00:00:00Z">
        <w:r>
          <w:delText xml:space="preserve"> </w:delText>
        </w:r>
      </w:del>
      <w:del w:id="216" w:author="PR Preview" w:date="2026-01-01T00:00:00Z">
        <w:r>
          <w:rPr>
            <w:i/>
            <w:iCs/>
          </w:rPr>
          <w:delText xml:space="preserve">The Annals of Statistics</w:delText>
        </w:r>
      </w:del>
      <w:del w:id="217" w:author="PR Preview" w:date="2026-01-01T00:00:00Z">
        <w:r>
          <w:delText xml:space="preserve"> </w:delText>
        </w:r>
      </w:del>
      <w:del w:id="218" w:author="PR Preview" w:date="2026-01-01T00:00:00Z">
        <w:r>
          <w:delText xml:space="preserve">13 (1): 342–68.</w:delText>
        </w:r>
      </w:del>
      <w:del w:id="219" w:author="PR Preview" w:date="2026-01-01T00:00:00Z">
        <w:r>
          <w:delText xml:space="preserve"> </w:delText>
        </w:r>
      </w:del>
      <w:hyperlink r:id="rId77">
        <w:del w:id="220" w:author="PR Preview" w:date="2026-01-01T00:00:00Z">
          <w:r>
            <w:rPr>
              <w:rStyle w:val="Hyperlink"/>
            </w:rPr>
            <w:delText xml:space="preserve">https://doi.org/10.1214/aos/1176346597</w:delText>
          </w:r>
        </w:del>
      </w:hyperlink>
      <w:del w:id="221" w:author="PR Preview" w:date="2026-01-01T00:00:00Z">
        <w:r>
          <w:delText xml:space="preserve">.</w:delText>
        </w:r>
      </w:del>
    </w:p>
    <w:p>
      <w:pPr>
        <w:pStyle w:val="Bibliography"/>
      </w:pPr>
      <w:del w:id="222" w:author="PR Preview" w:date="2026-01-01T00:00:00Z">
        <w:r>
          <w:delText xml:space="preserve">Hastie, Trevor, Robert Tibshirani, and Jerome Friedman. 2009.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rPr>
            <w:i/>
            <w:iCs/>
          </w:rPr>
          <w:delText xml:space="preserve">The Elements of Statistical Learning: Data Mining, Inference, and Prediction</w:delText>
        </w:r>
      </w:del>
      <w:del w:id="225" w:author="PR Preview" w:date="2026-01-01T00:00:00Z">
        <w:r>
          <w:delText xml:space="preserve">. 2nd ed. Springer.</w:delText>
        </w:r>
      </w:del>
      <w:del w:id="226" w:author="PR Preview" w:date="2026-01-01T00:00:00Z">
        <w:r>
          <w:delText xml:space="preserve"> </w:delText>
        </w:r>
      </w:del>
      <w:hyperlink r:id="rId70">
        <w:del w:id="227" w:author="PR Preview" w:date="2026-01-01T00:00:00Z">
          <w:r>
            <w:rPr>
              <w:rStyle w:val="Hyperlink"/>
            </w:rPr>
            <w:delText xml:space="preserve">https://doi.org/10.1007/978-0-387-84858-7</w:delText>
          </w:r>
        </w:del>
      </w:hyperlink>
      <w:del w:id="228" w:author="PR Preview" w:date="2026-01-01T00:00:00Z">
        <w:r>
          <w:delText xml:space="preserve">.</w:delText>
        </w:r>
      </w:del>
    </w:p>
    <w:p>
      <w:pPr>
        <w:pStyle w:val="Bibliography"/>
      </w:pPr>
      <w:del w:id="229" w:author="PR Preview" w:date="2026-01-01T00:00:00Z">
        <w:r>
          <w:delText xml:space="preserve">Hosmer, David W., and Stanley Lemeshow. 1989.</w:delText>
        </w:r>
      </w:del>
      <w:del w:id="230" w:author="PR Preview" w:date="2026-01-01T00:00:00Z">
        <w:r>
          <w:delText xml:space="preserve"> </w:delText>
        </w:r>
      </w:del>
      <w:del w:id="231" w:author="PR Preview" w:date="2026-01-01T00:00:00Z">
        <w:r>
          <w:rPr>
            <w:i/>
            <w:iCs/>
          </w:rPr>
          <w:delText xml:space="preserve">Applied Logistic Regression</w:delText>
        </w:r>
      </w:del>
      <w:del w:id="232" w:author="PR Preview" w:date="2026-01-01T00:00:00Z">
        <w:r>
          <w:delText xml:space="preserve">. Wiley.</w:delText>
        </w:r>
      </w:del>
    </w:p>
    <w:p>
      <w:pPr>
        <w:pStyle w:val="Bibliography"/>
      </w:pPr>
      <w:del w:id="233" w:author="PR Preview" w:date="2026-01-01T00:00:00Z">
        <w:r>
          <w:delText xml:space="preserve">Nelder, John A., and Robert W. M. Wedderburn. 1972.</w:delText>
        </w:r>
      </w:del>
      <w:del w:id="234" w:author="PR Preview" w:date="2026-01-01T00:00:00Z">
        <w:r>
          <w:delText xml:space="preserve"> </w:delText>
        </w:r>
      </w:del>
      <w:del w:id="235" w:author="PR Preview" w:date="2026-01-01T00:00:00Z">
        <w:r>
          <w:delText xml:space="preserve">“Generalized Linear Models.”</w:delText>
        </w:r>
      </w:del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rPr>
            <w:i/>
            <w:iCs/>
          </w:rPr>
          <w:delText xml:space="preserve">Journal of the Royal Statistical Society: Series A (General)</w:delText>
        </w:r>
      </w:del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135 (3): 370–84.</w:delText>
        </w:r>
      </w:del>
      <w:del w:id="240" w:author="PR Preview" w:date="2026-01-01T00:00:00Z">
        <w:r>
          <w:delText xml:space="preserve"> </w:delText>
        </w:r>
      </w:del>
      <w:hyperlink r:id="rId68">
        <w:del w:id="241" w:author="PR Preview" w:date="2026-01-01T00:00:00Z">
          <w:r>
            <w:rPr>
              <w:rStyle w:val="Hyperlink"/>
            </w:rPr>
            <w:delText xml:space="preserve">https://doi.org/10.2307/2344614</w:delText>
          </w:r>
        </w:del>
      </w:hyperlink>
      <w:del w:id="242" w:author="PR Preview" w:date="2026-01-01T00:00:00Z">
        <w:r>
          <w:delText xml:space="preserve">.</w:delText>
        </w:r>
      </w:del>
    </w:p>
    <w:p>
      <w:pPr>
        <w:pStyle w:val="Bibliography"/>
      </w:pPr>
      <w:del w:id="243" w:author="PR Preview" w:date="2026-01-01T00:00:00Z">
        <w:r>
          <w:delText xml:space="preserve">Wikipedia contributors. 2026a.</w:delText>
        </w:r>
      </w:del>
      <w:del w:id="244" w:author="PR Preview" w:date="2026-01-01T00:00:00Z">
        <w:r>
          <w:delText xml:space="preserve"> </w:delText>
        </w:r>
      </w:del>
      <w:del w:id="245" w:author="PR Preview" w:date="2026-01-01T00:00:00Z">
        <w:r>
          <w:rPr>
            <w:i/>
            <w:iCs/>
          </w:rPr>
          <w:delText xml:space="preserve">Deviance (Statistics) —</w:delText>
        </w:r>
      </w:del>
      <w:del w:id="246" w:author="PR Preview" w:date="2026-01-01T00:00:00Z">
        <w:r>
          <w:rPr>
            <w:i/>
            <w:iCs/>
          </w:rPr>
          <w:delText xml:space="preserve"> </w:delText>
        </w:r>
      </w:del>
      <w:del w:id="247" w:author="PR Preview" w:date="2026-01-01T00:00:00Z">
        <w:r>
          <w:rPr>
            <w:i/>
            <w:iCs/>
          </w:rPr>
          <w:delText xml:space="preserve">Wikipedia</w:delText>
        </w:r>
      </w:del>
      <w:del w:id="248" w:author="PR Preview" w:date="2026-01-01T00:00:00Z">
        <w:r>
          <w:rPr>
            <w:i/>
            <w:iCs/>
          </w:rPr>
          <w:delText xml:space="preserve">,</w:delText>
        </w:r>
      </w:del>
      <w:del w:id="249" w:author="PR Preview" w:date="2026-01-01T00:00:00Z">
        <w:r>
          <w:rPr>
            <w:i/>
            <w:iCs/>
          </w:rPr>
          <w:delText xml:space="preserve"> </w:delText>
        </w:r>
      </w:del>
      <w:del w:id="250" w:author="PR Preview" w:date="2026-01-01T00:00:00Z">
        <w:r>
          <w:rPr>
            <w:i/>
            <w:iCs/>
          </w:rPr>
          <w:delText xml:space="preserve">the Free Encyclopedia</w:delText>
        </w:r>
      </w:del>
      <w:del w:id="251" w:author="PR Preview" w:date="2026-01-01T00:00:00Z">
        <w:r>
          <w:delText xml:space="preserve">.</w:delText>
        </w:r>
      </w:del>
      <w:del w:id="252" w:author="PR Preview" w:date="2026-01-01T00:00:00Z">
        <w:r>
          <w:delText xml:space="preserve"> </w:delText>
        </w:r>
      </w:del>
      <w:hyperlink r:id="rId66">
        <w:del w:id="253" w:author="PR Preview" w:date="2026-01-01T00:00:00Z">
          <w:r>
            <w:rPr>
              <w:rStyle w:val="Hyperlink"/>
            </w:rPr>
            <w:delText xml:space="preserve">https://en.wikipedia.org/wiki/Deviance_%28statistics%29</w:delText>
          </w:r>
        </w:del>
      </w:hyperlink>
      <w:del w:id="254" w:author="PR Preview" w:date="2026-01-01T00:00:00Z">
        <w:r>
          <w:delText xml:space="preserve">.</w:delText>
        </w:r>
      </w:del>
    </w:p>
    <w:p>
      <w:pPr>
        <w:pStyle w:val="Bibliography"/>
      </w:pPr>
      <w:del w:id="255" w:author="PR Preview" w:date="2026-01-01T00:00:00Z">
        <w:r>
          <w:delText xml:space="preserve">Wikipedia contributors. 2026b.</w:delText>
        </w:r>
      </w:del>
      <w:del w:id="256" w:author="PR Preview" w:date="2026-01-01T00:00:00Z">
        <w:r>
          <w:delText xml:space="preserve"> </w:delText>
        </w:r>
      </w:del>
      <w:del w:id="257" w:author="PR Preview" w:date="2026-01-01T00:00:00Z">
        <w:r>
          <w:rPr>
            <w:i/>
            <w:iCs/>
          </w:rPr>
          <w:delText xml:space="preserve">Likelihood-Ratio Test —</w:delText>
        </w:r>
      </w:del>
      <w:del w:id="258" w:author="PR Preview" w:date="2026-01-01T00:00:00Z">
        <w:r>
          <w:rPr>
            <w:i/>
            <w:iCs/>
          </w:rPr>
          <w:delText xml:space="preserve"> </w:delText>
        </w:r>
      </w:del>
      <w:del w:id="259" w:author="PR Preview" w:date="2026-01-01T00:00:00Z">
        <w:r>
          <w:rPr>
            <w:i/>
            <w:iCs/>
          </w:rPr>
          <w:delText xml:space="preserve">Wikipedia</w:delText>
        </w:r>
      </w:del>
      <w:del w:id="260" w:author="PR Preview" w:date="2026-01-01T00:00:00Z">
        <w:r>
          <w:rPr>
            <w:i/>
            <w:iCs/>
          </w:rPr>
          <w:delText xml:space="preserve">,</w:delText>
        </w:r>
      </w:del>
      <w:del w:id="261" w:author="PR Preview" w:date="2026-01-01T00:00:00Z">
        <w:r>
          <w:rPr>
            <w:i/>
            <w:iCs/>
          </w:rPr>
          <w:delText xml:space="preserve"> </w:delText>
        </w:r>
      </w:del>
      <w:del w:id="262" w:author="PR Preview" w:date="2026-01-01T00:00:00Z">
        <w:r>
          <w:rPr>
            <w:i/>
            <w:iCs/>
          </w:rPr>
          <w:delText xml:space="preserve">the Free Encyclopedia</w:delText>
        </w:r>
      </w:del>
      <w:del w:id="263" w:author="PR Preview" w:date="2026-01-01T00:00:00Z">
        <w:r>
          <w:delText xml:space="preserve">.</w:delText>
        </w:r>
      </w:del>
      <w:del w:id="264" w:author="PR Preview" w:date="2026-01-01T00:00:00Z">
        <w:r>
          <w:delText xml:space="preserve"> </w:delText>
        </w:r>
      </w:del>
      <w:hyperlink r:id="rId79">
        <w:del w:id="265" w:author="PR Preview" w:date="2026-01-01T00:00:00Z">
          <w:r>
            <w:rPr>
              <w:rStyle w:val="Hyperlink"/>
            </w:rPr>
            <w:delText xml:space="preserve">https://en.wikipedia.org/wiki/Likelihood-ratio_test</w:delText>
          </w:r>
        </w:del>
      </w:hyperlink>
      <w:del w:id="266" w:author="PR Preview" w:date="2026-01-01T00:00:00Z">
        <w:r>
          <w:delText xml:space="preserve">.</w:delText>
        </w:r>
      </w:del>
    </w:p>
    <w:p>
      <w:pPr>
        <w:pStyle w:val="Bibliography"/>
      </w:pPr>
      <w:del w:id="267" w:author="PR Preview" w:date="2026-01-01T00:00:00Z">
        <w:r>
          <w:delText xml:space="preserve">Wikipedia contributors. 2026c.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rPr>
            <w:i/>
            <w:iCs/>
          </w:rPr>
          <w:delText xml:space="preserve">Logistic Regression —</w:delText>
        </w:r>
      </w:del>
      <w:del w:id="270" w:author="PR Preview" w:date="2026-01-01T00:00:00Z">
        <w:r>
          <w:rPr>
            <w:i/>
            <w:iCs/>
          </w:rPr>
          <w:delText xml:space="preserve"> </w:delText>
        </w:r>
      </w:del>
      <w:del w:id="271" w:author="PR Preview" w:date="2026-01-01T00:00:00Z">
        <w:r>
          <w:rPr>
            <w:i/>
            <w:iCs/>
          </w:rPr>
          <w:delText xml:space="preserve">Wikipedia</w:delText>
        </w:r>
      </w:del>
      <w:del w:id="272" w:author="PR Preview" w:date="2026-01-01T00:00:00Z">
        <w:r>
          <w:rPr>
            <w:i/>
            <w:iCs/>
          </w:rPr>
          <w:delText xml:space="preserve">,</w:delText>
        </w:r>
      </w:del>
      <w:del w:id="273" w:author="PR Preview" w:date="2026-01-01T00:00:00Z">
        <w:r>
          <w:rPr>
            <w:i/>
            <w:iCs/>
          </w:rPr>
          <w:delText xml:space="preserve"> </w:delText>
        </w:r>
      </w:del>
      <w:del w:id="274" w:author="PR Preview" w:date="2026-01-01T00:00:00Z">
        <w:r>
          <w:rPr>
            <w:i/>
            <w:iCs/>
          </w:rPr>
          <w:delText xml:space="preserve">the Free Encyclopedia</w:delText>
        </w:r>
      </w:del>
      <w:del w:id="275" w:author="PR Preview" w:date="2026-01-01T00:00:00Z">
        <w:r>
          <w:delText xml:space="preserve">.</w:delText>
        </w:r>
      </w:del>
      <w:del w:id="276" w:author="PR Preview" w:date="2026-01-01T00:00:00Z">
        <w:r>
          <w:delText xml:space="preserve"> </w:delText>
        </w:r>
      </w:del>
      <w:hyperlink r:id="rId64">
        <w:del w:id="277" w:author="PR Preview" w:date="2026-01-01T00:00:00Z">
          <w:r>
            <w:rPr>
              <w:rStyle w:val="Hyperlink"/>
            </w:rPr>
            <w:delText xml:space="preserve">https://en.wikipedia.org/wiki/Logistic_regression</w:delText>
          </w:r>
        </w:del>
      </w:hyperlink>
      <w:del w:id="278" w:author="PR Preview" w:date="2026-01-01T00:00:00Z">
        <w:r>
          <w:delText xml:space="preserve">.</w:delText>
        </w:r>
      </w:del>
    </w:p>
    <w:p>
      <w:pPr>
        <w:pStyle w:val="Bibliography"/>
      </w:pPr>
      <w:del w:id="279" w:author="PR Preview" w:date="2026-01-01T00:00:00Z">
        <w:r>
          <w:delText xml:space="preserve">Wikipedia contributors. 2026d.</w:delText>
        </w:r>
      </w:del>
      <w:del w:id="280" w:author="PR Preview" w:date="2026-01-01T00:00:00Z">
        <w:r>
          <w:delText xml:space="preserve"> </w:delText>
        </w:r>
      </w:del>
      <w:del w:id="281" w:author="PR Preview" w:date="2026-01-01T00:00:00Z">
        <w:r>
          <w:rPr>
            <w:i/>
            <w:iCs/>
          </w:rPr>
          <w:delText xml:space="preserve">Saturated Model —</w:delText>
        </w:r>
      </w:del>
      <w:del w:id="282" w:author="PR Preview" w:date="2026-01-01T00:00:00Z">
        <w:r>
          <w:rPr>
            <w:i/>
            <w:iCs/>
          </w:rPr>
          <w:delText xml:space="preserve"> </w:delText>
        </w:r>
      </w:del>
      <w:del w:id="283" w:author="PR Preview" w:date="2026-01-01T00:00:00Z">
        <w:r>
          <w:rPr>
            <w:i/>
            <w:iCs/>
          </w:rPr>
          <w:delText xml:space="preserve">Wikipedia</w:delText>
        </w:r>
      </w:del>
      <w:del w:id="284" w:author="PR Preview" w:date="2026-01-01T00:00:00Z">
        <w:r>
          <w:rPr>
            <w:i/>
            <w:iCs/>
          </w:rPr>
          <w:delText xml:space="preserve">,</w:delText>
        </w:r>
      </w:del>
      <w:del w:id="285" w:author="PR Preview" w:date="2026-01-01T00:00:00Z">
        <w:r>
          <w:rPr>
            <w:i/>
            <w:iCs/>
          </w:rPr>
          <w:delText xml:space="preserve"> </w:delText>
        </w:r>
      </w:del>
      <w:del w:id="286" w:author="PR Preview" w:date="2026-01-01T00:00:00Z">
        <w:r>
          <w:rPr>
            <w:i/>
            <w:iCs/>
          </w:rPr>
          <w:delText xml:space="preserve">the Free Encyclopedia</w:delText>
        </w:r>
      </w:del>
      <w:del w:id="287" w:author="PR Preview" w:date="2026-01-01T00:00:00Z">
        <w:r>
          <w:delText xml:space="preserve">.</w:delText>
        </w:r>
      </w:del>
      <w:del w:id="288" w:author="PR Preview" w:date="2026-01-01T00:00:00Z">
        <w:r>
          <w:delText xml:space="preserve"> </w:delText>
        </w:r>
      </w:del>
      <w:hyperlink r:id="rId75">
        <w:del w:id="289" w:author="PR Preview" w:date="2026-01-01T00:00:00Z">
          <w:r>
            <w:rPr>
              <w:rStyle w:val="Hyperlink"/>
            </w:rPr>
            <w:delText xml:space="preserve">https://en.wikipedia.org/wiki/Saturated_model</w:delText>
          </w:r>
        </w:del>
      </w:hyperlink>
      <w:del w:id="290" w:author="PR Preview" w:date="2026-01-01T00:00:00Z">
        <w:r>
          <w:delText xml:space="preserve">.</w:delText>
        </w:r>
      </w:del>
    </w:p>
    <w:p>
      <w:pPr>
        <w:pStyle w:val="Bibliography"/>
      </w:pPr>
      <w:ins w:id="291" w:author="PR Preview" w:date="2026-01-01T00:00:00Z">
        <w:r>
          <w:t xml:space="preserve">[1]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	</w:t>
        </w:r>
      </w:ins>
      <w:ins w:id="294" w:author="PR Preview" w:date="2026-01-01T00:00:00Z">
        <w:r>
          <w:t xml:space="preserve">Wikipedia contributors,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“Logistic regression —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Wikipedia</w:t>
        </w:r>
      </w:ins>
      <w:ins w:id="299" w:author="PR Preview" w:date="2026-01-01T00:00:00Z">
        <w:r>
          <w:t xml:space="preserve">,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the free encyclopedia.”</w:t>
        </w:r>
      </w:ins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2026. Available:</w:t>
        </w:r>
      </w:ins>
      <w:ins w:id="304" w:author="PR Preview" w:date="2026-01-01T00:00:00Z">
        <w:r>
          <w:t xml:space="preserve"> </w:t>
        </w:r>
      </w:ins>
      <w:hyperlink r:id="rId64">
        <w:ins w:id="305" w:author="PR Preview" w:date="2026-01-01T00:00:00Z">
          <w:r>
            <w:rPr>
              <w:rStyle w:val="Hyperlink"/>
            </w:rPr>
            <w:t xml:space="preserve">https://en.wikipedia.org/wiki/Logistic_regression</w:t>
          </w:r>
        </w:ins>
      </w:hyperlink>
    </w:p>
    <w:bookmarkEnd w:id="65"/>
    <w:bookmarkStart w:id="67" w:name="ref-wikipedia_deviance_statistics"/>
    <w:p>
      <w:pPr>
        <w:pStyle w:val="Bibliography"/>
      </w:pPr>
      <w:ins w:id="306" w:author="PR Preview" w:date="2026-01-01T00:00:00Z">
        <w:r>
          <w:t xml:space="preserve">[2]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	</w:t>
        </w:r>
      </w:ins>
      <w:ins w:id="309" w:author="PR Preview" w:date="2026-01-01T00:00:00Z">
        <w:r>
          <w:t xml:space="preserve">Wikipedia contributors,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“Deviance (statistics) —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Wikipedia</w:t>
        </w:r>
      </w:ins>
      <w:ins w:id="314" w:author="PR Preview" w:date="2026-01-01T00:00:00Z">
        <w:r>
          <w:t xml:space="preserve">,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the free encyclopedia.”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2026. Available:</w:t>
        </w:r>
      </w:ins>
      <w:ins w:id="319" w:author="PR Preview" w:date="2026-01-01T00:00:00Z">
        <w:r>
          <w:t xml:space="preserve"> </w:t>
        </w:r>
      </w:ins>
      <w:hyperlink r:id="rId66">
        <w:ins w:id="320" w:author="PR Preview" w:date="2026-01-01T00:00:00Z">
          <w:r>
            <w:rPr>
              <w:rStyle w:val="Hyperlink"/>
            </w:rPr>
            <w:t xml:space="preserve">https://en.wikipedia.org/wiki/Deviance_%28statistics%29</w:t>
          </w:r>
        </w:ins>
      </w:hyperlink>
    </w:p>
    <w:bookmarkEnd w:id="67"/>
    <w:bookmarkStart w:id="69" w:name="ref-nelder1972generalized"/>
    <w:p>
      <w:pPr>
        <w:pStyle w:val="Bibliography"/>
      </w:pPr>
      <w:ins w:id="321" w:author="PR Preview" w:date="2026-01-01T00:00:00Z">
        <w:r>
          <w:t xml:space="preserve">[3]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	</w:t>
        </w:r>
      </w:ins>
      <w:ins w:id="324" w:author="PR Preview" w:date="2026-01-01T00:00:00Z">
        <w:r>
          <w:t xml:space="preserve">J. A. Nelder and R. W. M. Wedderburn,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“Generalized linear models,”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rPr>
            <w:i/>
            <w:iCs/>
          </w:rPr>
          <w:t xml:space="preserve">Journal of the Royal Statistical Society: Series A (General)</w:t>
        </w:r>
      </w:ins>
      <w:ins w:id="329" w:author="PR Preview" w:date="2026-01-01T00:00:00Z">
        <w:r>
          <w:t xml:space="preserve">, vol. 135, no. 3, pp. 370–384, 1972, doi:</w:t>
        </w:r>
      </w:ins>
      <w:ins w:id="330" w:author="PR Preview" w:date="2026-01-01T00:00:00Z">
        <w:r>
          <w:t xml:space="preserve"> </w:t>
        </w:r>
      </w:ins>
      <w:hyperlink r:id="rId68">
        <w:ins w:id="331" w:author="PR Preview" w:date="2026-01-01T00:00:00Z">
          <w:r>
            <w:rPr>
              <w:rStyle w:val="Hyperlink"/>
            </w:rPr>
            <w:t xml:space="preserve">10.2307/2344614</w:t>
          </w:r>
        </w:ins>
      </w:hyperlink>
      <w:ins w:id="332" w:author="PR Preview" w:date="2026-01-01T00:00:00Z">
        <w:r>
          <w:t xml:space="preserve">.</w:t>
        </w:r>
      </w:ins>
    </w:p>
    <w:bookmarkEnd w:id="69"/>
    <w:bookmarkStart w:id="71" w:name="ref-hastie2009elements"/>
    <w:p>
      <w:pPr>
        <w:pStyle w:val="Bibliography"/>
      </w:pPr>
      <w:ins w:id="333" w:author="PR Preview" w:date="2026-01-01T00:00:00Z">
        <w:r>
          <w:t xml:space="preserve">[4]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t xml:space="preserve">	</w:t>
        </w:r>
      </w:ins>
      <w:ins w:id="336" w:author="PR Preview" w:date="2026-01-01T00:00:00Z">
        <w:r>
          <w:t xml:space="preserve">T. Hastie, R. Tibshirani, and J. Friedman,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rPr>
            <w:i/>
            <w:iCs/>
          </w:rPr>
          <w:t xml:space="preserve">The elements of statistical learning: Data mining, inference, and prediction</w:t>
        </w:r>
      </w:ins>
      <w:ins w:id="339" w:author="PR Preview" w:date="2026-01-01T00:00:00Z">
        <w:r>
          <w:t xml:space="preserve">, 2nd ed. Springer, 2009. doi:</w:t>
        </w:r>
      </w:ins>
      <w:ins w:id="340" w:author="PR Preview" w:date="2026-01-01T00:00:00Z">
        <w:r>
          <w:t xml:space="preserve"> </w:t>
        </w:r>
      </w:ins>
      <w:hyperlink r:id="rId70">
        <w:ins w:id="341" w:author="PR Preview" w:date="2026-01-01T00:00:00Z">
          <w:r>
            <w:rPr>
              <w:rStyle w:val="Hyperlink"/>
            </w:rPr>
            <w:t xml:space="preserve">10.1007/978-0-387-84858-7</w:t>
          </w:r>
        </w:ins>
      </w:hyperlink>
      <w:ins w:id="342" w:author="PR Preview" w:date="2026-01-01T00:00:00Z">
        <w:r>
          <w:t xml:space="preserve">.</w:t>
        </w:r>
      </w:ins>
    </w:p>
    <w:bookmarkEnd w:id="71"/>
    <w:bookmarkStart w:id="73" w:name="ref-dobson4e"/>
    <w:p>
      <w:pPr>
        <w:pStyle w:val="Bibliography"/>
      </w:pPr>
      <w:ins w:id="343" w:author="PR Preview" w:date="2026-01-01T00:00:00Z">
        <w:r>
          <w:t xml:space="preserve">[5]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	</w:t>
        </w:r>
      </w:ins>
      <w:ins w:id="346" w:author="PR Preview" w:date="2026-01-01T00:00:00Z">
        <w:r>
          <w:t xml:space="preserve">A. J. Dobson and A. G. Barnett,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rPr>
            <w:i/>
            <w:iCs/>
          </w:rPr>
          <w:t xml:space="preserve">An introduction to generalized linear models</w:t>
        </w:r>
      </w:ins>
      <w:ins w:id="349" w:author="PR Preview" w:date="2026-01-01T00:00:00Z">
        <w:r>
          <w:t xml:space="preserve">, 4th ed. CRC press, 2018. doi:</w:t>
        </w:r>
      </w:ins>
      <w:ins w:id="350" w:author="PR Preview" w:date="2026-01-01T00:00:00Z">
        <w:r>
          <w:t xml:space="preserve"> </w:t>
        </w:r>
      </w:ins>
      <w:hyperlink r:id="rId72">
        <w:ins w:id="351" w:author="PR Preview" w:date="2026-01-01T00:00:00Z">
          <w:r>
            <w:rPr>
              <w:rStyle w:val="Hyperlink"/>
            </w:rPr>
            <w:t xml:space="preserve">10.1201/9781315182780</w:t>
          </w:r>
        </w:ins>
      </w:hyperlink>
      <w:ins w:id="352" w:author="PR Preview" w:date="2026-01-01T00:00:00Z">
        <w:r>
          <w:t xml:space="preserve">.</w:t>
        </w:r>
      </w:ins>
    </w:p>
    <w:bookmarkEnd w:id="73"/>
    <w:bookmarkStart w:id="74" w:name="ref-hosmer1989applied"/>
    <w:p>
      <w:pPr>
        <w:pStyle w:val="Bibliography"/>
      </w:pPr>
      <w:ins w:id="353" w:author="PR Preview" w:date="2026-01-01T00:00:00Z">
        <w:r>
          <w:t xml:space="preserve">[6]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	</w:t>
        </w:r>
      </w:ins>
      <w:ins w:id="356" w:author="PR Preview" w:date="2026-01-01T00:00:00Z">
        <w:r>
          <w:t xml:space="preserve">D. W. Hosmer and S. Lemeshow,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rPr>
            <w:i/>
            <w:iCs/>
          </w:rPr>
          <w:t xml:space="preserve">Applied logistic regression</w:t>
        </w:r>
      </w:ins>
      <w:ins w:id="359" w:author="PR Preview" w:date="2026-01-01T00:00:00Z">
        <w:r>
          <w:t xml:space="preserve">. New York: Wiley, 1989.</w:t>
        </w:r>
      </w:ins>
    </w:p>
    <w:bookmarkEnd w:id="74"/>
    <w:bookmarkStart w:id="76" w:name="ref-wikipedia_saturated_model"/>
    <w:p>
      <w:pPr>
        <w:pStyle w:val="Bibliography"/>
      </w:pPr>
      <w:ins w:id="360" w:author="PR Preview" w:date="2026-01-01T00:00:00Z">
        <w:r>
          <w:t xml:space="preserve">[7]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	</w:t>
        </w:r>
      </w:ins>
      <w:ins w:id="363" w:author="PR Preview" w:date="2026-01-01T00:00:00Z">
        <w:r>
          <w:t xml:space="preserve">Wikipedia contributors,</w:t>
        </w:r>
      </w:ins>
      <w:ins w:id="364" w:author="PR Preview" w:date="2026-01-01T00:00:00Z">
        <w:r>
          <w:t xml:space="preserve"> </w:t>
        </w:r>
      </w:ins>
      <w:ins w:id="365" w:author="PR Preview" w:date="2026-01-01T00:00:00Z">
        <w:r>
          <w:t xml:space="preserve">“Saturated model —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Wikipedia</w:t>
        </w:r>
      </w:ins>
      <w:ins w:id="368" w:author="PR Preview" w:date="2026-01-01T00:00:00Z">
        <w:r>
          <w:t xml:space="preserve">,</w:t>
        </w:r>
      </w:ins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the free encyclopedia.”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2026. Available:</w:t>
        </w:r>
      </w:ins>
      <w:ins w:id="373" w:author="PR Preview" w:date="2026-01-01T00:00:00Z">
        <w:r>
          <w:t xml:space="preserve"> </w:t>
        </w:r>
      </w:ins>
      <w:hyperlink r:id="rId75">
        <w:ins w:id="374" w:author="PR Preview" w:date="2026-01-01T00:00:00Z">
          <w:r>
            <w:rPr>
              <w:rStyle w:val="Hyperlink"/>
            </w:rPr>
            <w:t xml:space="preserve">https://en.wikipedia.org/wiki/Saturated_model</w:t>
          </w:r>
        </w:ins>
      </w:hyperlink>
    </w:p>
    <w:bookmarkEnd w:id="76"/>
    <w:bookmarkStart w:id="78" w:name="ref-fahrmeir1985consistency"/>
    <w:p>
      <w:pPr>
        <w:pStyle w:val="Bibliography"/>
      </w:pPr>
      <w:ins w:id="375" w:author="PR Preview" w:date="2026-01-01T00:00:00Z">
        <w:r>
          <w:t xml:space="preserve">[8]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	</w:t>
        </w:r>
      </w:ins>
      <w:ins w:id="378" w:author="PR Preview" w:date="2026-01-01T00:00:00Z">
        <w:r>
          <w:t xml:space="preserve">L. Fahrmeir and H. Kaufmann,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“Consistency and asymptotic normality of the maximum likelihood estimator in generalized linear models,”</w:t>
        </w:r>
      </w:ins>
      <w:ins w:id="381" w:author="PR Preview" w:date="2026-01-01T00:00:00Z">
        <w:r>
          <w:t xml:space="preserve"> </w:t>
        </w:r>
      </w:ins>
      <w:ins w:id="382" w:author="PR Preview" w:date="2026-01-01T00:00:00Z">
        <w:r>
          <w:rPr>
            <w:i/>
            <w:iCs/>
          </w:rPr>
          <w:t xml:space="preserve">The Annals of Statistics</w:t>
        </w:r>
      </w:ins>
      <w:ins w:id="383" w:author="PR Preview" w:date="2026-01-01T00:00:00Z">
        <w:r>
          <w:t xml:space="preserve">, vol. 13, no. 1, pp. 342–368, 1985, doi:</w:t>
        </w:r>
      </w:ins>
      <w:ins w:id="384" w:author="PR Preview" w:date="2026-01-01T00:00:00Z">
        <w:r>
          <w:t xml:space="preserve"> </w:t>
        </w:r>
      </w:ins>
      <w:hyperlink r:id="rId77">
        <w:ins w:id="385" w:author="PR Preview" w:date="2026-01-01T00:00:00Z">
          <w:r>
            <w:rPr>
              <w:rStyle w:val="Hyperlink"/>
            </w:rPr>
            <w:t xml:space="preserve">10.1214/aos/1176346597</w:t>
          </w:r>
        </w:ins>
      </w:hyperlink>
      <w:ins w:id="386" w:author="PR Preview" w:date="2026-01-01T00:00:00Z">
        <w:r>
          <w:t xml:space="preserve">.</w:t>
        </w:r>
      </w:ins>
    </w:p>
    <w:bookmarkEnd w:id="78"/>
    <w:bookmarkStart w:id="80" w:name="ref-wikipedia_likelihood_ratio_test"/>
    <w:p>
      <w:pPr>
        <w:pStyle w:val="Bibliography"/>
      </w:pPr>
      <w:ins w:id="387" w:author="PR Preview" w:date="2026-01-01T00:00:00Z">
        <w:r>
          <w:t xml:space="preserve">[9]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	</w:t>
        </w:r>
      </w:ins>
      <w:ins w:id="390" w:author="PR Preview" w:date="2026-01-01T00:00:00Z">
        <w:r>
          <w:t xml:space="preserve">Wikipedia contributors,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“Likelihood-ratio test —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Wikipedia</w:t>
        </w:r>
      </w:ins>
      <w:ins w:id="395" w:author="PR Preview" w:date="2026-01-01T00:00:00Z">
        <w:r>
          <w:t xml:space="preserve">,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the free encyclopedia.”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2026. Available:</w:t>
        </w:r>
      </w:ins>
      <w:ins w:id="400" w:author="PR Preview" w:date="2026-01-01T00:00:00Z">
        <w:r>
          <w:t xml:space="preserve"> </w:t>
        </w:r>
      </w:ins>
      <w:hyperlink r:id="rId79">
        <w:ins w:id="401" w:author="PR Preview" w:date="2026-01-01T00:00:00Z">
          <w:r>
            <w:rPr>
              <w:rStyle w:val="Hyperlink"/>
            </w:rPr>
            <w:t xml:space="preserve">https://en.wikipedia.org/wiki/Likelihood-ratio_test</w:t>
          </w:r>
        </w:ins>
      </w:hyperlink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70" Type="http://schemas.openxmlformats.org/officeDocument/2006/relationships/hyperlink" Target="https://doi.org/10.1007/978-0-387-84858-7" TargetMode="External"/><Relationship Id="rId72" Type="http://schemas.openxmlformats.org/officeDocument/2006/relationships/hyperlink" Target="https://doi.org/10.1201/9781315182780" TargetMode="External"/><Relationship Id="rId77" Type="http://schemas.openxmlformats.org/officeDocument/2006/relationships/hyperlink" Target="https://doi.org/10.1214/aos/1176346597" TargetMode="External"/><Relationship Id="rId68" Type="http://schemas.openxmlformats.org/officeDocument/2006/relationships/hyperlink" Target="https://doi.org/10.2307/2344614" TargetMode="External"/><Relationship Id="rId66" Type="http://schemas.openxmlformats.org/officeDocument/2006/relationships/hyperlink" Target="https://en.wikipedia.org/wiki/Deviance_%28statistics%29" TargetMode="External"/><Relationship Id="rId79" Type="http://schemas.openxmlformats.org/officeDocument/2006/relationships/hyperlink" Target="https://en.wikipedia.org/wiki/Likelihood-ratio_test" TargetMode="External"/><Relationship Id="rId64" Type="http://schemas.openxmlformats.org/officeDocument/2006/relationships/hyperlink" Target="https://en.wikipedia.org/wiki/Logistic_regression" TargetMode="External"/><Relationship Id="rId75" Type="http://schemas.openxmlformats.org/officeDocument/2006/relationships/hyperlink" Target="https://en.wikipedia.org/wiki/Saturated_model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70" Type="http://schemas.openxmlformats.org/officeDocument/2006/relationships/hyperlink" Target="https://doi.org/10.1007/978-0-387-84858-7" TargetMode="External"/><Relationship Id="rId72" Type="http://schemas.openxmlformats.org/officeDocument/2006/relationships/hyperlink" Target="https://doi.org/10.1201/9781315182780" TargetMode="External"/><Relationship Id="rId77" Type="http://schemas.openxmlformats.org/officeDocument/2006/relationships/hyperlink" Target="https://doi.org/10.1214/aos/1176346597" TargetMode="External"/><Relationship Id="rId68" Type="http://schemas.openxmlformats.org/officeDocument/2006/relationships/hyperlink" Target="https://doi.org/10.2307/2344614" TargetMode="External"/><Relationship Id="rId66" Type="http://schemas.openxmlformats.org/officeDocument/2006/relationships/hyperlink" Target="https://en.wikipedia.org/wiki/Deviance_%28statistics%29" TargetMode="External"/><Relationship Id="rId79" Type="http://schemas.openxmlformats.org/officeDocument/2006/relationships/hyperlink" Target="https://en.wikipedia.org/wiki/Likelihood-ratio_test" TargetMode="External"/><Relationship Id="rId64" Type="http://schemas.openxmlformats.org/officeDocument/2006/relationships/hyperlink" Target="https://en.wikipedia.org/wiki/Logistic_regression" TargetMode="External"/><Relationship Id="rId75" Type="http://schemas.openxmlformats.org/officeDocument/2006/relationships/hyperlink" Target="https://en.wikipedia.org/wiki/Saturated_model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2026-10-18T08:21:17Z</dcterms:created>
  <dcterms:modified xsi:type="dcterms:W3CDTF">2026-10-18T08:21:17Z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01:03:13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