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introduces the Bayesian approach to statistical inference: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it contrasts the frequentist and Bayesian paradigms,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states Bayes’ theorem as a rule for updating beliefs about parameters,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discusses how to choose a prior,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outlines hierarchical models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(Dobson and Barnett 2018, chap. 12)</w:delText>
        </w:r>
      </w:del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a video introduction, see Richard McElreath’s lecture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  <w:i/>
              <w:iCs/>
            </w:rPr>
            <w:delText xml:space="preserve">Introduction to Bayesian Workflow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(Statistical Rethinking 2026, Lecture A01).</w:delText>
        </w:r>
      </w:del>
    </w:p>
    <w:p>
      <w:pPr>
        <w:pStyle w:val="Date"/>
      </w:pPr>
      <w:ins w:id="20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21" w:author="PR Preview" w:date="2026-01-01T00:00:00Z">
        <w:r>
          <w:t xml:space="preserve">This page introduces the Bayesian approach to statistical inference: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it contrasts the frequentist and Bayesian paradigms,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states Bayes’ theorem as a rule for updating beliefs about parameters,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discusses how to choose a prior,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outlines hierarchical models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[1, Ch. 12]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a video introduction, see Richard McElreath’s lecture</w:t>
        </w:r>
      </w:ins>
      <w:ins w:id="35" w:author="PR Preview" w:date="2026-01-01T00:00:00Z">
        <w:r>
          <w:t xml:space="preserve"> </w:t>
        </w:r>
      </w:ins>
      <w:hyperlink r:id="rId9">
        <w:ins w:id="36" w:author="PR Preview" w:date="2026-01-01T00:00:00Z">
          <w:r>
            <w:rPr>
              <w:rStyle w:val="Hyperlink"/>
              <w:i/>
              <w:iCs/>
            </w:rPr>
            <w:t xml:space="preserve">Introduction to Bayesian Workflow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(Statistical Rethinking 2026, Lecture A01).</w:t>
        </w:r>
      </w:ins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del w:id="39" w:author="PR Preview" w:date="2026-01-01T00:00:00Z">
        <w:r>
          <w:delText xml:space="preserve">Source: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Wikipedia contributors (2026f)</w:delText>
        </w:r>
      </w:del>
      <w:del w:id="42" w:author="PR Preview" w:date="2026-01-01T00:00:00Z">
        <w:r>
          <w:delText xml:space="preserve">.</w:delText>
        </w:r>
      </w:del>
    </w:p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Definition 2 (Bayesian paradigm)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 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Bayesian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paradigm of statistical inference,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 unknown parameter</w:delText>
        </w:r>
      </w:del>
      <w:del w:id="52" w:author="PR Preview" w:date="2026-01-01T00:00:00Z">
        <w:r>
          <w:delText xml:space="preserve"> </w:delText>
        </w:r>
      </w:del>
      <m:oMath>
        <m:r>
          <m:t>θ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a random variable with its own probability distribution,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 probability measures degree of belief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(Dobson and Barnett 2018, chap. 12, p. 272)</w:delText>
        </w:r>
      </w:del>
      <w:del w:id="59" w:author="PR Preview" w:date="2026-01-01T00:00:00Z">
        <w:r>
          <w:delText xml:space="preserve">.</w:delText>
        </w:r>
      </w:del>
    </w:p>
    <w:p>
      <w:pPr>
        <w:pStyle w:val="BodyText"/>
      </w:pPr>
      <w:del w:id="60" w:author="PR Preview" w:date="2026-01-01T00:00:00Z">
        <w:r>
          <w:delText xml:space="preserve">Source: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Wikipedia contributors (2026c)</w:delText>
        </w:r>
      </w:del>
      <w:del w:id="63" w:author="PR Preview" w:date="2026-01-01T00:00:00Z">
        <w:r>
          <w:delText xml:space="preserve">.</w:delText>
        </w:r>
      </w:del>
    </w:p>
    <w:p>
      <w:pPr>
        <w:pStyle w:val="BodyText"/>
      </w:pPr>
      <w:ins w:id="64" w:author="PR Preview" w:date="2026-01-01T00:00:00Z">
        <w:r>
          <w:t xml:space="preserve">Source: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Wikipedia contributors [2]</w:t>
        </w:r>
      </w:ins>
      <w:ins w:id="67" w:author="PR Preview" w:date="2026-01-01T00:00:00Z">
        <w:r>
          <w:t xml:space="preserve">.</w:t>
        </w:r>
      </w:ins>
    </w:p>
    <w:bookmarkEnd w:id="13"/>
    <w:bookmarkStart w:id="14" w:name="def-bayesian-paradigm"/>
    <w:p>
      <w:pPr>
        <w:pStyle w:val="BodyText"/>
      </w:pPr>
      <w:ins w:id="68" w:author="PR Preview" w:date="2026-01-01T00:00:00Z">
        <w:r>
          <w:rPr>
            <w:b/>
            <w:bCs/>
          </w:rPr>
          <w:t xml:space="preserve">Definition 2 (Bayesian paradigm)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In 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Bayesian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paradigm of statistical inference,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 unknown parameter</w:t>
        </w:r>
      </w:ins>
      <w:ins w:id="77" w:author="PR Preview" w:date="2026-01-01T00:00:00Z">
        <w:r>
          <w:t xml:space="preserve"> </w:t>
        </w:r>
      </w:ins>
      <m:oMath>
        <m:r>
          <m:t>θ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a random variable with its own probability distribution,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probability measures degree of belief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[1, Ch. 12], p. 272</w:t>
        </w:r>
      </w:ins>
      <w:ins w:id="84" w:author="PR Preview" w:date="2026-01-01T00:00:00Z">
        <w:r>
          <w:t xml:space="preserve">.</w:t>
        </w:r>
      </w:ins>
    </w:p>
    <w:p>
      <w:pPr>
        <w:pStyle w:val="BodyText"/>
      </w:pPr>
      <w:ins w:id="85" w:author="PR Preview" w:date="2026-01-01T00:00:00Z">
        <w:r>
          <w:t xml:space="preserve">Source: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Wikipedia contributors [3]</w:t>
        </w:r>
      </w:ins>
      <w:ins w:id="88" w:author="PR Preview" w:date="2026-01-01T00:00:00Z">
        <w:r>
          <w:t xml:space="preserve">.</w:t>
        </w:r>
      </w:ins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del w:id="89" w:author="PR Preview" w:date="2026-01-01T00:00:00Z">
        <w:r>
          <w:delText xml:space="preserve">Source: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Wikipedia contributors (2026l)</w:delText>
        </w:r>
      </w:del>
      <w:del w:id="92" w:author="PR Preview" w:date="2026-01-01T00:00:00Z">
        <w:r>
          <w:delText xml:space="preserve">.</w:delText>
        </w:r>
      </w:del>
    </w:p>
    <w:p>
      <w:pPr>
        <w:pStyle w:val="BodyText"/>
      </w:pPr>
      <w:ins w:id="93" w:author="PR Preview" w:date="2026-01-01T00:00:00Z">
        <w:r>
          <w:t xml:space="preserve">Source: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Wikipedia contributors [4]</w:t>
        </w:r>
      </w:ins>
      <w:ins w:id="96" w:author="PR Preview" w:date="2026-01-01T00:00:00Z">
        <w:r>
          <w:t xml:space="preserve">.</w:t>
        </w:r>
      </w:ins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del w:id="97" w:author="PR Preview" w:date="2026-01-01T00:00:00Z">
        <w:r>
          <w:delText xml:space="preserve">Source: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Wikipedia contributors (2026k)</w:delText>
        </w:r>
      </w:del>
      <w:del w:id="100" w:author="PR Preview" w:date="2026-01-01T00:00:00Z">
        <w:r>
          <w:delText xml:space="preserve">.</w:delText>
        </w:r>
      </w:del>
    </w:p>
    <w:p>
      <w:pPr>
        <w:pStyle w:val="BodyText"/>
      </w:pPr>
      <w:ins w:id="101" w:author="PR Preview" w:date="2026-01-01T00:00:00Z">
        <w:r>
          <w:t xml:space="preserve">Source: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Wikipedia contributors [5]</w:t>
        </w:r>
      </w:ins>
      <w:ins w:id="104" w:author="PR Preview" w:date="2026-01-01T00:00:00Z">
        <w:r>
          <w:t xml:space="preserve">.</w:t>
        </w:r>
      </w:ins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del w:id="105" w:author="PR Preview" w:date="2026-01-01T00:00:00Z">
        <w:r>
          <w:delText xml:space="preserve">Source: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Wikipedia contributors (2026h)</w:delText>
        </w:r>
      </w:del>
      <w:del w:id="108" w:author="PR Preview" w:date="2026-01-01T00:00:00Z">
        <w:r>
          <w:delText xml:space="preserve">.</w:delText>
        </w:r>
      </w:del>
    </w:p>
    <w:p>
      <w:pPr>
        <w:pStyle w:val="BodyText"/>
      </w:pPr>
      <w:ins w:id="109" w:author="PR Preview" w:date="2026-01-01T00:00:00Z">
        <w:r>
          <w:t xml:space="preserve">Source: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Wikipedia contributors [6]</w:t>
        </w:r>
      </w:ins>
      <w:ins w:id="112" w:author="PR Preview" w:date="2026-01-01T00:00:00Z">
        <w:r>
          <w:t xml:space="preserve">.</w:t>
        </w:r>
      </w:ins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del w:id="11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is</w:delText>
        </w:r>
      </w:del>
      <w:del w:id="116" w:author="PR Preview" w:date="2026-01-01T00:00:00Z">
        <w:r>
          <w:delText xml:space="preserve"> </w:delText>
        </w:r>
      </w:del>
      <w:hyperlink r:id="rId33">
        <w:del w:id="117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for events, restated for densities.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Here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$\operatorname{p}(\mathord{\smash[b]{\underset{\raise.3ex\hbox{$\scriptstyle\sim$}}{y}}\vphantom{y}}\mid \theta)$</w:delText>
        </w:r>
      </w:del>
      <w:del w:id="124" w:author="PR Preview" w:date="2026-01-01T00:00:00Z">
        <w:r>
          <w:delText xml:space="preserve">, viewed as a function of</w:delText>
        </w:r>
      </w:del>
      <w:del w:id="125" w:author="PR Preview" w:date="2026-01-01T00:00:00Z">
        <w:r>
          <w:delText xml:space="preserve"> </w:delText>
        </w:r>
      </w:del>
      <m:oMath>
        <m:r>
          <m:t>θ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is the</w:delText>
        </w:r>
      </w:del>
      <w:del w:id="129" w:author="PR Preview" w:date="2026-01-01T00:00:00Z">
        <w:r>
          <w:delText xml:space="preserve"> </w:delText>
        </w:r>
      </w:del>
      <w:hyperlink r:id="rId34">
        <w:del w:id="130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1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hyperlink w:anchor="cor-bayes-proportional">
        <w:del w:id="134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the workhorse of applied Bayesian analysis: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it identifies the posterior from the shape of likelihood times prior,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without computing the integral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$\operatorname{p}(\mathord{\smash[b]{\underset{\raise.3ex\hbox{$\scriptstyle\sim$}}{y}}\vphantom{y}})$</w:delText>
        </w:r>
      </w:del>
      <w:del w:id="143" w:author="PR Preview" w:date="2026-01-01T00:00:00Z">
        <w:r>
          <w:delText xml:space="preserve">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and it is what makes the simulation methods of Markov chain Monte Carlo possible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(Dobson and Barnett 2018, chap. 12, p. 272)</w:delText>
        </w:r>
      </w:del>
      <w:del w:id="148" w:author="PR Preview" w:date="2026-01-01T00:00:00Z">
        <w:r>
          <w:delText xml:space="preserve">.</w:delText>
        </w:r>
      </w:del>
    </w:p>
    <w:p>
      <w:pPr>
        <w:pStyle w:val="BodyText"/>
      </w:pPr>
      <w:hyperlink w:anchor="thm-bayes-posterior">
        <w:ins w:id="14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w:hyperlink r:id="rId33">
        <w:ins w:id="153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for events, restated for densities.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Here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$\operatorname{p}(\mathord{\smash[b]{\underset{\raise.3ex\hbox{$\scriptstyle\sim$}}{y}}\vphantom{y}}\mid \theta)$</w:t>
        </w:r>
      </w:ins>
      <w:ins w:id="160" w:author="PR Preview" w:date="2026-01-01T00:00:00Z">
        <w:r>
          <w:t xml:space="preserve">, viewed as a function of</w:t>
        </w:r>
      </w:ins>
      <w:ins w:id="161" w:author="PR Preview" w:date="2026-01-01T00:00:00Z">
        <w:r>
          <w:t xml:space="preserve"> </w:t>
        </w:r>
      </w:ins>
      <m:oMath>
        <m:r>
          <m:t>θ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the</w:t>
        </w:r>
      </w:ins>
      <w:ins w:id="165" w:author="PR Preview" w:date="2026-01-01T00:00:00Z">
        <w:r>
          <w:t xml:space="preserve"> </w:t>
        </w:r>
      </w:ins>
      <w:hyperlink r:id="rId34">
        <w:ins w:id="166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hyperlink w:anchor="cor-bayes-proportional">
        <w:ins w:id="17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 workhorse of applied Bayesian analysis: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it identifies the posterior from the shape of likelihood times prior,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without computing the integral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$\operatorname{p}(\mathord{\smash[b]{\underset{\raise.3ex\hbox{$\scriptstyle\sim$}}{y}}\vphantom{y}})$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 it is what makes the simulation methods of Markov chain Monte Carlo possible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[1, Ch. 12], p. 272</w:t>
        </w:r>
      </w:ins>
      <w:ins w:id="184" w:author="PR Preview" w:date="2026-01-01T00:00:00Z">
        <w:r>
          <w:t xml:space="preserve">.</w:t>
        </w:r>
      </w:ins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del w:id="185" w:author="PR Preview" w:date="2026-01-01T00:00:00Z">
        <w:r>
          <w:delText xml:space="preserve">Source: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Wikipedia contributors (2026i)</w:delText>
        </w:r>
      </w:del>
      <w:del w:id="188" w:author="PR Preview" w:date="2026-01-01T00:00:00Z">
        <w:r>
          <w:delText xml:space="preserve">.</w:delText>
        </w:r>
      </w:del>
    </w:p>
    <w:p>
      <w:pPr>
        <w:pStyle w:val="FirstParagraph"/>
      </w:pPr>
      <w:ins w:id="189" w:author="PR Preview" w:date="2026-01-01T00:00:00Z">
        <w:r>
          <w:t xml:space="preserve">Source: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Wikipedia contributors [7]</w:t>
        </w:r>
      </w:ins>
      <w:ins w:id="192" w:author="PR Preview" w:date="2026-01-01T00:00:00Z">
        <w:r>
          <w:t xml:space="preserve">.</w:t>
        </w:r>
      </w:ins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del w:id="193" w:author="PR Preview" w:date="2026-01-01T00:00:00Z">
        <w:r>
          <w:delText xml:space="preserve">The two paradigms differ most visibly in how they interpret an interval estimate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(Dobson and Barnett 2018, chap. 12, p. 272)</w:delText>
        </w:r>
      </w:del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 frequentist 95%</w:delText>
        </w:r>
      </w:del>
      <w:del w:id="199" w:author="PR Preview" w:date="2026-01-01T00:00:00Z">
        <w:r>
          <w:delText xml:space="preserve"> </w:delText>
        </w:r>
      </w:del>
      <w:hyperlink r:id="rId53">
        <w:del w:id="200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a random interval whose coverage probability,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over repeated samples with</w:delText>
        </w:r>
      </w:del>
      <w:del w:id="205" w:author="PR Preview" w:date="2026-01-01T00:00:00Z">
        <w:r>
          <w:delText xml:space="preserve"> </w:delText>
        </w:r>
      </w:del>
      <m:oMath>
        <m:r>
          <m:t>θ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held fixed,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 0.95.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Any one realized interval either contains</w:delText>
        </w:r>
      </w:del>
      <w:del w:id="212" w:author="PR Preview" w:date="2026-01-01T00:00:00Z">
        <w:r>
          <w:delText xml:space="preserve"> </w:delText>
        </w:r>
      </w:del>
      <m:oMath>
        <m:r>
          <m:t>θ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or does not;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0.95 describes the procedure, not that interval.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 Bayesian interval estimate instead makes a probability statement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about</w:delText>
        </w:r>
      </w:del>
      <w:del w:id="221" w:author="PR Preview" w:date="2026-01-01T00:00:00Z">
        <w:r>
          <w:delText xml:space="preserve"> </w:delText>
        </w:r>
      </w:del>
      <m:oMath>
        <m:r>
          <m:t>θ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itself,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given the data actually observed.</w:delText>
        </w:r>
      </w:del>
    </w:p>
    <w:p>
      <w:pPr>
        <w:pStyle w:val="FirstParagraph"/>
      </w:pPr>
      <w:ins w:id="226" w:author="PR Preview" w:date="2026-01-01T00:00:00Z">
        <w:r>
          <w:t xml:space="preserve">The two paradigms differ most visibly in how they interpret an interval estimate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[1, Ch. 12], p. 272</w:t>
        </w:r>
      </w:ins>
      <w:ins w:id="229" w:author="PR Preview" w:date="2026-01-01T00:00:00Z">
        <w:r>
          <w:t xml:space="preserve">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 frequentist 95%</w:t>
        </w:r>
      </w:ins>
      <w:ins w:id="232" w:author="PR Preview" w:date="2026-01-01T00:00:00Z">
        <w:r>
          <w:t xml:space="preserve"> </w:t>
        </w:r>
      </w:ins>
      <w:hyperlink r:id="rId53">
        <w:ins w:id="233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 a random interval whose coverage probability,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over repeated samples with</w:t>
        </w:r>
      </w:ins>
      <w:ins w:id="238" w:author="PR Preview" w:date="2026-01-01T00:00:00Z">
        <w:r>
          <w:t xml:space="preserve"> </w:t>
        </w:r>
      </w:ins>
      <m:oMath>
        <m:r>
          <m:t>θ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held fixed,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0.95.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Any one realized interval either contains</w:t>
        </w:r>
      </w:ins>
      <w:ins w:id="245" w:author="PR Preview" w:date="2026-01-01T00:00:00Z">
        <w:r>
          <w:t xml:space="preserve"> </w:t>
        </w:r>
      </w:ins>
      <m:oMath>
        <m:r>
          <m:t>θ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or does not;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 0.95 describes the procedure, not that interval.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 Bayesian interval estimate instead makes a probability statement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about</w:t>
        </w:r>
      </w:ins>
      <w:ins w:id="254" w:author="PR Preview" w:date="2026-01-01T00:00:00Z">
        <w:r>
          <w:t xml:space="preserve"> </w:t>
        </w:r>
      </w:ins>
      <m:oMath>
        <m:r>
          <m:t>θ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itself,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given the data actually observed.</w:t>
        </w:r>
      </w:ins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del w:id="259" w:author="PR Preview" w:date="2026-01-01T00:00:00Z">
        <w:r>
          <w:delText xml:space="preserve">Source: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Wikipedia contributors (2026e)</w:delText>
        </w:r>
      </w:del>
      <w:del w:id="262" w:author="PR Preview" w:date="2026-01-01T00:00:00Z">
        <w:r>
          <w:delText xml:space="preserve">.</w:delText>
        </w:r>
      </w:del>
    </w:p>
    <w:p>
      <w:pPr>
        <w:pStyle w:val="FirstParagraph"/>
      </w:pPr>
      <w:ins w:id="263" w:author="PR Preview" w:date="2026-01-01T00:00:00Z">
        <w:r>
          <w:t xml:space="preserve">Source: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Wikipedia contributors [8]</w:t>
        </w:r>
      </w:ins>
      <w:ins w:id="266" w:author="PR Preview" w:date="2026-01-01T00:00:00Z">
        <w:r>
          <w:t xml:space="preserve">.</w:t>
        </w:r>
      </w:ins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del w:id="267" w:author="PR Preview" w:date="2026-01-01T00:00:00Z">
        <w:r>
          <w:delText xml:space="preserve">Casella and Berger (2002, sec. 9.2.4, pp. 435–439)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covers Bayesian intervals.</w:delText>
        </w:r>
      </w:del>
    </w:p>
    <w:p>
      <w:pPr>
        <w:pStyle w:val="BodyText"/>
      </w:pPr>
      <w:ins w:id="270" w:author="PR Preview" w:date="2026-01-01T00:00:00Z">
        <w:r>
          <w:t xml:space="preserve">Casella and Berger [9, Sec. 9.2.4], pp. 435–439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covers Bayesian intervals.</w:t>
        </w:r>
      </w:ins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del w:id="273" w:author="PR Preview" w:date="2026-01-01T00:00:00Z">
        <w:r>
          <w:delText xml:space="preserve">Because the Bayesian treats</w:delText>
        </w:r>
      </w:del>
      <w:del w:id="274" w:author="PR Preview" w:date="2026-01-01T00:00:00Z">
        <w:r>
          <w:delText xml:space="preserve"> </w:delText>
        </w:r>
      </w:del>
      <m:oMath>
        <m:r>
          <m:t>θ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as random,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 prior and posterior are distributions over the parameter space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(Dobson and Barnett 2018, chap. 12, p. 273)</w:delText>
        </w:r>
      </w:del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 the prior has to respect it.</w:delText>
        </w:r>
      </w:del>
    </w:p>
    <w:p>
      <w:pPr>
        <w:pStyle w:val="BodyText"/>
      </w:pPr>
      <w:ins w:id="284" w:author="PR Preview" w:date="2026-01-01T00:00:00Z">
        <w:r>
          <w:t xml:space="preserve">Because the Bayesian treats</w:t>
        </w:r>
      </w:ins>
      <w:ins w:id="285" w:author="PR Preview" w:date="2026-01-01T00:00:00Z">
        <w:r>
          <w:t xml:space="preserve"> </w:t>
        </w:r>
      </w:ins>
      <m:oMath>
        <m:r>
          <m:t>θ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as random,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 prior and posterior are distributions over the parameter space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[1, Ch. 12], p. 273</w:t>
        </w:r>
      </w:ins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the prior has to respect it.</w:t>
        </w:r>
      </w:ins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del w:id="295" w:author="PR Preview" w:date="2026-01-01T00:00:00Z">
        <w:r>
          <w:delText xml:space="preserve">Hogg et al. (2019, sec. 6.8, pp. 298–305)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covers Bayesian estimation.</w:delText>
        </w:r>
      </w:del>
    </w:p>
    <w:p>
      <w:pPr>
        <w:pStyle w:val="Compact"/>
        <w:numPr>
          <w:ilvl w:val="0"/>
          <w:numId w:val="1002"/>
        </w:numPr>
      </w:pPr>
      <w:del w:id="298" w:author="PR Preview" w:date="2026-01-01T00:00:00Z">
        <w:r>
          <w:delText xml:space="preserve">Casella and Berger (2002, sec. 7.2.3, pp. 324–325)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covers Bayes estimators.</w:delText>
        </w:r>
      </w:del>
    </w:p>
    <w:p>
      <w:pPr>
        <w:pStyle w:val="Compact"/>
        <w:numPr>
          <w:ilvl w:val="0"/>
          <w:numId w:val="1002"/>
        </w:numPr>
      </w:pPr>
      <w:del w:id="301" w:author="PR Preview" w:date="2026-01-01T00:00:00Z">
        <w:r>
          <w:delText xml:space="preserve">Rice (2007, sec. 8.6, pp. 285–297)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covers the Bayesian approach to parameter estimation.</w:delText>
        </w:r>
      </w:del>
    </w:p>
    <w:p>
      <w:pPr>
        <w:pStyle w:val="Compact"/>
        <w:numPr>
          <w:ilvl w:val="0"/>
          <w:numId w:val="1002"/>
        </w:numPr>
      </w:pPr>
      <w:ins w:id="304" w:author="PR Preview" w:date="2026-01-01T00:00:00Z">
        <w:r>
          <w:t xml:space="preserve">Hogg et al. [10, Sec. 6.8], pp. 298–305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covers Bayesian estimation.</w:t>
        </w:r>
      </w:ins>
    </w:p>
    <w:p>
      <w:pPr>
        <w:pStyle w:val="Compact"/>
        <w:numPr>
          <w:ilvl w:val="0"/>
          <w:numId w:val="1002"/>
        </w:numPr>
      </w:pPr>
      <w:ins w:id="307" w:author="PR Preview" w:date="2026-01-01T00:00:00Z">
        <w:r>
          <w:t xml:space="preserve">Casella and Berger [9, Sec. 7.2.3], pp. 324–325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covers Bayes estimators.</w:t>
        </w:r>
      </w:ins>
    </w:p>
    <w:p>
      <w:pPr>
        <w:pStyle w:val="Compact"/>
        <w:numPr>
          <w:ilvl w:val="0"/>
          <w:numId w:val="1002"/>
        </w:numPr>
      </w:pPr>
      <w:ins w:id="310" w:author="PR Preview" w:date="2026-01-01T00:00:00Z">
        <w:r>
          <w:t xml:space="preserve">Rice [11, Sec. 8.6], pp. 285–297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covers the Bayesian approach to parameter estimation.</w:t>
        </w:r>
      </w:ins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del w:id="313" w:author="PR Preview" w:date="2026-01-01T00:00:00Z">
        <w:r>
          <w:delText xml:space="preserve">The</w:delText>
        </w:r>
      </w:del>
      <w:del w:id="314" w:author="PR Preview" w:date="2026-01-01T00:00:00Z">
        <w:r>
          <w:delText xml:space="preserve"> </w:delText>
        </w:r>
      </w:del>
      <w:hyperlink w:anchor="def-prior">
        <w:del w:id="315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encodes what is known about</w:delText>
        </w:r>
      </w:del>
      <w:del w:id="318" w:author="PR Preview" w:date="2026-01-01T00:00:00Z">
        <w:r>
          <w:delText xml:space="preserve"> </w:delText>
        </w:r>
      </w:del>
      <m:oMath>
        <m:r>
          <m:t>θ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before the current data are seen.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Choosing it is the step that most distinguishes Bayesian practice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from frequentist practice,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and it is where most of the controversy and most of the craft lie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(Dobson and Barnett 2018, chap. 12, p. 276)</w:delText>
        </w:r>
      </w:del>
      <w:del w:id="329" w:author="PR Preview" w:date="2026-01-01T00:00:00Z">
        <w:r>
          <w:delText xml:space="preserve">.</w:delText>
        </w:r>
      </w:del>
    </w:p>
    <w:p>
      <w:pPr>
        <w:pStyle w:val="FirstParagraph"/>
      </w:pPr>
      <w:ins w:id="330" w:author="PR Preview" w:date="2026-01-01T00:00:00Z">
        <w:r>
          <w:t xml:space="preserve">The</w:t>
        </w:r>
      </w:ins>
      <w:ins w:id="331" w:author="PR Preview" w:date="2026-01-01T00:00:00Z">
        <w:r>
          <w:t xml:space="preserve"> </w:t>
        </w:r>
      </w:ins>
      <w:hyperlink w:anchor="def-prior">
        <w:ins w:id="332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encodes what is known about</w:t>
        </w:r>
      </w:ins>
      <w:ins w:id="335" w:author="PR Preview" w:date="2026-01-01T00:00:00Z">
        <w:r>
          <w:t xml:space="preserve"> </w:t>
        </w:r>
      </w:ins>
      <m:oMath>
        <m:r>
          <m:t>θ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before the current data are seen.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Choosing it is the step that most distinguishes Bayesian practice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from frequentist practice,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 it is where most of the controversy and most of the craft lie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[1, Ch. 12], p. 276</w:t>
        </w:r>
      </w:ins>
      <w:ins w:id="346" w:author="PR Preview" w:date="2026-01-01T00:00:00Z">
        <w:r>
          <w:t xml:space="preserve">.</w:t>
        </w:r>
      </w:ins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del w:id="347" w:author="PR Preview" w:date="2026-01-01T00:00:00Z">
        <w:r>
          <w:delText xml:space="preserve">Source: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Wikipedia contributors (2026d)</w:delText>
        </w:r>
      </w:del>
      <w:del w:id="350" w:author="PR Preview" w:date="2026-01-01T00:00:00Z">
        <w:r>
          <w:delText xml:space="preserve">.</w:delText>
        </w:r>
      </w:del>
    </w:p>
    <w:p>
      <w:pPr>
        <w:pStyle w:val="BodyText"/>
      </w:pPr>
      <w:ins w:id="351" w:author="PR Preview" w:date="2026-01-01T00:00:00Z">
        <w:r>
          <w:t xml:space="preserve">Source: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Wikipedia contributors [12]</w:t>
        </w:r>
      </w:ins>
      <w:ins w:id="354" w:author="PR Preview" w:date="2026-01-01T00:00:00Z">
        <w:r>
          <w:t xml:space="preserve">.</w:t>
        </w:r>
      </w:ins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del w:id="355" w:author="PR Preview" w:date="2026-01-01T00:00:00Z">
        <w:r>
          <w:delText xml:space="preserve">The mean uses the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mean</w:delText>
        </w:r>
      </w:del>
      <w:del w:id="3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(Casella and Berger 2002, sec. 3.3, p. 107)</w:delText>
        </w:r>
      </w:del>
      <w:del w:id="362" w:author="PR Preview" w:date="2026-01-01T00:00:00Z">
        <w:r>
          <w:delText xml:space="preserve">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By</w:delText>
        </w:r>
      </w:del>
      <w:del w:id="365" w:author="PR Preview" w:date="2026-01-01T00:00:00Z">
        <w:r>
          <w:delText xml:space="preserve"> </w:delText>
        </w:r>
      </w:del>
      <w:hyperlink w:anchor="def-credible-interval">
        <w:del w:id="36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67" w:author="PR Preview" w:date="2026-01-01T00:00:00Z">
        <w:r>
          <w:delText xml:space="preserve">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the interval is read as a probability statement about</w:delText>
        </w:r>
      </w:del>
      <w:del w:id="370" w:author="PR Preview" w:date="2026-01-01T00:00:00Z">
        <w:r>
          <w:delText xml:space="preserve"> </w:delText>
        </w:r>
      </w:del>
      <m:oMath>
        <m:r>
          <m:t>π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itself: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given these 91 trials,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 posterior probability that</w:delText>
        </w:r>
      </w:del>
      <w:del w:id="377" w:author="PR Preview" w:date="2026-01-01T00:00:00Z">
        <w:r>
          <w:delText xml:space="preserve"> </w:delText>
        </w:r>
      </w:del>
      <m:oMath>
        <m:r>
          <m:t>π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lies between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0.501 and 0.699 is 0.95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(approximately, since those endpoints are rounded to three decimals).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 95% confidence interval computed from the same data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supports no such statement,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as</w:delText>
        </w:r>
      </w:del>
      <w:del w:id="390" w:author="PR Preview" w:date="2026-01-01T00:00:00Z">
        <w:r>
          <w:delText xml:space="preserve"> </w:delText>
        </w:r>
      </w:del>
      <w:hyperlink w:anchor="sec-bayes-interval-interp">
        <w:del w:id="391" w:author="PR Preview" w:date="2026-01-01T00:00:00Z">
          <w:r>
            <w:rPr>
              <w:rStyle w:val="Hyperlink"/>
            </w:rPr>
            <w:delText xml:space="preserve">Section 2.3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explains: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its 0.95 describes the procedure over repeated samples,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and the realized interval either contains</w:delText>
        </w:r>
      </w:del>
      <w:del w:id="398" w:author="PR Preview" w:date="2026-01-01T00:00:00Z">
        <w:r>
          <w:delText xml:space="preserve"> </w:delText>
        </w:r>
      </w:del>
      <m:oMath>
        <m:r>
          <m:t>π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or does not.</w:delText>
        </w:r>
      </w:del>
    </w:p>
    <w:p>
      <w:pPr>
        <w:pStyle w:val="FirstParagraph"/>
      </w:pPr>
      <w:ins w:id="401" w:author="PR Preview" w:date="2026-01-01T00:00:00Z">
        <w:r>
          <w:t xml:space="preserve">The mean uses the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mean</w:t>
        </w:r>
      </w:ins>
      <w:ins w:id="4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[9, Sec. 3.3], p. 107</w:t>
        </w:r>
      </w:ins>
      <w:ins w:id="408" w:author="PR Preview" w:date="2026-01-01T00:00:00Z">
        <w:r>
          <w:t xml:space="preserve">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By</w:t>
        </w:r>
      </w:ins>
      <w:ins w:id="411" w:author="PR Preview" w:date="2026-01-01T00:00:00Z">
        <w:r>
          <w:t xml:space="preserve"> </w:t>
        </w:r>
      </w:ins>
      <w:hyperlink w:anchor="def-credible-interval">
        <w:ins w:id="4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3" w:author="PR Preview" w:date="2026-01-01T00:00:00Z">
        <w:r>
          <w:t xml:space="preserve">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 interval is read as a probability statement about</w:t>
        </w:r>
      </w:ins>
      <w:ins w:id="416" w:author="PR Preview" w:date="2026-01-01T00:00:00Z">
        <w:r>
          <w:t xml:space="preserve"> </w:t>
        </w:r>
      </w:ins>
      <m:oMath>
        <m:r>
          <m:t>π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itself: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given these 91 trials,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posterior probability that</w:t>
        </w:r>
      </w:ins>
      <w:ins w:id="423" w:author="PR Preview" w:date="2026-01-01T00:00:00Z">
        <w:r>
          <w:t xml:space="preserve"> </w:t>
        </w:r>
      </w:ins>
      <m:oMath>
        <m:r>
          <m:t>π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lies between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0.501 and 0.699 is 0.95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(approximately, since those endpoints are rounded to three decimals).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 95% confidence interval computed from the same data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supports no such statement,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as</w:t>
        </w:r>
      </w:ins>
      <w:ins w:id="436" w:author="PR Preview" w:date="2026-01-01T00:00:00Z">
        <w:r>
          <w:t xml:space="preserve"> </w:t>
        </w:r>
      </w:ins>
      <w:hyperlink w:anchor="sec-bayes-interval-interp">
        <w:ins w:id="437" w:author="PR Preview" w:date="2026-01-01T00:00:00Z">
          <w:r>
            <w:rPr>
              <w:rStyle w:val="Hyperlink"/>
            </w:rPr>
            <w:t xml:space="preserve">Section 2.3</w:t>
          </w:r>
        </w:ins>
      </w:hyperlink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explains: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its 0.95 describes the procedure over repeated samples,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 the realized interval either contains</w:t>
        </w:r>
      </w:ins>
      <w:ins w:id="444" w:author="PR Preview" w:date="2026-01-01T00:00:00Z">
        <w:r>
          <w:t xml:space="preserve"> </w:t>
        </w:r>
      </w:ins>
      <m:oMath>
        <m:r>
          <m:t>π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or does not.</w:t>
        </w:r>
      </w:ins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del w:id="447" w:author="PR Preview" w:date="2026-01-01T00:00:00Z">
        <w:r>
          <w:rPr>
            <w:b/>
            <w:bCs/>
          </w:rPr>
          <w:delText xml:space="preserve">Real data.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We use the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rStyle w:val="VerbatimChar"/>
          </w:rPr>
          <w:delText xml:space="preserve">birthwt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data on 189 births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at Baystate Medical Center in Springfield, Massachusetts, in 1986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(Hosmer and Lemeshow 1989; Venables and Ripley 2002, sec. 7.2)</w:delText>
        </w:r>
      </w:del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Here</w:delText>
        </w:r>
      </w:del>
      <w:del w:id="461" w:author="PR Preview" w:date="2026-01-01T00:00:00Z">
        <w:r>
          <w:delText xml:space="preserve"> </w:delText>
        </w:r>
      </w:del>
      <m:oMath>
        <m:r>
          <m:t>π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 the probability that a mother in this population smoked during pregnancy,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and its true value is unknown.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data ship with R’s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rPr>
            <w:rStyle w:val="VerbatimChar"/>
          </w:rPr>
          <w:delText xml:space="preserve">MASS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package as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rPr>
            <w:rStyle w:val="VerbatimChar"/>
          </w:rPr>
          <w:delText xml:space="preserve">MASS::birthwt</w:delText>
        </w:r>
      </w:del>
      <w:del w:id="474" w:author="PR Preview" w:date="2026-01-01T00:00:00Z">
        <w:r>
          <w:delText xml:space="preserve">;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 Python code reads</w:delText>
        </w:r>
      </w:del>
      <w:del w:id="477" w:author="PR Preview" w:date="2026-01-01T00:00:00Z">
        <w:r>
          <w:delText xml:space="preserve"> </w:delText>
        </w:r>
      </w:del>
      <w:hyperlink r:id="rId77">
        <w:del w:id="478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479" w:author="PR Preview" w:date="2026-01-01T00:00:00Z">
        <w:r>
          <w:delText xml:space="preserve">, a copy of the same table on this site,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which is also posted as a CSV file by the</w:delText>
        </w:r>
      </w:del>
      <w:del w:id="482" w:author="PR Preview" w:date="2026-01-01T00:00:00Z">
        <w:r>
          <w:delText xml:space="preserve"> </w:delText>
        </w:r>
      </w:del>
      <w:hyperlink r:id="rId78">
        <w:del w:id="483" w:author="PR Preview" w:date="2026-01-01T00:00:00Z">
          <w:r>
            <w:rPr>
              <w:rStyle w:val="Hyperlink"/>
            </w:rPr>
            <w:delText xml:space="preserve">Rdatasets project</w:delText>
          </w:r>
        </w:del>
      </w:hyperlink>
      <w:del w:id="4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485" w:author="PR Preview" w:date="2026-01-01T00:00:00Z">
        <w:r>
          <w:rPr>
            <w:b/>
            <w:bCs/>
          </w:rPr>
          <w:t xml:space="preserve">Real data.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We use the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rPr>
            <w:rStyle w:val="VerbatimChar"/>
          </w:rPr>
          <w:t xml:space="preserve">birthwt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data on 189 births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at Baystate Medical Center in Springfield, Massachusetts, in 1986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[13], [14, Sec. 7.2]</w:t>
        </w:r>
      </w:ins>
      <w:ins w:id="496" w:author="PR Preview" w:date="2026-01-01T00:00:00Z">
        <w:r>
          <w:t xml:space="preserve">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Here</w:t>
        </w:r>
      </w:ins>
      <w:ins w:id="499" w:author="PR Preview" w:date="2026-01-01T00:00:00Z">
        <w:r>
          <w:t xml:space="preserve"> </w:t>
        </w:r>
      </w:ins>
      <m:oMath>
        <m:r>
          <m:t>π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is the probability that a mother in this population smoked during pregnancy,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 its true value is unknown.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 data ship with R’s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rStyle w:val="VerbatimChar"/>
          </w:rPr>
          <w:t xml:space="preserve">MASS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package as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rPr>
            <w:rStyle w:val="VerbatimChar"/>
          </w:rPr>
          <w:t xml:space="preserve">MASS::birthwt</w:t>
        </w:r>
      </w:ins>
      <w:ins w:id="512" w:author="PR Preview" w:date="2026-01-01T00:00:00Z">
        <w:r>
          <w:t xml:space="preserve">;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Python code reads</w:t>
        </w:r>
      </w:ins>
      <w:ins w:id="515" w:author="PR Preview" w:date="2026-01-01T00:00:00Z">
        <w:r>
          <w:t xml:space="preserve"> </w:t>
        </w:r>
      </w:ins>
      <w:hyperlink r:id="rId77">
        <w:ins w:id="516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517" w:author="PR Preview" w:date="2026-01-01T00:00:00Z">
        <w:r>
          <w:t xml:space="preserve">, a copy of the same table on this site,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which is also posted as a CSV file by the</w:t>
        </w:r>
      </w:ins>
      <w:ins w:id="520" w:author="PR Preview" w:date="2026-01-01T00:00:00Z">
        <w:r>
          <w:t xml:space="preserve"> </w:t>
        </w:r>
      </w:ins>
      <w:hyperlink r:id="rId78">
        <w:ins w:id="521" w:author="PR Preview" w:date="2026-01-01T00:00:00Z">
          <w:r>
            <w:rPr>
              <w:rStyle w:val="Hyperlink"/>
            </w:rPr>
            <w:t xml:space="preserve">Rdatasets project</w:t>
          </w:r>
        </w:ins>
      </w:hyperlink>
      <w:ins w:id="522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del w:id="523" w:author="PR Preview" w:date="2026-01-01T00:00:00Z">
        <w:r>
          <w:delText xml:space="preserve">Priors range along a spectrum of how strongly they constrain</w:delText>
        </w:r>
      </w:del>
      <w:del w:id="524" w:author="PR Preview" w:date="2026-01-01T00:00:00Z">
        <w:r>
          <w:delText xml:space="preserve"> </w:delText>
        </w:r>
      </w:del>
      <m:oMath>
        <m:r>
          <m:t>θ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(Dobson and Barnett 2018, chap. 12, p. 276)</w:delText>
        </w:r>
      </w:del>
      <w:del w:id="527" w:author="PR Preview" w:date="2026-01-01T00:00:00Z">
        <w:r>
          <w:delText xml:space="preserve">.</w:delText>
        </w:r>
      </w:del>
    </w:p>
    <w:p>
      <w:pPr>
        <w:pStyle w:val="FirstParagraph"/>
      </w:pPr>
      <w:ins w:id="528" w:author="PR Preview" w:date="2026-01-01T00:00:00Z">
        <w:r>
          <w:t xml:space="preserve">Priors range along a spectrum of how strongly they constrain</w:t>
        </w:r>
      </w:ins>
      <w:ins w:id="529" w:author="PR Preview" w:date="2026-01-01T00:00:00Z">
        <w:r>
          <w:t xml:space="preserve"> </w:t>
        </w:r>
      </w:ins>
      <m:oMath>
        <m:r>
          <m:t>θ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[1, Ch. 12], p. 276</w:t>
        </w:r>
      </w:ins>
      <w:ins w:id="532" w:author="PR Preview" w:date="2026-01-01T00:00:00Z">
        <w:r>
          <w:t xml:space="preserve">.</w:t>
        </w:r>
      </w:ins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33" w:author="PR Preview" w:date="2026-01-01T00:00:00Z">
        <w:r>
          <w:delText xml:space="preserve">By the change-of-variables formula for densities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(Casella and Berger 2002, Theorem 2.1.5)</w:delText>
        </w:r>
      </w:del>
      <w:del w:id="536" w:author="PR Preview" w:date="2026-01-01T00:00:00Z">
        <w:r>
          <w:delText xml:space="preserve">,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the prior density of</w:delText>
        </w:r>
      </w:del>
      <w:del w:id="539" w:author="PR Preview" w:date="2026-01-01T00:00:00Z">
        <w:r>
          <w:delText xml:space="preserve"> </w:delText>
        </w:r>
      </w:del>
      <m:oMath>
        <m:r>
          <m:t>η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</w:delText>
        </w:r>
      </w:del>
    </w:p>
    <w:p>
      <w:pPr>
        <w:pStyle w:val="FirstParagraph"/>
      </w:pPr>
      <w:ins w:id="542" w:author="PR Preview" w:date="2026-01-01T00:00:00Z">
        <w:r>
          <w:t xml:space="preserve">By the change-of-variables formula for densities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[9], Theorem 2.1.5</w:t>
        </w:r>
      </w:ins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prior density of</w:t>
        </w:r>
      </w:ins>
      <w:ins w:id="548" w:author="PR Preview" w:date="2026-01-01T00:00:00Z">
        <w:r>
          <w:t xml:space="preserve"> </w:t>
        </w:r>
      </w:ins>
      <m:oMath>
        <m:r>
          <m:t>η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del w:id="551" w:author="PR Preview" w:date="2026-01-01T00:00:00Z">
        <w:r>
          <w:rPr>
            <w:b/>
            <w:bCs/>
          </w:rPr>
          <w:delText xml:space="preserve">Definition 15 (Skeptical prior)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skeptical prior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is an</w:delText>
        </w:r>
      </w:del>
      <w:del w:id="558" w:author="PR Preview" w:date="2026-01-01T00:00:00Z">
        <w:r>
          <w:delText xml:space="preserve"> </w:delText>
        </w:r>
      </w:del>
      <w:hyperlink w:anchor="def-informative-prior">
        <w:del w:id="559" w:author="PR Preview" w:date="2026-01-01T00:00:00Z">
          <w:r>
            <w:rPr>
              <w:rStyle w:val="Hyperlink"/>
            </w:rPr>
            <w:delText xml:space="preserve">informative prior</w:delText>
          </w:r>
        </w:del>
      </w:hyperlink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centered on the parameter value that represents no effect,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and concentrated near that value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(Dobson and Barnett 2018, chap. 12, p. 277)</w:delText>
        </w:r>
      </w:del>
      <w:del w:id="566" w:author="PR Preview" w:date="2026-01-01T00:00:00Z">
        <w:r>
          <w:delText xml:space="preserve">.</w:delText>
        </w:r>
      </w:del>
    </w:p>
    <w:p>
      <w:pPr>
        <w:pStyle w:val="FirstParagraph"/>
      </w:pPr>
      <w:ins w:id="567" w:author="PR Preview" w:date="2026-01-01T00:00:00Z">
        <w:r>
          <w:rPr>
            <w:b/>
            <w:bCs/>
          </w:rPr>
          <w:t xml:space="preserve">Definition 15 (Skeptical prior)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rPr>
            <w:b/>
            <w:bCs/>
          </w:rPr>
          <w:t xml:space="preserve">skeptical prior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an</w:t>
        </w:r>
      </w:ins>
      <w:ins w:id="574" w:author="PR Preview" w:date="2026-01-01T00:00:00Z">
        <w:r>
          <w:t xml:space="preserve"> </w:t>
        </w:r>
      </w:ins>
      <w:hyperlink w:anchor="def-informative-prior">
        <w:ins w:id="575" w:author="PR Preview" w:date="2026-01-01T00:00:00Z">
          <w:r>
            <w:rPr>
              <w:rStyle w:val="Hyperlink"/>
            </w:rPr>
            <w:t xml:space="preserve">informative prior</w:t>
          </w:r>
        </w:ins>
      </w:hyperlink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centered on the parameter value that represents no effect,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and concentrated near that value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[1, Ch. 12], p. 277</w:t>
        </w:r>
      </w:ins>
      <w:ins w:id="582" w:author="PR Preview" w:date="2026-01-01T00:00:00Z">
        <w:r>
          <w:t xml:space="preserve">.</w:t>
        </w:r>
      </w:ins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del w:id="583" w:author="PR Preview" w:date="2026-01-01T00:00:00Z">
        <w:r>
          <w:delText xml:space="preserve">A Bayesian model makes predictions about data,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both before and after the data are seen.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Comparing those predictions with the data we actually have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a way to check the model.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A check made before the data are used tests the prior;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a check made after the data are used tests the whole model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(Gelman et al. 2013, sec. 6.3, p. 143; McElreath 2020, sec. 4.3.2, pp. 82-83)</w:delText>
        </w:r>
      </w:del>
      <w:del w:id="596" w:author="PR Preview" w:date="2026-01-01T00:00:00Z">
        <w:r>
          <w:delText xml:space="preserve">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For a related video lecture, see Richard McElreath’s</w:delText>
        </w:r>
      </w:del>
      <w:del w:id="599" w:author="PR Preview" w:date="2026-01-01T00:00:00Z">
        <w:r>
          <w:delText xml:space="preserve"> </w:delText>
        </w:r>
      </w:del>
      <w:hyperlink r:id="rId105">
        <w:del w:id="600" w:author="PR Preview" w:date="2026-01-01T00:00:00Z">
          <w:r>
            <w:rPr>
              <w:rStyle w:val="Hyperlink"/>
              <w:i/>
              <w:iCs/>
            </w:rPr>
            <w:delText xml:space="preserve">Geocentric Models</w:delText>
          </w:r>
        </w:del>
      </w:hyperlink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(Statistical Rethinking 2026, Lecture A03).</w:delText>
        </w:r>
      </w:del>
    </w:p>
    <w:p>
      <w:pPr>
        <w:pStyle w:val="BodyText"/>
      </w:pPr>
      <w:del w:id="603" w:author="PR Preview" w:date="2026-01-01T00:00:00Z">
        <w:r>
          <w:rPr>
            <w:b/>
            <w:bCs/>
          </w:rPr>
          <w:delText xml:space="preserve">Definition 16 (Prior predictive distribution)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The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rPr>
            <w:b/>
            <w:bCs/>
          </w:rPr>
          <w:delText xml:space="preserve">prior predictive distribution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the data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$\mathord{\smash[b]{\underset{\raise.3ex\hbox{$\scriptstyle\sim$}}{Y}}\vphantom{Y}}$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the distribution of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$\mathord{\smash[b]{\underset{\raise.3ex\hbox{$\scriptstyle\sim$}}{Y}}\vphantom{Y}}$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implied by the</w:delText>
        </w:r>
      </w:del>
      <w:del w:id="618" w:author="PR Preview" w:date="2026-01-01T00:00:00Z">
        <w:r>
          <w:delText xml:space="preserve"> </w:delText>
        </w:r>
      </w:del>
      <w:hyperlink w:anchor="def-prior">
        <w:del w:id="619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62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and the model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$\operatorname{p}(\mathord{\smash[b]{\underset{\raise.3ex\hbox{$\scriptstyle\sim$}}{y}}\vphantom{y}}\mid \theta)$</w:delText>
        </w:r>
      </w:del>
      <w:del w:id="625" w:author="PR Preview" w:date="2026-01-01T00:00:00Z">
        <w:r>
          <w:delText xml:space="preserve">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before any data are observed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(Gelman et al. 2013, sec. 1.3, p. 7, eq. 1.3)</w:delText>
        </w:r>
      </w:del>
      <w:del w:id="630" w:author="PR Preview" w:date="2026-01-01T00:00:00Z">
        <w:r>
          <w:delText xml:space="preserve">:</w:delText>
        </w:r>
      </w:del>
    </w:p>
    <w:p>
      <w:pPr>
        <w:pStyle w:val="FirstParagraph"/>
      </w:pPr>
      <w:ins w:id="631" w:author="PR Preview" w:date="2026-01-01T00:00:00Z">
        <w:r>
          <w:t xml:space="preserve">A Bayesian model makes predictions about data,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both before and after the data are seen.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Comparing those predictions with the data we actually have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a way to check the model.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 check made before the data are used tests the prior;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 check made after the data are used tests the whole model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[15, Sec. 6.3], p. 143, [16, Sec. 4.3.2], pp. 82-83</w:t>
        </w:r>
      </w:ins>
      <w:ins w:id="644" w:author="PR Preview" w:date="2026-01-01T00:00:00Z">
        <w:r>
          <w:t xml:space="preserve">.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For a related video lecture, see Richard McElreath’s</w:t>
        </w:r>
      </w:ins>
      <w:ins w:id="647" w:author="PR Preview" w:date="2026-01-01T00:00:00Z">
        <w:r>
          <w:t xml:space="preserve"> </w:t>
        </w:r>
      </w:ins>
      <w:hyperlink r:id="rId105">
        <w:ins w:id="648" w:author="PR Preview" w:date="2026-01-01T00:00:00Z">
          <w:r>
            <w:rPr>
              <w:rStyle w:val="Hyperlink"/>
              <w:i/>
              <w:iCs/>
            </w:rPr>
            <w:t xml:space="preserve">Geocentric Models</w:t>
          </w:r>
        </w:ins>
      </w:hyperlink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(Statistical Rethinking 2026, Lecture A03).</w:t>
        </w:r>
      </w:ins>
    </w:p>
    <w:bookmarkStart w:id="106" w:name="def-prior-predictive"/>
    <w:p>
      <w:pPr>
        <w:pStyle w:val="BodyText"/>
      </w:pPr>
      <w:ins w:id="651" w:author="PR Preview" w:date="2026-01-01T00:00:00Z">
        <w:r>
          <w:rPr>
            <w:b/>
            <w:bCs/>
          </w:rPr>
          <w:t xml:space="preserve">Definition 16 (Prior predictive distribution)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The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prior predictive distribution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of the data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$\mathord{\smash[b]{\underset{\raise.3ex\hbox{$\scriptstyle\sim$}}{Y}}\vphantom{Y}}$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the distribution of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$\mathord{\smash[b]{\underset{\raise.3ex\hbox{$\scriptstyle\sim$}}{Y}}\vphantom{Y}}$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implied by the</w:t>
        </w:r>
      </w:ins>
      <w:ins w:id="666" w:author="PR Preview" w:date="2026-01-01T00:00:00Z">
        <w:r>
          <w:t xml:space="preserve"> </w:t>
        </w:r>
      </w:ins>
      <w:hyperlink w:anchor="def-prior">
        <w:ins w:id="667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and the model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$\operatorname{p}(\mathord{\smash[b]{\underset{\raise.3ex\hbox{$\scriptstyle\sim$}}{y}}\vphantom{y}}\mid \theta)$</w:t>
        </w:r>
      </w:ins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before any data are observed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[15, Sec. 1.3], p. 7, eq. 1.3</w:t>
        </w:r>
      </w:ins>
      <w:ins w:id="67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79" w:author="PR Preview" w:date="2026-01-01T00:00:00Z">
        <w:r>
          <w:delText xml:space="preserve">for</w:delText>
        </w:r>
      </w:del>
      <w:del w:id="68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681" w:author="PR Preview" w:date="2026-01-01T00:00:00Z">
        <w:r>
          <w:delText xml:space="preserve">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So the uniform prior says that, before seeing the data,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every count of successes is equally likely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(Gelman et al. 2013, sec. 2.4, p. 34)</w:delText>
        </w:r>
      </w:del>
      <w:del w:id="688" w:author="PR Preview" w:date="2026-01-01T00:00:00Z">
        <w:r>
          <w:delText xml:space="preserve">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For the 189 mothers in the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rPr>
            <w:rStyle w:val="VerbatimChar"/>
          </w:rPr>
          <w:delText xml:space="preserve">birthwt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data,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the code below computes these probabilities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from the Beta-binomial probability mass function:</w:delText>
        </w:r>
      </w:del>
    </w:p>
    <w:p>
      <w:pPr>
        <w:pStyle w:val="FirstParagraph"/>
      </w:pPr>
      <w:ins w:id="699" w:author="PR Preview" w:date="2026-01-01T00:00:00Z">
        <w:r>
          <w:t xml:space="preserve">for</w:t>
        </w:r>
      </w:ins>
      <w:ins w:id="70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So the uniform prior says that, before seeing the data,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every count of successes is equally likely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[15, Sec. 2.4], p. 34</w:t>
        </w:r>
      </w:ins>
      <w:ins w:id="708" w:author="PR Preview" w:date="2026-01-01T00:00:00Z">
        <w:r>
          <w:t xml:space="preserve">.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For the 189 mothers in the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rPr>
            <w:rStyle w:val="VerbatimChar"/>
          </w:rPr>
          <w:t xml:space="preserve">birthwt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data,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the code below computes these probabilities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from the Beta-binomial probability mass function: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del w:id="719" w:author="PR Preview" w:date="2026-01-01T00:00:00Z">
        <w:r>
          <w:rPr>
            <w:i/>
            <w:iCs/>
          </w:rPr>
          <w:delText xml:space="preserve">Remark 6</w:delText>
        </w:r>
      </w:del>
      <w:del w:id="720" w:author="PR Preview" w:date="2026-01-01T00:00:00Z">
        <w:r>
          <w:delText xml:space="preserve"> (The prior predictive distribution and the marginal likelihood). </w:delText>
        </w:r>
      </w:del>
      <w:del w:id="721" w:author="PR Preview" w:date="2026-01-01T00:00:00Z">
        <w:r>
          <w:delText xml:space="preserve">The prior predictive distribution (</w:delText>
        </w:r>
      </w:del>
      <w:hyperlink w:anchor="def-prior-predictive">
        <w:del w:id="72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23" w:author="PR Preview" w:date="2026-01-01T00:00:00Z">
        <w:r>
          <w:delText xml:space="preserve">) is the</w:delText>
        </w:r>
      </w:del>
      <w:del w:id="724" w:author="PR Preview" w:date="2026-01-01T00:00:00Z">
        <w:r>
          <w:delText xml:space="preserve"> </w:delText>
        </w:r>
      </w:del>
      <w:hyperlink w:anchor="def-marginal-likelihood">
        <w:del w:id="725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726" w:author="PR Preview" w:date="2026-01-01T00:00:00Z">
        <w:r>
          <w:delText xml:space="preserve">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read as a distribution over possible data sets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(Gelman et al. 2013, sec. 1.3, p. 7, eq. 1.3)</w:delText>
        </w:r>
      </w:del>
      <w:del w:id="731" w:author="PR Preview" w:date="2026-01-01T00:00:00Z">
        <w:r>
          <w:delText xml:space="preserve">.</w:delText>
        </w:r>
      </w:del>
    </w:p>
    <w:p>
      <w:pPr>
        <w:pStyle w:val="FirstParagraph"/>
      </w:pPr>
      <w:ins w:id="732" w:author="PR Preview" w:date="2026-01-01T00:00:00Z">
        <w:r>
          <w:rPr>
            <w:i/>
            <w:iCs/>
          </w:rPr>
          <w:t xml:space="preserve">Remark 6</w:t>
        </w:r>
      </w:ins>
      <w:ins w:id="733" w:author="PR Preview" w:date="2026-01-01T00:00:00Z">
        <w:r>
          <w:t xml:space="preserve"> (The prior predictive distribution and the marginal likelihood). </w:t>
        </w:r>
      </w:ins>
      <w:ins w:id="734" w:author="PR Preview" w:date="2026-01-01T00:00:00Z">
        <w:r>
          <w:t xml:space="preserve">The prior predictive distribution (</w:t>
        </w:r>
      </w:ins>
      <w:hyperlink w:anchor="def-prior-predictive">
        <w:ins w:id="73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36" w:author="PR Preview" w:date="2026-01-01T00:00:00Z">
        <w:r>
          <w:t xml:space="preserve">) is the</w:t>
        </w:r>
      </w:ins>
      <w:ins w:id="737" w:author="PR Preview" w:date="2026-01-01T00:00:00Z">
        <w:r>
          <w:t xml:space="preserve"> </w:t>
        </w:r>
      </w:ins>
      <w:hyperlink w:anchor="def-marginal-likelihood">
        <w:ins w:id="738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read as a distribution over possible data sets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[15, Sec. 1.3], p. 7, eq. 1.3</w:t>
        </w:r>
      </w:ins>
      <w:ins w:id="744" w:author="PR Preview" w:date="2026-01-01T00:00:00Z">
        <w:r>
          <w:t xml:space="preserve">.</w:t>
        </w:r>
      </w:ins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del w:id="745" w:author="PR Preview" w:date="2026-01-01T00:00:00Z">
        <w:r>
          <w:delText xml:space="preserve">where</w:delText>
        </w:r>
      </w:del>
      <w:del w:id="74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and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$\mathord{\smash[b]{\underset{\raise.3ex\hbox{$\scriptstyle\sim$}}{Y}}\vphantom{Y}}$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are independent given</w:delText>
        </w:r>
      </w:del>
      <w:del w:id="753" w:author="PR Preview" w:date="2026-01-01T00:00:00Z">
        <w:r>
          <w:delText xml:space="preserve"> </w:delText>
        </w:r>
      </w:del>
      <m:oMath>
        <m:r>
          <m:t>θ</m:t>
        </m:r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(Gelman et al. 2013, sec. 1.3, p. 7, eq. 1.4)</w:delText>
        </w:r>
      </w:del>
      <w:del w:id="756" w:author="PR Preview" w:date="2026-01-01T00:00:00Z">
        <w:r>
          <w:delText xml:space="preserve">.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same formula, with</w:delText>
        </w:r>
      </w:del>
      <w:del w:id="759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replaced by a whole replicated data set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$\mathord{\smash[b]{\underset{\raise.3ex\hbox{$\scriptstyle\sim$}}{y}}\vphantom{y}}^{\mathrm{rep}}$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of the same size as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$\mathord{\smash[b]{\underset{\raise.3ex\hbox{$\scriptstyle\sim$}}{y}}\vphantom{y}}$</w:delText>
        </w:r>
      </w:del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gives the posterior predictive distribution of replicated data.</w:delText>
        </w:r>
      </w:del>
    </w:p>
    <w:p>
      <w:pPr>
        <w:pStyle w:val="BodyText"/>
      </w:pPr>
      <w:del w:id="771" w:author="PR Preview" w:date="2026-01-01T00:00:00Z">
        <w:r>
          <w:delText xml:space="preserve">Source: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Wikipedia contributors (2026j)</w:delText>
        </w:r>
      </w:del>
      <w:del w:id="774" w:author="PR Preview" w:date="2026-01-01T00:00:00Z">
        <w:r>
          <w:delText xml:space="preserve">.</w:delText>
        </w:r>
      </w:del>
    </w:p>
    <w:p>
      <w:pPr>
        <w:pStyle w:val="FirstParagraph"/>
      </w:pPr>
      <w:ins w:id="775" w:author="PR Preview" w:date="2026-01-01T00:00:00Z">
        <w:r>
          <w:t xml:space="preserve">where</w:t>
        </w:r>
      </w:ins>
      <w:ins w:id="77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$\mathord{\smash[b]{\underset{\raise.3ex\hbox{$\scriptstyle\sim$}}{Y}}\vphantom{Y}}$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are independent given</w:t>
        </w:r>
      </w:ins>
      <w:ins w:id="783" w:author="PR Preview" w:date="2026-01-01T00:00:00Z">
        <w:r>
          <w:t xml:space="preserve"> </w:t>
        </w:r>
      </w:ins>
      <m:oMath>
        <m:r>
          <m:t>θ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[15, Sec. 1.3], p. 7, eq. 1.4</w:t>
        </w:r>
      </w:ins>
      <w:ins w:id="786" w:author="PR Preview" w:date="2026-01-01T00:00:00Z">
        <w:r>
          <w:t xml:space="preserve">.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 same formula, with</w:t>
        </w:r>
      </w:ins>
      <w:ins w:id="789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replaced by a whole replicated data set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$\mathord{\smash[b]{\underset{\raise.3ex\hbox{$\scriptstyle\sim$}}{y}}\vphantom{y}}^{\mathrm{rep}}$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of the same size as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$\mathord{\smash[b]{\underset{\raise.3ex\hbox{$\scriptstyle\sim$}}{y}}\vphantom{y}}$</w:t>
        </w:r>
      </w:ins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gives the posterior predictive distribution of replicated data.</w:t>
        </w:r>
      </w:ins>
    </w:p>
    <w:p>
      <w:pPr>
        <w:pStyle w:val="BodyText"/>
      </w:pPr>
      <w:ins w:id="801" w:author="PR Preview" w:date="2026-01-01T00:00:00Z">
        <w:r>
          <w:t xml:space="preserve">Source: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Wikipedia contributors [17]</w:t>
        </w:r>
      </w:ins>
      <w:ins w:id="804" w:author="PR Preview" w:date="2026-01-01T00:00:00Z">
        <w:r>
          <w:t xml:space="preserve">.</w:t>
        </w:r>
      </w:ins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del w:id="805" w:author="PR Preview" w:date="2026-01-01T00:00:00Z">
        <w:r>
          <w:rPr>
            <w:b/>
            <w:bCs/>
          </w:rPr>
          <w:delText xml:space="preserve">Definition 18 (Test quantity)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A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rPr>
            <w:b/>
            <w:bCs/>
          </w:rPr>
          <w:delText xml:space="preserve">test quantity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$T(\mathord{\smash[b]{\underset{\raise.3ex\hbox{$\scriptstyle\sim$}}{y}}\vphantom{y}})$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is a number computed from a data set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that summarizes an aspect of the data we want the model to reproduce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(Gelman et al. 2013, sec. 6.3, p. 145)</w:delText>
        </w:r>
      </w:del>
      <w:del w:id="818" w:author="PR Preview" w:date="2026-01-01T00:00:00Z">
        <w:r>
          <w:delText xml:space="preserve">.</w:delText>
        </w:r>
      </w:del>
    </w:p>
    <w:p>
      <w:pPr>
        <w:pStyle w:val="FirstParagraph"/>
      </w:pPr>
      <w:ins w:id="819" w:author="PR Preview" w:date="2026-01-01T00:00:00Z">
        <w:r>
          <w:rPr>
            <w:b/>
            <w:bCs/>
          </w:rPr>
          <w:t xml:space="preserve">Definition 18 (Test quantity)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rPr>
            <w:b/>
            <w:bCs/>
          </w:rPr>
          <w:t xml:space="preserve">test quantity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$T(\mathord{\smash[b]{\underset{\raise.3ex\hbox{$\scriptstyle\sim$}}{y}}\vphantom{y}})$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a number computed from a data set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that summarizes an aspect of the data we want the model to reproduce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[15, Sec. 6.3], p. 145</w:t>
        </w:r>
      </w:ins>
      <w:ins w:id="832" w:author="PR Preview" w:date="2026-01-01T00:00:00Z">
        <w:r>
          <w:t xml:space="preserve">.</w:t>
        </w:r>
      </w:ins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del w:id="833" w:author="PR Preview" w:date="2026-01-01T00:00:00Z">
        <w:r>
          <w:rPr>
            <w:b/>
            <w:bCs/>
          </w:rPr>
          <w:delText xml:space="preserve">Definition 19 (Prior predictive check)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A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rPr>
            <w:b/>
            <w:bCs/>
          </w:rPr>
          <w:delText xml:space="preserve">prior predictive check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compares a</w:delText>
        </w:r>
      </w:del>
      <w:del w:id="840" w:author="PR Preview" w:date="2026-01-01T00:00:00Z">
        <w:r>
          <w:delText xml:space="preserve"> </w:delText>
        </w:r>
      </w:del>
      <w:hyperlink w:anchor="def-test-quantity">
        <w:del w:id="841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$T(\mathord{\smash[b]{\underset{\raise.3ex\hbox{$\scriptstyle\sim$}}{y}}\vphantom{y}})$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of the observed data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with the distribution of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$T(\mathord{\smash[b]{\underset{\raise.3ex\hbox{$\scriptstyle\sim$}}{Y}}\vphantom{Y}})$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under the</w:delText>
        </w:r>
      </w:del>
      <w:del w:id="852" w:author="PR Preview" w:date="2026-01-01T00:00:00Z">
        <w:r>
          <w:delText xml:space="preserve"> </w:delText>
        </w:r>
      </w:del>
      <w:hyperlink w:anchor="def-prior-predictive">
        <w:del w:id="853" w:author="PR Preview" w:date="2026-01-01T00:00:00Z">
          <w:r>
            <w:rPr>
              <w:rStyle w:val="Hyperlink"/>
            </w:rPr>
            <w:delText xml:space="preserve">prior predictive distribution</w:delText>
          </w:r>
        </w:del>
      </w:hyperlink>
      <w:del w:id="854" w:author="PR Preview" w:date="2026-01-01T00:00:00Z">
        <w:r>
          <w:delText xml:space="preserve">.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If the observed value would be very unlikely under that distribution,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the prior and the data disagree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(McElreath 2020, sec. 4.3.2, pp. 82-83)</w:delText>
        </w:r>
      </w:del>
      <w:del w:id="861" w:author="PR Preview" w:date="2026-01-01T00:00:00Z">
        <w:r>
          <w:delText xml:space="preserve">.</w:delText>
        </w:r>
      </w:del>
    </w:p>
    <w:p>
      <w:pPr>
        <w:pStyle w:val="FirstParagraph"/>
      </w:pPr>
      <w:ins w:id="862" w:author="PR Preview" w:date="2026-01-01T00:00:00Z">
        <w:r>
          <w:rPr>
            <w:b/>
            <w:bCs/>
          </w:rPr>
          <w:t xml:space="preserve">Definition 19 (Prior predictive check)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prior predictive check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compares a</w:t>
        </w:r>
      </w:ins>
      <w:ins w:id="869" w:author="PR Preview" w:date="2026-01-01T00:00:00Z">
        <w:r>
          <w:t xml:space="preserve"> </w:t>
        </w:r>
      </w:ins>
      <w:hyperlink w:anchor="def-test-quantity">
        <w:ins w:id="870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$T(\mathord{\smash[b]{\underset{\raise.3ex\hbox{$\scriptstyle\sim$}}{y}}\vphantom{y}})$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of the observed data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with the distribution of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$T(\mathord{\smash[b]{\underset{\raise.3ex\hbox{$\scriptstyle\sim$}}{Y}}\vphantom{Y}})$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under the</w:t>
        </w:r>
      </w:ins>
      <w:ins w:id="881" w:author="PR Preview" w:date="2026-01-01T00:00:00Z">
        <w:r>
          <w:t xml:space="preserve"> </w:t>
        </w:r>
      </w:ins>
      <w:hyperlink w:anchor="def-prior-predictive">
        <w:ins w:id="882" w:author="PR Preview" w:date="2026-01-01T00:00:00Z">
          <w:r>
            <w:rPr>
              <w:rStyle w:val="Hyperlink"/>
            </w:rPr>
            <w:t xml:space="preserve">prior predictive distribution</w:t>
          </w:r>
        </w:ins>
      </w:hyperlink>
      <w:ins w:id="883" w:author="PR Preview" w:date="2026-01-01T00:00:00Z">
        <w:r>
          <w:t xml:space="preserve">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If the observed value would be very unlikely under that distribution,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prior and the data disagree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[16, Sec. 4.3.2], pp. 82-83</w:t>
        </w:r>
      </w:ins>
      <w:ins w:id="890" w:author="PR Preview" w:date="2026-01-01T00:00:00Z">
        <w:r>
          <w:t xml:space="preserve">.</w:t>
        </w:r>
      </w:ins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del w:id="891" w:author="PR Preview" w:date="2026-01-01T00:00:00Z">
        <w:r>
          <w:rPr>
            <w:b/>
            <w:bCs/>
          </w:rPr>
          <w:delText xml:space="preserve">Definition 20 (Posterior predictive check)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A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rPr>
            <w:b/>
            <w:bCs/>
          </w:rPr>
          <w:delText xml:space="preserve">posterior predictive check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compares a</w:delText>
        </w:r>
      </w:del>
      <w:del w:id="898" w:author="PR Preview" w:date="2026-01-01T00:00:00Z">
        <w:r>
          <w:delText xml:space="preserve"> </w:delText>
        </w:r>
      </w:del>
      <w:hyperlink w:anchor="def-test-quantity">
        <w:del w:id="899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$T(\mathord{\smash[b]{\underset{\raise.3ex\hbox{$\scriptstyle\sim$}}{y}}\vphantom{y}})$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of the observed data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with the distribution of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$T(\mathord{\smash[b]{\underset{\raise.3ex\hbox{$\scriptstyle\sim$}}{Y}}\vphantom{Y}}^{\mathrm{rep}})$</w:delText>
        </w:r>
      </w:del>
      <w:del w:id="908" w:author="PR Preview" w:date="2026-01-01T00:00:00Z">
        <w:r>
          <w:delText xml:space="preserve">,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where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$\mathord{\smash[b]{\underset{\raise.3ex\hbox{$\scriptstyle\sim$}}{Y}}\vphantom{Y}}^{\mathrm{rep}}$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is a replicated data set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drawn from the</w:delText>
        </w:r>
      </w:del>
      <w:del w:id="917" w:author="PR Preview" w:date="2026-01-01T00:00:00Z">
        <w:r>
          <w:delText xml:space="preserve"> </w:delText>
        </w:r>
      </w:del>
      <w:hyperlink w:anchor="def-posterior-predictive">
        <w:del w:id="918" w:author="PR Preview" w:date="2026-01-01T00:00:00Z">
          <w:r>
            <w:rPr>
              <w:rStyle w:val="Hyperlink"/>
            </w:rPr>
            <w:delText xml:space="preserve">posterior predictive distribution</w:delText>
          </w:r>
        </w:del>
      </w:hyperlink>
      <w:del w:id="919" w:author="PR Preview" w:date="2026-01-01T00:00:00Z">
        <w:r>
          <w:delText xml:space="preserve">.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If the model fits,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replicated data should look like the observed data,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so a systematic difference points to a way the model fails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(Gelman et al. 2013, sec. 6.3, pp. 143-145)</w:delText>
        </w:r>
      </w:del>
      <w:del w:id="928" w:author="PR Preview" w:date="2026-01-01T00:00:00Z">
        <w:r>
          <w:delText xml:space="preserve">.</w:delText>
        </w:r>
      </w:del>
    </w:p>
    <w:p>
      <w:pPr>
        <w:pStyle w:val="BodyText"/>
      </w:pPr>
      <w:ins w:id="929" w:author="PR Preview" w:date="2026-01-01T00:00:00Z">
        <w:r>
          <w:rPr>
            <w:b/>
            <w:bCs/>
          </w:rPr>
          <w:t xml:space="preserve">Definition 20 (Posterior predictive check)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rPr>
            <w:b/>
            <w:bCs/>
          </w:rPr>
          <w:t xml:space="preserve">posterior predictive check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compares a</w:t>
        </w:r>
      </w:ins>
      <w:ins w:id="936" w:author="PR Preview" w:date="2026-01-01T00:00:00Z">
        <w:r>
          <w:t xml:space="preserve"> </w:t>
        </w:r>
      </w:ins>
      <w:hyperlink w:anchor="def-test-quantity">
        <w:ins w:id="937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$T(\mathord{\smash[b]{\underset{\raise.3ex\hbox{$\scriptstyle\sim$}}{y}}\vphantom{y}})$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of the observed data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with the distribution of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$T(\mathord{\smash[b]{\underset{\raise.3ex\hbox{$\scriptstyle\sim$}}{Y}}\vphantom{Y}}^{\mathrm{rep}})$</w:t>
        </w:r>
      </w:ins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where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$\mathord{\smash[b]{\underset{\raise.3ex\hbox{$\scriptstyle\sim$}}{Y}}\vphantom{Y}}^{\mathrm{rep}}$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is a replicated data set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drawn from the</w:t>
        </w:r>
      </w:ins>
      <w:ins w:id="955" w:author="PR Preview" w:date="2026-01-01T00:00:00Z">
        <w:r>
          <w:t xml:space="preserve"> </w:t>
        </w:r>
      </w:ins>
      <w:hyperlink w:anchor="def-posterior-predictive">
        <w:ins w:id="956" w:author="PR Preview" w:date="2026-01-01T00:00:00Z">
          <w:r>
            <w:rPr>
              <w:rStyle w:val="Hyperlink"/>
            </w:rPr>
            <w:t xml:space="preserve">posterior predictive distribution</w:t>
          </w:r>
        </w:ins>
      </w:hyperlink>
      <w:ins w:id="957" w:author="PR Preview" w:date="2026-01-01T00:00:00Z">
        <w:r>
          <w:t xml:space="preserve">.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If the model fits,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replicated data should look like the observed data,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so a systematic difference points to a way the model fails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[15, Sec. 6.3], pp. 143-145</w:t>
        </w:r>
      </w:ins>
      <w:ins w:id="966" w:author="PR Preview" w:date="2026-01-01T00:00:00Z">
        <w:r>
          <w:t xml:space="preserve">.</w:t>
        </w:r>
      </w:ins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del w:id="967" w:author="PR Preview" w:date="2026-01-01T00:00:00Z">
        <w:r>
          <w:delText xml:space="preserve">where the probability is over</w:delText>
        </w:r>
      </w:del>
      <w:del w:id="968" w:author="PR Preview" w:date="2026-01-01T00:00:00Z">
        <w:r>
          <w:delText xml:space="preserve"> </w:delText>
        </w:r>
      </w:del>
      <m:oMath>
        <m:r>
          <m:t>θ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drawn from its</w:delText>
        </w:r>
      </w:del>
      <w:del w:id="971" w:author="PR Preview" w:date="2026-01-01T00:00:00Z">
        <w:r>
          <w:delText xml:space="preserve"> </w:delText>
        </w:r>
      </w:del>
      <w:hyperlink w:anchor="def-posterior">
        <w:del w:id="972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and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$\mathord{\smash[b]{\underset{\raise.3ex\hbox{$\scriptstyle\sim$}}{Y}}\vphantom{Y}}^{\mathrm{rep}}$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drawn from the model given</w:delText>
        </w:r>
      </w:del>
      <w:del w:id="979" w:author="PR Preview" w:date="2026-01-01T00:00:00Z">
        <w:r>
          <w:delText xml:space="preserve"> </w:delText>
        </w:r>
      </w:del>
      <m:oMath>
        <m:r>
          <m:t>θ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(Gelman et al. 2013, sec. 6.3, p. 146)</w:delText>
        </w:r>
      </w:del>
      <w:del w:id="982" w:author="PR Preview" w:date="2026-01-01T00:00:00Z">
        <w:r>
          <w:delText xml:space="preserve">.</w:delText>
        </w:r>
      </w:del>
    </w:p>
    <w:p>
      <w:pPr>
        <w:pStyle w:val="FirstParagraph"/>
      </w:pPr>
      <w:ins w:id="983" w:author="PR Preview" w:date="2026-01-01T00:00:00Z">
        <w:r>
          <w:t xml:space="preserve">where the probability is over</w:t>
        </w:r>
      </w:ins>
      <w:ins w:id="984" w:author="PR Preview" w:date="2026-01-01T00:00:00Z">
        <w:r>
          <w:t xml:space="preserve"> </w:t>
        </w:r>
      </w:ins>
      <m:oMath>
        <m:r>
          <m:t>θ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drawn from its</w:t>
        </w:r>
      </w:ins>
      <w:ins w:id="987" w:author="PR Preview" w:date="2026-01-01T00:00:00Z">
        <w:r>
          <w:t xml:space="preserve"> </w:t>
        </w:r>
      </w:ins>
      <w:hyperlink w:anchor="def-posterior">
        <w:ins w:id="988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and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$\mathord{\smash[b]{\underset{\raise.3ex\hbox{$\scriptstyle\sim$}}{Y}}\vphantom{Y}}^{\mathrm{rep}}$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drawn from the model given</w:t>
        </w:r>
      </w:ins>
      <w:ins w:id="995" w:author="PR Preview" w:date="2026-01-01T00:00:00Z">
        <w:r>
          <w:t xml:space="preserve"> </w:t>
        </w:r>
      </w:ins>
      <m:oMath>
        <m:r>
          <m:t>θ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[15, Sec. 6.3], p. 146</w:t>
        </w:r>
      </w:ins>
      <w:ins w:id="998" w:author="PR Preview" w:date="2026-01-01T00:00:00Z">
        <w:r>
          <w:t xml:space="preserve">.</w:t>
        </w:r>
      </w:ins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del w:id="999" w:author="PR Preview" w:date="2026-01-01T00:00:00Z">
        <w:r>
          <w:rPr>
            <w:b/>
            <w:bCs/>
          </w:rPr>
          <w:delText xml:space="preserve">Definition 22 (Hierarchical model (multilevel model))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rPr>
            <w:b/>
            <w:bCs/>
          </w:rPr>
          <w:delText xml:space="preserve">hierarchical model</w:delText>
        </w:r>
      </w:del>
      <w:del w:id="1004" w:author="PR Preview" w:date="2026-01-01T00:00:00Z">
        <w:r>
          <w:delText xml:space="preserve">, also called a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rPr>
            <w:b/>
            <w:bCs/>
          </w:rPr>
          <w:delText xml:space="preserve">multilevel model</w:delText>
        </w:r>
      </w:del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a model in which the data depend on group-level parameters,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and the group-level parameters are themselves random,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with a distribution that depends on further unknown parameters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(Dobson and Barnett 2018, chap. 12, p. 281)</w:delText>
        </w:r>
      </w:del>
      <w:del w:id="1016" w:author="PR Preview" w:date="2026-01-01T00:00:00Z">
        <w:r>
          <w:delText xml:space="preserve">.</w:delText>
        </w:r>
      </w:del>
    </w:p>
    <w:p>
      <w:pPr>
        <w:pStyle w:val="BodyText"/>
      </w:pPr>
      <w:del w:id="1017" w:author="PR Preview" w:date="2026-01-01T00:00:00Z">
        <w:r>
          <w:delText xml:space="preserve">Source: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Wikipedia contributors (2026b)</w:delText>
        </w:r>
      </w:del>
      <w:del w:id="1020" w:author="PR Preview" w:date="2026-01-01T00:00:00Z">
        <w:r>
          <w:delText xml:space="preserve">.</w:delText>
        </w:r>
      </w:del>
    </w:p>
    <w:p>
      <w:pPr>
        <w:pStyle w:val="FirstParagraph"/>
      </w:pPr>
      <w:ins w:id="1021" w:author="PR Preview" w:date="2026-01-01T00:00:00Z">
        <w:r>
          <w:rPr>
            <w:b/>
            <w:bCs/>
          </w:rPr>
          <w:t xml:space="preserve">Definition 22 (Hierarchical model (multilevel model))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rPr>
            <w:b/>
            <w:bCs/>
          </w:rPr>
          <w:t xml:space="preserve">hierarchical model</w:t>
        </w:r>
      </w:ins>
      <w:ins w:id="1026" w:author="PR Preview" w:date="2026-01-01T00:00:00Z">
        <w:r>
          <w:t xml:space="preserve">, also called a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rPr>
            <w:b/>
            <w:bCs/>
          </w:rPr>
          <w:t xml:space="preserve">multilevel model</w:t>
        </w:r>
      </w:ins>
      <w:ins w:id="1029" w:author="PR Preview" w:date="2026-01-01T00:00:00Z">
        <w:r>
          <w:t xml:space="preserve">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is a model in which the data depend on group-level parameters,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 the group-level parameters are themselves random,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with a distribution that depends on further unknown parameters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[1, Ch. 12], p. 281</w:t>
        </w:r>
      </w:ins>
      <w:ins w:id="1038" w:author="PR Preview" w:date="2026-01-01T00:00:00Z">
        <w:r>
          <w:t xml:space="preserve">.</w:t>
        </w:r>
      </w:ins>
    </w:p>
    <w:p>
      <w:pPr>
        <w:pStyle w:val="BodyText"/>
      </w:pPr>
      <w:ins w:id="1039" w:author="PR Preview" w:date="2026-01-01T00:00:00Z">
        <w:r>
          <w:t xml:space="preserve">Source: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Wikipedia contributors [18]</w:t>
        </w:r>
      </w:ins>
      <w:ins w:id="1042" w:author="PR Preview" w:date="2026-01-01T00:00:00Z">
        <w:r>
          <w:t xml:space="preserve">.</w:t>
        </w:r>
      </w:ins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del w:id="1043" w:author="PR Preview" w:date="2026-01-01T00:00:00Z">
        <w:r>
          <w:delText xml:space="preserve">Source: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Wikipedia contributors (2026g)</w:delText>
        </w:r>
      </w:del>
      <w:del w:id="1046" w:author="PR Preview" w:date="2026-01-01T00:00:00Z">
        <w:r>
          <w:delText xml:space="preserve">.</w:delText>
        </w:r>
      </w:del>
    </w:p>
    <w:p>
      <w:pPr>
        <w:pStyle w:val="BodyText"/>
      </w:pPr>
      <w:ins w:id="1047" w:author="PR Preview" w:date="2026-01-01T00:00:00Z">
        <w:r>
          <w:t xml:space="preserve">Source: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Wikipedia contributors [19]</w:t>
        </w:r>
      </w:ins>
      <w:ins w:id="1050" w:author="PR Preview" w:date="2026-01-01T00:00:00Z">
        <w:r>
          <w:t xml:space="preserve">.</w:t>
        </w:r>
      </w:ins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del w:id="1051" w:author="PR Preview" w:date="2026-01-01T00:00:00Z">
        <w:r>
          <w:delText xml:space="preserve">The middle level lets the groups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rPr>
            <w:i/>
            <w:iCs/>
          </w:rPr>
          <w:delText xml:space="preserve">borrow strength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from one another: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the posterior for each</w:delText>
        </w:r>
      </w:del>
      <w:del w:id="105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 pulled toward the overall mean</w:delText>
        </w:r>
      </w:del>
      <w:del w:id="1061" w:author="PR Preview" w:date="2026-01-01T00:00:00Z">
        <w:r>
          <w:delText xml:space="preserve"> </w:delText>
        </w:r>
      </w:del>
      <m:oMath>
        <m:r>
          <m:t>μ</m:t>
        </m:r>
      </m:oMath>
      <w:del w:id="1062" w:author="PR Preview" w:date="2026-01-01T00:00:00Z">
        <w:r>
          <w:delText xml:space="preserve">,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by an amount that depends on the between-group standard deviation</w:delText>
        </w:r>
      </w:del>
      <w:del w:id="1065" w:author="PR Preview" w:date="2026-01-01T00:00:00Z">
        <w:r>
          <w:delText xml:space="preserve"> </w:delText>
        </w:r>
      </w:del>
      <m:oMath>
        <m:r>
          <m:t>τ</m:t>
        </m:r>
      </m:oMath>
      <w:del w:id="1066" w:author="PR Preview" w:date="2026-01-01T00:00:00Z">
        <w:r>
          <w:delText xml:space="preserve">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which the data themselves inform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(Dobson and Barnett 2018, chap. 12, p. 281)</w:delText>
        </w:r>
      </w:del>
      <w:del w:id="1071" w:author="PR Preview" w:date="2026-01-01T00:00:00Z">
        <w:r>
          <w:delText xml:space="preserve">.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This random-effects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rPr>
            <w:i/>
            <w:iCs/>
          </w:rPr>
          <w:delText xml:space="preserve">model structure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the one fit by maximum likelihood in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(Dobson and Barnett 2018, chap. 11)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and in</w:delText>
        </w:r>
      </w:del>
      <w:del w:id="1082" w:author="PR Preview" w:date="2026-01-01T00:00:00Z">
        <w:r>
          <w:delText xml:space="preserve"> </w:delText>
        </w:r>
      </w:del>
      <w:hyperlink r:id="rId141">
        <w:del w:id="1083" w:author="PR Preview" w:date="2026-01-01T00:00:00Z">
          <w:r>
            <w:rPr>
              <w:rStyle w:val="Hyperlink"/>
            </w:rPr>
            <w:delText xml:space="preserve">an introduction to multilevel models</w:delText>
          </w:r>
        </w:del>
      </w:hyperlink>
      <w:del w:id="1084" w:author="PR Preview" w:date="2026-01-01T00:00:00Z">
        <w:r>
          <w:delText xml:space="preserve">.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The Bayesian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rPr>
            <w:i/>
            <w:iCs/>
          </w:rPr>
          <w:delText xml:space="preserve">inference method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differs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only in placing a hyperprior on</w:delText>
        </w:r>
      </w:del>
      <w:del w:id="1093" w:author="PR Preview" w:date="2026-01-01T00:00:00Z">
        <w:r>
          <w:delText xml:space="preserve"> </w:delText>
        </w:r>
      </w:del>
      <m:oMath>
        <m:r>
          <m:t>μ</m:t>
        </m:r>
      </m:oMath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and</w:delText>
        </w:r>
      </w:del>
      <w:del w:id="1096" w:author="PR Preview" w:date="2026-01-01T00:00:00Z">
        <w:r>
          <w:delText xml:space="preserve"> </w:delText>
        </w:r>
      </w:del>
      <m:oMath>
        <m:r>
          <m:t>τ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and returning a full posterior for them,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rather than point estimates of the variance components.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For a video introduction, see Richard McElreath’s lecture</w:delText>
        </w:r>
      </w:del>
      <w:del w:id="1103" w:author="PR Preview" w:date="2026-01-01T00:00:00Z">
        <w:r>
          <w:delText xml:space="preserve"> </w:delText>
        </w:r>
      </w:del>
      <w:hyperlink r:id="rId142">
        <w:del w:id="1104" w:author="PR Preview" w:date="2026-01-01T00:00:00Z">
          <w:r>
            <w:rPr>
              <w:rStyle w:val="Hyperlink"/>
              <w:i/>
              <w:iCs/>
            </w:rPr>
            <w:delText xml:space="preserve">Multilevel Models</w:delText>
          </w:r>
        </w:del>
      </w:hyperlink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(Statistical Rethinking 2026, Lecture B01).</w:delText>
        </w:r>
      </w:del>
    </w:p>
    <w:p>
      <w:pPr>
        <w:pStyle w:val="BodyText"/>
      </w:pPr>
      <w:ins w:id="1107" w:author="PR Preview" w:date="2026-01-01T00:00:00Z">
        <w:r>
          <w:t xml:space="preserve">The middle level lets the groups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rPr>
            <w:i/>
            <w:iCs/>
          </w:rPr>
          <w:t xml:space="preserve">borrow strength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from one another: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the posterior for each</w:t>
        </w:r>
      </w:ins>
      <w:ins w:id="1114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pulled toward the overall mean</w:t>
        </w:r>
      </w:ins>
      <w:ins w:id="1117" w:author="PR Preview" w:date="2026-01-01T00:00:00Z">
        <w:r>
          <w:t xml:space="preserve"> </w:t>
        </w:r>
      </w:ins>
      <m:oMath>
        <m:r>
          <m:t>μ</m:t>
        </m:r>
      </m:oMath>
      <w:ins w:id="1118" w:author="PR Preview" w:date="2026-01-01T00:00:00Z">
        <w:r>
          <w:t xml:space="preserve">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by an amount that depends on the between-group standard deviation</w:t>
        </w:r>
      </w:ins>
      <w:ins w:id="1121" w:author="PR Preview" w:date="2026-01-01T00:00:00Z">
        <w:r>
          <w:t xml:space="preserve"> </w:t>
        </w:r>
      </w:ins>
      <m:oMath>
        <m:r>
          <m:t>τ</m:t>
        </m:r>
      </m:oMath>
      <w:ins w:id="1122" w:author="PR Preview" w:date="2026-01-01T00:00:00Z">
        <w:r>
          <w:t xml:space="preserve">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which the data themselves inform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[1, Ch. 12], p. 281</w:t>
        </w:r>
      </w:ins>
      <w:ins w:id="1127" w:author="PR Preview" w:date="2026-01-01T00:00:00Z">
        <w:r>
          <w:t xml:space="preserve">.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This random-effects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rPr>
            <w:i/>
            <w:iCs/>
          </w:rPr>
          <w:t xml:space="preserve">model structure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is the one fit by maximum likelihood in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[1, Ch. 11]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and in</w:t>
        </w:r>
      </w:ins>
      <w:ins w:id="1138" w:author="PR Preview" w:date="2026-01-01T00:00:00Z">
        <w:r>
          <w:t xml:space="preserve"> </w:t>
        </w:r>
      </w:ins>
      <w:hyperlink r:id="rId141">
        <w:ins w:id="1139" w:author="PR Preview" w:date="2026-01-01T00:00:00Z">
          <w:r>
            <w:rPr>
              <w:rStyle w:val="Hyperlink"/>
            </w:rPr>
            <w:t xml:space="preserve">an introduction to multilevel models</w:t>
          </w:r>
        </w:ins>
      </w:hyperlink>
      <w:ins w:id="1140" w:author="PR Preview" w:date="2026-01-01T00:00:00Z">
        <w:r>
          <w:t xml:space="preserve">.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The Bayesian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rPr>
            <w:i/>
            <w:iCs/>
          </w:rPr>
          <w:t xml:space="preserve">inference method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differs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only in placing a hyperprior on</w:t>
        </w:r>
      </w:ins>
      <w:ins w:id="1149" w:author="PR Preview" w:date="2026-01-01T00:00:00Z">
        <w:r>
          <w:t xml:space="preserve"> </w:t>
        </w:r>
      </w:ins>
      <m:oMath>
        <m:r>
          <m:t>μ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and</w:t>
        </w:r>
      </w:ins>
      <w:ins w:id="1152" w:author="PR Preview" w:date="2026-01-01T00:00:00Z">
        <w:r>
          <w:t xml:space="preserve"> </w:t>
        </w:r>
      </w:ins>
      <m:oMath>
        <m:r>
          <m:t>τ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and returning a full posterior for them,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rather than point estimates of the variance components.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For a video introduction, see Richard McElreath’s lecture</w:t>
        </w:r>
      </w:ins>
      <w:ins w:id="1159" w:author="PR Preview" w:date="2026-01-01T00:00:00Z">
        <w:r>
          <w:t xml:space="preserve"> </w:t>
        </w:r>
      </w:ins>
      <w:hyperlink r:id="rId142">
        <w:ins w:id="1160" w:author="PR Preview" w:date="2026-01-01T00:00:00Z">
          <w:r>
            <w:rPr>
              <w:rStyle w:val="Hyperlink"/>
              <w:i/>
              <w:iCs/>
            </w:rPr>
            <w:t xml:space="preserve">Multilevel Models</w:t>
          </w:r>
        </w:ins>
      </w:hyperlink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(Statistical Rethinking 2026, Lecture B01).</w:t>
        </w:r>
      </w:ins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del w:id="1163" w:author="PR Preview" w:date="2026-01-01T00:00:00Z">
        <w:r>
          <w:delText xml:space="preserve">Ross (2022)</w:delText>
        </w:r>
      </w:del>
      <w:del w:id="1164" w:author="PR Preview" w:date="2026-01-01T00:00:00Z">
        <w:r>
          <w:delText xml:space="preserve">, a free online textbook</w:delText>
        </w:r>
      </w:del>
    </w:p>
    <w:p>
      <w:pPr>
        <w:pStyle w:val="Compact"/>
        <w:numPr>
          <w:ilvl w:val="0"/>
          <w:numId w:val="1009"/>
        </w:numPr>
      </w:pPr>
      <w:del w:id="1165" w:author="PR Preview" w:date="2026-01-01T00:00:00Z">
        <w:r>
          <w:delText xml:space="preserve">Aragon (2018)</w:delText>
        </w:r>
      </w:del>
      <w:del w:id="1166" w:author="PR Preview" w:date="2026-01-01T00:00:00Z">
        <w:r>
          <w:delText xml:space="preserve">, on population health thinking with Bayesian networks</w:delText>
        </w:r>
      </w:del>
    </w:p>
    <w:p>
      <w:pPr>
        <w:pStyle w:val="Compact"/>
        <w:numPr>
          <w:ilvl w:val="0"/>
          <w:numId w:val="1009"/>
        </w:numPr>
      </w:pPr>
      <w:del w:id="1167" w:author="PR Preview" w:date="2026-01-01T00:00:00Z">
        <w:r>
          <w:delText xml:space="preserve">McElreath (2020)</w:delText>
        </w:r>
      </w:del>
      <w:del w:id="1168" w:author="PR Preview" w:date="2026-01-01T00:00:00Z">
        <w:r>
          <w:delText xml:space="preserve">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which</w:delText>
        </w:r>
      </w:del>
      <w:del w:id="1171" w:author="PR Preview" w:date="2026-01-01T00:00:00Z">
        <w:r>
          <w:delText xml:space="preserve"> </w:delText>
        </w:r>
      </w:del>
      <w:hyperlink r:id="rId147">
        <w:del w:id="1172" w:author="PR Preview" w:date="2026-01-01T00:00:00Z">
          <w:r>
            <w:rPr>
              <w:rStyle w:val="Hyperlink"/>
            </w:rPr>
            <w:delText xml:space="preserve">ECL 234</w:delText>
          </w:r>
        </w:del>
      </w:hyperlink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uses;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its author was formerly a UC Davis professor,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and has published</w:delText>
        </w:r>
      </w:del>
      <w:del w:id="1179" w:author="PR Preview" w:date="2026-01-01T00:00:00Z">
        <w:r>
          <w:delText xml:space="preserve"> </w:delText>
        </w:r>
      </w:del>
      <w:hyperlink r:id="rId153">
        <w:del w:id="1180" w:author="PR Preview" w:date="2026-01-01T00:00:00Z">
          <w:r>
            <w:rPr>
              <w:rStyle w:val="Hyperlink"/>
            </w:rPr>
            <w:delText xml:space="preserve">video lectures</w:delText>
          </w:r>
        </w:del>
      </w:hyperlink>
      <w:del w:id="1181" w:author="PR Preview" w:date="2026-01-01T00:00:00Z">
        <w:r>
          <w:delText xml:space="preserve">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most recently the</w:delText>
        </w:r>
      </w:del>
      <w:del w:id="1184" w:author="PR Preview" w:date="2026-01-01T00:00:00Z">
        <w:r>
          <w:delText xml:space="preserve"> </w:delText>
        </w:r>
      </w:del>
      <w:hyperlink r:id="rId154">
        <w:del w:id="1185" w:author="PR Preview" w:date="2026-01-01T00:00:00Z">
          <w:r>
            <w:rPr>
              <w:rStyle w:val="Hyperlink"/>
            </w:rPr>
            <w:delText xml:space="preserve">2026 course</w:delText>
          </w:r>
        </w:del>
      </w:hyperlink>
      <w:del w:id="1186" w:author="PR Preview" w:date="2026-01-01T00:00:00Z">
        <w:r>
          <w:delText xml:space="preserve">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and</w:delText>
        </w:r>
      </w:del>
      <w:del w:id="1189" w:author="PR Preview" w:date="2026-01-01T00:00:00Z">
        <w:r>
          <w:delText xml:space="preserve"> </w:delText>
        </w:r>
      </w:del>
      <w:hyperlink r:id="rId155">
        <w:del w:id="1190" w:author="PR Preview" w:date="2026-01-01T00:00:00Z">
          <w:r>
            <w:rPr>
              <w:rStyle w:val="Hyperlink"/>
            </w:rPr>
            <w:delText xml:space="preserve">course materials</w:delText>
          </w:r>
        </w:del>
      </w:hyperlink>
      <w:del w:id="1191" w:author="PR Preview" w:date="2026-01-01T00:00:00Z">
        <w:r>
          <w:delText xml:space="preserve">;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the Data Science Learning Community’s</w:delText>
        </w:r>
      </w:del>
      <w:del w:id="1194" w:author="PR Preview" w:date="2026-01-01T00:00:00Z">
        <w:r>
          <w:delText xml:space="preserve"> </w:delText>
        </w:r>
      </w:del>
      <w:hyperlink r:id="rId156">
        <w:del w:id="1195" w:author="PR Preview" w:date="2026-01-01T00:00:00Z">
          <w:r>
            <w:rPr>
              <w:rStyle w:val="Hyperlink"/>
            </w:rPr>
            <w:delText xml:space="preserve">book club</w:delText>
          </w:r>
        </w:del>
      </w:hyperlink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recorded its discussion of the first twelve chapters</w:delText>
        </w:r>
      </w:del>
    </w:p>
    <w:p>
      <w:pPr>
        <w:pStyle w:val="Compact"/>
        <w:numPr>
          <w:ilvl w:val="0"/>
          <w:numId w:val="1009"/>
        </w:numPr>
      </w:pPr>
      <w:del w:id="1198" w:author="PR Preview" w:date="2026-01-01T00:00:00Z">
        <w:r>
          <w:delText xml:space="preserve">Korner-Nievergelt and Korner-Nievergelt (2015)</w:delText>
        </w:r>
      </w:del>
    </w:p>
    <w:p>
      <w:pPr>
        <w:pStyle w:val="Compact"/>
        <w:numPr>
          <w:ilvl w:val="0"/>
          <w:numId w:val="1009"/>
        </w:numPr>
      </w:pPr>
      <w:del w:id="1199" w:author="PR Preview" w:date="2026-01-01T00:00:00Z">
        <w:r>
          <w:delText xml:space="preserve">Cowles (2013)</w:delText>
        </w:r>
      </w:del>
    </w:p>
    <w:p>
      <w:pPr>
        <w:pStyle w:val="Compact"/>
        <w:numPr>
          <w:ilvl w:val="0"/>
          <w:numId w:val="1009"/>
        </w:numPr>
      </w:pPr>
      <w:del w:id="1200" w:author="PR Preview" w:date="2026-01-01T00:00:00Z">
        <w:r>
          <w:delText xml:space="preserve">Kéry et al. (2012)</w:delText>
        </w:r>
      </w:del>
    </w:p>
    <w:p>
      <w:pPr>
        <w:pStyle w:val="Compact"/>
        <w:numPr>
          <w:ilvl w:val="0"/>
          <w:numId w:val="1009"/>
        </w:numPr>
      </w:pPr>
      <w:del w:id="1201" w:author="PR Preview" w:date="2026-01-01T00:00:00Z">
        <w:r>
          <w:delText xml:space="preserve">Hobbs and Hooten (2015)</w:delText>
        </w:r>
      </w:del>
      <w:del w:id="1202" w:author="PR Preview" w:date="2026-01-01T00:00:00Z">
        <w:r>
          <w:delText xml:space="preserve">,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which has been used in</w:delText>
        </w:r>
      </w:del>
      <w:del w:id="1205" w:author="PR Preview" w:date="2026-01-01T00:00:00Z">
        <w:r>
          <w:delText xml:space="preserve"> </w:delText>
        </w:r>
      </w:del>
      <w:hyperlink r:id="rId148">
        <w:del w:id="1206" w:author="PR Preview" w:date="2026-01-01T00:00:00Z">
          <w:r>
            <w:rPr>
              <w:rStyle w:val="Hyperlink"/>
            </w:rPr>
            <w:delText xml:space="preserve">PLS 207</w:delText>
          </w:r>
        </w:del>
      </w:hyperlink>
    </w:p>
    <w:p>
      <w:pPr>
        <w:pStyle w:val="Compact"/>
        <w:numPr>
          <w:ilvl w:val="0"/>
          <w:numId w:val="1009"/>
        </w:numPr>
      </w:pPr>
      <w:ins w:id="1207" w:author="PR Preview" w:date="2026-01-01T00:00:00Z">
        <w:r>
          <w:t xml:space="preserve">Ross [20]</w:t>
        </w:r>
      </w:ins>
      <w:ins w:id="1208" w:author="PR Preview" w:date="2026-01-01T00:00:00Z">
        <w:r>
          <w:t xml:space="preserve">, a free online textbook</w:t>
        </w:r>
      </w:ins>
    </w:p>
    <w:p>
      <w:pPr>
        <w:pStyle w:val="Compact"/>
        <w:numPr>
          <w:ilvl w:val="0"/>
          <w:numId w:val="1009"/>
        </w:numPr>
      </w:pPr>
      <w:ins w:id="1209" w:author="PR Preview" w:date="2026-01-01T00:00:00Z">
        <w:r>
          <w:t xml:space="preserve">Aragon [21]</w:t>
        </w:r>
      </w:ins>
      <w:ins w:id="1210" w:author="PR Preview" w:date="2026-01-01T00:00:00Z">
        <w:r>
          <w:t xml:space="preserve">, on population health thinking with Bayesian networks</w:t>
        </w:r>
      </w:ins>
    </w:p>
    <w:p>
      <w:pPr>
        <w:pStyle w:val="Compact"/>
        <w:numPr>
          <w:ilvl w:val="0"/>
          <w:numId w:val="1009"/>
        </w:numPr>
      </w:pPr>
      <w:ins w:id="1211" w:author="PR Preview" w:date="2026-01-01T00:00:00Z">
        <w:r>
          <w:t xml:space="preserve">McElreath [16]</w:t>
        </w:r>
      </w:ins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which</w:t>
        </w:r>
      </w:ins>
      <w:ins w:id="1215" w:author="PR Preview" w:date="2026-01-01T00:00:00Z">
        <w:r>
          <w:t xml:space="preserve"> </w:t>
        </w:r>
      </w:ins>
      <w:hyperlink r:id="rId147">
        <w:ins w:id="1216" w:author="PR Preview" w:date="2026-01-01T00:00:00Z">
          <w:r>
            <w:rPr>
              <w:rStyle w:val="Hyperlink"/>
            </w:rPr>
            <w:t xml:space="preserve">ECL 234</w:t>
          </w:r>
        </w:ins>
      </w:hyperlink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uses;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its author was formerly a UC Davis professor,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and has published</w:t>
        </w:r>
      </w:ins>
      <w:ins w:id="1223" w:author="PR Preview" w:date="2026-01-01T00:00:00Z">
        <w:r>
          <w:t xml:space="preserve"> </w:t>
        </w:r>
      </w:ins>
      <w:hyperlink r:id="rId153">
        <w:ins w:id="1224" w:author="PR Preview" w:date="2026-01-01T00:00:00Z">
          <w:r>
            <w:rPr>
              <w:rStyle w:val="Hyperlink"/>
            </w:rPr>
            <w:t xml:space="preserve">video lectures</w:t>
          </w:r>
        </w:ins>
      </w:hyperlink>
      <w:ins w:id="1225" w:author="PR Preview" w:date="2026-01-01T00:00:00Z">
        <w:r>
          <w:t xml:space="preserve">,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most recently the</w:t>
        </w:r>
      </w:ins>
      <w:ins w:id="1228" w:author="PR Preview" w:date="2026-01-01T00:00:00Z">
        <w:r>
          <w:t xml:space="preserve"> </w:t>
        </w:r>
      </w:ins>
      <w:hyperlink r:id="rId154">
        <w:ins w:id="1229" w:author="PR Preview" w:date="2026-01-01T00:00:00Z">
          <w:r>
            <w:rPr>
              <w:rStyle w:val="Hyperlink"/>
            </w:rPr>
            <w:t xml:space="preserve">2026 course</w:t>
          </w:r>
        </w:ins>
      </w:hyperlink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and</w:t>
        </w:r>
      </w:ins>
      <w:ins w:id="1233" w:author="PR Preview" w:date="2026-01-01T00:00:00Z">
        <w:r>
          <w:t xml:space="preserve"> </w:t>
        </w:r>
      </w:ins>
      <w:hyperlink r:id="rId155">
        <w:ins w:id="1234" w:author="PR Preview" w:date="2026-01-01T00:00:00Z">
          <w:r>
            <w:rPr>
              <w:rStyle w:val="Hyperlink"/>
            </w:rPr>
            <w:t xml:space="preserve">course materials</w:t>
          </w:r>
        </w:ins>
      </w:hyperlink>
      <w:ins w:id="1235" w:author="PR Preview" w:date="2026-01-01T00:00:00Z">
        <w:r>
          <w:t xml:space="preserve">;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the Data Science Learning Community’s</w:t>
        </w:r>
      </w:ins>
      <w:ins w:id="1238" w:author="PR Preview" w:date="2026-01-01T00:00:00Z">
        <w:r>
          <w:t xml:space="preserve"> </w:t>
        </w:r>
      </w:ins>
      <w:hyperlink r:id="rId156">
        <w:ins w:id="1239" w:author="PR Preview" w:date="2026-01-01T00:00:00Z">
          <w:r>
            <w:rPr>
              <w:rStyle w:val="Hyperlink"/>
            </w:rPr>
            <w:t xml:space="preserve">book club</w:t>
          </w:r>
        </w:ins>
      </w:hyperlink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recorded its discussion of the first twelve chapters</w:t>
        </w:r>
      </w:ins>
    </w:p>
    <w:p>
      <w:pPr>
        <w:pStyle w:val="Compact"/>
        <w:numPr>
          <w:ilvl w:val="0"/>
          <w:numId w:val="1009"/>
        </w:numPr>
      </w:pPr>
      <w:ins w:id="1242" w:author="PR Preview" w:date="2026-01-01T00:00:00Z">
        <w:r>
          <w:t xml:space="preserve">Korner-Nievergelt and Korner-Nievergelt [22]</w:t>
        </w:r>
      </w:ins>
    </w:p>
    <w:p>
      <w:pPr>
        <w:pStyle w:val="Compact"/>
        <w:numPr>
          <w:ilvl w:val="0"/>
          <w:numId w:val="1009"/>
        </w:numPr>
      </w:pPr>
      <w:ins w:id="1243" w:author="PR Preview" w:date="2026-01-01T00:00:00Z">
        <w:r>
          <w:t xml:space="preserve">Cowles [23]</w:t>
        </w:r>
      </w:ins>
    </w:p>
    <w:p>
      <w:pPr>
        <w:pStyle w:val="Compact"/>
        <w:numPr>
          <w:ilvl w:val="0"/>
          <w:numId w:val="1009"/>
        </w:numPr>
      </w:pPr>
      <w:ins w:id="1244" w:author="PR Preview" w:date="2026-01-01T00:00:00Z">
        <w:r>
          <w:t xml:space="preserve">Kéry et al. [24]</w:t>
        </w:r>
      </w:ins>
    </w:p>
    <w:p>
      <w:pPr>
        <w:pStyle w:val="Compact"/>
        <w:numPr>
          <w:ilvl w:val="0"/>
          <w:numId w:val="1009"/>
        </w:numPr>
      </w:pPr>
      <w:ins w:id="1245" w:author="PR Preview" w:date="2026-01-01T00:00:00Z">
        <w:r>
          <w:t xml:space="preserve">Hobbs and Hooten [25]</w:t>
        </w:r>
      </w:ins>
      <w:ins w:id="1246" w:author="PR Preview" w:date="2026-01-01T00:00:00Z">
        <w:r>
          <w:t xml:space="preserve">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which has been used in</w:t>
        </w:r>
      </w:ins>
      <w:ins w:id="1249" w:author="PR Preview" w:date="2026-01-01T00:00:00Z">
        <w:r>
          <w:t xml:space="preserve"> </w:t>
        </w:r>
      </w:ins>
      <w:hyperlink r:id="rId148">
        <w:ins w:id="1250" w:author="PR Preview" w:date="2026-01-01T00:00:00Z">
          <w:r>
            <w:rPr>
              <w:rStyle w:val="Hyperlink"/>
            </w:rPr>
            <w:t xml:space="preserve">PLS 207</w:t>
          </w:r>
        </w:ins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del w:id="1251" w:author="PR Preview" w:date="2026-01-01T00:00:00Z">
        <w:r>
          <w:delText xml:space="preserve">Wikipedia contributors (2026a)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— the theorem, its proof and its uses</w:delText>
        </w:r>
      </w:del>
    </w:p>
    <w:p>
      <w:pPr>
        <w:numPr>
          <w:ilvl w:val="0"/>
          <w:numId w:val="1010"/>
        </w:numPr>
      </w:pPr>
      <w:del w:id="1254" w:author="PR Preview" w:date="2026-01-01T00:00:00Z">
        <w:r>
          <w:delText xml:space="preserve">Wikipedia contributors (2026c)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— the Bayesian approach compared with the frequentist one</w:delText>
        </w:r>
      </w:del>
    </w:p>
    <w:p>
      <w:pPr>
        <w:numPr>
          <w:ilvl w:val="0"/>
          <w:numId w:val="1010"/>
        </w:numPr>
      </w:pPr>
      <w:del w:id="1257" w:author="PR Preview" w:date="2026-01-01T00:00:00Z">
        <w:r>
          <w:delText xml:space="preserve">Wikipedia contributors (2026l)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— informative, weakly informative and improper priors</w:delText>
        </w:r>
      </w:del>
    </w:p>
    <w:p>
      <w:pPr>
        <w:numPr>
          <w:ilvl w:val="0"/>
          <w:numId w:val="1010"/>
        </w:numPr>
      </w:pPr>
      <w:del w:id="1260" w:author="PR Preview" w:date="2026-01-01T00:00:00Z">
        <w:r>
          <w:delText xml:space="preserve">Wikipedia contributors (2026d)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— conjugate pairs of prior and likelihood</w:delText>
        </w:r>
      </w:del>
    </w:p>
    <w:p>
      <w:pPr>
        <w:numPr>
          <w:ilvl w:val="0"/>
          <w:numId w:val="1010"/>
        </w:numPr>
      </w:pPr>
      <w:del w:id="1263" w:author="PR Preview" w:date="2026-01-01T00:00:00Z">
        <w:r>
          <w:delText xml:space="preserve">Wikipedia contributors (2026e)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— credible intervals and how they differ from confidence intervals</w:delText>
        </w:r>
      </w:del>
    </w:p>
    <w:p>
      <w:pPr>
        <w:numPr>
          <w:ilvl w:val="0"/>
          <w:numId w:val="1010"/>
        </w:numPr>
      </w:pPr>
      <w:ins w:id="1266" w:author="PR Preview" w:date="2026-01-01T00:00:00Z">
        <w:r>
          <w:t xml:space="preserve">Wikipedia contributors [26]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— the theorem, its proof and its uses</w:t>
        </w:r>
      </w:ins>
    </w:p>
    <w:p>
      <w:pPr>
        <w:numPr>
          <w:ilvl w:val="0"/>
          <w:numId w:val="1010"/>
        </w:numPr>
      </w:pPr>
      <w:ins w:id="1269" w:author="PR Preview" w:date="2026-01-01T00:00:00Z">
        <w:r>
          <w:t xml:space="preserve">Wikipedia contributors [3]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— the Bayesian approach compared with the frequentist one</w:t>
        </w:r>
      </w:ins>
    </w:p>
    <w:p>
      <w:pPr>
        <w:numPr>
          <w:ilvl w:val="0"/>
          <w:numId w:val="1010"/>
        </w:numPr>
      </w:pPr>
      <w:ins w:id="1272" w:author="PR Preview" w:date="2026-01-01T00:00:00Z">
        <w:r>
          <w:t xml:space="preserve">Wikipedia contributors [4]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— informative, weakly informative and improper priors</w:t>
        </w:r>
      </w:ins>
    </w:p>
    <w:p>
      <w:pPr>
        <w:numPr>
          <w:ilvl w:val="0"/>
          <w:numId w:val="1010"/>
        </w:numPr>
      </w:pPr>
      <w:ins w:id="1275" w:author="PR Preview" w:date="2026-01-01T00:00:00Z">
        <w:r>
          <w:t xml:space="preserve">Wikipedia contributors [12]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— conjugate pairs of prior and likelihood</w:t>
        </w:r>
      </w:ins>
    </w:p>
    <w:p>
      <w:pPr>
        <w:numPr>
          <w:ilvl w:val="0"/>
          <w:numId w:val="1010"/>
        </w:numPr>
      </w:pPr>
      <w:ins w:id="1278" w:author="PR Preview" w:date="2026-01-01T00:00:00Z">
        <w:r>
          <w:t xml:space="preserve">Wikipedia contributors [8]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— credible intervals and how they differ from confidence intervals</w:t>
        </w:r>
      </w:ins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del w:id="1281" w:author="PR Preview" w:date="2026-01-01T00:00:00Z">
        <w:r>
          <w:delText xml:space="preserve">Aragon, Tomas J. 2018.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rPr>
            <w:i/>
            <w:iCs/>
          </w:rPr>
          <w:delText xml:space="preserve">Population Health Thinking with</w:delText>
        </w:r>
      </w:del>
      <w:del w:id="1284" w:author="PR Preview" w:date="2026-01-01T00:00:00Z">
        <w:r>
          <w:rPr>
            <w:i/>
            <w:iCs/>
          </w:rPr>
          <w:delText xml:space="preserve"> </w:delText>
        </w:r>
      </w:del>
      <w:del w:id="1285" w:author="PR Preview" w:date="2026-01-01T00:00:00Z">
        <w:r>
          <w:rPr>
            <w:i/>
            <w:iCs/>
          </w:rPr>
          <w:delText xml:space="preserve">Bayesian</w:delText>
        </w:r>
      </w:del>
      <w:del w:id="1286" w:author="PR Preview" w:date="2026-01-01T00:00:00Z">
        <w:r>
          <w:rPr>
            <w:i/>
            <w:iCs/>
          </w:rPr>
          <w:delText xml:space="preserve"> </w:delText>
        </w:r>
      </w:del>
      <w:del w:id="1287" w:author="PR Preview" w:date="2026-01-01T00:00:00Z">
        <w:r>
          <w:rPr>
            <w:i/>
            <w:iCs/>
          </w:rPr>
          <w:delText xml:space="preserve">Networks</w:delText>
        </w:r>
      </w:del>
      <w:del w:id="1288" w:author="PR Preview" w:date="2026-01-01T00:00:00Z">
        <w:r>
          <w:delText xml:space="preserve">.</w:delText>
        </w:r>
      </w:del>
      <w:del w:id="1289" w:author="PR Preview" w:date="2026-01-01T00:00:00Z">
        <w:r>
          <w:delText xml:space="preserve"> </w:delText>
        </w:r>
      </w:del>
      <w:hyperlink r:id="rId196">
        <w:del w:id="1290" w:author="PR Preview" w:date="2026-01-01T00:00:00Z">
          <w:r>
            <w:rPr>
              <w:rStyle w:val="Hyperlink"/>
            </w:rPr>
            <w:delText xml:space="preserve">https://escholarship.org/uc/item/8000r5m5</w:delText>
          </w:r>
        </w:del>
      </w:hyperlink>
      <w:del w:id="1291" w:author="PR Preview" w:date="2026-01-01T00:00:00Z">
        <w:r>
          <w:delText xml:space="preserve">.</w:delText>
        </w:r>
      </w:del>
    </w:p>
    <w:p>
      <w:pPr>
        <w:pStyle w:val="Bibliography"/>
      </w:pPr>
      <w:del w:id="1292" w:author="PR Preview" w:date="2026-01-01T00:00:00Z">
        <w:r>
          <w:delText xml:space="preserve">Casella, George, and Roger Berger. 2002.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rPr>
            <w:i/>
            <w:iCs/>
          </w:rPr>
          <w:delText xml:space="preserve">Statistical Inference</w:delText>
        </w:r>
      </w:del>
      <w:del w:id="1295" w:author="PR Preview" w:date="2026-01-01T00:00:00Z">
        <w:r>
          <w:delText xml:space="preserve">. 2nd ed. Cengage Learning.</w:delText>
        </w:r>
      </w:del>
      <w:del w:id="1296" w:author="PR Preview" w:date="2026-01-01T00:00:00Z">
        <w:r>
          <w:delText xml:space="preserve"> </w:delText>
        </w:r>
      </w:del>
      <w:hyperlink r:id="rId176">
        <w:del w:id="1297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298" w:author="PR Preview" w:date="2026-01-01T00:00:00Z">
        <w:r>
          <w:delText xml:space="preserve">.</w:delText>
        </w:r>
      </w:del>
    </w:p>
    <w:p>
      <w:pPr>
        <w:pStyle w:val="Bibliography"/>
      </w:pPr>
      <w:del w:id="1299" w:author="PR Preview" w:date="2026-01-01T00:00:00Z">
        <w:r>
          <w:delText xml:space="preserve">Cowles, Mary Kathryn. 2013.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rPr>
            <w:i/>
            <w:iCs/>
          </w:rPr>
          <w:delText xml:space="preserve">Applied Bayesian Statistics: With</w:delText>
        </w:r>
      </w:del>
      <w:del w:id="1302" w:author="PR Preview" w:date="2026-01-01T00:00:00Z">
        <w:r>
          <w:rPr>
            <w:i/>
            <w:iCs/>
          </w:rPr>
          <w:delText xml:space="preserve"> </w:delText>
        </w:r>
      </w:del>
      <w:del w:id="1303" w:author="PR Preview" w:date="2026-01-01T00:00:00Z">
        <w:r>
          <w:rPr>
            <w:i/>
            <w:iCs/>
          </w:rPr>
          <w:delText xml:space="preserve">R</w:delText>
        </w:r>
      </w:del>
      <w:del w:id="1304" w:author="PR Preview" w:date="2026-01-01T00:00:00Z">
        <w:r>
          <w:rPr>
            <w:i/>
            <w:iCs/>
          </w:rPr>
          <w:delText xml:space="preserve"> </w:delText>
        </w:r>
      </w:del>
      <w:del w:id="1305" w:author="PR Preview" w:date="2026-01-01T00:00:00Z">
        <w:r>
          <w:rPr>
            <w:i/>
            <w:iCs/>
          </w:rPr>
          <w:delText xml:space="preserve">and</w:delText>
        </w:r>
      </w:del>
      <w:del w:id="1306" w:author="PR Preview" w:date="2026-01-01T00:00:00Z">
        <w:r>
          <w:rPr>
            <w:i/>
            <w:iCs/>
          </w:rPr>
          <w:delText xml:space="preserve"> </w:delText>
        </w:r>
      </w:del>
      <w:del w:id="1307" w:author="PR Preview" w:date="2026-01-01T00:00:00Z">
        <w:r>
          <w:rPr>
            <w:i/>
            <w:iCs/>
          </w:rPr>
          <w:delText xml:space="preserve">OpenBUGS</w:delText>
        </w:r>
      </w:del>
      <w:del w:id="1308" w:author="PR Preview" w:date="2026-01-01T00:00:00Z">
        <w:r>
          <w:rPr>
            <w:i/>
            <w:iCs/>
          </w:rPr>
          <w:delText xml:space="preserve"> </w:delText>
        </w:r>
      </w:del>
      <w:del w:id="1309" w:author="PR Preview" w:date="2026-01-01T00:00:00Z">
        <w:r>
          <w:rPr>
            <w:i/>
            <w:iCs/>
          </w:rPr>
          <w:delText xml:space="preserve">Examples</w:delText>
        </w:r>
      </w:del>
      <w:del w:id="1310" w:author="PR Preview" w:date="2026-01-01T00:00:00Z">
        <w:r>
          <w:delText xml:space="preserve">. Vol. 98. Springer Texts in Statistics. Springer Nature.</w:delText>
        </w:r>
      </w:del>
      <w:del w:id="1311" w:author="PR Preview" w:date="2026-01-01T00:00:00Z">
        <w:r>
          <w:delText xml:space="preserve"> </w:delText>
        </w:r>
      </w:del>
      <w:hyperlink r:id="rId199">
        <w:del w:id="1312" w:author="PR Preview" w:date="2026-01-01T00:00:00Z">
          <w:r>
            <w:rPr>
              <w:rStyle w:val="Hyperlink"/>
            </w:rPr>
            <w:delText xml:space="preserve">https://doi.org/10.1007/978-1-4614-5696-4</w:delText>
          </w:r>
        </w:del>
      </w:hyperlink>
      <w:del w:id="1313" w:author="PR Preview" w:date="2026-01-01T00:00:00Z">
        <w:r>
          <w:delText xml:space="preserve">.</w:delText>
        </w:r>
      </w:del>
    </w:p>
    <w:p>
      <w:pPr>
        <w:pStyle w:val="Bibliography"/>
      </w:pPr>
      <w:del w:id="1314" w:author="PR Preview" w:date="2026-01-01T00:00:00Z">
        <w:r>
          <w:delText xml:space="preserve">Dobson, Annette J, and Adrian G Barnett. 2018.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1317" w:author="PR Preview" w:date="2026-01-01T00:00:00Z">
        <w:r>
          <w:delText xml:space="preserve">. 4th ed. CRC press.</w:delText>
        </w:r>
      </w:del>
      <w:del w:id="1318" w:author="PR Preview" w:date="2026-01-01T00:00:00Z">
        <w:r>
          <w:delText xml:space="preserve"> </w:delText>
        </w:r>
      </w:del>
      <w:hyperlink r:id="rId160">
        <w:del w:id="1319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1320" w:author="PR Preview" w:date="2026-01-01T00:00:00Z">
        <w:r>
          <w:delText xml:space="preserve">.</w:delText>
        </w:r>
      </w:del>
    </w:p>
    <w:p>
      <w:pPr>
        <w:pStyle w:val="Bibliography"/>
      </w:pPr>
      <w:del w:id="1321" w:author="PR Preview" w:date="2026-01-01T00:00:00Z">
        <w:r>
          <w:delText xml:space="preserve">Gelman, Andrew, John B. Carlin, Hal S. Stern, David B. Dunson, Aki Vehtari, and Donald B. Rubin. 2013.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rPr>
            <w:i/>
            <w:iCs/>
          </w:rPr>
          <w:delText xml:space="preserve">Bayesian Data Analysis</w:delText>
        </w:r>
      </w:del>
      <w:del w:id="1324" w:author="PR Preview" w:date="2026-01-01T00:00:00Z">
        <w:r>
          <w:delText xml:space="preserve">. 3rd ed. Chapman &amp; Hall/CRC Texts in Statistical Science. CRC Press.</w:delText>
        </w:r>
      </w:del>
      <w:del w:id="1325" w:author="PR Preview" w:date="2026-01-01T00:00:00Z">
        <w:r>
          <w:delText xml:space="preserve"> </w:delText>
        </w:r>
      </w:del>
      <w:hyperlink r:id="rId185">
        <w:del w:id="1326" w:author="PR Preview" w:date="2026-01-01T00:00:00Z">
          <w:r>
            <w:rPr>
              <w:rStyle w:val="Hyperlink"/>
            </w:rPr>
            <w:delText xml:space="preserve">https://doi.org/10.1201/b16018</w:delText>
          </w:r>
        </w:del>
      </w:hyperlink>
      <w:del w:id="1327" w:author="PR Preview" w:date="2026-01-01T00:00:00Z">
        <w:r>
          <w:delText xml:space="preserve">.</w:delText>
        </w:r>
      </w:del>
    </w:p>
    <w:p>
      <w:pPr>
        <w:pStyle w:val="Bibliography"/>
      </w:pPr>
      <w:del w:id="1328" w:author="PR Preview" w:date="2026-01-01T00:00:00Z">
        <w:r>
          <w:delText xml:space="preserve">Hobbs, N. Thompson, and Mevin B Hooten. 2015.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rPr>
            <w:i/>
            <w:iCs/>
          </w:rPr>
          <w:delText xml:space="preserve">Bayesian Models: A Statistical Primer for Ecologists</w:delText>
        </w:r>
      </w:del>
      <w:del w:id="1331" w:author="PR Preview" w:date="2026-01-01T00:00:00Z">
        <w:r>
          <w:delText xml:space="preserve">. STU - Student edition. Princeton University Press.</w:delText>
        </w:r>
      </w:del>
    </w:p>
    <w:p>
      <w:pPr>
        <w:pStyle w:val="Bibliography"/>
      </w:pPr>
      <w:del w:id="1332" w:author="PR Preview" w:date="2026-01-01T00:00:00Z">
        <w:r>
          <w:delText xml:space="preserve">Hogg, Robert V., Elliot A. Tanis, and Dale L. Zimmerman. 2019.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1335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1336" w:author="PR Preview" w:date="2026-01-01T00:00:00Z">
        <w:r>
          <w:delText xml:space="preserve">Hosmer, David W., and Stanley Lemeshow. 1989.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rPr>
            <w:i/>
            <w:iCs/>
          </w:rPr>
          <w:delText xml:space="preserve">Applied Logistic Regression</w:delText>
        </w:r>
      </w:del>
      <w:del w:id="1339" w:author="PR Preview" w:date="2026-01-01T00:00:00Z">
        <w:r>
          <w:delText xml:space="preserve">. Wiley.</w:delText>
        </w:r>
      </w:del>
    </w:p>
    <w:p>
      <w:pPr>
        <w:pStyle w:val="Bibliography"/>
      </w:pPr>
      <w:del w:id="1340" w:author="PR Preview" w:date="2026-01-01T00:00:00Z">
        <w:r>
          <w:delText xml:space="preserve">Kéry, Marc., Michael. Schaub, and Steven R. Beissinger. 2012.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rPr>
            <w:i/>
            <w:iCs/>
          </w:rPr>
          <w:delText xml:space="preserve">Bayesian Population Analysis Using</w:delText>
        </w:r>
      </w:del>
      <w:del w:id="1343" w:author="PR Preview" w:date="2026-01-01T00:00:00Z">
        <w:r>
          <w:rPr>
            <w:i/>
            <w:iCs/>
          </w:rPr>
          <w:delText xml:space="preserve"> </w:delText>
        </w:r>
      </w:del>
      <w:del w:id="1344" w:author="PR Preview" w:date="2026-01-01T00:00:00Z">
        <w:r>
          <w:rPr>
            <w:i/>
            <w:iCs/>
          </w:rPr>
          <w:delText xml:space="preserve">WinBUGS</w:delText>
        </w:r>
      </w:del>
      <w:del w:id="1345" w:author="PR Preview" w:date="2026-01-01T00:00:00Z">
        <w:r>
          <w:rPr>
            <w:i/>
            <w:iCs/>
          </w:rPr>
          <w:delText xml:space="preserve"> </w:delText>
        </w:r>
      </w:del>
      <w:del w:id="1346" w:author="PR Preview" w:date="2026-01-01T00:00:00Z">
        <w:r>
          <w:rPr>
            <w:i/>
            <w:iCs/>
          </w:rPr>
          <w:delText xml:space="preserve">: A Hierarchical Perspective</w:delText>
        </w:r>
      </w:del>
      <w:del w:id="1347" w:author="PR Preview" w:date="2026-01-01T00:00:00Z">
        <w:r>
          <w:delText xml:space="preserve">. 1st ed. Academic Press.</w:delText>
        </w:r>
      </w:del>
      <w:del w:id="1348" w:author="PR Preview" w:date="2026-01-01T00:00:00Z">
        <w:r>
          <w:delText xml:space="preserve"> </w:delText>
        </w:r>
      </w:del>
      <w:hyperlink r:id="rId201">
        <w:del w:id="1349" w:author="PR Preview" w:date="2026-01-01T00:00:00Z">
          <w:r>
            <w:rPr>
              <w:rStyle w:val="Hyperlink"/>
            </w:rPr>
            <w:delText xml:space="preserve">https://shop.elsevier.com/books/bayesian-population-analysis-using-winbugs/kery/978-0-12-387020-9</w:delText>
          </w:r>
        </w:del>
      </w:hyperlink>
      <w:del w:id="1350" w:author="PR Preview" w:date="2026-01-01T00:00:00Z">
        <w:r>
          <w:delText xml:space="preserve">.</w:delText>
        </w:r>
      </w:del>
    </w:p>
    <w:p>
      <w:pPr>
        <w:pStyle w:val="Bibliography"/>
      </w:pPr>
      <w:del w:id="1351" w:author="PR Preview" w:date="2026-01-01T00:00:00Z">
        <w:r>
          <w:delText xml:space="preserve">Korner-Nievergelt, Fränzi, and Fränzi Korner-Nievergelt. 2015.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rPr>
            <w:i/>
            <w:iCs/>
          </w:rPr>
          <w:delText xml:space="preserve">Bayesian Data Analysis in Ecology Using Linear Models with</w:delText>
        </w:r>
      </w:del>
      <w:del w:id="1354" w:author="PR Preview" w:date="2026-01-01T00:00:00Z">
        <w:r>
          <w:rPr>
            <w:i/>
            <w:iCs/>
          </w:rPr>
          <w:delText xml:space="preserve"> </w:delText>
        </w:r>
      </w:del>
      <w:del w:id="1355" w:author="PR Preview" w:date="2026-01-01T00:00:00Z">
        <w:r>
          <w:rPr>
            <w:i/>
            <w:iCs/>
          </w:rPr>
          <w:delText xml:space="preserve">R</w:delText>
        </w:r>
      </w:del>
      <w:del w:id="1356" w:author="PR Preview" w:date="2026-01-01T00:00:00Z">
        <w:r>
          <w:rPr>
            <w:i/>
            <w:iCs/>
          </w:rPr>
          <w:delText xml:space="preserve">,</w:delText>
        </w:r>
      </w:del>
      <w:del w:id="1357" w:author="PR Preview" w:date="2026-01-01T00:00:00Z">
        <w:r>
          <w:rPr>
            <w:i/>
            <w:iCs/>
          </w:rPr>
          <w:delText xml:space="preserve"> </w:delText>
        </w:r>
      </w:del>
      <w:del w:id="1358" w:author="PR Preview" w:date="2026-01-01T00:00:00Z">
        <w:r>
          <w:rPr>
            <w:i/>
            <w:iCs/>
          </w:rPr>
          <w:delText xml:space="preserve">BUGS</w:delText>
        </w:r>
      </w:del>
      <w:del w:id="1359" w:author="PR Preview" w:date="2026-01-01T00:00:00Z">
        <w:r>
          <w:rPr>
            <w:i/>
            <w:iCs/>
          </w:rPr>
          <w:delText xml:space="preserve">, and</w:delText>
        </w:r>
      </w:del>
      <w:del w:id="1360" w:author="PR Preview" w:date="2026-01-01T00:00:00Z">
        <w:r>
          <w:rPr>
            <w:i/>
            <w:iCs/>
          </w:rPr>
          <w:delText xml:space="preserve"> </w:delText>
        </w:r>
      </w:del>
      <w:del w:id="1361" w:author="PR Preview" w:date="2026-01-01T00:00:00Z">
        <w:r>
          <w:rPr>
            <w:i/>
            <w:iCs/>
          </w:rPr>
          <w:delText xml:space="preserve">Stan</w:delText>
        </w:r>
      </w:del>
      <w:del w:id="1362" w:author="PR Preview" w:date="2026-01-01T00:00:00Z">
        <w:r>
          <w:delText xml:space="preserve">. 1st ed. Academic Press.</w:delText>
        </w:r>
      </w:del>
    </w:p>
    <w:p>
      <w:pPr>
        <w:pStyle w:val="Bibliography"/>
      </w:pPr>
      <w:del w:id="1363" w:author="PR Preview" w:date="2026-01-01T00:00:00Z">
        <w:r>
          <w:delText xml:space="preserve">McElreath, Richard. 2020.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rPr>
            <w:i/>
            <w:iCs/>
          </w:rPr>
          <w:delText xml:space="preserve">Statistical Rethinking : A</w:delText>
        </w:r>
      </w:del>
      <w:del w:id="1366" w:author="PR Preview" w:date="2026-01-01T00:00:00Z">
        <w:r>
          <w:rPr>
            <w:i/>
            <w:iCs/>
          </w:rPr>
          <w:delText xml:space="preserve"> </w:delText>
        </w:r>
      </w:del>
      <w:del w:id="1367" w:author="PR Preview" w:date="2026-01-01T00:00:00Z">
        <w:r>
          <w:rPr>
            <w:i/>
            <w:iCs/>
          </w:rPr>
          <w:delText xml:space="preserve">Bayesian</w:delText>
        </w:r>
      </w:del>
      <w:del w:id="1368" w:author="PR Preview" w:date="2026-01-01T00:00:00Z">
        <w:r>
          <w:rPr>
            <w:i/>
            <w:iCs/>
          </w:rPr>
          <w:delText xml:space="preserve"> </w:delText>
        </w:r>
      </w:del>
      <w:del w:id="1369" w:author="PR Preview" w:date="2026-01-01T00:00:00Z">
        <w:r>
          <w:rPr>
            <w:i/>
            <w:iCs/>
          </w:rPr>
          <w:delText xml:space="preserve">Course with Examples in</w:delText>
        </w:r>
      </w:del>
      <w:del w:id="1370" w:author="PR Preview" w:date="2026-01-01T00:00:00Z">
        <w:r>
          <w:rPr>
            <w:i/>
            <w:iCs/>
          </w:rPr>
          <w:delText xml:space="preserve"> </w:delText>
        </w:r>
      </w:del>
      <w:del w:id="1371" w:author="PR Preview" w:date="2026-01-01T00:00:00Z">
        <w:r>
          <w:rPr>
            <w:i/>
            <w:iCs/>
          </w:rPr>
          <w:delText xml:space="preserve">R</w:delText>
        </w:r>
      </w:del>
      <w:del w:id="1372" w:author="PR Preview" w:date="2026-01-01T00:00:00Z">
        <w:r>
          <w:rPr>
            <w:i/>
            <w:iCs/>
          </w:rPr>
          <w:delText xml:space="preserve"> </w:delText>
        </w:r>
      </w:del>
      <w:del w:id="1373" w:author="PR Preview" w:date="2026-01-01T00:00:00Z">
        <w:r>
          <w:rPr>
            <w:i/>
            <w:iCs/>
          </w:rPr>
          <w:delText xml:space="preserve">and</w:delText>
        </w:r>
      </w:del>
      <w:del w:id="1374" w:author="PR Preview" w:date="2026-01-01T00:00:00Z">
        <w:r>
          <w:rPr>
            <w:i/>
            <w:iCs/>
          </w:rPr>
          <w:delText xml:space="preserve"> </w:delText>
        </w:r>
      </w:del>
      <w:del w:id="1375" w:author="PR Preview" w:date="2026-01-01T00:00:00Z">
        <w:r>
          <w:rPr>
            <w:i/>
            <w:iCs/>
          </w:rPr>
          <w:delText xml:space="preserve">Stan</w:delText>
        </w:r>
      </w:del>
      <w:del w:id="1376" w:author="PR Preview" w:date="2026-01-01T00:00:00Z">
        <w:r>
          <w:delText xml:space="preserve">. Second edition. Chapman &amp; Hall/CRC Texts in Statistical Science Series. CRC Press.</w:delText>
        </w:r>
      </w:del>
    </w:p>
    <w:p>
      <w:pPr>
        <w:pStyle w:val="Bibliography"/>
      </w:pPr>
      <w:del w:id="1377" w:author="PR Preview" w:date="2026-01-01T00:00:00Z">
        <w:r>
          <w:delText xml:space="preserve">Rice, John A. 2007.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1380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1381" w:author="PR Preview" w:date="2026-01-01T00:00:00Z">
        <w:r>
          <w:delText xml:space="preserve">Ross, Kevin. 2022.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rPr>
            <w:i/>
            <w:iCs/>
          </w:rPr>
          <w:delText xml:space="preserve">An Introduction to Bayesian Reasoning and Methods</w:delText>
        </w:r>
      </w:del>
      <w:del w:id="1384" w:author="PR Preview" w:date="2026-01-01T00:00:00Z">
        <w:r>
          <w:delText xml:space="preserve">. Online.</w:delText>
        </w:r>
      </w:del>
      <w:del w:id="1385" w:author="PR Preview" w:date="2026-01-01T00:00:00Z">
        <w:r>
          <w:delText xml:space="preserve"> </w:delText>
        </w:r>
      </w:del>
      <w:hyperlink r:id="rId194">
        <w:del w:id="1386" w:author="PR Preview" w:date="2026-01-01T00:00:00Z">
          <w:r>
            <w:rPr>
              <w:rStyle w:val="Hyperlink"/>
            </w:rPr>
            <w:delText xml:space="preserve">https://bookdown.org/kevin_davisross/bayesian-reasoning-and-methods/</w:delText>
          </w:r>
        </w:del>
      </w:hyperlink>
      <w:del w:id="1387" w:author="PR Preview" w:date="2026-01-01T00:00:00Z">
        <w:r>
          <w:delText xml:space="preserve">.</w:delText>
        </w:r>
      </w:del>
    </w:p>
    <w:p>
      <w:pPr>
        <w:pStyle w:val="Bibliography"/>
      </w:pPr>
      <w:del w:id="1388" w:author="PR Preview" w:date="2026-01-01T00:00:00Z">
        <w:r>
          <w:delText xml:space="preserve">Venables, W. N., and B. D. Ripley. 2002.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rPr>
            <w:i/>
            <w:iCs/>
          </w:rPr>
          <w:delText xml:space="preserve">Modern Applied Statistics with</w:delText>
        </w:r>
      </w:del>
      <w:del w:id="1391" w:author="PR Preview" w:date="2026-01-01T00:00:00Z">
        <w:r>
          <w:rPr>
            <w:i/>
            <w:iCs/>
          </w:rPr>
          <w:delText xml:space="preserve"> </w:delText>
        </w:r>
      </w:del>
      <w:del w:id="1392" w:author="PR Preview" w:date="2026-01-01T00:00:00Z">
        <w:r>
          <w:rPr>
            <w:i/>
            <w:iCs/>
          </w:rPr>
          <w:delText xml:space="preserve">S</w:delText>
        </w:r>
      </w:del>
      <w:del w:id="1393" w:author="PR Preview" w:date="2026-01-01T00:00:00Z">
        <w:r>
          <w:delText xml:space="preserve">. 4th ed. Springer.</w:delText>
        </w:r>
      </w:del>
      <w:del w:id="1394" w:author="PR Preview" w:date="2026-01-01T00:00:00Z">
        <w:r>
          <w:delText xml:space="preserve"> </w:delText>
        </w:r>
      </w:del>
      <w:hyperlink r:id="rId183">
        <w:del w:id="1395" w:author="PR Preview" w:date="2026-01-01T00:00:00Z">
          <w:r>
            <w:rPr>
              <w:rStyle w:val="Hyperlink"/>
            </w:rPr>
            <w:delText xml:space="preserve">https://doi.org/10.1007/978-0-387-21706-2</w:delText>
          </w:r>
        </w:del>
      </w:hyperlink>
      <w:del w:id="1396" w:author="PR Preview" w:date="2026-01-01T00:00:00Z">
        <w:r>
          <w:delText xml:space="preserve">.</w:delText>
        </w:r>
      </w:del>
    </w:p>
    <w:p>
      <w:pPr>
        <w:pStyle w:val="Bibliography"/>
      </w:pPr>
      <w:del w:id="1397" w:author="PR Preview" w:date="2026-01-01T00:00:00Z">
        <w:r>
          <w:delText xml:space="preserve">Wikipedia contributors. 2026a.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rPr>
            <w:i/>
            <w:iCs/>
          </w:rPr>
          <w:delText xml:space="preserve">Bayes’ Theorem —</w:delText>
        </w:r>
      </w:del>
      <w:del w:id="1400" w:author="PR Preview" w:date="2026-01-01T00:00:00Z">
        <w:r>
          <w:rPr>
            <w:i/>
            <w:iCs/>
          </w:rPr>
          <w:delText xml:space="preserve"> </w:delText>
        </w:r>
      </w:del>
      <w:del w:id="1401" w:author="PR Preview" w:date="2026-01-01T00:00:00Z">
        <w:r>
          <w:rPr>
            <w:i/>
            <w:iCs/>
          </w:rPr>
          <w:delText xml:space="preserve">Wikipedia</w:delText>
        </w:r>
      </w:del>
      <w:del w:id="1402" w:author="PR Preview" w:date="2026-01-01T00:00:00Z">
        <w:r>
          <w:rPr>
            <w:i/>
            <w:iCs/>
          </w:rPr>
          <w:delText xml:space="preserve">,</w:delText>
        </w:r>
      </w:del>
      <w:del w:id="1403" w:author="PR Preview" w:date="2026-01-01T00:00:00Z">
        <w:r>
          <w:rPr>
            <w:i/>
            <w:iCs/>
          </w:rPr>
          <w:delText xml:space="preserve"> </w:delText>
        </w:r>
      </w:del>
      <w:del w:id="1404" w:author="PR Preview" w:date="2026-01-01T00:00:00Z">
        <w:r>
          <w:rPr>
            <w:i/>
            <w:iCs/>
          </w:rPr>
          <w:delText xml:space="preserve">the Free Encyclopedia</w:delText>
        </w:r>
      </w:del>
      <w:del w:id="1405" w:author="PR Preview" w:date="2026-01-01T00:00:00Z">
        <w:r>
          <w:delText xml:space="preserve">.</w:delText>
        </w:r>
      </w:del>
      <w:del w:id="1406" w:author="PR Preview" w:date="2026-01-01T00:00:00Z">
        <w:r>
          <w:delText xml:space="preserve"> </w:delText>
        </w:r>
      </w:del>
      <w:hyperlink r:id="rId204">
        <w:del w:id="1407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  <w:del w:id="1408" w:author="PR Preview" w:date="2026-01-01T00:00:00Z">
        <w:r>
          <w:delText xml:space="preserve">.</w:delText>
        </w:r>
      </w:del>
    </w:p>
    <w:p>
      <w:pPr>
        <w:pStyle w:val="Bibliography"/>
      </w:pPr>
      <w:del w:id="1409" w:author="PR Preview" w:date="2026-01-01T00:00:00Z">
        <w:r>
          <w:delText xml:space="preserve">Wikipedia contributors. 2026b.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rPr>
            <w:i/>
            <w:iCs/>
          </w:rPr>
          <w:delText xml:space="preserve">Bayesian Hierarchical Modeling —</w:delText>
        </w:r>
      </w:del>
      <w:del w:id="1412" w:author="PR Preview" w:date="2026-01-01T00:00:00Z">
        <w:r>
          <w:rPr>
            <w:i/>
            <w:iCs/>
          </w:rPr>
          <w:delText xml:space="preserve"> </w:delText>
        </w:r>
      </w:del>
      <w:del w:id="1413" w:author="PR Preview" w:date="2026-01-01T00:00:00Z">
        <w:r>
          <w:rPr>
            <w:i/>
            <w:iCs/>
          </w:rPr>
          <w:delText xml:space="preserve">Wikipedia</w:delText>
        </w:r>
      </w:del>
      <w:del w:id="1414" w:author="PR Preview" w:date="2026-01-01T00:00:00Z">
        <w:r>
          <w:rPr>
            <w:i/>
            <w:iCs/>
          </w:rPr>
          <w:delText xml:space="preserve">,</w:delText>
        </w:r>
      </w:del>
      <w:del w:id="1415" w:author="PR Preview" w:date="2026-01-01T00:00:00Z">
        <w:r>
          <w:rPr>
            <w:i/>
            <w:iCs/>
          </w:rPr>
          <w:delText xml:space="preserve"> </w:delText>
        </w:r>
      </w:del>
      <w:del w:id="1416" w:author="PR Preview" w:date="2026-01-01T00:00:00Z">
        <w:r>
          <w:rPr>
            <w:i/>
            <w:iCs/>
          </w:rPr>
          <w:delText xml:space="preserve">the Free Encyclopedia</w:delText>
        </w:r>
      </w:del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hyperlink r:id="rId190">
        <w:del w:id="1419" w:author="PR Preview" w:date="2026-01-01T00:00:00Z">
          <w:r>
            <w:rPr>
              <w:rStyle w:val="Hyperlink"/>
            </w:rPr>
            <w:delText xml:space="preserve">https://en.wikipedia.org/wiki/Bayesian_hierarchical_modeling</w:delText>
          </w:r>
        </w:del>
      </w:hyperlink>
      <w:del w:id="1420" w:author="PR Preview" w:date="2026-01-01T00:00:00Z">
        <w:r>
          <w:delText xml:space="preserve">.</w:delText>
        </w:r>
      </w:del>
    </w:p>
    <w:p>
      <w:pPr>
        <w:pStyle w:val="Bibliography"/>
      </w:pPr>
      <w:del w:id="1421" w:author="PR Preview" w:date="2026-01-01T00:00:00Z">
        <w:r>
          <w:delText xml:space="preserve">Wikipedia contributors. 2026c.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i/>
            <w:iCs/>
          </w:rPr>
          <w:delText xml:space="preserve">Bayesian Statistics —</w:delText>
        </w:r>
      </w:del>
      <w:del w:id="1424" w:author="PR Preview" w:date="2026-01-01T00:00:00Z">
        <w:r>
          <w:rPr>
            <w:i/>
            <w:iCs/>
          </w:rPr>
          <w:delText xml:space="preserve"> </w:delText>
        </w:r>
      </w:del>
      <w:del w:id="1425" w:author="PR Preview" w:date="2026-01-01T00:00:00Z">
        <w:r>
          <w:rPr>
            <w:i/>
            <w:iCs/>
          </w:rPr>
          <w:delText xml:space="preserve">Wikipedia</w:delText>
        </w:r>
      </w:del>
      <w:del w:id="1426" w:author="PR Preview" w:date="2026-01-01T00:00:00Z">
        <w:r>
          <w:rPr>
            <w:i/>
            <w:iCs/>
          </w:rPr>
          <w:delText xml:space="preserve">,</w:delText>
        </w:r>
      </w:del>
      <w:del w:id="1427" w:author="PR Preview" w:date="2026-01-01T00:00:00Z">
        <w:r>
          <w:rPr>
            <w:i/>
            <w:iCs/>
          </w:rPr>
          <w:delText xml:space="preserve"> </w:delText>
        </w:r>
      </w:del>
      <w:del w:id="1428" w:author="PR Preview" w:date="2026-01-01T00:00:00Z">
        <w:r>
          <w:rPr>
            <w:i/>
            <w:iCs/>
          </w:rPr>
          <w:delText xml:space="preserve">the Free Encyclopedia</w:delText>
        </w:r>
      </w:del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hyperlink r:id="rId164">
        <w:del w:id="1431" w:author="PR Preview" w:date="2026-01-01T00:00:00Z">
          <w:r>
            <w:rPr>
              <w:rStyle w:val="Hyperlink"/>
            </w:rPr>
            <w:delText xml:space="preserve">https://en.wikipedia.org/wiki/Bayesian_statistics</w:delText>
          </w:r>
        </w:del>
      </w:hyperlink>
      <w:del w:id="1432" w:author="PR Preview" w:date="2026-01-01T00:00:00Z">
        <w:r>
          <w:delText xml:space="preserve">.</w:delText>
        </w:r>
      </w:del>
    </w:p>
    <w:p>
      <w:pPr>
        <w:pStyle w:val="Bibliography"/>
      </w:pPr>
      <w:del w:id="1433" w:author="PR Preview" w:date="2026-01-01T00:00:00Z">
        <w:r>
          <w:delText xml:space="preserve">Wikipedia contributors. 2026d.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rPr>
            <w:i/>
            <w:iCs/>
          </w:rPr>
          <w:delText xml:space="preserve">Conjugate Prior —</w:delText>
        </w:r>
      </w:del>
      <w:del w:id="1436" w:author="PR Preview" w:date="2026-01-01T00:00:00Z">
        <w:r>
          <w:rPr>
            <w:i/>
            <w:iCs/>
          </w:rPr>
          <w:delText xml:space="preserve"> </w:delText>
        </w:r>
      </w:del>
      <w:del w:id="1437" w:author="PR Preview" w:date="2026-01-01T00:00:00Z">
        <w:r>
          <w:rPr>
            <w:i/>
            <w:iCs/>
          </w:rPr>
          <w:delText xml:space="preserve">Wikipedia</w:delText>
        </w:r>
      </w:del>
      <w:del w:id="1438" w:author="PR Preview" w:date="2026-01-01T00:00:00Z">
        <w:r>
          <w:rPr>
            <w:i/>
            <w:iCs/>
          </w:rPr>
          <w:delText xml:space="preserve">,</w:delText>
        </w:r>
      </w:del>
      <w:del w:id="1439" w:author="PR Preview" w:date="2026-01-01T00:00:00Z">
        <w:r>
          <w:rPr>
            <w:i/>
            <w:iCs/>
          </w:rPr>
          <w:delText xml:space="preserve"> </w:delText>
        </w:r>
      </w:del>
      <w:del w:id="1440" w:author="PR Preview" w:date="2026-01-01T00:00:00Z">
        <w:r>
          <w:rPr>
            <w:i/>
            <w:iCs/>
          </w:rPr>
          <w:delText xml:space="preserve">the Free Encyclopedia</w:delText>
        </w:r>
      </w:del>
      <w:del w:id="1441" w:author="PR Preview" w:date="2026-01-01T00:00:00Z">
        <w:r>
          <w:delText xml:space="preserve">.</w:delText>
        </w:r>
      </w:del>
      <w:del w:id="1442" w:author="PR Preview" w:date="2026-01-01T00:00:00Z">
        <w:r>
          <w:delText xml:space="preserve"> </w:delText>
        </w:r>
      </w:del>
      <w:hyperlink r:id="rId180">
        <w:del w:id="1443" w:author="PR Preview" w:date="2026-01-01T00:00:00Z">
          <w:r>
            <w:rPr>
              <w:rStyle w:val="Hyperlink"/>
            </w:rPr>
            <w:delText xml:space="preserve">https://en.wikipedia.org/wiki/Conjugate_prior</w:delText>
          </w:r>
        </w:del>
      </w:hyperlink>
      <w:del w:id="1444" w:author="PR Preview" w:date="2026-01-01T00:00:00Z">
        <w:r>
          <w:delText xml:space="preserve">.</w:delText>
        </w:r>
      </w:del>
    </w:p>
    <w:p>
      <w:pPr>
        <w:pStyle w:val="Bibliography"/>
      </w:pPr>
      <w:del w:id="1445" w:author="PR Preview" w:date="2026-01-01T00:00:00Z">
        <w:r>
          <w:delText xml:space="preserve">Wikipedia contributors. 2026e.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rPr>
            <w:i/>
            <w:iCs/>
          </w:rPr>
          <w:delText xml:space="preserve">Credible Interval —</w:delText>
        </w:r>
      </w:del>
      <w:del w:id="1448" w:author="PR Preview" w:date="2026-01-01T00:00:00Z">
        <w:r>
          <w:rPr>
            <w:i/>
            <w:iCs/>
          </w:rPr>
          <w:delText xml:space="preserve"> </w:delText>
        </w:r>
      </w:del>
      <w:del w:id="1449" w:author="PR Preview" w:date="2026-01-01T00:00:00Z">
        <w:r>
          <w:rPr>
            <w:i/>
            <w:iCs/>
          </w:rPr>
          <w:delText xml:space="preserve">Wikipedia</w:delText>
        </w:r>
      </w:del>
      <w:del w:id="1450" w:author="PR Preview" w:date="2026-01-01T00:00:00Z">
        <w:r>
          <w:rPr>
            <w:i/>
            <w:iCs/>
          </w:rPr>
          <w:delText xml:space="preserve">,</w:delText>
        </w:r>
      </w:del>
      <w:del w:id="1451" w:author="PR Preview" w:date="2026-01-01T00:00:00Z">
        <w:r>
          <w:rPr>
            <w:i/>
            <w:iCs/>
          </w:rPr>
          <w:delText xml:space="preserve"> </w:delText>
        </w:r>
      </w:del>
      <w:del w:id="1452" w:author="PR Preview" w:date="2026-01-01T00:00:00Z">
        <w:r>
          <w:rPr>
            <w:i/>
            <w:iCs/>
          </w:rPr>
          <w:delText xml:space="preserve">the Free Encyclopedia</w:delText>
        </w:r>
      </w:del>
      <w:del w:id="1453" w:author="PR Preview" w:date="2026-01-01T00:00:00Z">
        <w:r>
          <w:delText xml:space="preserve">.</w:delText>
        </w:r>
      </w:del>
      <w:del w:id="1454" w:author="PR Preview" w:date="2026-01-01T00:00:00Z">
        <w:r>
          <w:delText xml:space="preserve"> </w:delText>
        </w:r>
      </w:del>
      <w:hyperlink r:id="rId174">
        <w:del w:id="1455" w:author="PR Preview" w:date="2026-01-01T00:00:00Z">
          <w:r>
            <w:rPr>
              <w:rStyle w:val="Hyperlink"/>
            </w:rPr>
            <w:delText xml:space="preserve">https://en.wikipedia.org/wiki/Credible_interval</w:delText>
          </w:r>
        </w:del>
      </w:hyperlink>
      <w:del w:id="1456" w:author="PR Preview" w:date="2026-01-01T00:00:00Z">
        <w:r>
          <w:delText xml:space="preserve">.</w:delText>
        </w:r>
      </w:del>
    </w:p>
    <w:p>
      <w:pPr>
        <w:pStyle w:val="Bibliography"/>
      </w:pPr>
      <w:del w:id="1457" w:author="PR Preview" w:date="2026-01-01T00:00:00Z">
        <w:r>
          <w:delText xml:space="preserve">Wikipedia contributors. 2026f.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rPr>
            <w:i/>
            <w:iCs/>
          </w:rPr>
          <w:delText xml:space="preserve">Frequentist Inference —</w:delText>
        </w:r>
      </w:del>
      <w:del w:id="1460" w:author="PR Preview" w:date="2026-01-01T00:00:00Z">
        <w:r>
          <w:rPr>
            <w:i/>
            <w:iCs/>
          </w:rPr>
          <w:delText xml:space="preserve"> </w:delText>
        </w:r>
      </w:del>
      <w:del w:id="1461" w:author="PR Preview" w:date="2026-01-01T00:00:00Z">
        <w:r>
          <w:rPr>
            <w:i/>
            <w:iCs/>
          </w:rPr>
          <w:delText xml:space="preserve">Wikipedia</w:delText>
        </w:r>
      </w:del>
      <w:del w:id="1462" w:author="PR Preview" w:date="2026-01-01T00:00:00Z">
        <w:r>
          <w:rPr>
            <w:i/>
            <w:iCs/>
          </w:rPr>
          <w:delText xml:space="preserve">,</w:delText>
        </w:r>
      </w:del>
      <w:del w:id="1463" w:author="PR Preview" w:date="2026-01-01T00:00:00Z">
        <w:r>
          <w:rPr>
            <w:i/>
            <w:iCs/>
          </w:rPr>
          <w:delText xml:space="preserve"> </w:delText>
        </w:r>
      </w:del>
      <w:del w:id="1464" w:author="PR Preview" w:date="2026-01-01T00:00:00Z">
        <w:r>
          <w:rPr>
            <w:i/>
            <w:iCs/>
          </w:rPr>
          <w:delText xml:space="preserve">the Free Encyclopedia</w:delText>
        </w:r>
      </w:del>
      <w:del w:id="1465" w:author="PR Preview" w:date="2026-01-01T00:00:00Z">
        <w:r>
          <w:delText xml:space="preserve">.</w:delText>
        </w:r>
      </w:del>
      <w:del w:id="1466" w:author="PR Preview" w:date="2026-01-01T00:00:00Z">
        <w:r>
          <w:delText xml:space="preserve"> </w:delText>
        </w:r>
      </w:del>
      <w:hyperlink r:id="rId162">
        <w:del w:id="1467" w:author="PR Preview" w:date="2026-01-01T00:00:00Z">
          <w:r>
            <w:rPr>
              <w:rStyle w:val="Hyperlink"/>
            </w:rPr>
            <w:delText xml:space="preserve">https://en.wikipedia.org/wiki/Frequentist_inference</w:delText>
          </w:r>
        </w:del>
      </w:hyperlink>
      <w:del w:id="1468" w:author="PR Preview" w:date="2026-01-01T00:00:00Z">
        <w:r>
          <w:delText xml:space="preserve">.</w:delText>
        </w:r>
      </w:del>
    </w:p>
    <w:p>
      <w:pPr>
        <w:pStyle w:val="Bibliography"/>
      </w:pPr>
      <w:del w:id="1469" w:author="PR Preview" w:date="2026-01-01T00:00:00Z">
        <w:r>
          <w:delText xml:space="preserve">Wikipedia contributors. 2026g.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rPr>
            <w:i/>
            <w:iCs/>
          </w:rPr>
          <w:delText xml:space="preserve">Hyperparameter —</w:delText>
        </w:r>
      </w:del>
      <w:del w:id="1472" w:author="PR Preview" w:date="2026-01-01T00:00:00Z">
        <w:r>
          <w:rPr>
            <w:i/>
            <w:iCs/>
          </w:rPr>
          <w:delText xml:space="preserve"> </w:delText>
        </w:r>
      </w:del>
      <w:del w:id="1473" w:author="PR Preview" w:date="2026-01-01T00:00:00Z">
        <w:r>
          <w:rPr>
            <w:i/>
            <w:iCs/>
          </w:rPr>
          <w:delText xml:space="preserve">Wikipedia</w:delText>
        </w:r>
      </w:del>
      <w:del w:id="1474" w:author="PR Preview" w:date="2026-01-01T00:00:00Z">
        <w:r>
          <w:rPr>
            <w:i/>
            <w:iCs/>
          </w:rPr>
          <w:delText xml:space="preserve">,</w:delText>
        </w:r>
      </w:del>
      <w:del w:id="1475" w:author="PR Preview" w:date="2026-01-01T00:00:00Z">
        <w:r>
          <w:rPr>
            <w:i/>
            <w:iCs/>
          </w:rPr>
          <w:delText xml:space="preserve"> </w:delText>
        </w:r>
      </w:del>
      <w:del w:id="1476" w:author="PR Preview" w:date="2026-01-01T00:00:00Z">
        <w:r>
          <w:rPr>
            <w:i/>
            <w:iCs/>
          </w:rPr>
          <w:delText xml:space="preserve">the Free Encyclopedia</w:delText>
        </w:r>
      </w:del>
      <w:del w:id="1477" w:author="PR Preview" w:date="2026-01-01T00:00:00Z">
        <w:r>
          <w:delText xml:space="preserve">.</w:delText>
        </w:r>
      </w:del>
      <w:del w:id="1478" w:author="PR Preview" w:date="2026-01-01T00:00:00Z">
        <w:r>
          <w:delText xml:space="preserve"> </w:delText>
        </w:r>
      </w:del>
      <w:hyperlink r:id="rId192">
        <w:del w:id="1479" w:author="PR Preview" w:date="2026-01-01T00:00:00Z">
          <w:r>
            <w:rPr>
              <w:rStyle w:val="Hyperlink"/>
            </w:rPr>
            <w:delText xml:space="preserve">https://en.wikipedia.org/wiki/Hyperparameter</w:delText>
          </w:r>
        </w:del>
      </w:hyperlink>
      <w:del w:id="1480" w:author="PR Preview" w:date="2026-01-01T00:00:00Z">
        <w:r>
          <w:delText xml:space="preserve">.</w:delText>
        </w:r>
      </w:del>
    </w:p>
    <w:p>
      <w:pPr>
        <w:pStyle w:val="Bibliography"/>
      </w:pPr>
      <w:del w:id="1481" w:author="PR Preview" w:date="2026-01-01T00:00:00Z">
        <w:r>
          <w:delText xml:space="preserve">Wikipedia contributors. 2026h.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rPr>
            <w:i/>
            <w:iCs/>
          </w:rPr>
          <w:delText xml:space="preserve">Marginal Likelihood —</w:delText>
        </w:r>
      </w:del>
      <w:del w:id="1484" w:author="PR Preview" w:date="2026-01-01T00:00:00Z">
        <w:r>
          <w:rPr>
            <w:i/>
            <w:iCs/>
          </w:rPr>
          <w:delText xml:space="preserve"> </w:delText>
        </w:r>
      </w:del>
      <w:del w:id="1485" w:author="PR Preview" w:date="2026-01-01T00:00:00Z">
        <w:r>
          <w:rPr>
            <w:i/>
            <w:iCs/>
          </w:rPr>
          <w:delText xml:space="preserve">Wikipedia</w:delText>
        </w:r>
      </w:del>
      <w:del w:id="1486" w:author="PR Preview" w:date="2026-01-01T00:00:00Z">
        <w:r>
          <w:rPr>
            <w:i/>
            <w:iCs/>
          </w:rPr>
          <w:delText xml:space="preserve">,</w:delText>
        </w:r>
      </w:del>
      <w:del w:id="1487" w:author="PR Preview" w:date="2026-01-01T00:00:00Z">
        <w:r>
          <w:rPr>
            <w:i/>
            <w:iCs/>
          </w:rPr>
          <w:delText xml:space="preserve"> </w:delText>
        </w:r>
      </w:del>
      <w:del w:id="1488" w:author="PR Preview" w:date="2026-01-01T00:00:00Z">
        <w:r>
          <w:rPr>
            <w:i/>
            <w:iCs/>
          </w:rPr>
          <w:delText xml:space="preserve">the Free Encyclopedia</w:delText>
        </w:r>
      </w:del>
      <w:del w:id="1489" w:author="PR Preview" w:date="2026-01-01T00:00:00Z">
        <w:r>
          <w:delText xml:space="preserve">.</w:delText>
        </w:r>
      </w:del>
      <w:del w:id="1490" w:author="PR Preview" w:date="2026-01-01T00:00:00Z">
        <w:r>
          <w:delText xml:space="preserve"> </w:delText>
        </w:r>
      </w:del>
      <w:hyperlink r:id="rId170">
        <w:del w:id="1491" w:author="PR Preview" w:date="2026-01-01T00:00:00Z">
          <w:r>
            <w:rPr>
              <w:rStyle w:val="Hyperlink"/>
            </w:rPr>
            <w:delText xml:space="preserve">https://en.wikipedia.org/wiki/Marginal_likelihood</w:delText>
          </w:r>
        </w:del>
      </w:hyperlink>
      <w:del w:id="1492" w:author="PR Preview" w:date="2026-01-01T00:00:00Z">
        <w:r>
          <w:delText xml:space="preserve">.</w:delText>
        </w:r>
      </w:del>
    </w:p>
    <w:p>
      <w:pPr>
        <w:pStyle w:val="Bibliography"/>
      </w:pPr>
      <w:del w:id="1493" w:author="PR Preview" w:date="2026-01-01T00:00:00Z">
        <w:r>
          <w:delText xml:space="preserve">Wikipedia contributors. 2026i.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rPr>
            <w:i/>
            <w:iCs/>
          </w:rPr>
          <w:delText xml:space="preserve">Maximum a Posteriori Estimation —</w:delText>
        </w:r>
      </w:del>
      <w:del w:id="1496" w:author="PR Preview" w:date="2026-01-01T00:00:00Z">
        <w:r>
          <w:rPr>
            <w:i/>
            <w:iCs/>
          </w:rPr>
          <w:delText xml:space="preserve"> </w:delText>
        </w:r>
      </w:del>
      <w:del w:id="1497" w:author="PR Preview" w:date="2026-01-01T00:00:00Z">
        <w:r>
          <w:rPr>
            <w:i/>
            <w:iCs/>
          </w:rPr>
          <w:delText xml:space="preserve">Wikipedia</w:delText>
        </w:r>
      </w:del>
      <w:del w:id="1498" w:author="PR Preview" w:date="2026-01-01T00:00:00Z">
        <w:r>
          <w:rPr>
            <w:i/>
            <w:iCs/>
          </w:rPr>
          <w:delText xml:space="preserve">,</w:delText>
        </w:r>
      </w:del>
      <w:del w:id="1499" w:author="PR Preview" w:date="2026-01-01T00:00:00Z">
        <w:r>
          <w:rPr>
            <w:i/>
            <w:iCs/>
          </w:rPr>
          <w:delText xml:space="preserve"> </w:delText>
        </w:r>
      </w:del>
      <w:del w:id="1500" w:author="PR Preview" w:date="2026-01-01T00:00:00Z">
        <w:r>
          <w:rPr>
            <w:i/>
            <w:iCs/>
          </w:rPr>
          <w:delText xml:space="preserve">the Free Encyclopedia</w:delText>
        </w:r>
      </w:del>
      <w:del w:id="1501" w:author="PR Preview" w:date="2026-01-01T00:00:00Z">
        <w:r>
          <w:delText xml:space="preserve">.</w:delText>
        </w:r>
      </w:del>
      <w:del w:id="1502" w:author="PR Preview" w:date="2026-01-01T00:00:00Z">
        <w:r>
          <w:delText xml:space="preserve"> </w:delText>
        </w:r>
      </w:del>
      <w:hyperlink r:id="rId172">
        <w:del w:id="1503" w:author="PR Preview" w:date="2026-01-01T00:00:00Z">
          <w:r>
            <w:rPr>
              <w:rStyle w:val="Hyperlink"/>
            </w:rPr>
            <w:delText xml:space="preserve">https://en.wikipedia.org/wiki/Maximum_a_posteriori_estimation</w:delText>
          </w:r>
        </w:del>
      </w:hyperlink>
      <w:del w:id="1504" w:author="PR Preview" w:date="2026-01-01T00:00:00Z">
        <w:r>
          <w:delText xml:space="preserve">.</w:delText>
        </w:r>
      </w:del>
    </w:p>
    <w:p>
      <w:pPr>
        <w:pStyle w:val="Bibliography"/>
      </w:pPr>
      <w:del w:id="1505" w:author="PR Preview" w:date="2026-01-01T00:00:00Z">
        <w:r>
          <w:delText xml:space="preserve">Wikipedia contributors. 2026j.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rPr>
            <w:i/>
            <w:iCs/>
          </w:rPr>
          <w:delText xml:space="preserve">Posterior Predictive Distribution —</w:delText>
        </w:r>
      </w:del>
      <w:del w:id="1508" w:author="PR Preview" w:date="2026-01-01T00:00:00Z">
        <w:r>
          <w:rPr>
            <w:i/>
            <w:iCs/>
          </w:rPr>
          <w:delText xml:space="preserve"> </w:delText>
        </w:r>
      </w:del>
      <w:del w:id="1509" w:author="PR Preview" w:date="2026-01-01T00:00:00Z">
        <w:r>
          <w:rPr>
            <w:i/>
            <w:iCs/>
          </w:rPr>
          <w:delText xml:space="preserve">Wikipedia</w:delText>
        </w:r>
      </w:del>
      <w:del w:id="1510" w:author="PR Preview" w:date="2026-01-01T00:00:00Z">
        <w:r>
          <w:rPr>
            <w:i/>
            <w:iCs/>
          </w:rPr>
          <w:delText xml:space="preserve">,</w:delText>
        </w:r>
      </w:del>
      <w:del w:id="1511" w:author="PR Preview" w:date="2026-01-01T00:00:00Z">
        <w:r>
          <w:rPr>
            <w:i/>
            <w:iCs/>
          </w:rPr>
          <w:delText xml:space="preserve"> </w:delText>
        </w:r>
      </w:del>
      <w:del w:id="1512" w:author="PR Preview" w:date="2026-01-01T00:00:00Z">
        <w:r>
          <w:rPr>
            <w:i/>
            <w:iCs/>
          </w:rPr>
          <w:delText xml:space="preserve">the Free Encyclopedia</w:delText>
        </w:r>
      </w:del>
      <w:del w:id="1513" w:author="PR Preview" w:date="2026-01-01T00:00:00Z">
        <w:r>
          <w:delText xml:space="preserve">.</w:delText>
        </w:r>
      </w:del>
      <w:del w:id="1514" w:author="PR Preview" w:date="2026-01-01T00:00:00Z">
        <w:r>
          <w:delText xml:space="preserve"> </w:delText>
        </w:r>
      </w:del>
      <w:hyperlink r:id="rId188">
        <w:del w:id="1515" w:author="PR Preview" w:date="2026-01-01T00:00:00Z">
          <w:r>
            <w:rPr>
              <w:rStyle w:val="Hyperlink"/>
            </w:rPr>
            <w:delText xml:space="preserve">https://en.wikipedia.org/wiki/Posterior_predictive_distribution</w:delText>
          </w:r>
        </w:del>
      </w:hyperlink>
      <w:del w:id="1516" w:author="PR Preview" w:date="2026-01-01T00:00:00Z">
        <w:r>
          <w:delText xml:space="preserve">.</w:delText>
        </w:r>
      </w:del>
    </w:p>
    <w:p>
      <w:pPr>
        <w:pStyle w:val="Bibliography"/>
      </w:pPr>
      <w:del w:id="1517" w:author="PR Preview" w:date="2026-01-01T00:00:00Z">
        <w:r>
          <w:delText xml:space="preserve">Wikipedia contributors. 2026k.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rPr>
            <w:i/>
            <w:iCs/>
          </w:rPr>
          <w:delText xml:space="preserve">Posterior Probability —</w:delText>
        </w:r>
      </w:del>
      <w:del w:id="1520" w:author="PR Preview" w:date="2026-01-01T00:00:00Z">
        <w:r>
          <w:rPr>
            <w:i/>
            <w:iCs/>
          </w:rPr>
          <w:delText xml:space="preserve"> </w:delText>
        </w:r>
      </w:del>
      <w:del w:id="1521" w:author="PR Preview" w:date="2026-01-01T00:00:00Z">
        <w:r>
          <w:rPr>
            <w:i/>
            <w:iCs/>
          </w:rPr>
          <w:delText xml:space="preserve">Wikipedia</w:delText>
        </w:r>
      </w:del>
      <w:del w:id="1522" w:author="PR Preview" w:date="2026-01-01T00:00:00Z">
        <w:r>
          <w:rPr>
            <w:i/>
            <w:iCs/>
          </w:rPr>
          <w:delText xml:space="preserve">,</w:delText>
        </w:r>
      </w:del>
      <w:del w:id="1523" w:author="PR Preview" w:date="2026-01-01T00:00:00Z">
        <w:r>
          <w:rPr>
            <w:i/>
            <w:iCs/>
          </w:rPr>
          <w:delText xml:space="preserve"> </w:delText>
        </w:r>
      </w:del>
      <w:del w:id="1524" w:author="PR Preview" w:date="2026-01-01T00:00:00Z">
        <w:r>
          <w:rPr>
            <w:i/>
            <w:iCs/>
          </w:rPr>
          <w:delText xml:space="preserve">the Free Encyclopedia</w:delText>
        </w:r>
      </w:del>
      <w:del w:id="1525" w:author="PR Preview" w:date="2026-01-01T00:00:00Z">
        <w:r>
          <w:delText xml:space="preserve">.</w:delText>
        </w:r>
      </w:del>
      <w:del w:id="1526" w:author="PR Preview" w:date="2026-01-01T00:00:00Z">
        <w:r>
          <w:delText xml:space="preserve"> </w:delText>
        </w:r>
      </w:del>
      <w:hyperlink r:id="rId168">
        <w:del w:id="1527" w:author="PR Preview" w:date="2026-01-01T00:00:00Z">
          <w:r>
            <w:rPr>
              <w:rStyle w:val="Hyperlink"/>
            </w:rPr>
            <w:delText xml:space="preserve">https://en.wikipedia.org/wiki/Posterior_probability</w:delText>
          </w:r>
        </w:del>
      </w:hyperlink>
      <w:del w:id="1528" w:author="PR Preview" w:date="2026-01-01T00:00:00Z">
        <w:r>
          <w:delText xml:space="preserve">.</w:delText>
        </w:r>
      </w:del>
    </w:p>
    <w:p>
      <w:pPr>
        <w:pStyle w:val="Bibliography"/>
      </w:pPr>
      <w:del w:id="1529" w:author="PR Preview" w:date="2026-01-01T00:00:00Z">
        <w:r>
          <w:delText xml:space="preserve">Wikipedia contributors. 2026l.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rPr>
            <w:i/>
            <w:iCs/>
          </w:rPr>
          <w:delText xml:space="preserve">Prior Probability —</w:delText>
        </w:r>
      </w:del>
      <w:del w:id="1532" w:author="PR Preview" w:date="2026-01-01T00:00:00Z">
        <w:r>
          <w:rPr>
            <w:i/>
            <w:iCs/>
          </w:rPr>
          <w:delText xml:space="preserve"> </w:delText>
        </w:r>
      </w:del>
      <w:del w:id="1533" w:author="PR Preview" w:date="2026-01-01T00:00:00Z">
        <w:r>
          <w:rPr>
            <w:i/>
            <w:iCs/>
          </w:rPr>
          <w:delText xml:space="preserve">Wikipedia</w:delText>
        </w:r>
      </w:del>
      <w:del w:id="1534" w:author="PR Preview" w:date="2026-01-01T00:00:00Z">
        <w:r>
          <w:rPr>
            <w:i/>
            <w:iCs/>
          </w:rPr>
          <w:delText xml:space="preserve">,</w:delText>
        </w:r>
      </w:del>
      <w:del w:id="1535" w:author="PR Preview" w:date="2026-01-01T00:00:00Z">
        <w:r>
          <w:rPr>
            <w:i/>
            <w:iCs/>
          </w:rPr>
          <w:delText xml:space="preserve"> </w:delText>
        </w:r>
      </w:del>
      <w:del w:id="1536" w:author="PR Preview" w:date="2026-01-01T00:00:00Z">
        <w:r>
          <w:rPr>
            <w:i/>
            <w:iCs/>
          </w:rPr>
          <w:delText xml:space="preserve">the Free Encyclopedia</w:delText>
        </w:r>
      </w:del>
      <w:del w:id="1537" w:author="PR Preview" w:date="2026-01-01T00:00:00Z">
        <w:r>
          <w:delText xml:space="preserve">.</w:delText>
        </w:r>
      </w:del>
      <w:del w:id="1538" w:author="PR Preview" w:date="2026-01-01T00:00:00Z">
        <w:r>
          <w:delText xml:space="preserve"> </w:delText>
        </w:r>
      </w:del>
      <w:hyperlink r:id="rId166">
        <w:del w:id="1539" w:author="PR Preview" w:date="2026-01-01T00:00:00Z">
          <w:r>
            <w:rPr>
              <w:rStyle w:val="Hyperlink"/>
            </w:rPr>
            <w:delText xml:space="preserve">https://en.wikipedia.org/wiki/Prior_probability</w:delText>
          </w:r>
        </w:del>
      </w:hyperlink>
      <w:del w:id="1540" w:author="PR Preview" w:date="2026-01-01T00:00:00Z">
        <w:r>
          <w:delText xml:space="preserve">.</w:delText>
        </w:r>
      </w:del>
    </w:p>
    <w:p>
      <w:pPr>
        <w:pStyle w:val="Bibliography"/>
      </w:pPr>
      <w:ins w:id="1541" w:author="PR Preview" w:date="2026-01-01T00:00:00Z">
        <w:r>
          <w:t xml:space="preserve">[1]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	</w:t>
        </w:r>
      </w:ins>
      <w:ins w:id="1544" w:author="PR Preview" w:date="2026-01-01T00:00:00Z">
        <w:r>
          <w:t xml:space="preserve">A. J. Dobson and A. G. Barnett,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547" w:author="PR Preview" w:date="2026-01-01T00:00:00Z">
        <w:r>
          <w:t xml:space="preserve">, 4th ed. CRC press, 2018. doi:</w:t>
        </w:r>
      </w:ins>
      <w:ins w:id="1548" w:author="PR Preview" w:date="2026-01-01T00:00:00Z">
        <w:r>
          <w:t xml:space="preserve"> </w:t>
        </w:r>
      </w:ins>
      <w:hyperlink r:id="rId160">
        <w:ins w:id="1549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550" w:author="PR Preview" w:date="2026-01-01T00:00:00Z">
        <w:r>
          <w:t xml:space="preserve">.</w:t>
        </w:r>
      </w:ins>
    </w:p>
    <w:bookmarkEnd w:id="161"/>
    <w:bookmarkStart w:id="163" w:name="ref-wikipedia_frequentist_inference"/>
    <w:p>
      <w:pPr>
        <w:pStyle w:val="Bibliography"/>
      </w:pPr>
      <w:ins w:id="1551" w:author="PR Preview" w:date="2026-01-01T00:00:00Z">
        <w:r>
          <w:t xml:space="preserve">[2]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	</w:t>
        </w:r>
      </w:ins>
      <w:ins w:id="1554" w:author="PR Preview" w:date="2026-01-01T00:00:00Z">
        <w:r>
          <w:t xml:space="preserve">Wikipedia contributors,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“Frequentist inference —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Wikipedia</w:t>
        </w:r>
      </w:ins>
      <w:ins w:id="1559" w:author="PR Preview" w:date="2026-01-01T00:00:00Z">
        <w:r>
          <w:t xml:space="preserve">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the free encyclopedia.”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2026. Available:</w:t>
        </w:r>
      </w:ins>
      <w:ins w:id="1564" w:author="PR Preview" w:date="2026-01-01T00:00:00Z">
        <w:r>
          <w:t xml:space="preserve"> </w:t>
        </w:r>
      </w:ins>
      <w:hyperlink r:id="rId162">
        <w:ins w:id="1565" w:author="PR Preview" w:date="2026-01-01T00:00:00Z">
          <w:r>
            <w:rPr>
              <w:rStyle w:val="Hyperlink"/>
            </w:rPr>
            <w:t xml:space="preserve">https://en.wikipedia.org/wiki/Frequentist_inference</w:t>
          </w:r>
        </w:ins>
      </w:hyperlink>
    </w:p>
    <w:bookmarkEnd w:id="163"/>
    <w:bookmarkStart w:id="165" w:name="ref-wikipedia_bayesian_statistics"/>
    <w:p>
      <w:pPr>
        <w:pStyle w:val="Bibliography"/>
      </w:pPr>
      <w:ins w:id="1566" w:author="PR Preview" w:date="2026-01-01T00:00:00Z">
        <w:r>
          <w:t xml:space="preserve">[3]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	</w:t>
        </w:r>
      </w:ins>
      <w:ins w:id="1569" w:author="PR Preview" w:date="2026-01-01T00:00:00Z">
        <w:r>
          <w:t xml:space="preserve">Wikipedia contributors,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“Bayesian statistics —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Wikipedia</w:t>
        </w:r>
      </w:ins>
      <w:ins w:id="1574" w:author="PR Preview" w:date="2026-01-01T00:00:00Z">
        <w:r>
          <w:t xml:space="preserve">,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the free encyclopedia.”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2026. Available:</w:t>
        </w:r>
      </w:ins>
      <w:ins w:id="1579" w:author="PR Preview" w:date="2026-01-01T00:00:00Z">
        <w:r>
          <w:t xml:space="preserve"> </w:t>
        </w:r>
      </w:ins>
      <w:hyperlink r:id="rId164">
        <w:ins w:id="1580" w:author="PR Preview" w:date="2026-01-01T00:00:00Z">
          <w:r>
            <w:rPr>
              <w:rStyle w:val="Hyperlink"/>
            </w:rPr>
            <w:t xml:space="preserve">https://en.wikipedia.org/wiki/Bayesian_statistics</w:t>
          </w:r>
        </w:ins>
      </w:hyperlink>
    </w:p>
    <w:bookmarkEnd w:id="165"/>
    <w:bookmarkStart w:id="167" w:name="ref-wikipedia_prior_probability"/>
    <w:p>
      <w:pPr>
        <w:pStyle w:val="Bibliography"/>
      </w:pPr>
      <w:ins w:id="1581" w:author="PR Preview" w:date="2026-01-01T00:00:00Z">
        <w:r>
          <w:t xml:space="preserve">[4]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	</w:t>
        </w:r>
      </w:ins>
      <w:ins w:id="1584" w:author="PR Preview" w:date="2026-01-01T00:00:00Z">
        <w:r>
          <w:t xml:space="preserve">Wikipedia contributors,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“Prior probability —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Wikipedia</w:t>
        </w:r>
      </w:ins>
      <w:ins w:id="1589" w:author="PR Preview" w:date="2026-01-01T00:00:00Z">
        <w:r>
          <w:t xml:space="preserve">,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the free encyclopedia.”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2026. Available:</w:t>
        </w:r>
      </w:ins>
      <w:ins w:id="1594" w:author="PR Preview" w:date="2026-01-01T00:00:00Z">
        <w:r>
          <w:t xml:space="preserve"> </w:t>
        </w:r>
      </w:ins>
      <w:hyperlink r:id="rId166">
        <w:ins w:id="1595" w:author="PR Preview" w:date="2026-01-01T00:00:00Z">
          <w:r>
            <w:rPr>
              <w:rStyle w:val="Hyperlink"/>
            </w:rPr>
            <w:t xml:space="preserve">https://en.wikipedia.org/wiki/Prior_probability</w:t>
          </w:r>
        </w:ins>
      </w:hyperlink>
    </w:p>
    <w:bookmarkEnd w:id="167"/>
    <w:bookmarkStart w:id="169" w:name="ref-wikipedia_posterior_probability"/>
    <w:p>
      <w:pPr>
        <w:pStyle w:val="Bibliography"/>
      </w:pPr>
      <w:ins w:id="1596" w:author="PR Preview" w:date="2026-01-01T00:00:00Z">
        <w:r>
          <w:t xml:space="preserve">[5]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	</w:t>
        </w:r>
      </w:ins>
      <w:ins w:id="1599" w:author="PR Preview" w:date="2026-01-01T00:00:00Z">
        <w:r>
          <w:t xml:space="preserve">Wikipedia contributors,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“Posterior probability —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Wikipedia</w:t>
        </w:r>
      </w:ins>
      <w:ins w:id="1604" w:author="PR Preview" w:date="2026-01-01T00:00:00Z">
        <w:r>
          <w:t xml:space="preserve">,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the free encyclopedia.”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2026. Available:</w:t>
        </w:r>
      </w:ins>
      <w:ins w:id="1609" w:author="PR Preview" w:date="2026-01-01T00:00:00Z">
        <w:r>
          <w:t xml:space="preserve"> </w:t>
        </w:r>
      </w:ins>
      <w:hyperlink r:id="rId168">
        <w:ins w:id="1610" w:author="PR Preview" w:date="2026-01-01T00:00:00Z">
          <w:r>
            <w:rPr>
              <w:rStyle w:val="Hyperlink"/>
            </w:rPr>
            <w:t xml:space="preserve">https://en.wikipedia.org/wiki/Posterior_probability</w:t>
          </w:r>
        </w:ins>
      </w:hyperlink>
    </w:p>
    <w:bookmarkEnd w:id="169"/>
    <w:bookmarkStart w:id="171" w:name="ref-wikipedia_marginal_likelihood"/>
    <w:p>
      <w:pPr>
        <w:pStyle w:val="Bibliography"/>
      </w:pPr>
      <w:ins w:id="1611" w:author="PR Preview" w:date="2026-01-01T00:00:00Z">
        <w:r>
          <w:t xml:space="preserve">[6]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	</w:t>
        </w:r>
      </w:ins>
      <w:ins w:id="1614" w:author="PR Preview" w:date="2026-01-01T00:00:00Z">
        <w:r>
          <w:t xml:space="preserve">Wikipedia contributors,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“Marginal likelihood —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Wikipedia</w:t>
        </w:r>
      </w:ins>
      <w:ins w:id="1619" w:author="PR Preview" w:date="2026-01-01T00:00:00Z">
        <w:r>
          <w:t xml:space="preserve">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the free encyclopedia.”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2026. Available:</w:t>
        </w:r>
      </w:ins>
      <w:ins w:id="1624" w:author="PR Preview" w:date="2026-01-01T00:00:00Z">
        <w:r>
          <w:t xml:space="preserve"> </w:t>
        </w:r>
      </w:ins>
      <w:hyperlink r:id="rId170">
        <w:ins w:id="1625" w:author="PR Preview" w:date="2026-01-01T00:00:00Z">
          <w:r>
            <w:rPr>
              <w:rStyle w:val="Hyperlink"/>
            </w:rPr>
            <w:t xml:space="preserve">https://en.wikipedia.org/wiki/Marginal_likelihood</w:t>
          </w:r>
        </w:ins>
      </w:hyperlink>
    </w:p>
    <w:bookmarkEnd w:id="171"/>
    <w:bookmarkStart w:id="173" w:name="X871396e0f5ab7b472f10de45599a17f11852f5b"/>
    <w:p>
      <w:pPr>
        <w:pStyle w:val="Bibliography"/>
      </w:pPr>
      <w:ins w:id="1626" w:author="PR Preview" w:date="2026-01-01T00:00:00Z">
        <w:r>
          <w:t xml:space="preserve">[7]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	</w:t>
        </w:r>
      </w:ins>
      <w:ins w:id="1629" w:author="PR Preview" w:date="2026-01-01T00:00:00Z">
        <w:r>
          <w:t xml:space="preserve">Wikipedia contributors,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“Maximum a posteriori estimation —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Wikipedia</w:t>
        </w:r>
      </w:ins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the free encyclopedia.”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2026. Available:</w:t>
        </w:r>
      </w:ins>
      <w:ins w:id="1639" w:author="PR Preview" w:date="2026-01-01T00:00:00Z">
        <w:r>
          <w:t xml:space="preserve"> </w:t>
        </w:r>
      </w:ins>
      <w:hyperlink r:id="rId172">
        <w:ins w:id="1640" w:author="PR Preview" w:date="2026-01-01T00:00:00Z">
          <w:r>
            <w:rPr>
              <w:rStyle w:val="Hyperlink"/>
            </w:rPr>
            <w:t xml:space="preserve">https://en.wikipedia.org/wiki/Maximum_a_posteriori_estimation</w:t>
          </w:r>
        </w:ins>
      </w:hyperlink>
    </w:p>
    <w:bookmarkEnd w:id="173"/>
    <w:bookmarkStart w:id="175" w:name="ref-wikipedia_credible_interval"/>
    <w:p>
      <w:pPr>
        <w:pStyle w:val="Bibliography"/>
      </w:pPr>
      <w:ins w:id="1641" w:author="PR Preview" w:date="2026-01-01T00:00:00Z">
        <w:r>
          <w:t xml:space="preserve">[8]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	</w:t>
        </w:r>
      </w:ins>
      <w:ins w:id="1644" w:author="PR Preview" w:date="2026-01-01T00:00:00Z">
        <w:r>
          <w:t xml:space="preserve">Wikipedia contributors,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“Credible interval —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Wikipedia</w:t>
        </w:r>
      </w:ins>
      <w:ins w:id="1649" w:author="PR Preview" w:date="2026-01-01T00:00:00Z">
        <w:r>
          <w:t xml:space="preserve">,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the free encyclopedia.”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2026. Available:</w:t>
        </w:r>
      </w:ins>
      <w:ins w:id="1654" w:author="PR Preview" w:date="2026-01-01T00:00:00Z">
        <w:r>
          <w:t xml:space="preserve"> </w:t>
        </w:r>
      </w:ins>
      <w:hyperlink r:id="rId174">
        <w:ins w:id="1655" w:author="PR Preview" w:date="2026-01-01T00:00:00Z">
          <w:r>
            <w:rPr>
              <w:rStyle w:val="Hyperlink"/>
            </w:rPr>
            <w:t xml:space="preserve">https://en.wikipedia.org/wiki/Credible_interval</w:t>
          </w:r>
        </w:ins>
      </w:hyperlink>
    </w:p>
    <w:bookmarkEnd w:id="175"/>
    <w:bookmarkStart w:id="177" w:name="ref-CaseBerg01"/>
    <w:p>
      <w:pPr>
        <w:pStyle w:val="Bibliography"/>
      </w:pPr>
      <w:ins w:id="1656" w:author="PR Preview" w:date="2026-01-01T00:00:00Z">
        <w:r>
          <w:t xml:space="preserve">[9]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	</w:t>
        </w:r>
      </w:ins>
      <w:ins w:id="1659" w:author="PR Preview" w:date="2026-01-01T00:00:00Z">
        <w:r>
          <w:t xml:space="preserve">G. Casella and R. Berger,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rPr>
            <w:i/>
            <w:iCs/>
          </w:rPr>
          <w:t xml:space="preserve">Statistical inference</w:t>
        </w:r>
      </w:ins>
      <w:ins w:id="1662" w:author="PR Preview" w:date="2026-01-01T00:00:00Z">
        <w:r>
          <w:t xml:space="preserve">, 2nd ed. Cengage Learning, 2002. Available:</w:t>
        </w:r>
      </w:ins>
      <w:ins w:id="1663" w:author="PR Preview" w:date="2026-01-01T00:00:00Z">
        <w:r>
          <w:t xml:space="preserve"> </w:t>
        </w:r>
      </w:ins>
      <w:hyperlink r:id="rId176">
        <w:ins w:id="166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77"/>
    <w:bookmarkStart w:id="178" w:name="ref-hoggtanis2015"/>
    <w:p>
      <w:pPr>
        <w:pStyle w:val="Bibliography"/>
      </w:pPr>
      <w:ins w:id="1665" w:author="PR Preview" w:date="2026-01-01T00:00:00Z">
        <w:r>
          <w:t xml:space="preserve">[10]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	</w:t>
        </w:r>
      </w:ins>
      <w:ins w:id="1668" w:author="PR Preview" w:date="2026-01-01T00:00:00Z">
        <w:r>
          <w:t xml:space="preserve">R. V. Hogg, E. A. Tanis, and D. L. Zimmerman,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rPr>
            <w:i/>
            <w:iCs/>
          </w:rPr>
          <w:t xml:space="preserve">Probability and statistical inference</w:t>
        </w:r>
      </w:ins>
      <w:ins w:id="1671" w:author="PR Preview" w:date="2026-01-01T00:00:00Z">
        <w:r>
          <w:t xml:space="preserve">, Tenth edition. Boston: Pearson, 2019.</w:t>
        </w:r>
      </w:ins>
    </w:p>
    <w:bookmarkEnd w:id="178"/>
    <w:bookmarkStart w:id="179" w:name="ref-rice2007mathematical"/>
    <w:p>
      <w:pPr>
        <w:pStyle w:val="Bibliography"/>
      </w:pPr>
      <w:ins w:id="1672" w:author="PR Preview" w:date="2026-01-01T00:00:00Z">
        <w:r>
          <w:t xml:space="preserve">[11]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	</w:t>
        </w:r>
      </w:ins>
      <w:ins w:id="1675" w:author="PR Preview" w:date="2026-01-01T00:00:00Z">
        <w:r>
          <w:t xml:space="preserve">J. A. Rice,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rPr>
            <w:i/>
            <w:iCs/>
          </w:rPr>
          <w:t xml:space="preserve">Mathematical statistics and data analysis</w:t>
        </w:r>
      </w:ins>
      <w:ins w:id="1678" w:author="PR Preview" w:date="2026-01-01T00:00:00Z">
        <w:r>
          <w:t xml:space="preserve">, 3rd ed. Belmont, CA: Cengage Learning, 2007.</w:t>
        </w:r>
      </w:ins>
    </w:p>
    <w:bookmarkEnd w:id="179"/>
    <w:bookmarkStart w:id="181" w:name="ref-wikipedia_conjugate_prior"/>
    <w:p>
      <w:pPr>
        <w:pStyle w:val="Bibliography"/>
      </w:pPr>
      <w:ins w:id="1679" w:author="PR Preview" w:date="2026-01-01T00:00:00Z">
        <w:r>
          <w:t xml:space="preserve">[12]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	</w:t>
        </w:r>
      </w:ins>
      <w:ins w:id="1682" w:author="PR Preview" w:date="2026-01-01T00:00:00Z">
        <w:r>
          <w:t xml:space="preserve">Wikipedia contributors,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“Conjugate prior —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Wikipedia</w:t>
        </w:r>
      </w:ins>
      <w:ins w:id="1687" w:author="PR Preview" w:date="2026-01-01T00:00:00Z">
        <w:r>
          <w:t xml:space="preserve">,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the free encyclopedia.”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2026. Available:</w:t>
        </w:r>
      </w:ins>
      <w:ins w:id="1692" w:author="PR Preview" w:date="2026-01-01T00:00:00Z">
        <w:r>
          <w:t xml:space="preserve"> </w:t>
        </w:r>
      </w:ins>
      <w:hyperlink r:id="rId180">
        <w:ins w:id="1693" w:author="PR Preview" w:date="2026-01-01T00:00:00Z">
          <w:r>
            <w:rPr>
              <w:rStyle w:val="Hyperlink"/>
            </w:rPr>
            <w:t xml:space="preserve">https://en.wikipedia.org/wiki/Conjugate_prior</w:t>
          </w:r>
        </w:ins>
      </w:hyperlink>
    </w:p>
    <w:bookmarkEnd w:id="181"/>
    <w:bookmarkStart w:id="182" w:name="ref-hosmer1989applied"/>
    <w:p>
      <w:pPr>
        <w:pStyle w:val="Bibliography"/>
      </w:pPr>
      <w:ins w:id="1694" w:author="PR Preview" w:date="2026-01-01T00:00:00Z">
        <w:r>
          <w:t xml:space="preserve">[13]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	</w:t>
        </w:r>
      </w:ins>
      <w:ins w:id="1697" w:author="PR Preview" w:date="2026-01-01T00:00:00Z">
        <w:r>
          <w:t xml:space="preserve">D. W. Hosmer and S. Lemeshow,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rPr>
            <w:i/>
            <w:iCs/>
          </w:rPr>
          <w:t xml:space="preserve">Applied logistic regression</w:t>
        </w:r>
      </w:ins>
      <w:ins w:id="1700" w:author="PR Preview" w:date="2026-01-01T00:00:00Z">
        <w:r>
          <w:t xml:space="preserve">. New York: Wiley, 1989.</w:t>
        </w:r>
      </w:ins>
    </w:p>
    <w:bookmarkEnd w:id="182"/>
    <w:bookmarkStart w:id="184" w:name="ref-venables2002modern"/>
    <w:p>
      <w:pPr>
        <w:pStyle w:val="Bibliography"/>
      </w:pPr>
      <w:ins w:id="1701" w:author="PR Preview" w:date="2026-01-01T00:00:00Z">
        <w:r>
          <w:t xml:space="preserve">[14]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	</w:t>
        </w:r>
      </w:ins>
      <w:ins w:id="1704" w:author="PR Preview" w:date="2026-01-01T00:00:00Z">
        <w:r>
          <w:t xml:space="preserve">W. N. Venables and B. D. Ripley,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rPr>
            <w:i/>
            <w:iCs/>
          </w:rPr>
          <w:t xml:space="preserve">Modern applied statistics with</w:t>
        </w:r>
      </w:ins>
      <w:ins w:id="1707" w:author="PR Preview" w:date="2026-01-01T00:00:00Z">
        <w:r>
          <w:rPr>
            <w:i/>
            <w:iCs/>
          </w:rPr>
          <w:t xml:space="preserve"> </w:t>
        </w:r>
      </w:ins>
      <w:ins w:id="1708" w:author="PR Preview" w:date="2026-01-01T00:00:00Z">
        <w:r>
          <w:rPr>
            <w:i/>
            <w:iCs/>
          </w:rPr>
          <w:t xml:space="preserve">S</w:t>
        </w:r>
      </w:ins>
      <w:ins w:id="1709" w:author="PR Preview" w:date="2026-01-01T00:00:00Z">
        <w:r>
          <w:t xml:space="preserve">, 4th ed. New York: Springer, 2002. doi:</w:t>
        </w:r>
      </w:ins>
      <w:ins w:id="1710" w:author="PR Preview" w:date="2026-01-01T00:00:00Z">
        <w:r>
          <w:t xml:space="preserve"> </w:t>
        </w:r>
      </w:ins>
      <w:hyperlink r:id="rId183">
        <w:ins w:id="1711" w:author="PR Preview" w:date="2026-01-01T00:00:00Z">
          <w:r>
            <w:rPr>
              <w:rStyle w:val="Hyperlink"/>
            </w:rPr>
            <w:t xml:space="preserve">10.1007/978-0-387-21706-2</w:t>
          </w:r>
        </w:ins>
      </w:hyperlink>
      <w:ins w:id="1712" w:author="PR Preview" w:date="2026-01-01T00:00:00Z">
        <w:r>
          <w:t xml:space="preserve">.</w:t>
        </w:r>
      </w:ins>
    </w:p>
    <w:bookmarkEnd w:id="184"/>
    <w:bookmarkStart w:id="186" w:name="ref-gelman2013bda"/>
    <w:p>
      <w:pPr>
        <w:pStyle w:val="Bibliography"/>
      </w:pPr>
      <w:ins w:id="1713" w:author="PR Preview" w:date="2026-01-01T00:00:00Z">
        <w:r>
          <w:t xml:space="preserve">[15]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	</w:t>
        </w:r>
      </w:ins>
      <w:ins w:id="1716" w:author="PR Preview" w:date="2026-01-01T00:00:00Z">
        <w:r>
          <w:t xml:space="preserve">A. Gelman, J. B. Carlin, H. S. Stern, D. B. Dunson, A. Vehtari, and D. B. Rubin,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rPr>
            <w:i/>
            <w:iCs/>
          </w:rPr>
          <w:t xml:space="preserve">Bayesian data analysis</w:t>
        </w:r>
      </w:ins>
      <w:ins w:id="1719" w:author="PR Preview" w:date="2026-01-01T00:00:00Z">
        <w:r>
          <w:t xml:space="preserve">, 3rd ed. in Chapman &amp; hall/CRC texts in statistical science. Boca Raton, FL: CRC Press, 2013. doi:</w:t>
        </w:r>
      </w:ins>
      <w:ins w:id="1720" w:author="PR Preview" w:date="2026-01-01T00:00:00Z">
        <w:r>
          <w:t xml:space="preserve"> </w:t>
        </w:r>
      </w:ins>
      <w:hyperlink r:id="rId185">
        <w:ins w:id="1721" w:author="PR Preview" w:date="2026-01-01T00:00:00Z">
          <w:r>
            <w:rPr>
              <w:rStyle w:val="Hyperlink"/>
            </w:rPr>
            <w:t xml:space="preserve">10.1201/b16018</w:t>
          </w:r>
        </w:ins>
      </w:hyperlink>
      <w:ins w:id="1722" w:author="PR Preview" w:date="2026-01-01T00:00:00Z">
        <w:r>
          <w:t xml:space="preserve">.</w:t>
        </w:r>
      </w:ins>
    </w:p>
    <w:bookmarkEnd w:id="186"/>
    <w:bookmarkStart w:id="187" w:name="ref-statrethink2e"/>
    <w:p>
      <w:pPr>
        <w:pStyle w:val="Bibliography"/>
      </w:pPr>
      <w:ins w:id="1723" w:author="PR Preview" w:date="2026-01-01T00:00:00Z">
        <w:r>
          <w:t xml:space="preserve">[16]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	</w:t>
        </w:r>
      </w:ins>
      <w:ins w:id="1726" w:author="PR Preview" w:date="2026-01-01T00:00:00Z">
        <w:r>
          <w:t xml:space="preserve">R. McElreath,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rPr>
            <w:i/>
            <w:iCs/>
          </w:rPr>
          <w:t xml:space="preserve">Statistical rethinking : A</w:t>
        </w:r>
      </w:ins>
      <w:ins w:id="1729" w:author="PR Preview" w:date="2026-01-01T00:00:00Z">
        <w:r>
          <w:rPr>
            <w:i/>
            <w:iCs/>
          </w:rPr>
          <w:t xml:space="preserve"> </w:t>
        </w:r>
      </w:ins>
      <w:ins w:id="1730" w:author="PR Preview" w:date="2026-01-01T00:00:00Z">
        <w:r>
          <w:rPr>
            <w:i/>
            <w:iCs/>
          </w:rPr>
          <w:t xml:space="preserve">Bayesian</w:t>
        </w:r>
      </w:ins>
      <w:ins w:id="1731" w:author="PR Preview" w:date="2026-01-01T00:00:00Z">
        <w:r>
          <w:rPr>
            <w:i/>
            <w:iCs/>
          </w:rPr>
          <w:t xml:space="preserve"> </w:t>
        </w:r>
      </w:ins>
      <w:ins w:id="1732" w:author="PR Preview" w:date="2026-01-01T00:00:00Z">
        <w:r>
          <w:rPr>
            <w:i/>
            <w:iCs/>
          </w:rPr>
          <w:t xml:space="preserve">course with examples in</w:t>
        </w:r>
      </w:ins>
      <w:ins w:id="1733" w:author="PR Preview" w:date="2026-01-01T00:00:00Z">
        <w:r>
          <w:rPr>
            <w:i/>
            <w:iCs/>
          </w:rPr>
          <w:t xml:space="preserve"> </w:t>
        </w:r>
      </w:ins>
      <w:ins w:id="1734" w:author="PR Preview" w:date="2026-01-01T00:00:00Z">
        <w:r>
          <w:rPr>
            <w:i/>
            <w:iCs/>
          </w:rPr>
          <w:t xml:space="preserve">R</w:t>
        </w:r>
      </w:ins>
      <w:ins w:id="1735" w:author="PR Preview" w:date="2026-01-01T00:00:00Z">
        <w:r>
          <w:rPr>
            <w:i/>
            <w:iCs/>
          </w:rPr>
          <w:t xml:space="preserve"> </w:t>
        </w:r>
      </w:ins>
      <w:ins w:id="1736" w:author="PR Preview" w:date="2026-01-01T00:00:00Z">
        <w:r>
          <w:rPr>
            <w:i/>
            <w:iCs/>
          </w:rPr>
          <w:t xml:space="preserve">and</w:t>
        </w:r>
      </w:ins>
      <w:ins w:id="1737" w:author="PR Preview" w:date="2026-01-01T00:00:00Z">
        <w:r>
          <w:rPr>
            <w:i/>
            <w:iCs/>
          </w:rPr>
          <w:t xml:space="preserve"> </w:t>
        </w:r>
      </w:ins>
      <w:ins w:id="1738" w:author="PR Preview" w:date="2026-01-01T00:00:00Z">
        <w:r>
          <w:rPr>
            <w:i/>
            <w:iCs/>
          </w:rPr>
          <w:t xml:space="preserve">Stan</w:t>
        </w:r>
      </w:ins>
      <w:ins w:id="1739" w:author="PR Preview" w:date="2026-01-01T00:00:00Z">
        <w:r>
          <w:t xml:space="preserve">, Second edition. in Chapman &amp; hall/CRC texts in statistical science series. Boca Raton, FL: CRC Press, 2020.</w:t>
        </w:r>
      </w:ins>
    </w:p>
    <w:bookmarkEnd w:id="187"/>
    <w:bookmarkStart w:id="189" w:name="X251fce381c68f4be8e1b2ff4193232d14fa7d18"/>
    <w:p>
      <w:pPr>
        <w:pStyle w:val="Bibliography"/>
      </w:pPr>
      <w:ins w:id="1740" w:author="PR Preview" w:date="2026-01-01T00:00:00Z">
        <w:r>
          <w:t xml:space="preserve">[17]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	</w:t>
        </w:r>
      </w:ins>
      <w:ins w:id="1743" w:author="PR Preview" w:date="2026-01-01T00:00:00Z">
        <w:r>
          <w:t xml:space="preserve">Wikipedia contributors,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“Posterior predictive distribution —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Wikipedia</w:t>
        </w:r>
      </w:ins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the free encyclopedia.”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2026. Available:</w:t>
        </w:r>
      </w:ins>
      <w:ins w:id="1753" w:author="PR Preview" w:date="2026-01-01T00:00:00Z">
        <w:r>
          <w:t xml:space="preserve"> </w:t>
        </w:r>
      </w:ins>
      <w:hyperlink r:id="rId188">
        <w:ins w:id="1754" w:author="PR Preview" w:date="2026-01-01T00:00:00Z">
          <w:r>
            <w:rPr>
              <w:rStyle w:val="Hyperlink"/>
            </w:rPr>
            <w:t xml:space="preserve">https://en.wikipedia.org/wiki/Posterior_predictive_distribution</w:t>
          </w:r>
        </w:ins>
      </w:hyperlink>
    </w:p>
    <w:bookmarkEnd w:id="189"/>
    <w:bookmarkStart w:id="191" w:name="Xea103239a4db138db144761a8bb4f764e3355fe"/>
    <w:p>
      <w:pPr>
        <w:pStyle w:val="Bibliography"/>
      </w:pPr>
      <w:ins w:id="1755" w:author="PR Preview" w:date="2026-01-01T00:00:00Z">
        <w:r>
          <w:t xml:space="preserve">[18]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	</w:t>
        </w:r>
      </w:ins>
      <w:ins w:id="1758" w:author="PR Preview" w:date="2026-01-01T00:00:00Z">
        <w:r>
          <w:t xml:space="preserve">Wikipedia contributors,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“Bayesian hierarchical modeling —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Wikipedia</w:t>
        </w:r>
      </w:ins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 free encyclopedia.”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2026. Available:</w:t>
        </w:r>
      </w:ins>
      <w:ins w:id="1768" w:author="PR Preview" w:date="2026-01-01T00:00:00Z">
        <w:r>
          <w:t xml:space="preserve"> </w:t>
        </w:r>
      </w:ins>
      <w:hyperlink r:id="rId190">
        <w:ins w:id="1769" w:author="PR Preview" w:date="2026-01-01T00:00:00Z">
          <w:r>
            <w:rPr>
              <w:rStyle w:val="Hyperlink"/>
            </w:rPr>
            <w:t xml:space="preserve">https://en.wikipedia.org/wiki/Bayesian_hierarchical_modeling</w:t>
          </w:r>
        </w:ins>
      </w:hyperlink>
    </w:p>
    <w:bookmarkEnd w:id="191"/>
    <w:bookmarkStart w:id="193" w:name="ref-wikipedia_hyperparameter"/>
    <w:p>
      <w:pPr>
        <w:pStyle w:val="Bibliography"/>
      </w:pPr>
      <w:ins w:id="1770" w:author="PR Preview" w:date="2026-01-01T00:00:00Z">
        <w:r>
          <w:t xml:space="preserve">[19]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	</w:t>
        </w:r>
      </w:ins>
      <w:ins w:id="1773" w:author="PR Preview" w:date="2026-01-01T00:00:00Z">
        <w:r>
          <w:t xml:space="preserve">Wikipedia contributors,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“Hyperparameter —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Wikipedia</w:t>
        </w:r>
      </w:ins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the free encyclopedia.”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2026. Available:</w:t>
        </w:r>
      </w:ins>
      <w:ins w:id="1783" w:author="PR Preview" w:date="2026-01-01T00:00:00Z">
        <w:r>
          <w:t xml:space="preserve"> </w:t>
        </w:r>
      </w:ins>
      <w:hyperlink r:id="rId192">
        <w:ins w:id="1784" w:author="PR Preview" w:date="2026-01-01T00:00:00Z">
          <w:r>
            <w:rPr>
              <w:rStyle w:val="Hyperlink"/>
            </w:rPr>
            <w:t xml:space="preserve">https://en.wikipedia.org/wiki/Hyperparameter</w:t>
          </w:r>
        </w:ins>
      </w:hyperlink>
    </w:p>
    <w:bookmarkEnd w:id="193"/>
    <w:bookmarkStart w:id="195" w:name="ref-rossbayes"/>
    <w:p>
      <w:pPr>
        <w:pStyle w:val="Bibliography"/>
      </w:pPr>
      <w:ins w:id="1785" w:author="PR Preview" w:date="2026-01-01T00:00:00Z">
        <w:r>
          <w:t xml:space="preserve">[20]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	</w:t>
        </w:r>
      </w:ins>
      <w:ins w:id="1788" w:author="PR Preview" w:date="2026-01-01T00:00:00Z">
        <w:r>
          <w:t xml:space="preserve">K. Ross,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rPr>
            <w:i/>
            <w:iCs/>
          </w:rPr>
          <w:t xml:space="preserve">An introduction to bayesian reasoning and methods</w:t>
        </w:r>
      </w:ins>
      <w:ins w:id="1791" w:author="PR Preview" w:date="2026-01-01T00:00:00Z">
        <w:r>
          <w:t xml:space="preserve">. Online, 2022. Available:</w:t>
        </w:r>
      </w:ins>
      <w:ins w:id="1792" w:author="PR Preview" w:date="2026-01-01T00:00:00Z">
        <w:r>
          <w:t xml:space="preserve"> </w:t>
        </w:r>
      </w:ins>
      <w:hyperlink r:id="rId194">
        <w:ins w:id="1793" w:author="PR Preview" w:date="2026-01-01T00:00:00Z">
          <w:r>
            <w:rPr>
              <w:rStyle w:val="Hyperlink"/>
            </w:rPr>
            <w:t xml:space="preserve">https://bookdown.org/kevin_davisross/bayesian-reasoning-and-methods/</w:t>
          </w:r>
        </w:ins>
      </w:hyperlink>
    </w:p>
    <w:bookmarkEnd w:id="195"/>
    <w:bookmarkStart w:id="197" w:name="ref-aragon2018population"/>
    <w:p>
      <w:pPr>
        <w:pStyle w:val="Bibliography"/>
      </w:pPr>
      <w:ins w:id="1794" w:author="PR Preview" w:date="2026-01-01T00:00:00Z">
        <w:r>
          <w:t xml:space="preserve">[21]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	</w:t>
        </w:r>
      </w:ins>
      <w:ins w:id="1797" w:author="PR Preview" w:date="2026-01-01T00:00:00Z">
        <w:r>
          <w:t xml:space="preserve">T. J. Aragon,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“Population health thinking with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Bayesian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networks,”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2018, Available:</w:t>
        </w:r>
      </w:ins>
      <w:ins w:id="1806" w:author="PR Preview" w:date="2026-01-01T00:00:00Z">
        <w:r>
          <w:t xml:space="preserve"> </w:t>
        </w:r>
      </w:ins>
      <w:hyperlink r:id="rId196">
        <w:ins w:id="1807" w:author="PR Preview" w:date="2026-01-01T00:00:00Z">
          <w:r>
            <w:rPr>
              <w:rStyle w:val="Hyperlink"/>
            </w:rPr>
            <w:t xml:space="preserve">https://escholarship.org/uc/item/8000r5m5</w:t>
          </w:r>
        </w:ins>
      </w:hyperlink>
    </w:p>
    <w:bookmarkEnd w:id="197"/>
    <w:bookmarkStart w:id="198" w:name="ref-korner.bayes.ecology"/>
    <w:p>
      <w:pPr>
        <w:pStyle w:val="Bibliography"/>
      </w:pPr>
      <w:ins w:id="1808" w:author="PR Preview" w:date="2026-01-01T00:00:00Z">
        <w:r>
          <w:t xml:space="preserve">[22]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	</w:t>
        </w:r>
      </w:ins>
      <w:ins w:id="1811" w:author="PR Preview" w:date="2026-01-01T00:00:00Z">
        <w:r>
          <w:t xml:space="preserve">F. Korner-Nievergelt and F. Korner-Nievergelt,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rPr>
            <w:i/>
            <w:iCs/>
          </w:rPr>
          <w:t xml:space="preserve">Bayesian data analysis in ecology using linear models with</w:t>
        </w:r>
      </w:ins>
      <w:ins w:id="1814" w:author="PR Preview" w:date="2026-01-01T00:00:00Z">
        <w:r>
          <w:rPr>
            <w:i/>
            <w:iCs/>
          </w:rPr>
          <w:t xml:space="preserve"> </w:t>
        </w:r>
      </w:ins>
      <w:ins w:id="1815" w:author="PR Preview" w:date="2026-01-01T00:00:00Z">
        <w:r>
          <w:rPr>
            <w:i/>
            <w:iCs/>
          </w:rPr>
          <w:t xml:space="preserve">R</w:t>
        </w:r>
      </w:ins>
      <w:ins w:id="1816" w:author="PR Preview" w:date="2026-01-01T00:00:00Z">
        <w:r>
          <w:rPr>
            <w:i/>
            <w:iCs/>
          </w:rPr>
          <w:t xml:space="preserve">,</w:t>
        </w:r>
      </w:ins>
      <w:ins w:id="1817" w:author="PR Preview" w:date="2026-01-01T00:00:00Z">
        <w:r>
          <w:rPr>
            <w:i/>
            <w:iCs/>
          </w:rPr>
          <w:t xml:space="preserve"> </w:t>
        </w:r>
      </w:ins>
      <w:ins w:id="1818" w:author="PR Preview" w:date="2026-01-01T00:00:00Z">
        <w:r>
          <w:rPr>
            <w:i/>
            <w:iCs/>
          </w:rPr>
          <w:t xml:space="preserve">BUGS</w:t>
        </w:r>
      </w:ins>
      <w:ins w:id="1819" w:author="PR Preview" w:date="2026-01-01T00:00:00Z">
        <w:r>
          <w:rPr>
            <w:i/>
            <w:iCs/>
          </w:rPr>
          <w:t xml:space="preserve">, and</w:t>
        </w:r>
      </w:ins>
      <w:ins w:id="1820" w:author="PR Preview" w:date="2026-01-01T00:00:00Z">
        <w:r>
          <w:rPr>
            <w:i/>
            <w:iCs/>
          </w:rPr>
          <w:t xml:space="preserve"> </w:t>
        </w:r>
      </w:ins>
      <w:ins w:id="1821" w:author="PR Preview" w:date="2026-01-01T00:00:00Z">
        <w:r>
          <w:rPr>
            <w:i/>
            <w:iCs/>
          </w:rPr>
          <w:t xml:space="preserve">Stan</w:t>
        </w:r>
      </w:ins>
      <w:ins w:id="1822" w:author="PR Preview" w:date="2026-01-01T00:00:00Z">
        <w:r>
          <w:t xml:space="preserve">, 1st ed. Amsterdam, [Netherlands: Academic Press, 2015.</w:t>
        </w:r>
      </w:ins>
    </w:p>
    <w:bookmarkEnd w:id="198"/>
    <w:bookmarkStart w:id="200" w:name="ref-CowlesMaryKathryn2013ABSW"/>
    <w:p>
      <w:pPr>
        <w:pStyle w:val="Bibliography"/>
      </w:pPr>
      <w:ins w:id="1823" w:author="PR Preview" w:date="2026-01-01T00:00:00Z">
        <w:r>
          <w:t xml:space="preserve">[23]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	</w:t>
        </w:r>
      </w:ins>
      <w:ins w:id="1826" w:author="PR Preview" w:date="2026-01-01T00:00:00Z">
        <w:r>
          <w:t xml:space="preserve">M. K. Cowles,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rPr>
            <w:i/>
            <w:iCs/>
          </w:rPr>
          <w:t xml:space="preserve">Applied bayesian statistics: With</w:t>
        </w:r>
      </w:ins>
      <w:ins w:id="1829" w:author="PR Preview" w:date="2026-01-01T00:00:00Z">
        <w:r>
          <w:rPr>
            <w:i/>
            <w:iCs/>
          </w:rPr>
          <w:t xml:space="preserve"> </w:t>
        </w:r>
      </w:ins>
      <w:ins w:id="1830" w:author="PR Preview" w:date="2026-01-01T00:00:00Z">
        <w:r>
          <w:rPr>
            <w:i/>
            <w:iCs/>
          </w:rPr>
          <w:t xml:space="preserve">R</w:t>
        </w:r>
      </w:ins>
      <w:ins w:id="1831" w:author="PR Preview" w:date="2026-01-01T00:00:00Z">
        <w:r>
          <w:rPr>
            <w:i/>
            <w:iCs/>
          </w:rPr>
          <w:t xml:space="preserve"> </w:t>
        </w:r>
      </w:ins>
      <w:ins w:id="1832" w:author="PR Preview" w:date="2026-01-01T00:00:00Z">
        <w:r>
          <w:rPr>
            <w:i/>
            <w:iCs/>
          </w:rPr>
          <w:t xml:space="preserve">and</w:t>
        </w:r>
      </w:ins>
      <w:ins w:id="1833" w:author="PR Preview" w:date="2026-01-01T00:00:00Z">
        <w:r>
          <w:rPr>
            <w:i/>
            <w:iCs/>
          </w:rPr>
          <w:t xml:space="preserve"> </w:t>
        </w:r>
      </w:ins>
      <w:ins w:id="1834" w:author="PR Preview" w:date="2026-01-01T00:00:00Z">
        <w:r>
          <w:rPr>
            <w:i/>
            <w:iCs/>
          </w:rPr>
          <w:t xml:space="preserve">OpenBUGS</w:t>
        </w:r>
      </w:ins>
      <w:ins w:id="1835" w:author="PR Preview" w:date="2026-01-01T00:00:00Z">
        <w:r>
          <w:rPr>
            <w:i/>
            <w:iCs/>
          </w:rPr>
          <w:t xml:space="preserve"> </w:t>
        </w:r>
      </w:ins>
      <w:ins w:id="1836" w:author="PR Preview" w:date="2026-01-01T00:00:00Z">
        <w:r>
          <w:rPr>
            <w:i/>
            <w:iCs/>
          </w:rPr>
          <w:t xml:space="preserve">examples</w:t>
        </w:r>
      </w:ins>
      <w:ins w:id="1837" w:author="PR Preview" w:date="2026-01-01T00:00:00Z">
        <w:r>
          <w:t xml:space="preserve">, vol. 98. in Springer texts in statistics, vol. 98. New York, NY: Springer Nature, 2013. doi:</w:t>
        </w:r>
      </w:ins>
      <w:ins w:id="1838" w:author="PR Preview" w:date="2026-01-01T00:00:00Z">
        <w:r>
          <w:t xml:space="preserve"> </w:t>
        </w:r>
      </w:ins>
      <w:hyperlink r:id="rId199">
        <w:ins w:id="1839" w:author="PR Preview" w:date="2026-01-01T00:00:00Z">
          <w:r>
            <w:rPr>
              <w:rStyle w:val="Hyperlink"/>
            </w:rPr>
            <w:t xml:space="preserve">10.1007/978-1-4614-5696-4</w:t>
          </w:r>
        </w:ins>
      </w:hyperlink>
      <w:ins w:id="1840" w:author="PR Preview" w:date="2026-01-01T00:00:00Z">
        <w:r>
          <w:t xml:space="preserve">.</w:t>
        </w:r>
      </w:ins>
    </w:p>
    <w:bookmarkEnd w:id="200"/>
    <w:bookmarkStart w:id="202" w:name="ref-kery-bayes-pop"/>
    <w:p>
      <w:pPr>
        <w:pStyle w:val="Bibliography"/>
      </w:pPr>
      <w:ins w:id="1841" w:author="PR Preview" w:date="2026-01-01T00:00:00Z">
        <w:r>
          <w:t xml:space="preserve">[24]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	</w:t>
        </w:r>
      </w:ins>
      <w:ins w:id="1844" w:author="PR Preview" w:date="2026-01-01T00:00:00Z">
        <w:r>
          <w:t xml:space="preserve">Marc. Kéry, Michael. Schaub, and S. R. Beissinger,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rPr>
            <w:i/>
            <w:iCs/>
          </w:rPr>
          <w:t xml:space="preserve">Bayesian population analysis using</w:t>
        </w:r>
      </w:ins>
      <w:ins w:id="1847" w:author="PR Preview" w:date="2026-01-01T00:00:00Z">
        <w:r>
          <w:rPr>
            <w:i/>
            <w:iCs/>
          </w:rPr>
          <w:t xml:space="preserve"> </w:t>
        </w:r>
      </w:ins>
      <w:ins w:id="1848" w:author="PR Preview" w:date="2026-01-01T00:00:00Z">
        <w:r>
          <w:rPr>
            <w:i/>
            <w:iCs/>
          </w:rPr>
          <w:t xml:space="preserve">WinBUGS</w:t>
        </w:r>
      </w:ins>
      <w:ins w:id="1849" w:author="PR Preview" w:date="2026-01-01T00:00:00Z">
        <w:r>
          <w:rPr>
            <w:i/>
            <w:iCs/>
          </w:rPr>
          <w:t xml:space="preserve"> </w:t>
        </w:r>
      </w:ins>
      <w:ins w:id="1850" w:author="PR Preview" w:date="2026-01-01T00:00:00Z">
        <w:r>
          <w:rPr>
            <w:i/>
            <w:iCs/>
          </w:rPr>
          <w:t xml:space="preserve">: A hierarchical perspective</w:t>
        </w:r>
      </w:ins>
      <w:ins w:id="1851" w:author="PR Preview" w:date="2026-01-01T00:00:00Z">
        <w:r>
          <w:t xml:space="preserve">, 1st ed. Boston: Academic Press, 2012. Available:</w:t>
        </w:r>
      </w:ins>
      <w:ins w:id="1852" w:author="PR Preview" w:date="2026-01-01T00:00:00Z">
        <w:r>
          <w:t xml:space="preserve"> </w:t>
        </w:r>
      </w:ins>
      <w:hyperlink r:id="rId201">
        <w:ins w:id="1853" w:author="PR Preview" w:date="2026-01-01T00:00:00Z">
          <w:r>
            <w:rPr>
              <w:rStyle w:val="Hyperlink"/>
            </w:rPr>
            <w:t xml:space="preserve">https://shop.elsevier.com/books/bayesian-population-analysis-using-winbugs/kery/978-0-12-387020-9</w:t>
          </w:r>
        </w:ins>
      </w:hyperlink>
    </w:p>
    <w:bookmarkEnd w:id="202"/>
    <w:bookmarkStart w:id="203" w:name="ref-HobbsN.Thompson2015Bmas"/>
    <w:p>
      <w:pPr>
        <w:pStyle w:val="Bibliography"/>
      </w:pPr>
      <w:ins w:id="1854" w:author="PR Preview" w:date="2026-01-01T00:00:00Z">
        <w:r>
          <w:t xml:space="preserve">[25]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	</w:t>
        </w:r>
      </w:ins>
      <w:ins w:id="1857" w:author="PR Preview" w:date="2026-01-01T00:00:00Z">
        <w:r>
          <w:t xml:space="preserve">N. T. Hobbs and M. B. Hooten,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rPr>
            <w:i/>
            <w:iCs/>
          </w:rPr>
          <w:t xml:space="preserve">Bayesian models: A statistical primer for ecologists</w:t>
        </w:r>
      </w:ins>
      <w:ins w:id="1860" w:author="PR Preview" w:date="2026-01-01T00:00:00Z">
        <w:r>
          <w:t xml:space="preserve">, STU - Student edition. Princeton: Princeton University Press, 2015.</w:t>
        </w:r>
      </w:ins>
    </w:p>
    <w:bookmarkEnd w:id="203"/>
    <w:bookmarkStart w:id="205" w:name="ref-wikipedia_bayes_theorem"/>
    <w:p>
      <w:pPr>
        <w:pStyle w:val="Bibliography"/>
      </w:pPr>
      <w:ins w:id="1861" w:author="PR Preview" w:date="2026-01-01T00:00:00Z">
        <w:r>
          <w:t xml:space="preserve">[26]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	</w:t>
        </w:r>
      </w:ins>
      <w:ins w:id="1864" w:author="PR Preview" w:date="2026-01-01T00:00:00Z">
        <w:r>
          <w:t xml:space="preserve">Wikipedia contributors,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“Bayes’ theorem —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Wikipedia</w:t>
        </w:r>
      </w:ins>
      <w:ins w:id="1869" w:author="PR Preview" w:date="2026-01-01T00:00:00Z">
        <w:r>
          <w:t xml:space="preserve">,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the free encyclopedia.”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2026. Available:</w:t>
        </w:r>
      </w:ins>
      <w:ins w:id="1874" w:author="PR Preview" w:date="2026-01-01T00:00:00Z">
        <w:r>
          <w:t xml:space="preserve"> </w:t>
        </w:r>
      </w:ins>
      <w:hyperlink r:id="rId204">
        <w:ins w:id="1875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4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3" Type="http://schemas.openxmlformats.org/officeDocument/2006/relationships/hyperlink" Target="https://doi.org/10.1007/978-0-387-21706-2" TargetMode="External"/><Relationship Id="rId199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5" Type="http://schemas.openxmlformats.org/officeDocument/2006/relationships/hyperlink" Target="https://doi.org/10.1201/b16018" TargetMode="External"/><Relationship Id="rId204" Type="http://schemas.openxmlformats.org/officeDocument/2006/relationships/hyperlink" Target="https://en.wikipedia.org/wiki/Bayes%27_theorem" TargetMode="External"/><Relationship Id="rId190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0" Type="http://schemas.openxmlformats.org/officeDocument/2006/relationships/hyperlink" Target="https://en.wikipedia.org/wiki/Conjugate_prior" TargetMode="External"/><Relationship Id="rId174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2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2" Type="http://schemas.openxmlformats.org/officeDocument/2006/relationships/hyperlink" Target="https://en.wikipedia.org/wiki/Maximum_a_posteriori_estimation" TargetMode="External"/><Relationship Id="rId188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6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6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2026-10-18T08:15:10Z</dcterms:created>
  <dcterms:modified xsi:type="dcterms:W3CDTF">2026-10-18T08:15:10Z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