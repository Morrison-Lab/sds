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del w:id="3" w:author="PR Preview" w:date="2026-01-01T00:00:00Z">
        <w:r>
          <w:delText xml:space="preserve">This page is adapted from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(Vittinghoff et al. 2012, chap. 2)</w:delText>
        </w:r>
      </w:del>
      <w:del w:id="6" w:author="PR Preview" w:date="2026-01-01T00:00:00Z">
        <w:r>
          <w:delText xml:space="preserve">.</w:delText>
        </w:r>
      </w:del>
    </w:p>
    <w:p>
      <w:pPr>
        <w:pStyle w:val="FirstParagraph"/>
      </w:pPr>
      <w:ins w:id="7" w:author="PR Preview" w:date="2026-01-01T00:00:00Z">
        <w:r>
          <w:t xml:space="preserve">This page is adapted from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[1, Ch. 2]</w:t>
        </w:r>
      </w:ins>
      <w:ins w:id="10" w:author="PR Preview" w:date="2026-01-01T00:00:00Z">
        <w:r>
          <w:t xml:space="preserve">.</w:t>
        </w:r>
      </w:ins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del w:id="11" w:author="PR Preview" w:date="2026-01-01T00:00:00Z">
        <w:r>
          <w:delText xml:space="preserve">This page illustrates exploratory data analysis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using data from the Western Collaborative Group Study (WCGS)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(Rosenman et al. 1975)</w:delText>
        </w:r>
      </w:del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Vittinghoff et al. (2012, 9)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describe the study this way:</w:delText>
        </w:r>
      </w:del>
    </w:p>
    <w:p>
      <w:pPr>
        <w:pStyle w:val="FirstParagraph"/>
      </w:pPr>
      <w:ins w:id="21" w:author="PR Preview" w:date="2026-01-01T00:00:00Z">
        <w:r>
          <w:t xml:space="preserve">This page illustrates exploratory data analysis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using data from the Western Collaborative Group Study (WCGS)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[2]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Vittinghoff et al. [1, p. 9]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describe the study this way:</w:t>
        </w:r>
      </w:ins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del w:id="31" w:author="PR Preview" w:date="2026-01-01T00:00:00Z">
        <w:r>
          <w:delText xml:space="preserve">The WCGS data are distributed with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Vittinghoff et al. (2012)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on the book’s companion website,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as a Stata file that R can read directly:</w:delText>
        </w:r>
      </w:del>
    </w:p>
    <w:p>
      <w:pPr>
        <w:pStyle w:val="FirstParagraph"/>
      </w:pPr>
      <w:ins w:id="38" w:author="PR Preview" w:date="2026-01-01T00:00:00Z">
        <w:r>
          <w:t xml:space="preserve">The WCGS data are distributed with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Vittinghoff et al. [1]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on the book’s companion website,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as a Stata file that R can read directly:</w:t>
        </w:r>
      </w:ins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del w:id="45" w:author="PR Preview" w:date="2026-01-01T00:00:00Z">
        <w:r>
          <w:delText xml:space="preserve">Source: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Wikipedia contributors (2026p)</w:delText>
        </w:r>
      </w:del>
      <w:del w:id="48" w:author="PR Preview" w:date="2026-01-01T00:00:00Z">
        <w:r>
          <w:delText xml:space="preserve">.</w:delText>
        </w:r>
      </w:del>
    </w:p>
    <w:p>
      <w:pPr>
        <w:pStyle w:val="BodyText"/>
      </w:pPr>
      <w:ins w:id="49" w:author="PR Preview" w:date="2026-01-01T00:00:00Z">
        <w:r>
          <w:t xml:space="preserve">Source: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Wikipedia contributors [3]</w:t>
        </w:r>
      </w:ins>
      <w:ins w:id="52" w:author="PR Preview" w:date="2026-01-01T00:00:00Z">
        <w:r>
          <w:t xml:space="preserve">.</w:t>
        </w:r>
      </w:ins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del w:id="53" w:author="PR Preview" w:date="2026-01-01T00:00:00Z">
        <w:r>
          <w:delText xml:space="preserve">Source: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Wikipedia contributors (2026m)</w:delText>
        </w:r>
      </w:del>
      <w:del w:id="56" w:author="PR Preview" w:date="2026-01-01T00:00:00Z">
        <w:r>
          <w:delText xml:space="preserve">.</w:delText>
        </w:r>
      </w:del>
    </w:p>
    <w:p>
      <w:pPr>
        <w:pStyle w:val="BodyText"/>
      </w:pPr>
      <w:ins w:id="57" w:author="PR Preview" w:date="2026-01-01T00:00:00Z">
        <w:r>
          <w:t xml:space="preserve">Source: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Wikipedia contributors [4]</w:t>
        </w:r>
      </w:ins>
      <w:ins w:id="60" w:author="PR Preview" w:date="2026-01-01T00:00:00Z">
        <w:r>
          <w:t xml:space="preserve">.</w:t>
        </w:r>
      </w:ins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del w:id="61" w:author="PR Preview" w:date="2026-01-01T00:00:00Z">
        <w:r>
          <w:delText xml:space="preserve">Source: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Wikipedia contributors (2026h)</w:delText>
        </w:r>
      </w:del>
      <w:del w:id="64" w:author="PR Preview" w:date="2026-01-01T00:00:00Z">
        <w:r>
          <w:delText xml:space="preserve">.</w:delText>
        </w:r>
      </w:del>
    </w:p>
    <w:p>
      <w:pPr>
        <w:pStyle w:val="FirstParagraph"/>
      </w:pPr>
      <w:ins w:id="65" w:author="PR Preview" w:date="2026-01-01T00:00:00Z">
        <w:r>
          <w:t xml:space="preserve">Source: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Wikipedia contributors [5]</w:t>
        </w:r>
      </w:ins>
      <w:ins w:id="68" w:author="PR Preview" w:date="2026-01-01T00:00:00Z">
        <w:r>
          <w:t xml:space="preserve">.</w:t>
        </w:r>
      </w:ins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del w:id="69" w:author="PR Preview" w:date="2026-01-01T00:00:00Z">
        <w:r>
          <w:delText xml:space="preserve">Source: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Wikipedia contributors (2026q)</w:delText>
        </w:r>
      </w:del>
      <w:del w:id="72" w:author="PR Preview" w:date="2026-01-01T00:00:00Z">
        <w:r>
          <w:delText xml:space="preserve">.</w:delText>
        </w:r>
      </w:del>
    </w:p>
    <w:p>
      <w:pPr>
        <w:pStyle w:val="FirstParagraph"/>
      </w:pPr>
      <w:ins w:id="73" w:author="PR Preview" w:date="2026-01-01T00:00:00Z">
        <w:r>
          <w:t xml:space="preserve">Source: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Wikipedia contributors [6]</w:t>
        </w:r>
      </w:ins>
      <w:ins w:id="76" w:author="PR Preview" w:date="2026-01-01T00:00:00Z">
        <w:r>
          <w:t xml:space="preserve">.</w:t>
        </w:r>
      </w:ins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del w:id="77" w:author="PR Preview" w:date="2026-01-01T00:00:00Z">
        <w:r>
          <w:delText xml:space="preserve">Source: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Wikipedia contributors (2026n)</w:delText>
        </w:r>
      </w:del>
      <w:del w:id="80" w:author="PR Preview" w:date="2026-01-01T00:00:00Z">
        <w:r>
          <w:delText xml:space="preserve">.</w:delText>
        </w:r>
      </w:del>
    </w:p>
    <w:p>
      <w:pPr>
        <w:pStyle w:val="FirstParagraph"/>
      </w:pPr>
      <w:ins w:id="81" w:author="PR Preview" w:date="2026-01-01T00:00:00Z">
        <w:r>
          <w:t xml:space="preserve">Source: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Wikipedia contributors [7]</w:t>
        </w:r>
      </w:ins>
      <w:ins w:id="84" w:author="PR Preview" w:date="2026-01-01T00:00:00Z">
        <w:r>
          <w:t xml:space="preserve">.</w:t>
        </w:r>
      </w:ins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del w:id="85" w:author="PR Preview" w:date="2026-01-01T00:00:00Z">
        <w:r>
          <w:delText xml:space="preserve">Source: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Wikipedia contributors (2026k)</w:delText>
        </w:r>
      </w:del>
      <w:del w:id="88" w:author="PR Preview" w:date="2026-01-01T00:00:00Z">
        <w:r>
          <w:delText xml:space="preserve">.</w:delText>
        </w:r>
      </w:del>
    </w:p>
    <w:p>
      <w:pPr>
        <w:pStyle w:val="BodyText"/>
      </w:pPr>
      <w:ins w:id="89" w:author="PR Preview" w:date="2026-01-01T00:00:00Z">
        <w:r>
          <w:t xml:space="preserve">Source: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Wikipedia contributors [8]</w:t>
        </w:r>
      </w:ins>
      <w:ins w:id="92" w:author="PR Preview" w:date="2026-01-01T00:00:00Z">
        <w:r>
          <w:t xml:space="preserve">.</w:t>
        </w:r>
      </w:ins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del w:id="93" w:author="PR Preview" w:date="2026-01-01T00:00:00Z">
        <w:r>
          <w:delText xml:space="preserve">Source: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Wikipedia contributors (2026f)</w:delText>
        </w:r>
      </w:del>
      <w:del w:id="96" w:author="PR Preview" w:date="2026-01-01T00:00:00Z">
        <w:r>
          <w:delText xml:space="preserve">.</w:delText>
        </w:r>
      </w:del>
    </w:p>
    <w:p>
      <w:pPr>
        <w:pStyle w:val="FirstParagraph"/>
      </w:pPr>
      <w:ins w:id="97" w:author="PR Preview" w:date="2026-01-01T00:00:00Z">
        <w:r>
          <w:t xml:space="preserve">Source: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Wikipedia contributors [9]</w:t>
        </w:r>
      </w:ins>
      <w:ins w:id="100" w:author="PR Preview" w:date="2026-01-01T00:00:00Z">
        <w:r>
          <w:t xml:space="preserve">.</w:t>
        </w:r>
      </w:ins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del w:id="101" w:author="PR Preview" w:date="2026-01-01T00:00:00Z">
        <w:r>
          <w:delText xml:space="preserve">Hogg et al. (2019, sec. 6.1, pp. 233–244)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covers descriptive statistics.</w:delText>
        </w:r>
      </w:del>
    </w:p>
    <w:p>
      <w:pPr>
        <w:pStyle w:val="Compact"/>
        <w:numPr>
          <w:ilvl w:val="0"/>
          <w:numId w:val="1004"/>
        </w:numPr>
      </w:pPr>
      <w:del w:id="104" w:author="PR Preview" w:date="2026-01-01T00:00:00Z">
        <w:r>
          <w:delText xml:space="preserve">Rice (2007, secs. 10.4–10.5, pp. 392–401)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covers measures of location and dispersion.</w:delText>
        </w:r>
      </w:del>
    </w:p>
    <w:p>
      <w:pPr>
        <w:pStyle w:val="Compact"/>
        <w:numPr>
          <w:ilvl w:val="0"/>
          <w:numId w:val="1004"/>
        </w:numPr>
      </w:pPr>
      <w:ins w:id="107" w:author="PR Preview" w:date="2026-01-01T00:00:00Z">
        <w:r>
          <w:t xml:space="preserve">Hogg et al. [10, Sec. 6.1], pp. 233–244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covers descriptive statistics.</w:t>
        </w:r>
      </w:ins>
    </w:p>
    <w:p>
      <w:pPr>
        <w:pStyle w:val="Compact"/>
        <w:numPr>
          <w:ilvl w:val="0"/>
          <w:numId w:val="1004"/>
        </w:numPr>
      </w:pPr>
      <w:ins w:id="110" w:author="PR Preview" w:date="2026-01-01T00:00:00Z">
        <w:r>
          <w:t xml:space="preserve">Rice [11, Secs. 10.4–10.5], pp. 392–401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covers measures of location and dispersion.</w:t>
        </w:r>
      </w:ins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del w:id="113" w:author="PR Preview" w:date="2026-01-01T00:00:00Z">
        <w:r>
          <w:delText xml:space="preserve">Source: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Wikipedia contributors (2026e)</w:delText>
        </w:r>
      </w:del>
      <w:del w:id="116" w:author="PR Preview" w:date="2026-01-01T00:00:00Z">
        <w:r>
          <w:delText xml:space="preserve">.</w:delText>
        </w:r>
      </w:del>
    </w:p>
    <w:p>
      <w:pPr>
        <w:pStyle w:val="BodyText"/>
      </w:pPr>
      <w:ins w:id="117" w:author="PR Preview" w:date="2026-01-01T00:00:00Z">
        <w:r>
          <w:t xml:space="preserve">Source: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Wikipedia contributors [12]</w:t>
        </w:r>
      </w:ins>
      <w:ins w:id="120" w:author="PR Preview" w:date="2026-01-01T00:00:00Z">
        <w:r>
          <w:t xml:space="preserve">.</w:t>
        </w:r>
      </w:ins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del w:id="121" w:author="PR Preview" w:date="2026-01-01T00:00:00Z">
        <w:r>
          <w:delText xml:space="preserve">Source: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Wikipedia contributors (2026g)</w:delText>
        </w:r>
      </w:del>
      <w:del w:id="124" w:author="PR Preview" w:date="2026-01-01T00:00:00Z">
        <w:r>
          <w:delText xml:space="preserve">.</w:delText>
        </w:r>
      </w:del>
    </w:p>
    <w:p>
      <w:pPr>
        <w:pStyle w:val="BodyText"/>
      </w:pPr>
      <w:ins w:id="125" w:author="PR Preview" w:date="2026-01-01T00:00:00Z">
        <w:r>
          <w:t xml:space="preserve">Source: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Wikipedia contributors [13]</w:t>
        </w:r>
      </w:ins>
      <w:ins w:id="128" w:author="PR Preview" w:date="2026-01-01T00:00:00Z">
        <w:r>
          <w:t xml:space="preserve">.</w:t>
        </w:r>
      </w:ins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del w:id="129" w:author="PR Preview" w:date="2026-01-01T00:00:00Z">
        <w:r>
          <w:delText xml:space="preserve">Source: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Wikipedia contributors (2026b)</w:delText>
        </w:r>
      </w:del>
      <w:del w:id="132" w:author="PR Preview" w:date="2026-01-01T00:00:00Z">
        <w:r>
          <w:delText xml:space="preserve">.</w:delText>
        </w:r>
      </w:del>
    </w:p>
    <w:p>
      <w:pPr>
        <w:pStyle w:val="FirstParagraph"/>
      </w:pPr>
      <w:ins w:id="133" w:author="PR Preview" w:date="2026-01-01T00:00:00Z">
        <w:r>
          <w:t xml:space="preserve">Source: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Wikipedia contributors [14]</w:t>
        </w:r>
      </w:ins>
      <w:ins w:id="136" w:author="PR Preview" w:date="2026-01-01T00:00:00Z">
        <w:r>
          <w:t xml:space="preserve">.</w:t>
        </w:r>
      </w:ins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del w:id="137" w:author="PR Preview" w:date="2026-01-01T00:00:00Z">
        <w:r>
          <w:delText xml:space="preserve">Source: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Wikipedia contributors (2026a)</w:delText>
        </w:r>
      </w:del>
      <w:del w:id="140" w:author="PR Preview" w:date="2026-01-01T00:00:00Z">
        <w:r>
          <w:delText xml:space="preserve">.</w:delText>
        </w:r>
      </w:del>
    </w:p>
    <w:p>
      <w:pPr>
        <w:pStyle w:val="BodyText"/>
      </w:pPr>
      <w:ins w:id="141" w:author="PR Preview" w:date="2026-01-01T00:00:00Z">
        <w:r>
          <w:t xml:space="preserve">Source: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Wikipedia contributors [15]</w:t>
        </w:r>
      </w:ins>
      <w:ins w:id="144" w:author="PR Preview" w:date="2026-01-01T00:00:00Z">
        <w:r>
          <w:t xml:space="preserve">.</w:t>
        </w:r>
      </w:ins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del w:id="145" w:author="PR Preview" w:date="2026-01-01T00:00:00Z">
        <w:r>
          <w:delText xml:space="preserve">Source: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Wikipedia contributors (2026j)</w:delText>
        </w:r>
      </w:del>
      <w:del w:id="148" w:author="PR Preview" w:date="2026-01-01T00:00:00Z">
        <w:r>
          <w:delText xml:space="preserve">.</w:delText>
        </w:r>
      </w:del>
    </w:p>
    <w:p>
      <w:pPr>
        <w:pStyle w:val="BodyText"/>
      </w:pPr>
      <w:ins w:id="149" w:author="PR Preview" w:date="2026-01-01T00:00:00Z">
        <w:r>
          <w:t xml:space="preserve">Source: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Wikipedia contributors [16]</w:t>
        </w:r>
      </w:ins>
      <w:ins w:id="152" w:author="PR Preview" w:date="2026-01-01T00:00:00Z">
        <w:r>
          <w:t xml:space="preserve">.</w:t>
        </w:r>
      </w:ins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del w:id="153" w:author="PR Preview" w:date="2026-01-01T00:00:00Z">
        <w:r>
          <w:delText xml:space="preserve">Hogg et al. (2019, sec. 6.2, pp. 245–255)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covers exploratory data analysis.</w:delText>
        </w:r>
      </w:del>
    </w:p>
    <w:p>
      <w:pPr>
        <w:pStyle w:val="Compact"/>
        <w:numPr>
          <w:ilvl w:val="0"/>
          <w:numId w:val="1006"/>
        </w:numPr>
      </w:pPr>
      <w:del w:id="156" w:author="PR Preview" w:date="2026-01-01T00:00:00Z">
        <w:r>
          <w:delText xml:space="preserve">Rice (2007, sec. 10.2.3, pp. 385–388)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covers quantile-quantile plots.</w:delText>
        </w:r>
      </w:del>
    </w:p>
    <w:p>
      <w:pPr>
        <w:pStyle w:val="Compact"/>
        <w:numPr>
          <w:ilvl w:val="0"/>
          <w:numId w:val="1006"/>
        </w:numPr>
      </w:pPr>
      <w:del w:id="159" w:author="PR Preview" w:date="2026-01-01T00:00:00Z">
        <w:r>
          <w:delText xml:space="preserve">Rice (2007, sec. 10.3, pp. 389–391)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covers histograms, density curves and stem-and-leaf plots.</w:delText>
        </w:r>
      </w:del>
    </w:p>
    <w:p>
      <w:pPr>
        <w:pStyle w:val="Compact"/>
        <w:numPr>
          <w:ilvl w:val="0"/>
          <w:numId w:val="1006"/>
        </w:numPr>
      </w:pPr>
      <w:del w:id="162" w:author="PR Preview" w:date="2026-01-01T00:00:00Z">
        <w:r>
          <w:delText xml:space="preserve">Rice (2007, sec. 10.6, pp. 402–403)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covers boxplots.</w:delText>
        </w:r>
      </w:del>
    </w:p>
    <w:p>
      <w:pPr>
        <w:pStyle w:val="Compact"/>
        <w:numPr>
          <w:ilvl w:val="0"/>
          <w:numId w:val="1006"/>
        </w:numPr>
      </w:pPr>
      <w:ins w:id="165" w:author="PR Preview" w:date="2026-01-01T00:00:00Z">
        <w:r>
          <w:t xml:space="preserve">Hogg et al. [10, Sec. 6.2], pp. 245–255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covers exploratory data analysis.</w:t>
        </w:r>
      </w:ins>
    </w:p>
    <w:p>
      <w:pPr>
        <w:pStyle w:val="Compact"/>
        <w:numPr>
          <w:ilvl w:val="0"/>
          <w:numId w:val="1006"/>
        </w:numPr>
      </w:pPr>
      <w:ins w:id="168" w:author="PR Preview" w:date="2026-01-01T00:00:00Z">
        <w:r>
          <w:t xml:space="preserve">Rice [11, Sec. 10.2.3], pp. 385–388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covers quantile-quantile plots.</w:t>
        </w:r>
      </w:ins>
    </w:p>
    <w:p>
      <w:pPr>
        <w:pStyle w:val="Compact"/>
        <w:numPr>
          <w:ilvl w:val="0"/>
          <w:numId w:val="1006"/>
        </w:numPr>
      </w:pPr>
      <w:ins w:id="171" w:author="PR Preview" w:date="2026-01-01T00:00:00Z">
        <w:r>
          <w:t xml:space="preserve">Rice [11, Sec. 10.3], pp. 389–391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covers histograms, density curves and stem-and-leaf plots.</w:t>
        </w:r>
      </w:ins>
    </w:p>
    <w:p>
      <w:pPr>
        <w:pStyle w:val="Compact"/>
        <w:numPr>
          <w:ilvl w:val="0"/>
          <w:numId w:val="1006"/>
        </w:numPr>
      </w:pPr>
      <w:ins w:id="174" w:author="PR Preview" w:date="2026-01-01T00:00:00Z">
        <w:r>
          <w:t xml:space="preserve">Rice [11, Sec. 10.6], pp. 402–403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covers boxplots.</w:t>
        </w:r>
      </w:ins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del w:id="177" w:author="PR Preview" w:date="2026-01-01T00:00:00Z">
        <w:r>
          <w:delText xml:space="preserve">Source: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Wikipedia contributors (2026l)</w:delText>
        </w:r>
      </w:del>
      <w:del w:id="180" w:author="PR Preview" w:date="2026-01-01T00:00:00Z">
        <w:r>
          <w:delText xml:space="preserve">.</w:delText>
        </w:r>
      </w:del>
    </w:p>
    <w:p>
      <w:pPr>
        <w:pStyle w:val="BodyText"/>
      </w:pPr>
      <w:ins w:id="181" w:author="PR Preview" w:date="2026-01-01T00:00:00Z">
        <w:r>
          <w:t xml:space="preserve">Source: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Wikipedia contributors [17]</w:t>
        </w:r>
      </w:ins>
      <w:ins w:id="184" w:author="PR Preview" w:date="2026-01-01T00:00:00Z">
        <w:r>
          <w:t xml:space="preserve">.</w:t>
        </w:r>
      </w:ins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del w:id="185" w:author="PR Preview" w:date="2026-01-01T00:00:00Z">
        <w:r>
          <w:delText xml:space="preserve">Source: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Wikipedia contributors (2026i)</w:delText>
        </w:r>
      </w:del>
      <w:del w:id="188" w:author="PR Preview" w:date="2026-01-01T00:00:00Z">
        <w:r>
          <w:delText xml:space="preserve">.</w:delText>
        </w:r>
      </w:del>
    </w:p>
    <w:p>
      <w:pPr>
        <w:pStyle w:val="BodyText"/>
      </w:pPr>
      <w:ins w:id="189" w:author="PR Preview" w:date="2026-01-01T00:00:00Z">
        <w:r>
          <w:t xml:space="preserve">Source: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Wikipedia contributors [18]</w:t>
        </w:r>
      </w:ins>
      <w:ins w:id="192" w:author="PR Preview" w:date="2026-01-01T00:00:00Z">
        <w:r>
          <w:t xml:space="preserve">.</w:t>
        </w:r>
      </w:ins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del w:id="193" w:author="PR Preview" w:date="2026-01-01T00:00:00Z">
        <w:r>
          <w:delText xml:space="preserve">Rice (2007, sec. 10.7, pp. 404–406)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covers scatterplots.</w:delText>
        </w:r>
      </w:del>
    </w:p>
    <w:p>
      <w:pPr>
        <w:pStyle w:val="BodyText"/>
      </w:pPr>
      <w:ins w:id="196" w:author="PR Preview" w:date="2026-01-01T00:00:00Z">
        <w:r>
          <w:t xml:space="preserve">Rice [11, Sec. 10.7], pp. 404–406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covers scatterplots.</w:t>
        </w:r>
      </w:ins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del w:id="199" w:author="PR Preview" w:date="2026-01-01T00:00:00Z">
        <w:r>
          <w:delText xml:space="preserve">Source: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Wikipedia contributors (2026c)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BodyText"/>
      </w:pPr>
      <w:ins w:id="203" w:author="PR Preview" w:date="2026-01-01T00:00:00Z">
        <w:r>
          <w:t xml:space="preserve">Source: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Wikipedia contributors [19]</w:t>
        </w:r>
      </w:ins>
      <w:ins w:id="206" w:author="PR Preview" w:date="2026-01-01T00:00:00Z">
        <w:r>
          <w:t xml:space="preserve">.</w:t>
        </w:r>
      </w:ins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del w:id="207" w:author="PR Preview" w:date="2026-01-01T00:00:00Z">
        <w:r>
          <w:delText xml:space="preserve">Source: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Wikipedia contributors (2026o)</w:delText>
        </w:r>
      </w:del>
      <w:del w:id="210" w:author="PR Preview" w:date="2026-01-01T00:00:00Z">
        <w:r>
          <w:delText xml:space="preserve">.</w:delText>
        </w:r>
      </w:del>
    </w:p>
    <w:p>
      <w:pPr>
        <w:pStyle w:val="BodyText"/>
      </w:pPr>
      <w:del w:id="211" w:author="PR Preview" w:date="2026-01-01T00:00:00Z">
        <w:r>
          <w:rPr>
            <w:i/>
            <w:iCs/>
          </w:rPr>
          <w:delText xml:space="preserve">Remark 5</w:delText>
        </w:r>
      </w:del>
      <w:del w:id="212" w:author="PR Preview" w:date="2026-01-01T00:00:00Z">
        <w:r>
          <w:delText xml:space="preserve"> (Source: Standardization). </w:delText>
        </w:r>
      </w:del>
      <w:del w:id="213" w:author="PR Preview" w:date="2026-01-01T00:00:00Z">
        <w:r>
          <w:delText xml:space="preserve">James et al. (2021, sec. 4.7.6, p. 183)</w:delText>
        </w:r>
      </w:del>
      <w:del w:id="214" w:author="PR Preview" w:date="2026-01-01T00:00:00Z">
        <w:r>
          <w:delText xml:space="preserve">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Géron (2017, ch. 2)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describes the same operation but says it divides by the variance;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the standard deviation is used here, as in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James et al. (2021)</w:delText>
        </w:r>
      </w:del>
      <w:del w:id="223" w:author="PR Preview" w:date="2026-01-01T00:00:00Z">
        <w:r>
          <w:delText xml:space="preserve">.</w:delText>
        </w:r>
      </w:del>
    </w:p>
    <w:p>
      <w:pPr>
        <w:pStyle w:val="FirstParagraph"/>
      </w:pPr>
      <w:ins w:id="224" w:author="PR Preview" w:date="2026-01-01T00:00:00Z">
        <w:r>
          <w:t xml:space="preserve">Source: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Wikipedia contributors [20]</w:t>
        </w:r>
      </w:ins>
      <w:ins w:id="227" w:author="PR Preview" w:date="2026-01-01T00:00:00Z">
        <w:r>
          <w:t xml:space="preserve">.</w:t>
        </w:r>
      </w:ins>
    </w:p>
    <w:bookmarkEnd w:id="122"/>
    <w:bookmarkStart w:id="123" w:name="rem-source-standardization"/>
    <w:p>
      <w:pPr>
        <w:pStyle w:val="BodyText"/>
      </w:pPr>
      <w:ins w:id="228" w:author="PR Preview" w:date="2026-01-01T00:00:00Z">
        <w:r>
          <w:rPr>
            <w:i/>
            <w:iCs/>
          </w:rPr>
          <w:t xml:space="preserve">Remark 5</w:t>
        </w:r>
      </w:ins>
      <w:ins w:id="229" w:author="PR Preview" w:date="2026-01-01T00:00:00Z">
        <w:r>
          <w:t xml:space="preserve"> (Source: Standardization). </w:t>
        </w:r>
      </w:ins>
      <w:ins w:id="230" w:author="PR Preview" w:date="2026-01-01T00:00:00Z">
        <w:r>
          <w:t xml:space="preserve">James et al. [21, Sec. 4.7.6], p. 183</w:t>
        </w:r>
      </w:ins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Géron [22, Ch. 2]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describes the same operation but says it divides by the variance;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the standard deviation is used here, as in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James et al. [21]</w:t>
        </w:r>
      </w:ins>
      <w:ins w:id="240" w:author="PR Preview" w:date="2026-01-01T00:00:00Z">
        <w:r>
          <w:t xml:space="preserve">.</w:t>
        </w:r>
      </w:ins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del w:id="241" w:author="PR Preview" w:date="2026-01-01T00:00:00Z">
        <w:r>
          <w:rPr>
            <w:i/>
            <w:iCs/>
          </w:rPr>
          <w:delText xml:space="preserve">Remark 7</w:delText>
        </w:r>
      </w:del>
      <w:del w:id="242" w:author="PR Preview" w:date="2026-01-01T00:00:00Z">
        <w:r>
          <w:delText xml:space="preserve"> (Source: Standardized values have sample mean 0 and sample standard deviation 1). </w:delText>
        </w:r>
      </w:del>
      <w:del w:id="243" w:author="PR Preview" w:date="2026-01-01T00:00:00Z">
        <w:r>
          <w:delText xml:space="preserve">Stated for the standardized Caravan variables in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James et al. (2021, sec. 4.7.6, p. 183)</w:delText>
        </w:r>
      </w:del>
      <w:del w:id="246" w:author="PR Preview" w:date="2026-01-01T00:00:00Z">
        <w:r>
          <w:delText xml:space="preserve">;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the proof is the elementary calculation.</w:delText>
        </w:r>
      </w:del>
    </w:p>
    <w:p>
      <w:pPr>
        <w:pStyle w:val="BodyText"/>
      </w:pPr>
      <w:ins w:id="249" w:author="PR Preview" w:date="2026-01-01T00:00:00Z">
        <w:r>
          <w:rPr>
            <w:i/>
            <w:iCs/>
          </w:rPr>
          <w:t xml:space="preserve">Remark 7</w:t>
        </w:r>
      </w:ins>
      <w:ins w:id="250" w:author="PR Preview" w:date="2026-01-01T00:00:00Z">
        <w:r>
          <w:t xml:space="preserve"> (Source: Standardized values have sample mean 0 and sample standard deviation 1). </w:t>
        </w:r>
      </w:ins>
      <w:ins w:id="251" w:author="PR Preview" w:date="2026-01-01T00:00:00Z">
        <w:r>
          <w:t xml:space="preserve">Stated for the standardized Caravan variables in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James et al. [21, Sec. 4.7.6], p. 183</w:t>
        </w:r>
      </w:ins>
      <w:ins w:id="254" w:author="PR Preview" w:date="2026-01-01T00:00:00Z">
        <w:r>
          <w:t xml:space="preserve">;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 proof is the elementary calculation.</w:t>
        </w:r>
      </w:ins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del w:id="257" w:author="PR Preview" w:date="2026-01-01T00:00:00Z">
        <w:r>
          <w:delText xml:space="preserve">Source: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Géron (2017, ch. 2)</w:delText>
        </w:r>
      </w:del>
      <w:del w:id="260" w:author="PR Preview" w:date="2026-01-01T00:00:00Z">
        <w:r>
          <w:delText xml:space="preserve">;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Wikipedia contributors (2026d)</w:delText>
        </w:r>
      </w:del>
      <w:del w:id="263" w:author="PR Preview" w:date="2026-01-01T00:00:00Z">
        <w:r>
          <w:delText xml:space="preserve">.</w:delText>
        </w:r>
      </w:del>
    </w:p>
    <w:p>
      <w:pPr>
        <w:pStyle w:val="FirstParagraph"/>
      </w:pPr>
      <w:ins w:id="264" w:author="PR Preview" w:date="2026-01-01T00:00:00Z">
        <w:r>
          <w:t xml:space="preserve">Source: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Géron [22, Ch. 2]</w:t>
        </w:r>
      </w:ins>
      <w:ins w:id="267" w:author="PR Preview" w:date="2026-01-01T00:00:00Z">
        <w:r>
          <w:t xml:space="preserve">;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Wikipedia contributors [23]</w:t>
        </w:r>
      </w:ins>
      <w:ins w:id="270" w:author="PR Preview" w:date="2026-01-01T00:00:00Z">
        <w:r>
          <w:t xml:space="preserve">.</w:t>
        </w:r>
      </w:ins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del w:id="271" w:author="PR Preview" w:date="2026-01-01T00:00:00Z">
        <w:r>
          <w:delText xml:space="preserve">Min-max scaling is sensitive to outliers.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For example, suppose one income of 100 is recorded by mistake.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The maximum is then 100,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so min-max scaling maps all the other incomes into</w:delText>
        </w:r>
      </w:del>
      <w:del w:id="2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del w:id="279" w:author="PR Preview" w:date="2026-01-01T00:00:00Z">
        <w:r>
          <w:delText xml:space="preserve">.</w:delText>
        </w:r>
      </w:del>
      <w:del w:id="280" w:author="PR Preview" w:date="2026-01-01T00:00:00Z">
        <w:r>
          <w:delText xml:space="preserve"> </w:delText>
        </w:r>
      </w:del>
      <w:hyperlink w:anchor="def-standardization">
        <w:del w:id="281" w:author="PR Preview" w:date="2026-01-01T00:00:00Z">
          <w:r>
            <w:rPr>
              <w:rStyle w:val="Hyperlink"/>
            </w:rPr>
            <w:delText xml:space="preserve">Standardization</w:delText>
          </w:r>
        </w:del>
      </w:hyperlink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changes them much less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(Géron 2017, chap. 2,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“Feature Scaling”</w:delText>
        </w:r>
      </w:del>
      <w:del w:id="288" w:author="PR Preview" w:date="2026-01-01T00:00:00Z">
        <w:r>
          <w:delText xml:space="preserve">)</w:delText>
        </w:r>
      </w:del>
      <w:del w:id="289" w:author="PR Preview" w:date="2026-01-01T00:00:00Z">
        <w:r>
          <w:delText xml:space="preserve">.</w:delText>
        </w:r>
      </w:del>
    </w:p>
    <w:p>
      <w:pPr>
        <w:pStyle w:val="BodyText"/>
      </w:pPr>
      <w:ins w:id="290" w:author="PR Preview" w:date="2026-01-01T00:00:00Z">
        <w:r>
          <w:t xml:space="preserve">Min-max scaling is sensitive to outliers.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For example, suppose one income of 100 is recorded by mistake.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 maximum is then 100,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so min-max scaling maps all the other incomes into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ins w:id="298" w:author="PR Preview" w:date="2026-01-01T00:00:00Z">
        <w:r>
          <w:t xml:space="preserve">.</w:t>
        </w:r>
      </w:ins>
      <w:ins w:id="299" w:author="PR Preview" w:date="2026-01-01T00:00:00Z">
        <w:r>
          <w:t xml:space="preserve"> </w:t>
        </w:r>
      </w:ins>
      <w:hyperlink w:anchor="def-standardization">
        <w:ins w:id="300" w:author="PR Preview" w:date="2026-01-01T00:00:00Z">
          <w:r>
            <w:rPr>
              <w:rStyle w:val="Hyperlink"/>
            </w:rPr>
            <w:t xml:space="preserve">Standardization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changes them much less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[22, Ch. 2],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“Feature Scaling”</w:t>
        </w:r>
      </w:ins>
      <w:ins w:id="307" w:author="PR Preview" w:date="2026-01-01T00:00:00Z">
        <w:r>
          <w:t xml:space="preserve">.</w:t>
        </w:r>
      </w:ins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del w:id="308" w:author="PR Preview" w:date="2026-01-01T00:00:00Z">
        <w:r>
          <w:delText xml:space="preserve">Wikipedia contributors (2026e)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— histograms and the choice of bins</w:delText>
        </w:r>
      </w:del>
    </w:p>
    <w:p>
      <w:pPr>
        <w:numPr>
          <w:ilvl w:val="0"/>
          <w:numId w:val="1013"/>
        </w:numPr>
      </w:pPr>
      <w:del w:id="311" w:author="PR Preview" w:date="2026-01-01T00:00:00Z">
        <w:r>
          <w:delText xml:space="preserve">Wikipedia contributors (2026b)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— box plots and their variants</w:delText>
        </w:r>
      </w:del>
    </w:p>
    <w:p>
      <w:pPr>
        <w:numPr>
          <w:ilvl w:val="0"/>
          <w:numId w:val="1013"/>
        </w:numPr>
      </w:pPr>
      <w:del w:id="314" w:author="PR Preview" w:date="2026-01-01T00:00:00Z">
        <w:r>
          <w:delText xml:space="preserve">Wikipedia contributors (2026l)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— scatter plots and their uses</w:delText>
        </w:r>
      </w:del>
    </w:p>
    <w:p>
      <w:pPr>
        <w:numPr>
          <w:ilvl w:val="0"/>
          <w:numId w:val="1013"/>
        </w:numPr>
      </w:pPr>
      <w:del w:id="317" w:author="PR Preview" w:date="2026-01-01T00:00:00Z">
        <w:r>
          <w:delText xml:space="preserve">Wikipedia contributors (2026j)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— quantile-quantile plots</w:delText>
        </w:r>
      </w:del>
    </w:p>
    <w:p>
      <w:pPr>
        <w:numPr>
          <w:ilvl w:val="0"/>
          <w:numId w:val="1013"/>
        </w:numPr>
      </w:pPr>
      <w:del w:id="320" w:author="PR Preview" w:date="2026-01-01T00:00:00Z">
        <w:r>
          <w:delText xml:space="preserve">Wikipedia contributors (2026k)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— quartiles and how to compute them</w:delText>
        </w:r>
      </w:del>
    </w:p>
    <w:p>
      <w:pPr>
        <w:numPr>
          <w:ilvl w:val="0"/>
          <w:numId w:val="1013"/>
        </w:numPr>
      </w:pPr>
      <w:del w:id="323" w:author="PR Preview" w:date="2026-01-01T00:00:00Z">
        <w:r>
          <w:delText xml:space="preserve">Wikipedia contributors (2026o)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— z-scores and standardization</w:delText>
        </w:r>
      </w:del>
    </w:p>
    <w:p>
      <w:pPr>
        <w:numPr>
          <w:ilvl w:val="0"/>
          <w:numId w:val="1013"/>
        </w:numPr>
      </w:pPr>
      <w:del w:id="326" w:author="PR Preview" w:date="2026-01-01T00:00:00Z">
        <w:r>
          <w:delText xml:space="preserve">Wikipedia contributors (2026a)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— the Wikipedia article on bar chart</w:delText>
        </w:r>
      </w:del>
    </w:p>
    <w:p>
      <w:pPr>
        <w:numPr>
          <w:ilvl w:val="0"/>
          <w:numId w:val="1013"/>
        </w:numPr>
      </w:pPr>
      <w:del w:id="329" w:author="PR Preview" w:date="2026-01-01T00:00:00Z">
        <w:r>
          <w:delText xml:space="preserve">Wikipedia contributors (2026c)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— the Wikipedia article on contingency table</w:delText>
        </w:r>
      </w:del>
    </w:p>
    <w:p>
      <w:pPr>
        <w:numPr>
          <w:ilvl w:val="0"/>
          <w:numId w:val="1013"/>
        </w:numPr>
      </w:pPr>
      <w:del w:id="332" w:author="PR Preview" w:date="2026-01-01T00:00:00Z">
        <w:r>
          <w:delText xml:space="preserve">Wikipedia contributors (2026d)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— the Wikipedia article on feature scaling</w:delText>
        </w:r>
      </w:del>
    </w:p>
    <w:p>
      <w:pPr>
        <w:numPr>
          <w:ilvl w:val="0"/>
          <w:numId w:val="1013"/>
        </w:numPr>
      </w:pPr>
      <w:del w:id="335" w:author="PR Preview" w:date="2026-01-01T00:00:00Z">
        <w:r>
          <w:delText xml:space="preserve">Wikipedia contributors (2026f)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— the Wikipedia article on interquartile range</w:delText>
        </w:r>
      </w:del>
    </w:p>
    <w:p>
      <w:pPr>
        <w:numPr>
          <w:ilvl w:val="0"/>
          <w:numId w:val="1013"/>
        </w:numPr>
      </w:pPr>
      <w:del w:id="338" w:author="PR Preview" w:date="2026-01-01T00:00:00Z">
        <w:r>
          <w:delText xml:space="preserve">Wikipedia contributors (2026g)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— the Wikipedia article on kernel density estimation</w:delText>
        </w:r>
      </w:del>
    </w:p>
    <w:p>
      <w:pPr>
        <w:numPr>
          <w:ilvl w:val="0"/>
          <w:numId w:val="1013"/>
        </w:numPr>
      </w:pPr>
      <w:del w:id="341" w:author="PR Preview" w:date="2026-01-01T00:00:00Z">
        <w:r>
          <w:delText xml:space="preserve">Wikipedia contributors (2026h)</w:delText>
        </w:r>
      </w:del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— the Wikipedia article on median</w:delText>
        </w:r>
      </w:del>
    </w:p>
    <w:p>
      <w:pPr>
        <w:numPr>
          <w:ilvl w:val="0"/>
          <w:numId w:val="1013"/>
        </w:numPr>
      </w:pPr>
      <w:del w:id="344" w:author="PR Preview" w:date="2026-01-01T00:00:00Z">
        <w:r>
          <w:delText xml:space="preserve">Wikipedia contributors (2026i)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— the Wikipedia article on pearson correlation coefficient</w:delText>
        </w:r>
      </w:del>
    </w:p>
    <w:p>
      <w:pPr>
        <w:numPr>
          <w:ilvl w:val="0"/>
          <w:numId w:val="1013"/>
        </w:numPr>
      </w:pPr>
      <w:del w:id="347" w:author="PR Preview" w:date="2026-01-01T00:00:00Z">
        <w:r>
          <w:delText xml:space="preserve">Wikipedia contributors (2026m)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— the Wikipedia article on simple random sample</w:delText>
        </w:r>
      </w:del>
    </w:p>
    <w:p>
      <w:pPr>
        <w:numPr>
          <w:ilvl w:val="0"/>
          <w:numId w:val="1013"/>
        </w:numPr>
      </w:pPr>
      <w:del w:id="350" w:author="PR Preview" w:date="2026-01-01T00:00:00Z">
        <w:r>
          <w:delText xml:space="preserve">Wikipedia contributors (2026n)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— the Wikipedia article on standard deviation</w:delText>
        </w:r>
      </w:del>
    </w:p>
    <w:p>
      <w:pPr>
        <w:numPr>
          <w:ilvl w:val="0"/>
          <w:numId w:val="1013"/>
        </w:numPr>
      </w:pPr>
      <w:del w:id="353" w:author="PR Preview" w:date="2026-01-01T00:00:00Z">
        <w:r>
          <w:delText xml:space="preserve">Wikipedia contributors (2026p)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— the Wikipedia article on statistical population</w:delText>
        </w:r>
      </w:del>
    </w:p>
    <w:p>
      <w:pPr>
        <w:numPr>
          <w:ilvl w:val="0"/>
          <w:numId w:val="1013"/>
        </w:numPr>
      </w:pPr>
      <w:del w:id="356" w:author="PR Preview" w:date="2026-01-01T00:00:00Z">
        <w:r>
          <w:delText xml:space="preserve">Wikipedia contributors (2026q)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— the Wikipedia article on variance</w:delText>
        </w:r>
      </w:del>
    </w:p>
    <w:p>
      <w:pPr>
        <w:numPr>
          <w:ilvl w:val="0"/>
          <w:numId w:val="1013"/>
        </w:numPr>
      </w:pPr>
      <w:ins w:id="359" w:author="PR Preview" w:date="2026-01-01T00:00:00Z">
        <w:r>
          <w:t xml:space="preserve">Wikipedia contributors [12]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— histograms and the choice of bins</w:t>
        </w:r>
      </w:ins>
    </w:p>
    <w:p>
      <w:pPr>
        <w:numPr>
          <w:ilvl w:val="0"/>
          <w:numId w:val="1013"/>
        </w:numPr>
      </w:pPr>
      <w:ins w:id="362" w:author="PR Preview" w:date="2026-01-01T00:00:00Z">
        <w:r>
          <w:t xml:space="preserve">Wikipedia contributors [14]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— box plots and their variants</w:t>
        </w:r>
      </w:ins>
    </w:p>
    <w:p>
      <w:pPr>
        <w:numPr>
          <w:ilvl w:val="0"/>
          <w:numId w:val="1013"/>
        </w:numPr>
      </w:pPr>
      <w:ins w:id="365" w:author="PR Preview" w:date="2026-01-01T00:00:00Z">
        <w:r>
          <w:t xml:space="preserve">Wikipedia contributors [17]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— scatter plots and their uses</w:t>
        </w:r>
      </w:ins>
    </w:p>
    <w:p>
      <w:pPr>
        <w:numPr>
          <w:ilvl w:val="0"/>
          <w:numId w:val="1013"/>
        </w:numPr>
      </w:pPr>
      <w:ins w:id="368" w:author="PR Preview" w:date="2026-01-01T00:00:00Z">
        <w:r>
          <w:t xml:space="preserve">Wikipedia contributors [16]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— quantile-quantile plots</w:t>
        </w:r>
      </w:ins>
    </w:p>
    <w:p>
      <w:pPr>
        <w:numPr>
          <w:ilvl w:val="0"/>
          <w:numId w:val="1013"/>
        </w:numPr>
      </w:pPr>
      <w:ins w:id="371" w:author="PR Preview" w:date="2026-01-01T00:00:00Z">
        <w:r>
          <w:t xml:space="preserve">Wikipedia contributors [8]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— quartiles and how to compute them</w:t>
        </w:r>
      </w:ins>
    </w:p>
    <w:p>
      <w:pPr>
        <w:numPr>
          <w:ilvl w:val="0"/>
          <w:numId w:val="1013"/>
        </w:numPr>
      </w:pPr>
      <w:ins w:id="374" w:author="PR Preview" w:date="2026-01-01T00:00:00Z">
        <w:r>
          <w:t xml:space="preserve">Wikipedia contributors [20]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— z-scores and standardization</w:t>
        </w:r>
      </w:ins>
    </w:p>
    <w:p>
      <w:pPr>
        <w:numPr>
          <w:ilvl w:val="0"/>
          <w:numId w:val="1013"/>
        </w:numPr>
      </w:pPr>
      <w:ins w:id="377" w:author="PR Preview" w:date="2026-01-01T00:00:00Z">
        <w:r>
          <w:t xml:space="preserve">Wikipedia contributors [15]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— the Wikipedia article on bar chart</w:t>
        </w:r>
      </w:ins>
    </w:p>
    <w:p>
      <w:pPr>
        <w:numPr>
          <w:ilvl w:val="0"/>
          <w:numId w:val="1013"/>
        </w:numPr>
      </w:pPr>
      <w:ins w:id="380" w:author="PR Preview" w:date="2026-01-01T00:00:00Z">
        <w:r>
          <w:t xml:space="preserve">Wikipedia contributors [19]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— the Wikipedia article on contingency table</w:t>
        </w:r>
      </w:ins>
    </w:p>
    <w:p>
      <w:pPr>
        <w:numPr>
          <w:ilvl w:val="0"/>
          <w:numId w:val="1013"/>
        </w:numPr>
      </w:pPr>
      <w:ins w:id="383" w:author="PR Preview" w:date="2026-01-01T00:00:00Z">
        <w:r>
          <w:t xml:space="preserve">Wikipedia contributors [23]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— the Wikipedia article on feature scaling</w:t>
        </w:r>
      </w:ins>
    </w:p>
    <w:p>
      <w:pPr>
        <w:numPr>
          <w:ilvl w:val="0"/>
          <w:numId w:val="1013"/>
        </w:numPr>
      </w:pPr>
      <w:ins w:id="386" w:author="PR Preview" w:date="2026-01-01T00:00:00Z">
        <w:r>
          <w:t xml:space="preserve">Wikipedia contributors [9]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— the Wikipedia article on interquartile range</w:t>
        </w:r>
      </w:ins>
    </w:p>
    <w:p>
      <w:pPr>
        <w:numPr>
          <w:ilvl w:val="0"/>
          <w:numId w:val="1013"/>
        </w:numPr>
      </w:pPr>
      <w:ins w:id="389" w:author="PR Preview" w:date="2026-01-01T00:00:00Z">
        <w:r>
          <w:t xml:space="preserve">Wikipedia contributors [13]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— the Wikipedia article on kernel density estimation</w:t>
        </w:r>
      </w:ins>
    </w:p>
    <w:p>
      <w:pPr>
        <w:numPr>
          <w:ilvl w:val="0"/>
          <w:numId w:val="1013"/>
        </w:numPr>
      </w:pPr>
      <w:ins w:id="392" w:author="PR Preview" w:date="2026-01-01T00:00:00Z">
        <w:r>
          <w:t xml:space="preserve">Wikipedia contributors [5]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— the Wikipedia article on median</w:t>
        </w:r>
      </w:ins>
    </w:p>
    <w:p>
      <w:pPr>
        <w:numPr>
          <w:ilvl w:val="0"/>
          <w:numId w:val="1013"/>
        </w:numPr>
      </w:pPr>
      <w:ins w:id="395" w:author="PR Preview" w:date="2026-01-01T00:00:00Z">
        <w:r>
          <w:t xml:space="preserve">Wikipedia contributors [18]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— the Wikipedia article on pearson correlation coefficient</w:t>
        </w:r>
      </w:ins>
    </w:p>
    <w:p>
      <w:pPr>
        <w:numPr>
          <w:ilvl w:val="0"/>
          <w:numId w:val="1013"/>
        </w:numPr>
      </w:pPr>
      <w:ins w:id="398" w:author="PR Preview" w:date="2026-01-01T00:00:00Z">
        <w:r>
          <w:t xml:space="preserve">Wikipedia contributors [4]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— the Wikipedia article on simple random sample</w:t>
        </w:r>
      </w:ins>
    </w:p>
    <w:p>
      <w:pPr>
        <w:numPr>
          <w:ilvl w:val="0"/>
          <w:numId w:val="1013"/>
        </w:numPr>
      </w:pPr>
      <w:ins w:id="401" w:author="PR Preview" w:date="2026-01-01T00:00:00Z">
        <w:r>
          <w:t xml:space="preserve">Wikipedia contributors [7]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— the Wikipedia article on standard deviation</w:t>
        </w:r>
      </w:ins>
    </w:p>
    <w:p>
      <w:pPr>
        <w:numPr>
          <w:ilvl w:val="0"/>
          <w:numId w:val="1013"/>
        </w:numPr>
      </w:pPr>
      <w:ins w:id="404" w:author="PR Preview" w:date="2026-01-01T00:00:00Z">
        <w:r>
          <w:t xml:space="preserve">Wikipedia contributors [3]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— the Wikipedia article on statistical population</w:t>
        </w:r>
      </w:ins>
    </w:p>
    <w:p>
      <w:pPr>
        <w:numPr>
          <w:ilvl w:val="0"/>
          <w:numId w:val="1013"/>
        </w:numPr>
      </w:pPr>
      <w:ins w:id="407" w:author="PR Preview" w:date="2026-01-01T00:00:00Z">
        <w:r>
          <w:t xml:space="preserve">Wikipedia contributors [6]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— the Wikipedia article on variance</w:t>
        </w:r>
      </w:ins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7" w:name="ref-vittinghoff2e"/>
    <w:p>
      <w:pPr>
        <w:pStyle w:val="Bibliography"/>
      </w:pPr>
      <w:del w:id="410" w:author="PR Preview" w:date="2026-01-01T00:00:00Z">
        <w:r>
          <w:delText xml:space="preserve">Géron, Aurélien. 2017.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rPr>
            <w:i/>
            <w:iCs/>
          </w:rPr>
          <w:delText xml:space="preserve">Hands-on Machine Learning with</w:delText>
        </w:r>
      </w:del>
      <w:del w:id="413" w:author="PR Preview" w:date="2026-01-01T00:00:00Z">
        <w:r>
          <w:rPr>
            <w:i/>
            <w:iCs/>
          </w:rPr>
          <w:delText xml:space="preserve"> </w:delText>
        </w:r>
      </w:del>
      <w:del w:id="414" w:author="PR Preview" w:date="2026-01-01T00:00:00Z">
        <w:r>
          <w:rPr>
            <w:i/>
            <w:iCs/>
          </w:rPr>
          <w:delText xml:space="preserve">Scikit-Learn</w:delText>
        </w:r>
      </w:del>
      <w:del w:id="415" w:author="PR Preview" w:date="2026-01-01T00:00:00Z">
        <w:r>
          <w:rPr>
            <w:i/>
            <w:iCs/>
          </w:rPr>
          <w:delText xml:space="preserve"> </w:delText>
        </w:r>
      </w:del>
      <w:del w:id="416" w:author="PR Preview" w:date="2026-01-01T00:00:00Z">
        <w:r>
          <w:rPr>
            <w:i/>
            <w:iCs/>
          </w:rPr>
          <w:delText xml:space="preserve">and</w:delText>
        </w:r>
      </w:del>
      <w:del w:id="417" w:author="PR Preview" w:date="2026-01-01T00:00:00Z">
        <w:r>
          <w:rPr>
            <w:i/>
            <w:iCs/>
          </w:rPr>
          <w:delText xml:space="preserve"> </w:delText>
        </w:r>
      </w:del>
      <w:del w:id="418" w:author="PR Preview" w:date="2026-01-01T00:00:00Z">
        <w:r>
          <w:rPr>
            <w:i/>
            <w:iCs/>
          </w:rPr>
          <w:delText xml:space="preserve">TensorFlow</w:delText>
        </w:r>
      </w:del>
      <w:del w:id="419" w:author="PR Preview" w:date="2026-01-01T00:00:00Z">
        <w:r>
          <w:delText xml:space="preserve">. 1st ed. O’Reilly Media.</w:delText>
        </w:r>
      </w:del>
    </w:p>
    <w:p>
      <w:pPr>
        <w:pStyle w:val="Bibliography"/>
      </w:pPr>
      <w:del w:id="420" w:author="PR Preview" w:date="2026-01-01T00:00:00Z">
        <w:r>
          <w:delText xml:space="preserve">Hogg, Robert V., Elliot A. Tanis, and Dale L. Zimmerman. 2019.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rPr>
            <w:i/>
            <w:iCs/>
          </w:rPr>
          <w:delText xml:space="preserve">Probability and Statistical Inference</w:delText>
        </w:r>
      </w:del>
      <w:del w:id="423" w:author="PR Preview" w:date="2026-01-01T00:00:00Z">
        <w:r>
          <w:delText xml:space="preserve">. Tenth edition. Pearson.</w:delText>
        </w:r>
      </w:del>
    </w:p>
    <w:p>
      <w:pPr>
        <w:pStyle w:val="Bibliography"/>
      </w:pPr>
      <w:del w:id="424" w:author="PR Preview" w:date="2026-01-01T00:00:00Z">
        <w:r>
          <w:delText xml:space="preserve">James, Gareth, Daniela Witten, Trevor Hastie, and Robert Tibshirani. 2021.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427" w:author="PR Preview" w:date="2026-01-01T00:00:00Z">
        <w:r>
          <w:rPr>
            <w:i/>
            <w:iCs/>
          </w:rPr>
          <w:delText xml:space="preserve"> </w:delText>
        </w:r>
      </w:del>
      <w:del w:id="428" w:author="PR Preview" w:date="2026-01-01T00:00:00Z">
        <w:r>
          <w:rPr>
            <w:i/>
            <w:iCs/>
          </w:rPr>
          <w:delText xml:space="preserve">R</w:delText>
        </w:r>
      </w:del>
      <w:del w:id="429" w:author="PR Preview" w:date="2026-01-01T00:00:00Z">
        <w:r>
          <w:delText xml:space="preserve">. 2nd ed. Springer.</w:delText>
        </w:r>
      </w:del>
      <w:del w:id="430" w:author="PR Preview" w:date="2026-01-01T00:00:00Z">
        <w:r>
          <w:delText xml:space="preserve"> </w:delText>
        </w:r>
      </w:del>
      <w:hyperlink r:id="rId174">
        <w:del w:id="431" w:author="PR Preview" w:date="2026-01-01T00:00:00Z">
          <w:r>
            <w:rPr>
              <w:rStyle w:val="Hyperlink"/>
            </w:rPr>
            <w:delText xml:space="preserve">https://doi.org/10.1007/978-1-0716-1418-1</w:delText>
          </w:r>
        </w:del>
      </w:hyperlink>
      <w:del w:id="432" w:author="PR Preview" w:date="2026-01-01T00:00:00Z">
        <w:r>
          <w:delText xml:space="preserve">.</w:delText>
        </w:r>
      </w:del>
    </w:p>
    <w:p>
      <w:pPr>
        <w:pStyle w:val="Bibliography"/>
      </w:pPr>
      <w:del w:id="433" w:author="PR Preview" w:date="2026-01-01T00:00:00Z">
        <w:r>
          <w:delText xml:space="preserve">Rice, John A. 2007.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436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437" w:author="PR Preview" w:date="2026-01-01T00:00:00Z">
        <w:r>
          <w:delText xml:space="preserve">Rosenman, Ray H, Richard J Brand, C David Jenkins, Meyer Friedman, Reuben Straus, and Moses Wurm. 1975.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“Coronary Heart Disease in the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Western Collaborative Group Study</w:delText>
        </w:r>
      </w:del>
      <w:del w:id="442" w:author="PR Preview" w:date="2026-01-01T00:00:00Z">
        <w:r>
          <w:delText xml:space="preserve">: Final Follow-up Experience of 8 1/2 Years.”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rPr>
            <w:i/>
            <w:iCs/>
          </w:rPr>
          <w:delText xml:space="preserve">JAMA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233 (8): 872–77.</w:delText>
        </w:r>
      </w:del>
      <w:del w:id="447" w:author="PR Preview" w:date="2026-01-01T00:00:00Z">
        <w:r>
          <w:delText xml:space="preserve"> </w:delText>
        </w:r>
      </w:del>
      <w:hyperlink r:id="rId138">
        <w:del w:id="448" w:author="PR Preview" w:date="2026-01-01T00:00:00Z">
          <w:r>
            <w:rPr>
              <w:rStyle w:val="Hyperlink"/>
            </w:rPr>
            <w:delText xml:space="preserve">https://doi.org/10.1001/jama.1975.03260080034016</w:delText>
          </w:r>
        </w:del>
      </w:hyperlink>
      <w:del w:id="449" w:author="PR Preview" w:date="2026-01-01T00:00:00Z">
        <w:r>
          <w:delText xml:space="preserve">.</w:delText>
        </w:r>
      </w:del>
    </w:p>
    <w:p>
      <w:pPr>
        <w:pStyle w:val="Bibliography"/>
      </w:pPr>
      <w:del w:id="450" w:author="PR Preview" w:date="2026-01-01T00:00:00Z">
        <w:r>
          <w:delText xml:space="preserve">Vittinghoff, Eric, David V Glidden, Stephen C Shiboski, and Charles E McCulloch. 2012.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rPr>
            <w:i/>
            <w:iCs/>
          </w:rPr>
          <w:delText xml:space="preserve">Regression Methods in Biostatistics: Linear, Logistic, Survival, and Repeated Measures Models</w:delText>
        </w:r>
      </w:del>
      <w:del w:id="453" w:author="PR Preview" w:date="2026-01-01T00:00:00Z">
        <w:r>
          <w:delText xml:space="preserve">. 2nd ed. Springer.</w:delText>
        </w:r>
      </w:del>
      <w:del w:id="454" w:author="PR Preview" w:date="2026-01-01T00:00:00Z">
        <w:r>
          <w:delText xml:space="preserve"> </w:delText>
        </w:r>
      </w:del>
      <w:hyperlink r:id="rId136">
        <w:del w:id="455" w:author="PR Preview" w:date="2026-01-01T00:00:00Z">
          <w:r>
            <w:rPr>
              <w:rStyle w:val="Hyperlink"/>
            </w:rPr>
            <w:delText xml:space="preserve">https://doi.org/10.1007/978-1-4614-1353-0</w:delText>
          </w:r>
        </w:del>
      </w:hyperlink>
      <w:del w:id="456" w:author="PR Preview" w:date="2026-01-01T00:00:00Z">
        <w:r>
          <w:delText xml:space="preserve">.</w:delText>
        </w:r>
      </w:del>
    </w:p>
    <w:p>
      <w:pPr>
        <w:pStyle w:val="Bibliography"/>
      </w:pPr>
      <w:del w:id="457" w:author="PR Preview" w:date="2026-01-01T00:00:00Z">
        <w:r>
          <w:delText xml:space="preserve">Wikipedia contributors. 2026a.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rPr>
            <w:i/>
            <w:iCs/>
          </w:rPr>
          <w:delText xml:space="preserve">Bar Chart —</w:delText>
        </w:r>
      </w:del>
      <w:del w:id="460" w:author="PR Preview" w:date="2026-01-01T00:00:00Z">
        <w:r>
          <w:rPr>
            <w:i/>
            <w:iCs/>
          </w:rPr>
          <w:delText xml:space="preserve"> </w:delText>
        </w:r>
      </w:del>
      <w:del w:id="461" w:author="PR Preview" w:date="2026-01-01T00:00:00Z">
        <w:r>
          <w:rPr>
            <w:i/>
            <w:iCs/>
          </w:rPr>
          <w:delText xml:space="preserve">Wikipedia</w:delText>
        </w:r>
      </w:del>
      <w:del w:id="462" w:author="PR Preview" w:date="2026-01-01T00:00:00Z">
        <w:r>
          <w:rPr>
            <w:i/>
            <w:iCs/>
          </w:rPr>
          <w:delText xml:space="preserve">,</w:delText>
        </w:r>
      </w:del>
      <w:del w:id="463" w:author="PR Preview" w:date="2026-01-01T00:00:00Z">
        <w:r>
          <w:rPr>
            <w:i/>
            <w:iCs/>
          </w:rPr>
          <w:delText xml:space="preserve"> </w:delText>
        </w:r>
      </w:del>
      <w:del w:id="464" w:author="PR Preview" w:date="2026-01-01T00:00:00Z">
        <w:r>
          <w:rPr>
            <w:i/>
            <w:iCs/>
          </w:rPr>
          <w:delText xml:space="preserve">the Free Encyclopedia</w:delText>
        </w:r>
      </w:del>
      <w:del w:id="465" w:author="PR Preview" w:date="2026-01-01T00:00:00Z">
        <w:r>
          <w:delText xml:space="preserve">.</w:delText>
        </w:r>
      </w:del>
      <w:del w:id="466" w:author="PR Preview" w:date="2026-01-01T00:00:00Z">
        <w:r>
          <w:delText xml:space="preserve"> </w:delText>
        </w:r>
      </w:del>
      <w:hyperlink r:id="rId162">
        <w:del w:id="467" w:author="PR Preview" w:date="2026-01-01T00:00:00Z">
          <w:r>
            <w:rPr>
              <w:rStyle w:val="Hyperlink"/>
            </w:rPr>
            <w:delText xml:space="preserve">https://en.wikipedia.org/wiki/Bar_chart</w:delText>
          </w:r>
        </w:del>
      </w:hyperlink>
      <w:del w:id="468" w:author="PR Preview" w:date="2026-01-01T00:00:00Z">
        <w:r>
          <w:delText xml:space="preserve">.</w:delText>
        </w:r>
      </w:del>
    </w:p>
    <w:p>
      <w:pPr>
        <w:pStyle w:val="Bibliography"/>
      </w:pPr>
      <w:del w:id="469" w:author="PR Preview" w:date="2026-01-01T00:00:00Z">
        <w:r>
          <w:delText xml:space="preserve">Wikipedia contributors. 2026b.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rPr>
            <w:i/>
            <w:iCs/>
          </w:rPr>
          <w:delText xml:space="preserve">Box Plot —</w:delText>
        </w:r>
      </w:del>
      <w:del w:id="472" w:author="PR Preview" w:date="2026-01-01T00:00:00Z">
        <w:r>
          <w:rPr>
            <w:i/>
            <w:iCs/>
          </w:rPr>
          <w:delText xml:space="preserve"> </w:delText>
        </w:r>
      </w:del>
      <w:del w:id="473" w:author="PR Preview" w:date="2026-01-01T00:00:00Z">
        <w:r>
          <w:rPr>
            <w:i/>
            <w:iCs/>
          </w:rPr>
          <w:delText xml:space="preserve">Wikipedia</w:delText>
        </w:r>
      </w:del>
      <w:del w:id="474" w:author="PR Preview" w:date="2026-01-01T00:00:00Z">
        <w:r>
          <w:rPr>
            <w:i/>
            <w:iCs/>
          </w:rPr>
          <w:delText xml:space="preserve">,</w:delText>
        </w:r>
      </w:del>
      <w:del w:id="475" w:author="PR Preview" w:date="2026-01-01T00:00:00Z">
        <w:r>
          <w:rPr>
            <w:i/>
            <w:iCs/>
          </w:rPr>
          <w:delText xml:space="preserve"> </w:delText>
        </w:r>
      </w:del>
      <w:del w:id="476" w:author="PR Preview" w:date="2026-01-01T00:00:00Z">
        <w:r>
          <w:rPr>
            <w:i/>
            <w:iCs/>
          </w:rPr>
          <w:delText xml:space="preserve">the Free Encyclopedia</w:delText>
        </w:r>
      </w:del>
      <w:del w:id="477" w:author="PR Preview" w:date="2026-01-01T00:00:00Z">
        <w:r>
          <w:delText xml:space="preserve">.</w:delText>
        </w:r>
      </w:del>
      <w:del w:id="478" w:author="PR Preview" w:date="2026-01-01T00:00:00Z">
        <w:r>
          <w:delText xml:space="preserve"> </w:delText>
        </w:r>
      </w:del>
      <w:hyperlink r:id="rId160">
        <w:del w:id="479" w:author="PR Preview" w:date="2026-01-01T00:00:00Z">
          <w:r>
            <w:rPr>
              <w:rStyle w:val="Hyperlink"/>
            </w:rPr>
            <w:delText xml:space="preserve">https://en.wikipedia.org/wiki/Box_plot</w:delText>
          </w:r>
        </w:del>
      </w:hyperlink>
      <w:del w:id="480" w:author="PR Preview" w:date="2026-01-01T00:00:00Z">
        <w:r>
          <w:delText xml:space="preserve">.</w:delText>
        </w:r>
      </w:del>
    </w:p>
    <w:p>
      <w:pPr>
        <w:pStyle w:val="Bibliography"/>
      </w:pPr>
      <w:del w:id="481" w:author="PR Preview" w:date="2026-01-01T00:00:00Z">
        <w:r>
          <w:delText xml:space="preserve">Wikipedia contributors. 2026c.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rPr>
            <w:i/>
            <w:iCs/>
          </w:rPr>
          <w:delText xml:space="preserve">Contingency Table —</w:delText>
        </w:r>
      </w:del>
      <w:del w:id="484" w:author="PR Preview" w:date="2026-01-01T00:00:00Z">
        <w:r>
          <w:rPr>
            <w:i/>
            <w:iCs/>
          </w:rPr>
          <w:delText xml:space="preserve"> </w:delText>
        </w:r>
      </w:del>
      <w:del w:id="485" w:author="PR Preview" w:date="2026-01-01T00:00:00Z">
        <w:r>
          <w:rPr>
            <w:i/>
            <w:iCs/>
          </w:rPr>
          <w:delText xml:space="preserve">Wikipedia</w:delText>
        </w:r>
      </w:del>
      <w:del w:id="486" w:author="PR Preview" w:date="2026-01-01T00:00:00Z">
        <w:r>
          <w:rPr>
            <w:i/>
            <w:iCs/>
          </w:rPr>
          <w:delText xml:space="preserve">,</w:delText>
        </w:r>
      </w:del>
      <w:del w:id="487" w:author="PR Preview" w:date="2026-01-01T00:00:00Z">
        <w:r>
          <w:rPr>
            <w:i/>
            <w:iCs/>
          </w:rPr>
          <w:delText xml:space="preserve"> </w:delText>
        </w:r>
      </w:del>
      <w:del w:id="488" w:author="PR Preview" w:date="2026-01-01T00:00:00Z">
        <w:r>
          <w:rPr>
            <w:i/>
            <w:iCs/>
          </w:rPr>
          <w:delText xml:space="preserve">the Free Encyclopedia</w:delText>
        </w:r>
      </w:del>
      <w:del w:id="489" w:author="PR Preview" w:date="2026-01-01T00:00:00Z">
        <w:r>
          <w:delText xml:space="preserve">.</w:delText>
        </w:r>
      </w:del>
      <w:del w:id="490" w:author="PR Preview" w:date="2026-01-01T00:00:00Z">
        <w:r>
          <w:delText xml:space="preserve"> </w:delText>
        </w:r>
      </w:del>
      <w:hyperlink r:id="rId170">
        <w:del w:id="491" w:author="PR Preview" w:date="2026-01-01T00:00:00Z">
          <w:r>
            <w:rPr>
              <w:rStyle w:val="Hyperlink"/>
            </w:rPr>
            <w:delText xml:space="preserve">https://en.wikipedia.org/wiki/Contingency_table</w:delText>
          </w:r>
        </w:del>
      </w:hyperlink>
      <w:del w:id="492" w:author="PR Preview" w:date="2026-01-01T00:00:00Z">
        <w:r>
          <w:delText xml:space="preserve">.</w:delText>
        </w:r>
      </w:del>
    </w:p>
    <w:p>
      <w:pPr>
        <w:pStyle w:val="Bibliography"/>
      </w:pPr>
      <w:del w:id="493" w:author="PR Preview" w:date="2026-01-01T00:00:00Z">
        <w:r>
          <w:delText xml:space="preserve">Wikipedia contributors. 2026d.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rPr>
            <w:i/>
            <w:iCs/>
          </w:rPr>
          <w:delText xml:space="preserve">Feature Scaling —</w:delText>
        </w:r>
      </w:del>
      <w:del w:id="496" w:author="PR Preview" w:date="2026-01-01T00:00:00Z">
        <w:r>
          <w:rPr>
            <w:i/>
            <w:iCs/>
          </w:rPr>
          <w:delText xml:space="preserve"> </w:delText>
        </w:r>
      </w:del>
      <w:del w:id="497" w:author="PR Preview" w:date="2026-01-01T00:00:00Z">
        <w:r>
          <w:rPr>
            <w:i/>
            <w:iCs/>
          </w:rPr>
          <w:delText xml:space="preserve">Wikipedia</w:delText>
        </w:r>
      </w:del>
      <w:del w:id="498" w:author="PR Preview" w:date="2026-01-01T00:00:00Z">
        <w:r>
          <w:rPr>
            <w:i/>
            <w:iCs/>
          </w:rPr>
          <w:delText xml:space="preserve">,</w:delText>
        </w:r>
      </w:del>
      <w:del w:id="499" w:author="PR Preview" w:date="2026-01-01T00:00:00Z">
        <w:r>
          <w:rPr>
            <w:i/>
            <w:iCs/>
          </w:rPr>
          <w:delText xml:space="preserve"> </w:delText>
        </w:r>
      </w:del>
      <w:del w:id="500" w:author="PR Preview" w:date="2026-01-01T00:00:00Z">
        <w:r>
          <w:rPr>
            <w:i/>
            <w:iCs/>
          </w:rPr>
          <w:delText xml:space="preserve">the Free Encyclopedia</w:delText>
        </w:r>
      </w:del>
      <w:del w:id="501" w:author="PR Preview" w:date="2026-01-01T00:00:00Z">
        <w:r>
          <w:delText xml:space="preserve">.</w:delText>
        </w:r>
      </w:del>
      <w:del w:id="502" w:author="PR Preview" w:date="2026-01-01T00:00:00Z">
        <w:r>
          <w:delText xml:space="preserve"> </w:delText>
        </w:r>
      </w:del>
      <w:hyperlink r:id="rId177">
        <w:del w:id="503" w:author="PR Preview" w:date="2026-01-01T00:00:00Z">
          <w:r>
            <w:rPr>
              <w:rStyle w:val="Hyperlink"/>
            </w:rPr>
            <w:delText xml:space="preserve">https://en.wikipedia.org/wiki/Feature_scaling</w:delText>
          </w:r>
        </w:del>
      </w:hyperlink>
      <w:del w:id="504" w:author="PR Preview" w:date="2026-01-01T00:00:00Z">
        <w:r>
          <w:delText xml:space="preserve">.</w:delText>
        </w:r>
      </w:del>
    </w:p>
    <w:p>
      <w:pPr>
        <w:pStyle w:val="Bibliography"/>
      </w:pPr>
      <w:del w:id="505" w:author="PR Preview" w:date="2026-01-01T00:00:00Z">
        <w:r>
          <w:delText xml:space="preserve">Wikipedia contributors. 2026e.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rPr>
            <w:i/>
            <w:iCs/>
          </w:rPr>
          <w:delText xml:space="preserve">Histogram —</w:delText>
        </w:r>
      </w:del>
      <w:del w:id="508" w:author="PR Preview" w:date="2026-01-01T00:00:00Z">
        <w:r>
          <w:rPr>
            <w:i/>
            <w:iCs/>
          </w:rPr>
          <w:delText xml:space="preserve"> </w:delText>
        </w:r>
      </w:del>
      <w:del w:id="509" w:author="PR Preview" w:date="2026-01-01T00:00:00Z">
        <w:r>
          <w:rPr>
            <w:i/>
            <w:iCs/>
          </w:rPr>
          <w:delText xml:space="preserve">Wikipedia</w:delText>
        </w:r>
      </w:del>
      <w:del w:id="510" w:author="PR Preview" w:date="2026-01-01T00:00:00Z">
        <w:r>
          <w:rPr>
            <w:i/>
            <w:iCs/>
          </w:rPr>
          <w:delText xml:space="preserve">,</w:delText>
        </w:r>
      </w:del>
      <w:del w:id="511" w:author="PR Preview" w:date="2026-01-01T00:00:00Z">
        <w:r>
          <w:rPr>
            <w:i/>
            <w:iCs/>
          </w:rPr>
          <w:delText xml:space="preserve"> </w:delText>
        </w:r>
      </w:del>
      <w:del w:id="512" w:author="PR Preview" w:date="2026-01-01T00:00:00Z">
        <w:r>
          <w:rPr>
            <w:i/>
            <w:iCs/>
          </w:rPr>
          <w:delText xml:space="preserve">the Free Encyclopedia</w:delText>
        </w:r>
      </w:del>
      <w:del w:id="513" w:author="PR Preview" w:date="2026-01-01T00:00:00Z">
        <w:r>
          <w:delText xml:space="preserve">.</w:delText>
        </w:r>
      </w:del>
      <w:del w:id="514" w:author="PR Preview" w:date="2026-01-01T00:00:00Z">
        <w:r>
          <w:delText xml:space="preserve"> </w:delText>
        </w:r>
      </w:del>
      <w:hyperlink r:id="rId156">
        <w:del w:id="515" w:author="PR Preview" w:date="2026-01-01T00:00:00Z">
          <w:r>
            <w:rPr>
              <w:rStyle w:val="Hyperlink"/>
            </w:rPr>
            <w:delText xml:space="preserve">https://en.wikipedia.org/wiki/Histogram</w:delText>
          </w:r>
        </w:del>
      </w:hyperlink>
      <w:del w:id="516" w:author="PR Preview" w:date="2026-01-01T00:00:00Z">
        <w:r>
          <w:delText xml:space="preserve">.</w:delText>
        </w:r>
      </w:del>
    </w:p>
    <w:p>
      <w:pPr>
        <w:pStyle w:val="Bibliography"/>
      </w:pPr>
      <w:del w:id="517" w:author="PR Preview" w:date="2026-01-01T00:00:00Z">
        <w:r>
          <w:delText xml:space="preserve">Wikipedia contributors. 2026f.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rPr>
            <w:i/>
            <w:iCs/>
          </w:rPr>
          <w:delText xml:space="preserve">Interquartile Range —</w:delText>
        </w:r>
      </w:del>
      <w:del w:id="520" w:author="PR Preview" w:date="2026-01-01T00:00:00Z">
        <w:r>
          <w:rPr>
            <w:i/>
            <w:iCs/>
          </w:rPr>
          <w:delText xml:space="preserve"> </w:delText>
        </w:r>
      </w:del>
      <w:del w:id="521" w:author="PR Preview" w:date="2026-01-01T00:00:00Z">
        <w:r>
          <w:rPr>
            <w:i/>
            <w:iCs/>
          </w:rPr>
          <w:delText xml:space="preserve">Wikipedia</w:delText>
        </w:r>
      </w:del>
      <w:del w:id="522" w:author="PR Preview" w:date="2026-01-01T00:00:00Z">
        <w:r>
          <w:rPr>
            <w:i/>
            <w:iCs/>
          </w:rPr>
          <w:delText xml:space="preserve">,</w:delText>
        </w:r>
      </w:del>
      <w:del w:id="523" w:author="PR Preview" w:date="2026-01-01T00:00:00Z">
        <w:r>
          <w:rPr>
            <w:i/>
            <w:iCs/>
          </w:rPr>
          <w:delText xml:space="preserve"> </w:delText>
        </w:r>
      </w:del>
      <w:del w:id="524" w:author="PR Preview" w:date="2026-01-01T00:00:00Z">
        <w:r>
          <w:rPr>
            <w:i/>
            <w:iCs/>
          </w:rPr>
          <w:delText xml:space="preserve">the Free Encyclopedia</w:delText>
        </w:r>
      </w:del>
      <w:del w:id="525" w:author="PR Preview" w:date="2026-01-01T00:00:00Z">
        <w:r>
          <w:delText xml:space="preserve">.</w:delText>
        </w:r>
      </w:del>
      <w:del w:id="526" w:author="PR Preview" w:date="2026-01-01T00:00:00Z">
        <w:r>
          <w:delText xml:space="preserve"> </w:delText>
        </w:r>
      </w:del>
      <w:hyperlink r:id="rId152">
        <w:del w:id="527" w:author="PR Preview" w:date="2026-01-01T00:00:00Z">
          <w:r>
            <w:rPr>
              <w:rStyle w:val="Hyperlink"/>
            </w:rPr>
            <w:delText xml:space="preserve">https://en.wikipedia.org/wiki/Interquartile_range</w:delText>
          </w:r>
        </w:del>
      </w:hyperlink>
      <w:del w:id="528" w:author="PR Preview" w:date="2026-01-01T00:00:00Z">
        <w:r>
          <w:delText xml:space="preserve">.</w:delText>
        </w:r>
      </w:del>
    </w:p>
    <w:p>
      <w:pPr>
        <w:pStyle w:val="Bibliography"/>
      </w:pPr>
      <w:del w:id="529" w:author="PR Preview" w:date="2026-01-01T00:00:00Z">
        <w:r>
          <w:delText xml:space="preserve">Wikipedia contributors. 2026g.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rPr>
            <w:i/>
            <w:iCs/>
          </w:rPr>
          <w:delText xml:space="preserve">Kernel Density Estimation —</w:delText>
        </w:r>
      </w:del>
      <w:del w:id="532" w:author="PR Preview" w:date="2026-01-01T00:00:00Z">
        <w:r>
          <w:rPr>
            <w:i/>
            <w:iCs/>
          </w:rPr>
          <w:delText xml:space="preserve"> </w:delText>
        </w:r>
      </w:del>
      <w:del w:id="533" w:author="PR Preview" w:date="2026-01-01T00:00:00Z">
        <w:r>
          <w:rPr>
            <w:i/>
            <w:iCs/>
          </w:rPr>
          <w:delText xml:space="preserve">Wikipedia</w:delText>
        </w:r>
      </w:del>
      <w:del w:id="534" w:author="PR Preview" w:date="2026-01-01T00:00:00Z">
        <w:r>
          <w:rPr>
            <w:i/>
            <w:iCs/>
          </w:rPr>
          <w:delText xml:space="preserve">,</w:delText>
        </w:r>
      </w:del>
      <w:del w:id="535" w:author="PR Preview" w:date="2026-01-01T00:00:00Z">
        <w:r>
          <w:rPr>
            <w:i/>
            <w:iCs/>
          </w:rPr>
          <w:delText xml:space="preserve"> </w:delText>
        </w:r>
      </w:del>
      <w:del w:id="536" w:author="PR Preview" w:date="2026-01-01T00:00:00Z">
        <w:r>
          <w:rPr>
            <w:i/>
            <w:iCs/>
          </w:rPr>
          <w:delText xml:space="preserve">the Free Encyclopedia</w:delText>
        </w:r>
      </w:del>
      <w:del w:id="537" w:author="PR Preview" w:date="2026-01-01T00:00:00Z">
        <w:r>
          <w:delText xml:space="preserve">.</w:delText>
        </w:r>
      </w:del>
      <w:del w:id="538" w:author="PR Preview" w:date="2026-01-01T00:00:00Z">
        <w:r>
          <w:delText xml:space="preserve"> </w:delText>
        </w:r>
      </w:del>
      <w:hyperlink r:id="rId158">
        <w:del w:id="539" w:author="PR Preview" w:date="2026-01-01T00:00:00Z">
          <w:r>
            <w:rPr>
              <w:rStyle w:val="Hyperlink"/>
            </w:rPr>
            <w:delText xml:space="preserve">https://en.wikipedia.org/wiki/Kernel_density_estimation</w:delText>
          </w:r>
        </w:del>
      </w:hyperlink>
      <w:del w:id="540" w:author="PR Preview" w:date="2026-01-01T00:00:00Z">
        <w:r>
          <w:delText xml:space="preserve">.</w:delText>
        </w:r>
      </w:del>
    </w:p>
    <w:p>
      <w:pPr>
        <w:pStyle w:val="Bibliography"/>
      </w:pPr>
      <w:del w:id="541" w:author="PR Preview" w:date="2026-01-01T00:00:00Z">
        <w:r>
          <w:delText xml:space="preserve">Wikipedia contributors. 2026h.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rPr>
            <w:i/>
            <w:iCs/>
          </w:rPr>
          <w:delText xml:space="preserve">Median —</w:delText>
        </w:r>
      </w:del>
      <w:del w:id="544" w:author="PR Preview" w:date="2026-01-01T00:00:00Z">
        <w:r>
          <w:rPr>
            <w:i/>
            <w:iCs/>
          </w:rPr>
          <w:delText xml:space="preserve"> </w:delText>
        </w:r>
      </w:del>
      <w:del w:id="545" w:author="PR Preview" w:date="2026-01-01T00:00:00Z">
        <w:r>
          <w:rPr>
            <w:i/>
            <w:iCs/>
          </w:rPr>
          <w:delText xml:space="preserve">Wikipedia</w:delText>
        </w:r>
      </w:del>
      <w:del w:id="546" w:author="PR Preview" w:date="2026-01-01T00:00:00Z">
        <w:r>
          <w:rPr>
            <w:i/>
            <w:iCs/>
          </w:rPr>
          <w:delText xml:space="preserve">,</w:delText>
        </w:r>
      </w:del>
      <w:del w:id="547" w:author="PR Preview" w:date="2026-01-01T00:00:00Z">
        <w:r>
          <w:rPr>
            <w:i/>
            <w:iCs/>
          </w:rPr>
          <w:delText xml:space="preserve"> </w:delText>
        </w:r>
      </w:del>
      <w:del w:id="548" w:author="PR Preview" w:date="2026-01-01T00:00:00Z">
        <w:r>
          <w:rPr>
            <w:i/>
            <w:iCs/>
          </w:rPr>
          <w:delText xml:space="preserve">the Free Encyclopedia</w:delText>
        </w:r>
      </w:del>
      <w:del w:id="549" w:author="PR Preview" w:date="2026-01-01T00:00:00Z">
        <w:r>
          <w:delText xml:space="preserve">.</w:delText>
        </w:r>
      </w:del>
      <w:del w:id="550" w:author="PR Preview" w:date="2026-01-01T00:00:00Z">
        <w:r>
          <w:delText xml:space="preserve"> </w:delText>
        </w:r>
      </w:del>
      <w:hyperlink r:id="rId144">
        <w:del w:id="551" w:author="PR Preview" w:date="2026-01-01T00:00:00Z">
          <w:r>
            <w:rPr>
              <w:rStyle w:val="Hyperlink"/>
            </w:rPr>
            <w:delText xml:space="preserve">https://en.wikipedia.org/wiki/Median</w:delText>
          </w:r>
        </w:del>
      </w:hyperlink>
      <w:del w:id="552" w:author="PR Preview" w:date="2026-01-01T00:00:00Z">
        <w:r>
          <w:delText xml:space="preserve">.</w:delText>
        </w:r>
      </w:del>
    </w:p>
    <w:p>
      <w:pPr>
        <w:pStyle w:val="Bibliography"/>
      </w:pPr>
      <w:del w:id="553" w:author="PR Preview" w:date="2026-01-01T00:00:00Z">
        <w:r>
          <w:delText xml:space="preserve">Wikipedia contributors. 2026i.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rPr>
            <w:i/>
            <w:iCs/>
          </w:rPr>
          <w:delText xml:space="preserve">Pearson Correlation Coefficient —</w:delText>
        </w:r>
      </w:del>
      <w:del w:id="556" w:author="PR Preview" w:date="2026-01-01T00:00:00Z">
        <w:r>
          <w:rPr>
            <w:i/>
            <w:iCs/>
          </w:rPr>
          <w:delText xml:space="preserve"> </w:delText>
        </w:r>
      </w:del>
      <w:del w:id="557" w:author="PR Preview" w:date="2026-01-01T00:00:00Z">
        <w:r>
          <w:rPr>
            <w:i/>
            <w:iCs/>
          </w:rPr>
          <w:delText xml:space="preserve">Wikipedia</w:delText>
        </w:r>
      </w:del>
      <w:del w:id="558" w:author="PR Preview" w:date="2026-01-01T00:00:00Z">
        <w:r>
          <w:rPr>
            <w:i/>
            <w:iCs/>
          </w:rPr>
          <w:delText xml:space="preserve">,</w:delText>
        </w:r>
      </w:del>
      <w:del w:id="559" w:author="PR Preview" w:date="2026-01-01T00:00:00Z">
        <w:r>
          <w:rPr>
            <w:i/>
            <w:iCs/>
          </w:rPr>
          <w:delText xml:space="preserve"> </w:delText>
        </w:r>
      </w:del>
      <w:del w:id="560" w:author="PR Preview" w:date="2026-01-01T00:00:00Z">
        <w:r>
          <w:rPr>
            <w:i/>
            <w:iCs/>
          </w:rPr>
          <w:delText xml:space="preserve">the Free Encyclopedia</w:delText>
        </w:r>
      </w:del>
      <w:del w:id="561" w:author="PR Preview" w:date="2026-01-01T00:00:00Z">
        <w:r>
          <w:delText xml:space="preserve">.</w:delText>
        </w:r>
      </w:del>
      <w:del w:id="562" w:author="PR Preview" w:date="2026-01-01T00:00:00Z">
        <w:r>
          <w:delText xml:space="preserve"> </w:delText>
        </w:r>
      </w:del>
      <w:hyperlink r:id="rId168">
        <w:del w:id="563" w:author="PR Preview" w:date="2026-01-01T00:00:00Z">
          <w:r>
            <w:rPr>
              <w:rStyle w:val="Hyperlink"/>
            </w:rPr>
            <w:delText xml:space="preserve">https://en.wikipedia.org/wiki/Pearson_correlation_coefficient</w:delText>
          </w:r>
        </w:del>
      </w:hyperlink>
      <w:del w:id="564" w:author="PR Preview" w:date="2026-01-01T00:00:00Z">
        <w:r>
          <w:delText xml:space="preserve">.</w:delText>
        </w:r>
      </w:del>
    </w:p>
    <w:p>
      <w:pPr>
        <w:pStyle w:val="Bibliography"/>
      </w:pPr>
      <w:del w:id="565" w:author="PR Preview" w:date="2026-01-01T00:00:00Z">
        <w:r>
          <w:delText xml:space="preserve">Wikipedia contributors. 2026j.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rPr>
            <w:i/>
            <w:iCs/>
          </w:rPr>
          <w:delText xml:space="preserve">Q–q Plot —</w:delText>
        </w:r>
      </w:del>
      <w:del w:id="568" w:author="PR Preview" w:date="2026-01-01T00:00:00Z">
        <w:r>
          <w:rPr>
            <w:i/>
            <w:iCs/>
          </w:rPr>
          <w:delText xml:space="preserve"> </w:delText>
        </w:r>
      </w:del>
      <w:del w:id="569" w:author="PR Preview" w:date="2026-01-01T00:00:00Z">
        <w:r>
          <w:rPr>
            <w:i/>
            <w:iCs/>
          </w:rPr>
          <w:delText xml:space="preserve">Wikipedia</w:delText>
        </w:r>
      </w:del>
      <w:del w:id="570" w:author="PR Preview" w:date="2026-01-01T00:00:00Z">
        <w:r>
          <w:rPr>
            <w:i/>
            <w:iCs/>
          </w:rPr>
          <w:delText xml:space="preserve">,</w:delText>
        </w:r>
      </w:del>
      <w:del w:id="571" w:author="PR Preview" w:date="2026-01-01T00:00:00Z">
        <w:r>
          <w:rPr>
            <w:i/>
            <w:iCs/>
          </w:rPr>
          <w:delText xml:space="preserve"> </w:delText>
        </w:r>
      </w:del>
      <w:del w:id="572" w:author="PR Preview" w:date="2026-01-01T00:00:00Z">
        <w:r>
          <w:rPr>
            <w:i/>
            <w:iCs/>
          </w:rPr>
          <w:delText xml:space="preserve">the Free Encyclopedia</w:delText>
        </w:r>
      </w:del>
      <w:del w:id="573" w:author="PR Preview" w:date="2026-01-01T00:00:00Z">
        <w:r>
          <w:delText xml:space="preserve">.</w:delText>
        </w:r>
      </w:del>
      <w:del w:id="574" w:author="PR Preview" w:date="2026-01-01T00:00:00Z">
        <w:r>
          <w:delText xml:space="preserve"> </w:delText>
        </w:r>
      </w:del>
      <w:hyperlink r:id="rId164">
        <w:del w:id="575" w:author="PR Preview" w:date="2026-01-01T00:00:00Z">
          <w:r>
            <w:rPr>
              <w:rStyle w:val="Hyperlink"/>
            </w:rPr>
            <w:delText xml:space="preserve">https://en.wikipedia.org/wiki/Q%E2%80%93Q_plot</w:delText>
          </w:r>
        </w:del>
      </w:hyperlink>
      <w:del w:id="576" w:author="PR Preview" w:date="2026-01-01T00:00:00Z">
        <w:r>
          <w:delText xml:space="preserve">.</w:delText>
        </w:r>
      </w:del>
    </w:p>
    <w:p>
      <w:pPr>
        <w:pStyle w:val="Bibliography"/>
      </w:pPr>
      <w:del w:id="577" w:author="PR Preview" w:date="2026-01-01T00:00:00Z">
        <w:r>
          <w:delText xml:space="preserve">Wikipedia contributors. 2026k.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rPr>
            <w:i/>
            <w:iCs/>
          </w:rPr>
          <w:delText xml:space="preserve">Quartile —</w:delText>
        </w:r>
      </w:del>
      <w:del w:id="580" w:author="PR Preview" w:date="2026-01-01T00:00:00Z">
        <w:r>
          <w:rPr>
            <w:i/>
            <w:iCs/>
          </w:rPr>
          <w:delText xml:space="preserve"> </w:delText>
        </w:r>
      </w:del>
      <w:del w:id="581" w:author="PR Preview" w:date="2026-01-01T00:00:00Z">
        <w:r>
          <w:rPr>
            <w:i/>
            <w:iCs/>
          </w:rPr>
          <w:delText xml:space="preserve">Wikipedia</w:delText>
        </w:r>
      </w:del>
      <w:del w:id="582" w:author="PR Preview" w:date="2026-01-01T00:00:00Z">
        <w:r>
          <w:rPr>
            <w:i/>
            <w:iCs/>
          </w:rPr>
          <w:delText xml:space="preserve">,</w:delText>
        </w:r>
      </w:del>
      <w:del w:id="583" w:author="PR Preview" w:date="2026-01-01T00:00:00Z">
        <w:r>
          <w:rPr>
            <w:i/>
            <w:iCs/>
          </w:rPr>
          <w:delText xml:space="preserve"> </w:delText>
        </w:r>
      </w:del>
      <w:del w:id="584" w:author="PR Preview" w:date="2026-01-01T00:00:00Z">
        <w:r>
          <w:rPr>
            <w:i/>
            <w:iCs/>
          </w:rPr>
          <w:delText xml:space="preserve">the Free Encyclopedia</w:delText>
        </w:r>
      </w:del>
      <w:del w:id="585" w:author="PR Preview" w:date="2026-01-01T00:00:00Z">
        <w:r>
          <w:delText xml:space="preserve">.</w:delText>
        </w:r>
      </w:del>
      <w:del w:id="586" w:author="PR Preview" w:date="2026-01-01T00:00:00Z">
        <w:r>
          <w:delText xml:space="preserve"> </w:delText>
        </w:r>
      </w:del>
      <w:hyperlink r:id="rId150">
        <w:del w:id="587" w:author="PR Preview" w:date="2026-01-01T00:00:00Z">
          <w:r>
            <w:rPr>
              <w:rStyle w:val="Hyperlink"/>
            </w:rPr>
            <w:delText xml:space="preserve">https://en.wikipedia.org/wiki/Quartile</w:delText>
          </w:r>
        </w:del>
      </w:hyperlink>
      <w:del w:id="588" w:author="PR Preview" w:date="2026-01-01T00:00:00Z">
        <w:r>
          <w:delText xml:space="preserve">.</w:delText>
        </w:r>
      </w:del>
    </w:p>
    <w:p>
      <w:pPr>
        <w:pStyle w:val="Bibliography"/>
      </w:pPr>
      <w:del w:id="589" w:author="PR Preview" w:date="2026-01-01T00:00:00Z">
        <w:r>
          <w:delText xml:space="preserve">Wikipedia contributors. 2026l.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rPr>
            <w:i/>
            <w:iCs/>
          </w:rPr>
          <w:delText xml:space="preserve">Scatter Plot —</w:delText>
        </w:r>
      </w:del>
      <w:del w:id="592" w:author="PR Preview" w:date="2026-01-01T00:00:00Z">
        <w:r>
          <w:rPr>
            <w:i/>
            <w:iCs/>
          </w:rPr>
          <w:delText xml:space="preserve"> </w:delText>
        </w:r>
      </w:del>
      <w:del w:id="593" w:author="PR Preview" w:date="2026-01-01T00:00:00Z">
        <w:r>
          <w:rPr>
            <w:i/>
            <w:iCs/>
          </w:rPr>
          <w:delText xml:space="preserve">Wikipedia</w:delText>
        </w:r>
      </w:del>
      <w:del w:id="594" w:author="PR Preview" w:date="2026-01-01T00:00:00Z">
        <w:r>
          <w:rPr>
            <w:i/>
            <w:iCs/>
          </w:rPr>
          <w:delText xml:space="preserve">,</w:delText>
        </w:r>
      </w:del>
      <w:del w:id="595" w:author="PR Preview" w:date="2026-01-01T00:00:00Z">
        <w:r>
          <w:rPr>
            <w:i/>
            <w:iCs/>
          </w:rPr>
          <w:delText xml:space="preserve"> </w:delText>
        </w:r>
      </w:del>
      <w:del w:id="596" w:author="PR Preview" w:date="2026-01-01T00:00:00Z">
        <w:r>
          <w:rPr>
            <w:i/>
            <w:iCs/>
          </w:rPr>
          <w:delText xml:space="preserve">the Free Encyclopedia</w:delText>
        </w:r>
      </w:del>
      <w:del w:id="597" w:author="PR Preview" w:date="2026-01-01T00:00:00Z">
        <w:r>
          <w:delText xml:space="preserve">.</w:delText>
        </w:r>
      </w:del>
      <w:del w:id="598" w:author="PR Preview" w:date="2026-01-01T00:00:00Z">
        <w:r>
          <w:delText xml:space="preserve"> </w:delText>
        </w:r>
      </w:del>
      <w:hyperlink r:id="rId166">
        <w:del w:id="599" w:author="PR Preview" w:date="2026-01-01T00:00:00Z">
          <w:r>
            <w:rPr>
              <w:rStyle w:val="Hyperlink"/>
            </w:rPr>
            <w:delText xml:space="preserve">https://en.wikipedia.org/wiki/Scatter_plot</w:delText>
          </w:r>
        </w:del>
      </w:hyperlink>
      <w:del w:id="600" w:author="PR Preview" w:date="2026-01-01T00:00:00Z">
        <w:r>
          <w:delText xml:space="preserve">.</w:delText>
        </w:r>
      </w:del>
    </w:p>
    <w:p>
      <w:pPr>
        <w:pStyle w:val="Bibliography"/>
      </w:pPr>
      <w:del w:id="601" w:author="PR Preview" w:date="2026-01-01T00:00:00Z">
        <w:r>
          <w:delText xml:space="preserve">Wikipedia contributors. 2026m.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rPr>
            <w:i/>
            <w:iCs/>
          </w:rPr>
          <w:delText xml:space="preserve">Simple Random Sample —</w:delText>
        </w:r>
      </w:del>
      <w:del w:id="604" w:author="PR Preview" w:date="2026-01-01T00:00:00Z">
        <w:r>
          <w:rPr>
            <w:i/>
            <w:iCs/>
          </w:rPr>
          <w:delText xml:space="preserve"> </w:delText>
        </w:r>
      </w:del>
      <w:del w:id="605" w:author="PR Preview" w:date="2026-01-01T00:00:00Z">
        <w:r>
          <w:rPr>
            <w:i/>
            <w:iCs/>
          </w:rPr>
          <w:delText xml:space="preserve">Wikipedia</w:delText>
        </w:r>
      </w:del>
      <w:del w:id="606" w:author="PR Preview" w:date="2026-01-01T00:00:00Z">
        <w:r>
          <w:rPr>
            <w:i/>
            <w:iCs/>
          </w:rPr>
          <w:delText xml:space="preserve">,</w:delText>
        </w:r>
      </w:del>
      <w:del w:id="607" w:author="PR Preview" w:date="2026-01-01T00:00:00Z">
        <w:r>
          <w:rPr>
            <w:i/>
            <w:iCs/>
          </w:rPr>
          <w:delText xml:space="preserve"> </w:delText>
        </w:r>
      </w:del>
      <w:del w:id="608" w:author="PR Preview" w:date="2026-01-01T00:00:00Z">
        <w:r>
          <w:rPr>
            <w:i/>
            <w:iCs/>
          </w:rPr>
          <w:delText xml:space="preserve">the Free Encyclopedia</w:delText>
        </w:r>
      </w:del>
      <w:del w:id="609" w:author="PR Preview" w:date="2026-01-01T00:00:00Z">
        <w:r>
          <w:delText xml:space="preserve">.</w:delText>
        </w:r>
      </w:del>
      <w:del w:id="610" w:author="PR Preview" w:date="2026-01-01T00:00:00Z">
        <w:r>
          <w:delText xml:space="preserve"> </w:delText>
        </w:r>
      </w:del>
      <w:hyperlink r:id="rId142">
        <w:del w:id="611" w:author="PR Preview" w:date="2026-01-01T00:00:00Z">
          <w:r>
            <w:rPr>
              <w:rStyle w:val="Hyperlink"/>
            </w:rPr>
            <w:delText xml:space="preserve">https://en.wikipedia.org/wiki/Simple_random_sample</w:delText>
          </w:r>
        </w:del>
      </w:hyperlink>
      <w:del w:id="612" w:author="PR Preview" w:date="2026-01-01T00:00:00Z">
        <w:r>
          <w:delText xml:space="preserve">.</w:delText>
        </w:r>
      </w:del>
    </w:p>
    <w:p>
      <w:pPr>
        <w:pStyle w:val="Bibliography"/>
      </w:pPr>
      <w:del w:id="613" w:author="PR Preview" w:date="2026-01-01T00:00:00Z">
        <w:r>
          <w:delText xml:space="preserve">Wikipedia contributors. 2026n.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rPr>
            <w:i/>
            <w:iCs/>
          </w:rPr>
          <w:delText xml:space="preserve">Standard Deviation —</w:delText>
        </w:r>
      </w:del>
      <w:del w:id="616" w:author="PR Preview" w:date="2026-01-01T00:00:00Z">
        <w:r>
          <w:rPr>
            <w:i/>
            <w:iCs/>
          </w:rPr>
          <w:delText xml:space="preserve"> </w:delText>
        </w:r>
      </w:del>
      <w:del w:id="617" w:author="PR Preview" w:date="2026-01-01T00:00:00Z">
        <w:r>
          <w:rPr>
            <w:i/>
            <w:iCs/>
          </w:rPr>
          <w:delText xml:space="preserve">Wikipedia</w:delText>
        </w:r>
      </w:del>
      <w:del w:id="618" w:author="PR Preview" w:date="2026-01-01T00:00:00Z">
        <w:r>
          <w:rPr>
            <w:i/>
            <w:iCs/>
          </w:rPr>
          <w:delText xml:space="preserve">,</w:delText>
        </w:r>
      </w:del>
      <w:del w:id="619" w:author="PR Preview" w:date="2026-01-01T00:00:00Z">
        <w:r>
          <w:rPr>
            <w:i/>
            <w:iCs/>
          </w:rPr>
          <w:delText xml:space="preserve"> </w:delText>
        </w:r>
      </w:del>
      <w:del w:id="620" w:author="PR Preview" w:date="2026-01-01T00:00:00Z">
        <w:r>
          <w:rPr>
            <w:i/>
            <w:iCs/>
          </w:rPr>
          <w:delText xml:space="preserve">the Free Encyclopedia</w:delText>
        </w:r>
      </w:del>
      <w:del w:id="621" w:author="PR Preview" w:date="2026-01-01T00:00:00Z">
        <w:r>
          <w:delText xml:space="preserve">.</w:delText>
        </w:r>
      </w:del>
      <w:del w:id="622" w:author="PR Preview" w:date="2026-01-01T00:00:00Z">
        <w:r>
          <w:delText xml:space="preserve"> </w:delText>
        </w:r>
      </w:del>
      <w:hyperlink r:id="rId148">
        <w:del w:id="623" w:author="PR Preview" w:date="2026-01-01T00:00:00Z">
          <w:r>
            <w:rPr>
              <w:rStyle w:val="Hyperlink"/>
            </w:rPr>
            <w:delText xml:space="preserve">https://en.wikipedia.org/wiki/Standard_deviation</w:delText>
          </w:r>
        </w:del>
      </w:hyperlink>
      <w:del w:id="624" w:author="PR Preview" w:date="2026-01-01T00:00:00Z">
        <w:r>
          <w:delText xml:space="preserve">.</w:delText>
        </w:r>
      </w:del>
    </w:p>
    <w:p>
      <w:pPr>
        <w:pStyle w:val="Bibliography"/>
      </w:pPr>
      <w:del w:id="625" w:author="PR Preview" w:date="2026-01-01T00:00:00Z">
        <w:r>
          <w:delText xml:space="preserve">Wikipedia contributors. 2026o.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rPr>
            <w:i/>
            <w:iCs/>
          </w:rPr>
          <w:delText xml:space="preserve">Standard Score —</w:delText>
        </w:r>
      </w:del>
      <w:del w:id="628" w:author="PR Preview" w:date="2026-01-01T00:00:00Z">
        <w:r>
          <w:rPr>
            <w:i/>
            <w:iCs/>
          </w:rPr>
          <w:delText xml:space="preserve"> </w:delText>
        </w:r>
      </w:del>
      <w:del w:id="629" w:author="PR Preview" w:date="2026-01-01T00:00:00Z">
        <w:r>
          <w:rPr>
            <w:i/>
            <w:iCs/>
          </w:rPr>
          <w:delText xml:space="preserve">Wikipedia</w:delText>
        </w:r>
      </w:del>
      <w:del w:id="630" w:author="PR Preview" w:date="2026-01-01T00:00:00Z">
        <w:r>
          <w:rPr>
            <w:i/>
            <w:iCs/>
          </w:rPr>
          <w:delText xml:space="preserve">,</w:delText>
        </w:r>
      </w:del>
      <w:del w:id="631" w:author="PR Preview" w:date="2026-01-01T00:00:00Z">
        <w:r>
          <w:rPr>
            <w:i/>
            <w:iCs/>
          </w:rPr>
          <w:delText xml:space="preserve"> </w:delText>
        </w:r>
      </w:del>
      <w:del w:id="632" w:author="PR Preview" w:date="2026-01-01T00:00:00Z">
        <w:r>
          <w:rPr>
            <w:i/>
            <w:iCs/>
          </w:rPr>
          <w:delText xml:space="preserve">the Free Encyclopedia</w:delText>
        </w:r>
      </w:del>
      <w:del w:id="633" w:author="PR Preview" w:date="2026-01-01T00:00:00Z">
        <w:r>
          <w:delText xml:space="preserve">.</w:delText>
        </w:r>
      </w:del>
      <w:del w:id="634" w:author="PR Preview" w:date="2026-01-01T00:00:00Z">
        <w:r>
          <w:delText xml:space="preserve"> </w:delText>
        </w:r>
      </w:del>
      <w:hyperlink r:id="rId172">
        <w:del w:id="635" w:author="PR Preview" w:date="2026-01-01T00:00:00Z">
          <w:r>
            <w:rPr>
              <w:rStyle w:val="Hyperlink"/>
            </w:rPr>
            <w:delText xml:space="preserve">https://en.wikipedia.org/wiki/Standard_score</w:delText>
          </w:r>
        </w:del>
      </w:hyperlink>
      <w:del w:id="636" w:author="PR Preview" w:date="2026-01-01T00:00:00Z">
        <w:r>
          <w:delText xml:space="preserve">.</w:delText>
        </w:r>
      </w:del>
    </w:p>
    <w:p>
      <w:pPr>
        <w:pStyle w:val="Bibliography"/>
      </w:pPr>
      <w:del w:id="637" w:author="PR Preview" w:date="2026-01-01T00:00:00Z">
        <w:r>
          <w:delText xml:space="preserve">Wikipedia contributors. 2026p.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rPr>
            <w:i/>
            <w:iCs/>
          </w:rPr>
          <w:delText xml:space="preserve">Statistical Population —</w:delText>
        </w:r>
      </w:del>
      <w:del w:id="640" w:author="PR Preview" w:date="2026-01-01T00:00:00Z">
        <w:r>
          <w:rPr>
            <w:i/>
            <w:iCs/>
          </w:rPr>
          <w:delText xml:space="preserve"> </w:delText>
        </w:r>
      </w:del>
      <w:del w:id="641" w:author="PR Preview" w:date="2026-01-01T00:00:00Z">
        <w:r>
          <w:rPr>
            <w:i/>
            <w:iCs/>
          </w:rPr>
          <w:delText xml:space="preserve">Wikipedia</w:delText>
        </w:r>
      </w:del>
      <w:del w:id="642" w:author="PR Preview" w:date="2026-01-01T00:00:00Z">
        <w:r>
          <w:rPr>
            <w:i/>
            <w:iCs/>
          </w:rPr>
          <w:delText xml:space="preserve">,</w:delText>
        </w:r>
      </w:del>
      <w:del w:id="643" w:author="PR Preview" w:date="2026-01-01T00:00:00Z">
        <w:r>
          <w:rPr>
            <w:i/>
            <w:iCs/>
          </w:rPr>
          <w:delText xml:space="preserve"> </w:delText>
        </w:r>
      </w:del>
      <w:del w:id="644" w:author="PR Preview" w:date="2026-01-01T00:00:00Z">
        <w:r>
          <w:rPr>
            <w:i/>
            <w:iCs/>
          </w:rPr>
          <w:delText xml:space="preserve">the Free Encyclopedia</w:delText>
        </w:r>
      </w:del>
      <w:del w:id="645" w:author="PR Preview" w:date="2026-01-01T00:00:00Z">
        <w:r>
          <w:delText xml:space="preserve">.</w:delText>
        </w:r>
      </w:del>
      <w:del w:id="646" w:author="PR Preview" w:date="2026-01-01T00:00:00Z">
        <w:r>
          <w:delText xml:space="preserve"> </w:delText>
        </w:r>
      </w:del>
      <w:hyperlink r:id="rId140">
        <w:del w:id="647" w:author="PR Preview" w:date="2026-01-01T00:00:00Z">
          <w:r>
            <w:rPr>
              <w:rStyle w:val="Hyperlink"/>
            </w:rPr>
            <w:delText xml:space="preserve">https://en.wikipedia.org/wiki/Statistical_population</w:delText>
          </w:r>
        </w:del>
      </w:hyperlink>
      <w:del w:id="648" w:author="PR Preview" w:date="2026-01-01T00:00:00Z">
        <w:r>
          <w:delText xml:space="preserve">.</w:delText>
        </w:r>
      </w:del>
    </w:p>
    <w:p>
      <w:pPr>
        <w:pStyle w:val="Bibliography"/>
      </w:pPr>
      <w:del w:id="649" w:author="PR Preview" w:date="2026-01-01T00:00:00Z">
        <w:r>
          <w:delText xml:space="preserve">Wikipedia contributors. 2026q.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rPr>
            <w:i/>
            <w:iCs/>
          </w:rPr>
          <w:delText xml:space="preserve">Variance —</w:delText>
        </w:r>
      </w:del>
      <w:del w:id="652" w:author="PR Preview" w:date="2026-01-01T00:00:00Z">
        <w:r>
          <w:rPr>
            <w:i/>
            <w:iCs/>
          </w:rPr>
          <w:delText xml:space="preserve"> </w:delText>
        </w:r>
      </w:del>
      <w:del w:id="653" w:author="PR Preview" w:date="2026-01-01T00:00:00Z">
        <w:r>
          <w:rPr>
            <w:i/>
            <w:iCs/>
          </w:rPr>
          <w:delText xml:space="preserve">Wikipedia</w:delText>
        </w:r>
      </w:del>
      <w:del w:id="654" w:author="PR Preview" w:date="2026-01-01T00:00:00Z">
        <w:r>
          <w:rPr>
            <w:i/>
            <w:iCs/>
          </w:rPr>
          <w:delText xml:space="preserve">,</w:delText>
        </w:r>
      </w:del>
      <w:del w:id="655" w:author="PR Preview" w:date="2026-01-01T00:00:00Z">
        <w:r>
          <w:rPr>
            <w:i/>
            <w:iCs/>
          </w:rPr>
          <w:delText xml:space="preserve"> </w:delText>
        </w:r>
      </w:del>
      <w:del w:id="656" w:author="PR Preview" w:date="2026-01-01T00:00:00Z">
        <w:r>
          <w:rPr>
            <w:i/>
            <w:iCs/>
          </w:rPr>
          <w:delText xml:space="preserve">the Free Encyclopedia</w:delText>
        </w:r>
      </w:del>
      <w:del w:id="657" w:author="PR Preview" w:date="2026-01-01T00:00:00Z">
        <w:r>
          <w:delText xml:space="preserve">.</w:delText>
        </w:r>
      </w:del>
      <w:del w:id="658" w:author="PR Preview" w:date="2026-01-01T00:00:00Z">
        <w:r>
          <w:delText xml:space="preserve"> </w:delText>
        </w:r>
      </w:del>
      <w:hyperlink r:id="rId146">
        <w:del w:id="659" w:author="PR Preview" w:date="2026-01-01T00:00:00Z">
          <w:r>
            <w:rPr>
              <w:rStyle w:val="Hyperlink"/>
            </w:rPr>
            <w:delText xml:space="preserve">https://en.wikipedia.org/wiki/Variance</w:delText>
          </w:r>
        </w:del>
      </w:hyperlink>
      <w:del w:id="660" w:author="PR Preview" w:date="2026-01-01T00:00:00Z">
        <w:r>
          <w:delText xml:space="preserve">.</w:delText>
        </w:r>
      </w:del>
    </w:p>
    <w:p>
      <w:pPr>
        <w:pStyle w:val="Bibliography"/>
      </w:pPr>
      <w:ins w:id="661" w:author="PR Preview" w:date="2026-01-01T00:00:00Z">
        <w:r>
          <w:t xml:space="preserve">[1]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	</w:t>
        </w:r>
      </w:ins>
      <w:ins w:id="664" w:author="PR Preview" w:date="2026-01-01T00:00:00Z">
        <w:r>
          <w:t xml:space="preserve">E. Vittinghoff, D. V. Glidden, S. C. Shiboski, and C. E. McCulloch,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rPr>
            <w:i/>
            <w:iCs/>
          </w:rPr>
          <w:t xml:space="preserve">Regression methods in biostatistics: Linear, logistic, survival, and repeated measures models</w:t>
        </w:r>
      </w:ins>
      <w:ins w:id="667" w:author="PR Preview" w:date="2026-01-01T00:00:00Z">
        <w:r>
          <w:t xml:space="preserve">, 2nd ed. Springer, 2012. doi:</w:t>
        </w:r>
      </w:ins>
      <w:ins w:id="668" w:author="PR Preview" w:date="2026-01-01T00:00:00Z">
        <w:r>
          <w:t xml:space="preserve"> </w:t>
        </w:r>
      </w:ins>
      <w:hyperlink r:id="rId136">
        <w:ins w:id="669" w:author="PR Preview" w:date="2026-01-01T00:00:00Z">
          <w:r>
            <w:rPr>
              <w:rStyle w:val="Hyperlink"/>
            </w:rPr>
            <w:t xml:space="preserve">10.1007/978-1-4614-1353-0</w:t>
          </w:r>
        </w:ins>
      </w:hyperlink>
      <w:ins w:id="670" w:author="PR Preview" w:date="2026-01-01T00:00:00Z">
        <w:r>
          <w:t xml:space="preserve">.</w:t>
        </w:r>
      </w:ins>
    </w:p>
    <w:bookmarkEnd w:id="137"/>
    <w:bookmarkStart w:id="139" w:name="ref-rosenman1975coronary"/>
    <w:p>
      <w:pPr>
        <w:pStyle w:val="Bibliography"/>
      </w:pPr>
      <w:ins w:id="671" w:author="PR Preview" w:date="2026-01-01T00:00:00Z">
        <w:r>
          <w:t xml:space="preserve">[2]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	</w:t>
        </w:r>
      </w:ins>
      <w:ins w:id="674" w:author="PR Preview" w:date="2026-01-01T00:00:00Z">
        <w:r>
          <w:t xml:space="preserve">R. H. Rosenman, R. J. Brand, C. D. Jenkins, M. Friedman, R. Straus, and M. Wurm,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“Coronary heart disease in the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Western Collaborative Group Study</w:t>
        </w:r>
      </w:ins>
      <w:ins w:id="679" w:author="PR Preview" w:date="2026-01-01T00:00:00Z">
        <w:r>
          <w:t xml:space="preserve">: Final follow-up experience of 8 1/2 years,”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rPr>
            <w:i/>
            <w:iCs/>
          </w:rPr>
          <w:t xml:space="preserve">JAMA</w:t>
        </w:r>
      </w:ins>
      <w:ins w:id="682" w:author="PR Preview" w:date="2026-01-01T00:00:00Z">
        <w:r>
          <w:t xml:space="preserve">, vol. 233, no. 8, pp. 872–877, 1975, doi:</w:t>
        </w:r>
      </w:ins>
      <w:ins w:id="683" w:author="PR Preview" w:date="2026-01-01T00:00:00Z">
        <w:r>
          <w:t xml:space="preserve"> </w:t>
        </w:r>
      </w:ins>
      <w:hyperlink r:id="rId138">
        <w:ins w:id="684" w:author="PR Preview" w:date="2026-01-01T00:00:00Z">
          <w:r>
            <w:rPr>
              <w:rStyle w:val="Hyperlink"/>
            </w:rPr>
            <w:t xml:space="preserve">10.1001/jama.1975.03260080034016</w:t>
          </w:r>
        </w:ins>
      </w:hyperlink>
      <w:ins w:id="685" w:author="PR Preview" w:date="2026-01-01T00:00:00Z">
        <w:r>
          <w:t xml:space="preserve">.</w:t>
        </w:r>
      </w:ins>
    </w:p>
    <w:bookmarkEnd w:id="139"/>
    <w:bookmarkStart w:id="141" w:name="ref-wikipedia_statistical_population"/>
    <w:p>
      <w:pPr>
        <w:pStyle w:val="Bibliography"/>
      </w:pPr>
      <w:ins w:id="686" w:author="PR Preview" w:date="2026-01-01T00:00:00Z">
        <w:r>
          <w:t xml:space="preserve">[3]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	</w:t>
        </w:r>
      </w:ins>
      <w:ins w:id="689" w:author="PR Preview" w:date="2026-01-01T00:00:00Z">
        <w:r>
          <w:t xml:space="preserve">Wikipedia contributors,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“Statistical population —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Wikipedia</w:t>
        </w:r>
      </w:ins>
      <w:ins w:id="694" w:author="PR Preview" w:date="2026-01-01T00:00:00Z">
        <w:r>
          <w:t xml:space="preserve">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the free encyclopedia.”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2026. Available:</w:t>
        </w:r>
      </w:ins>
      <w:ins w:id="699" w:author="PR Preview" w:date="2026-01-01T00:00:00Z">
        <w:r>
          <w:t xml:space="preserve"> </w:t>
        </w:r>
      </w:ins>
      <w:hyperlink r:id="rId140">
        <w:ins w:id="700" w:author="PR Preview" w:date="2026-01-01T00:00:00Z">
          <w:r>
            <w:rPr>
              <w:rStyle w:val="Hyperlink"/>
            </w:rPr>
            <w:t xml:space="preserve">https://en.wikipedia.org/wiki/Statistical_population</w:t>
          </w:r>
        </w:ins>
      </w:hyperlink>
    </w:p>
    <w:bookmarkEnd w:id="141"/>
    <w:bookmarkStart w:id="143" w:name="ref-wikipedia_simple_random_sample"/>
    <w:p>
      <w:pPr>
        <w:pStyle w:val="Bibliography"/>
      </w:pPr>
      <w:ins w:id="701" w:author="PR Preview" w:date="2026-01-01T00:00:00Z">
        <w:r>
          <w:t xml:space="preserve">[4]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	</w:t>
        </w:r>
      </w:ins>
      <w:ins w:id="704" w:author="PR Preview" w:date="2026-01-01T00:00:00Z">
        <w:r>
          <w:t xml:space="preserve">Wikipedia contributors,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“Simple random sample —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Wikipedia</w:t>
        </w:r>
      </w:ins>
      <w:ins w:id="709" w:author="PR Preview" w:date="2026-01-01T00:00:00Z">
        <w:r>
          <w:t xml:space="preserve">,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the free encyclopedia.”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2026. Available:</w:t>
        </w:r>
      </w:ins>
      <w:ins w:id="714" w:author="PR Preview" w:date="2026-01-01T00:00:00Z">
        <w:r>
          <w:t xml:space="preserve"> </w:t>
        </w:r>
      </w:ins>
      <w:hyperlink r:id="rId142">
        <w:ins w:id="715" w:author="PR Preview" w:date="2026-01-01T00:00:00Z">
          <w:r>
            <w:rPr>
              <w:rStyle w:val="Hyperlink"/>
            </w:rPr>
            <w:t xml:space="preserve">https://en.wikipedia.org/wiki/Simple_random_sample</w:t>
          </w:r>
        </w:ins>
      </w:hyperlink>
    </w:p>
    <w:bookmarkEnd w:id="143"/>
    <w:bookmarkStart w:id="145" w:name="ref-wikipedia_median"/>
    <w:p>
      <w:pPr>
        <w:pStyle w:val="Bibliography"/>
      </w:pPr>
      <w:ins w:id="716" w:author="PR Preview" w:date="2026-01-01T00:00:00Z">
        <w:r>
          <w:t xml:space="preserve">[5]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	</w:t>
        </w:r>
      </w:ins>
      <w:ins w:id="719" w:author="PR Preview" w:date="2026-01-01T00:00:00Z">
        <w:r>
          <w:t xml:space="preserve">Wikipedia contributors,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“Median —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Wikipedia</w:t>
        </w:r>
      </w:ins>
      <w:ins w:id="724" w:author="PR Preview" w:date="2026-01-01T00:00:00Z">
        <w:r>
          <w:t xml:space="preserve">,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 free encyclopedia.”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2026. Available:</w:t>
        </w:r>
      </w:ins>
      <w:ins w:id="729" w:author="PR Preview" w:date="2026-01-01T00:00:00Z">
        <w:r>
          <w:t xml:space="preserve"> </w:t>
        </w:r>
      </w:ins>
      <w:hyperlink r:id="rId144">
        <w:ins w:id="730" w:author="PR Preview" w:date="2026-01-01T00:00:00Z">
          <w:r>
            <w:rPr>
              <w:rStyle w:val="Hyperlink"/>
            </w:rPr>
            <w:t xml:space="preserve">https://en.wikipedia.org/wiki/Median</w:t>
          </w:r>
        </w:ins>
      </w:hyperlink>
    </w:p>
    <w:bookmarkEnd w:id="145"/>
    <w:bookmarkStart w:id="147" w:name="ref-wikipedia_variance"/>
    <w:p>
      <w:pPr>
        <w:pStyle w:val="Bibliography"/>
      </w:pPr>
      <w:ins w:id="731" w:author="PR Preview" w:date="2026-01-01T00:00:00Z">
        <w:r>
          <w:t xml:space="preserve">[6]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	</w:t>
        </w:r>
      </w:ins>
      <w:ins w:id="734" w:author="PR Preview" w:date="2026-01-01T00:00:00Z">
        <w:r>
          <w:t xml:space="preserve">Wikipedia contributors,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“Variance —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Wikipedia</w:t>
        </w:r>
      </w:ins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the free encyclopedia.”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2026. Available:</w:t>
        </w:r>
      </w:ins>
      <w:ins w:id="744" w:author="PR Preview" w:date="2026-01-01T00:00:00Z">
        <w:r>
          <w:t xml:space="preserve"> </w:t>
        </w:r>
      </w:ins>
      <w:hyperlink r:id="rId146">
        <w:ins w:id="745" w:author="PR Preview" w:date="2026-01-01T00:00:00Z">
          <w:r>
            <w:rPr>
              <w:rStyle w:val="Hyperlink"/>
            </w:rPr>
            <w:t xml:space="preserve">https://en.wikipedia.org/wiki/Variance</w:t>
          </w:r>
        </w:ins>
      </w:hyperlink>
    </w:p>
    <w:bookmarkEnd w:id="147"/>
    <w:bookmarkStart w:id="149" w:name="ref-wikipedia_standard_deviation"/>
    <w:p>
      <w:pPr>
        <w:pStyle w:val="Bibliography"/>
      </w:pPr>
      <w:ins w:id="746" w:author="PR Preview" w:date="2026-01-01T00:00:00Z">
        <w:r>
          <w:t xml:space="preserve">[7]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	</w:t>
        </w:r>
      </w:ins>
      <w:ins w:id="749" w:author="PR Preview" w:date="2026-01-01T00:00:00Z">
        <w:r>
          <w:t xml:space="preserve">Wikipedia contributors,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“Standard deviation —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Wikipedia</w:t>
        </w:r>
      </w:ins>
      <w:ins w:id="754" w:author="PR Preview" w:date="2026-01-01T00:00:00Z">
        <w:r>
          <w:t xml:space="preserve">,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 free encyclopedia.”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2026. Available:</w:t>
        </w:r>
      </w:ins>
      <w:ins w:id="759" w:author="PR Preview" w:date="2026-01-01T00:00:00Z">
        <w:r>
          <w:t xml:space="preserve"> </w:t>
        </w:r>
      </w:ins>
      <w:hyperlink r:id="rId148">
        <w:ins w:id="760" w:author="PR Preview" w:date="2026-01-01T00:00:00Z">
          <w:r>
            <w:rPr>
              <w:rStyle w:val="Hyperlink"/>
            </w:rPr>
            <w:t xml:space="preserve">https://en.wikipedia.org/wiki/Standard_deviation</w:t>
          </w:r>
        </w:ins>
      </w:hyperlink>
    </w:p>
    <w:bookmarkEnd w:id="149"/>
    <w:bookmarkStart w:id="151" w:name="ref-wikipedia_quartile"/>
    <w:p>
      <w:pPr>
        <w:pStyle w:val="Bibliography"/>
      </w:pPr>
      <w:ins w:id="761" w:author="PR Preview" w:date="2026-01-01T00:00:00Z">
        <w:r>
          <w:t xml:space="preserve">[8]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	</w:t>
        </w:r>
      </w:ins>
      <w:ins w:id="764" w:author="PR Preview" w:date="2026-01-01T00:00:00Z">
        <w:r>
          <w:t xml:space="preserve">Wikipedia contributors,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“Quartile —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Wikipedia</w:t>
        </w:r>
      </w:ins>
      <w:ins w:id="769" w:author="PR Preview" w:date="2026-01-01T00:00:00Z">
        <w:r>
          <w:t xml:space="preserve">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the free encyclopedia.”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2026. Available:</w:t>
        </w:r>
      </w:ins>
      <w:ins w:id="774" w:author="PR Preview" w:date="2026-01-01T00:00:00Z">
        <w:r>
          <w:t xml:space="preserve"> </w:t>
        </w:r>
      </w:ins>
      <w:hyperlink r:id="rId150">
        <w:ins w:id="775" w:author="PR Preview" w:date="2026-01-01T00:00:00Z">
          <w:r>
            <w:rPr>
              <w:rStyle w:val="Hyperlink"/>
            </w:rPr>
            <w:t xml:space="preserve">https://en.wikipedia.org/wiki/Quartile</w:t>
          </w:r>
        </w:ins>
      </w:hyperlink>
    </w:p>
    <w:bookmarkEnd w:id="151"/>
    <w:bookmarkStart w:id="153" w:name="ref-wikipedia_interquartile_range"/>
    <w:p>
      <w:pPr>
        <w:pStyle w:val="Bibliography"/>
      </w:pPr>
      <w:ins w:id="776" w:author="PR Preview" w:date="2026-01-01T00:00:00Z">
        <w:r>
          <w:t xml:space="preserve">[9]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	</w:t>
        </w:r>
      </w:ins>
      <w:ins w:id="779" w:author="PR Preview" w:date="2026-01-01T00:00:00Z">
        <w:r>
          <w:t xml:space="preserve">Wikipedia contributors,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“Interquartile range —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Wikipedia</w:t>
        </w:r>
      </w:ins>
      <w:ins w:id="784" w:author="PR Preview" w:date="2026-01-01T00:00:00Z">
        <w:r>
          <w:t xml:space="preserve">,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the free encyclopedia.”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2026. Available:</w:t>
        </w:r>
      </w:ins>
      <w:ins w:id="789" w:author="PR Preview" w:date="2026-01-01T00:00:00Z">
        <w:r>
          <w:t xml:space="preserve"> </w:t>
        </w:r>
      </w:ins>
      <w:hyperlink r:id="rId152">
        <w:ins w:id="790" w:author="PR Preview" w:date="2026-01-01T00:00:00Z">
          <w:r>
            <w:rPr>
              <w:rStyle w:val="Hyperlink"/>
            </w:rPr>
            <w:t xml:space="preserve">https://en.wikipedia.org/wiki/Interquartile_range</w:t>
          </w:r>
        </w:ins>
      </w:hyperlink>
    </w:p>
    <w:bookmarkEnd w:id="153"/>
    <w:bookmarkStart w:id="154" w:name="ref-hoggtanis2015"/>
    <w:p>
      <w:pPr>
        <w:pStyle w:val="Bibliography"/>
      </w:pPr>
      <w:ins w:id="791" w:author="PR Preview" w:date="2026-01-01T00:00:00Z">
        <w:r>
          <w:t xml:space="preserve">[10]</w:t>
        </w:r>
      </w:ins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	</w:t>
        </w:r>
      </w:ins>
      <w:ins w:id="794" w:author="PR Preview" w:date="2026-01-01T00:00:00Z">
        <w:r>
          <w:t xml:space="preserve">R. V. Hogg, E. A. Tanis, and D. L. Zimmerman,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rPr>
            <w:i/>
            <w:iCs/>
          </w:rPr>
          <w:t xml:space="preserve">Probability and statistical inference</w:t>
        </w:r>
      </w:ins>
      <w:ins w:id="797" w:author="PR Preview" w:date="2026-01-01T00:00:00Z">
        <w:r>
          <w:t xml:space="preserve">, Tenth edition. Boston: Pearson, 2019.</w:t>
        </w:r>
      </w:ins>
    </w:p>
    <w:bookmarkEnd w:id="154"/>
    <w:bookmarkStart w:id="155" w:name="ref-rice2007mathematical"/>
    <w:p>
      <w:pPr>
        <w:pStyle w:val="Bibliography"/>
      </w:pPr>
      <w:ins w:id="798" w:author="PR Preview" w:date="2026-01-01T00:00:00Z">
        <w:r>
          <w:t xml:space="preserve">[11]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	</w:t>
        </w:r>
      </w:ins>
      <w:ins w:id="801" w:author="PR Preview" w:date="2026-01-01T00:00:00Z">
        <w:r>
          <w:t xml:space="preserve">J. A. Rice,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i/>
            <w:iCs/>
          </w:rPr>
          <w:t xml:space="preserve">Mathematical statistics and data analysis</w:t>
        </w:r>
      </w:ins>
      <w:ins w:id="804" w:author="PR Preview" w:date="2026-01-01T00:00:00Z">
        <w:r>
          <w:t xml:space="preserve">, 3rd ed. Belmont, CA: Cengage Learning, 2007.</w:t>
        </w:r>
      </w:ins>
    </w:p>
    <w:bookmarkEnd w:id="155"/>
    <w:bookmarkStart w:id="157" w:name="ref-wikipedia_histogram"/>
    <w:p>
      <w:pPr>
        <w:pStyle w:val="Bibliography"/>
      </w:pPr>
      <w:ins w:id="805" w:author="PR Preview" w:date="2026-01-01T00:00:00Z">
        <w:r>
          <w:t xml:space="preserve">[12]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	</w:t>
        </w:r>
      </w:ins>
      <w:ins w:id="808" w:author="PR Preview" w:date="2026-01-01T00:00:00Z">
        <w:r>
          <w:t xml:space="preserve">Wikipedia contributors,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“Histogram —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Wikipedia</w:t>
        </w:r>
      </w:ins>
      <w:ins w:id="813" w:author="PR Preview" w:date="2026-01-01T00:00:00Z">
        <w:r>
          <w:t xml:space="preserve">,</w:t>
        </w:r>
      </w:ins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the free encyclopedia.”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2026. Available:</w:t>
        </w:r>
      </w:ins>
      <w:ins w:id="818" w:author="PR Preview" w:date="2026-01-01T00:00:00Z">
        <w:r>
          <w:t xml:space="preserve"> </w:t>
        </w:r>
      </w:ins>
      <w:hyperlink r:id="rId156">
        <w:ins w:id="819" w:author="PR Preview" w:date="2026-01-01T00:00:00Z">
          <w:r>
            <w:rPr>
              <w:rStyle w:val="Hyperlink"/>
            </w:rPr>
            <w:t xml:space="preserve">https://en.wikipedia.org/wiki/Histogram</w:t>
          </w:r>
        </w:ins>
      </w:hyperlink>
    </w:p>
    <w:bookmarkEnd w:id="157"/>
    <w:bookmarkStart w:id="159" w:name="ref-wikipedia_kernel_density_estimation"/>
    <w:p>
      <w:pPr>
        <w:pStyle w:val="Bibliography"/>
      </w:pPr>
      <w:ins w:id="820" w:author="PR Preview" w:date="2026-01-01T00:00:00Z">
        <w:r>
          <w:t xml:space="preserve">[13]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	</w:t>
        </w:r>
      </w:ins>
      <w:ins w:id="823" w:author="PR Preview" w:date="2026-01-01T00:00:00Z">
        <w:r>
          <w:t xml:space="preserve">Wikipedia contributors,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“Kernel density estimation —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Wikipedia</w:t>
        </w:r>
      </w:ins>
      <w:ins w:id="828" w:author="PR Preview" w:date="2026-01-01T00:00:00Z">
        <w:r>
          <w:t xml:space="preserve">,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the free encyclopedia.”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2026. Available:</w:t>
        </w:r>
      </w:ins>
      <w:ins w:id="833" w:author="PR Preview" w:date="2026-01-01T00:00:00Z">
        <w:r>
          <w:t xml:space="preserve"> </w:t>
        </w:r>
      </w:ins>
      <w:hyperlink r:id="rId158">
        <w:ins w:id="834" w:author="PR Preview" w:date="2026-01-01T00:00:00Z">
          <w:r>
            <w:rPr>
              <w:rStyle w:val="Hyperlink"/>
            </w:rPr>
            <w:t xml:space="preserve">https://en.wikipedia.org/wiki/Kernel_density_estimation</w:t>
          </w:r>
        </w:ins>
      </w:hyperlink>
    </w:p>
    <w:bookmarkEnd w:id="159"/>
    <w:bookmarkStart w:id="161" w:name="ref-wikipedia_box_plot"/>
    <w:p>
      <w:pPr>
        <w:pStyle w:val="Bibliography"/>
      </w:pPr>
      <w:ins w:id="835" w:author="PR Preview" w:date="2026-01-01T00:00:00Z">
        <w:r>
          <w:t xml:space="preserve">[14]</w:t>
        </w:r>
      </w:ins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	</w:t>
        </w:r>
      </w:ins>
      <w:ins w:id="838" w:author="PR Preview" w:date="2026-01-01T00:00:00Z">
        <w:r>
          <w:t xml:space="preserve">Wikipedia contributors,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“Box plot —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Wikipedia</w:t>
        </w:r>
      </w:ins>
      <w:ins w:id="843" w:author="PR Preview" w:date="2026-01-01T00:00:00Z">
        <w:r>
          <w:t xml:space="preserve">,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the free encyclopedia.”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2026. Available:</w:t>
        </w:r>
      </w:ins>
      <w:ins w:id="848" w:author="PR Preview" w:date="2026-01-01T00:00:00Z">
        <w:r>
          <w:t xml:space="preserve"> </w:t>
        </w:r>
      </w:ins>
      <w:hyperlink r:id="rId160">
        <w:ins w:id="849" w:author="PR Preview" w:date="2026-01-01T00:00:00Z">
          <w:r>
            <w:rPr>
              <w:rStyle w:val="Hyperlink"/>
            </w:rPr>
            <w:t xml:space="preserve">https://en.wikipedia.org/wiki/Box_plot</w:t>
          </w:r>
        </w:ins>
      </w:hyperlink>
    </w:p>
    <w:bookmarkEnd w:id="161"/>
    <w:bookmarkStart w:id="163" w:name="ref-wikipedia_bar_chart"/>
    <w:p>
      <w:pPr>
        <w:pStyle w:val="Bibliography"/>
      </w:pPr>
      <w:ins w:id="850" w:author="PR Preview" w:date="2026-01-01T00:00:00Z">
        <w:r>
          <w:t xml:space="preserve">[15]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	</w:t>
        </w:r>
      </w:ins>
      <w:ins w:id="853" w:author="PR Preview" w:date="2026-01-01T00:00:00Z">
        <w:r>
          <w:t xml:space="preserve">Wikipedia contributors,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“Bar chart —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Wikipedia</w:t>
        </w:r>
      </w:ins>
      <w:ins w:id="858" w:author="PR Preview" w:date="2026-01-01T00:00:00Z">
        <w:r>
          <w:t xml:space="preserve">,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the free encyclopedia.”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2026. Available:</w:t>
        </w:r>
      </w:ins>
      <w:ins w:id="863" w:author="PR Preview" w:date="2026-01-01T00:00:00Z">
        <w:r>
          <w:t xml:space="preserve"> </w:t>
        </w:r>
      </w:ins>
      <w:hyperlink r:id="rId162">
        <w:ins w:id="864" w:author="PR Preview" w:date="2026-01-01T00:00:00Z">
          <w:r>
            <w:rPr>
              <w:rStyle w:val="Hyperlink"/>
            </w:rPr>
            <w:t xml:space="preserve">https://en.wikipedia.org/wiki/Bar_chart</w:t>
          </w:r>
        </w:ins>
      </w:hyperlink>
    </w:p>
    <w:bookmarkEnd w:id="163"/>
    <w:bookmarkStart w:id="165" w:name="ref-wikipedia_q_q_plot"/>
    <w:p>
      <w:pPr>
        <w:pStyle w:val="Bibliography"/>
      </w:pPr>
      <w:ins w:id="865" w:author="PR Preview" w:date="2026-01-01T00:00:00Z">
        <w:r>
          <w:t xml:space="preserve">[16]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	</w:t>
        </w:r>
      </w:ins>
      <w:ins w:id="868" w:author="PR Preview" w:date="2026-01-01T00:00:00Z">
        <w:r>
          <w:t xml:space="preserve">Wikipedia contributors,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“Q–q plot —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Wikipedia</w:t>
        </w:r>
      </w:ins>
      <w:ins w:id="873" w:author="PR Preview" w:date="2026-01-01T00:00:00Z">
        <w:r>
          <w:t xml:space="preserve">,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the free encyclopedia.”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2026. Available:</w:t>
        </w:r>
      </w:ins>
      <w:ins w:id="878" w:author="PR Preview" w:date="2026-01-01T00:00:00Z">
        <w:r>
          <w:t xml:space="preserve"> </w:t>
        </w:r>
      </w:ins>
      <w:hyperlink r:id="rId164">
        <w:ins w:id="879" w:author="PR Preview" w:date="2026-01-01T00:00:00Z">
          <w:r>
            <w:rPr>
              <w:rStyle w:val="Hyperlink"/>
            </w:rPr>
            <w:t xml:space="preserve">https://en.wikipedia.org/wiki/Q%E2%80%93Q_plot</w:t>
          </w:r>
        </w:ins>
      </w:hyperlink>
    </w:p>
    <w:bookmarkEnd w:id="165"/>
    <w:bookmarkStart w:id="167" w:name="ref-wikipedia_scatter_plot"/>
    <w:p>
      <w:pPr>
        <w:pStyle w:val="Bibliography"/>
      </w:pPr>
      <w:ins w:id="880" w:author="PR Preview" w:date="2026-01-01T00:00:00Z">
        <w:r>
          <w:t xml:space="preserve">[17]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	</w:t>
        </w:r>
      </w:ins>
      <w:ins w:id="883" w:author="PR Preview" w:date="2026-01-01T00:00:00Z">
        <w:r>
          <w:t xml:space="preserve">Wikipedia contributors,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“Scatter plot —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Wikipedia</w:t>
        </w:r>
      </w:ins>
      <w:ins w:id="888" w:author="PR Preview" w:date="2026-01-01T00:00:00Z">
        <w:r>
          <w:t xml:space="preserve">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the free encyclopedia.”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2026. Available:</w:t>
        </w:r>
      </w:ins>
      <w:ins w:id="893" w:author="PR Preview" w:date="2026-01-01T00:00:00Z">
        <w:r>
          <w:t xml:space="preserve"> </w:t>
        </w:r>
      </w:ins>
      <w:hyperlink r:id="rId166">
        <w:ins w:id="894" w:author="PR Preview" w:date="2026-01-01T00:00:00Z">
          <w:r>
            <w:rPr>
              <w:rStyle w:val="Hyperlink"/>
            </w:rPr>
            <w:t xml:space="preserve">https://en.wikipedia.org/wiki/Scatter_plot</w:t>
          </w:r>
        </w:ins>
      </w:hyperlink>
    </w:p>
    <w:bookmarkEnd w:id="167"/>
    <w:bookmarkStart w:id="169" w:name="X9c68751dcff429bb8eebfb08e71b6f746222990"/>
    <w:p>
      <w:pPr>
        <w:pStyle w:val="Bibliography"/>
      </w:pPr>
      <w:ins w:id="895" w:author="PR Preview" w:date="2026-01-01T00:00:00Z">
        <w:r>
          <w:t xml:space="preserve">[18]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	</w:t>
        </w:r>
      </w:ins>
      <w:ins w:id="898" w:author="PR Preview" w:date="2026-01-01T00:00:00Z">
        <w:r>
          <w:t xml:space="preserve">Wikipedia contributors,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“Pearson correlation coefficient —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Wikipedia</w:t>
        </w:r>
      </w:ins>
      <w:ins w:id="903" w:author="PR Preview" w:date="2026-01-01T00:00:00Z">
        <w:r>
          <w:t xml:space="preserve">,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the free encyclopedia.”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2026. Available:</w:t>
        </w:r>
      </w:ins>
      <w:ins w:id="908" w:author="PR Preview" w:date="2026-01-01T00:00:00Z">
        <w:r>
          <w:t xml:space="preserve"> </w:t>
        </w:r>
      </w:ins>
      <w:hyperlink r:id="rId168">
        <w:ins w:id="909" w:author="PR Preview" w:date="2026-01-01T00:00:00Z">
          <w:r>
            <w:rPr>
              <w:rStyle w:val="Hyperlink"/>
            </w:rPr>
            <w:t xml:space="preserve">https://en.wikipedia.org/wiki/Pearson_correlation_coefficient</w:t>
          </w:r>
        </w:ins>
      </w:hyperlink>
    </w:p>
    <w:bookmarkEnd w:id="169"/>
    <w:bookmarkStart w:id="171" w:name="ref-wikipedia_contingency_table"/>
    <w:p>
      <w:pPr>
        <w:pStyle w:val="Bibliography"/>
      </w:pPr>
      <w:ins w:id="910" w:author="PR Preview" w:date="2026-01-01T00:00:00Z">
        <w:r>
          <w:t xml:space="preserve">[19]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	</w:t>
        </w:r>
      </w:ins>
      <w:ins w:id="913" w:author="PR Preview" w:date="2026-01-01T00:00:00Z">
        <w:r>
          <w:t xml:space="preserve">Wikipedia contributors,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“Contingency table —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Wikipedia</w:t>
        </w:r>
      </w:ins>
      <w:ins w:id="918" w:author="PR Preview" w:date="2026-01-01T00:00:00Z">
        <w:r>
          <w:t xml:space="preserve">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the free encyclopedia.”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2026. Available:</w:t>
        </w:r>
      </w:ins>
      <w:ins w:id="923" w:author="PR Preview" w:date="2026-01-01T00:00:00Z">
        <w:r>
          <w:t xml:space="preserve"> </w:t>
        </w:r>
      </w:ins>
      <w:hyperlink r:id="rId170">
        <w:ins w:id="924" w:author="PR Preview" w:date="2026-01-01T00:00:00Z">
          <w:r>
            <w:rPr>
              <w:rStyle w:val="Hyperlink"/>
            </w:rPr>
            <w:t xml:space="preserve">https://en.wikipedia.org/wiki/Contingency_table</w:t>
          </w:r>
        </w:ins>
      </w:hyperlink>
    </w:p>
    <w:bookmarkEnd w:id="171"/>
    <w:bookmarkStart w:id="173" w:name="ref-wikipedia_standard_score"/>
    <w:p>
      <w:pPr>
        <w:pStyle w:val="Bibliography"/>
      </w:pPr>
      <w:ins w:id="925" w:author="PR Preview" w:date="2026-01-01T00:00:00Z">
        <w:r>
          <w:t xml:space="preserve">[20]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	</w:t>
        </w:r>
      </w:ins>
      <w:ins w:id="928" w:author="PR Preview" w:date="2026-01-01T00:00:00Z">
        <w:r>
          <w:t xml:space="preserve">Wikipedia contributors,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“Standard score —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Wikipedia</w:t>
        </w:r>
      </w:ins>
      <w:ins w:id="933" w:author="PR Preview" w:date="2026-01-01T00:00:00Z">
        <w:r>
          <w:t xml:space="preserve">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the free encyclopedia.”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2026. Available:</w:t>
        </w:r>
      </w:ins>
      <w:ins w:id="938" w:author="PR Preview" w:date="2026-01-01T00:00:00Z">
        <w:r>
          <w:t xml:space="preserve"> </w:t>
        </w:r>
      </w:ins>
      <w:hyperlink r:id="rId172">
        <w:ins w:id="939" w:author="PR Preview" w:date="2026-01-01T00:00:00Z">
          <w:r>
            <w:rPr>
              <w:rStyle w:val="Hyperlink"/>
            </w:rPr>
            <w:t xml:space="preserve">https://en.wikipedia.org/wiki/Standard_score</w:t>
          </w:r>
        </w:ins>
      </w:hyperlink>
    </w:p>
    <w:bookmarkEnd w:id="173"/>
    <w:bookmarkStart w:id="175" w:name="ref-james2021islr2e"/>
    <w:p>
      <w:pPr>
        <w:pStyle w:val="Bibliography"/>
      </w:pPr>
      <w:ins w:id="940" w:author="PR Preview" w:date="2026-01-01T00:00:00Z">
        <w:r>
          <w:t xml:space="preserve">[21]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	</w:t>
        </w:r>
      </w:ins>
      <w:ins w:id="943" w:author="PR Preview" w:date="2026-01-01T00:00:00Z">
        <w:r>
          <w:t xml:space="preserve">G. James, D. Witten, T. Hastie, and R. Tibshirani,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946" w:author="PR Preview" w:date="2026-01-01T00:00:00Z">
        <w:r>
          <w:rPr>
            <w:i/>
            <w:iCs/>
          </w:rPr>
          <w:t xml:space="preserve"> </w:t>
        </w:r>
      </w:ins>
      <w:ins w:id="947" w:author="PR Preview" w:date="2026-01-01T00:00:00Z">
        <w:r>
          <w:rPr>
            <w:i/>
            <w:iCs/>
          </w:rPr>
          <w:t xml:space="preserve">R</w:t>
        </w:r>
      </w:ins>
      <w:ins w:id="948" w:author="PR Preview" w:date="2026-01-01T00:00:00Z">
        <w:r>
          <w:t xml:space="preserve">, 2nd ed. Springer, 2021. doi:</w:t>
        </w:r>
      </w:ins>
      <w:ins w:id="949" w:author="PR Preview" w:date="2026-01-01T00:00:00Z">
        <w:r>
          <w:t xml:space="preserve"> </w:t>
        </w:r>
      </w:ins>
      <w:hyperlink r:id="rId174">
        <w:ins w:id="950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951" w:author="PR Preview" w:date="2026-01-01T00:00:00Z">
        <w:r>
          <w:t xml:space="preserve">.</w:t>
        </w:r>
      </w:ins>
    </w:p>
    <w:bookmarkEnd w:id="175"/>
    <w:bookmarkStart w:id="176" w:name="ref-geron2017hands"/>
    <w:p>
      <w:pPr>
        <w:pStyle w:val="Bibliography"/>
      </w:pPr>
      <w:ins w:id="952" w:author="PR Preview" w:date="2026-01-01T00:00:00Z">
        <w:r>
          <w:t xml:space="preserve">[22]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	</w:t>
        </w:r>
      </w:ins>
      <w:ins w:id="955" w:author="PR Preview" w:date="2026-01-01T00:00:00Z">
        <w:r>
          <w:t xml:space="preserve">A. Géron,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rPr>
            <w:i/>
            <w:iCs/>
          </w:rPr>
          <w:t xml:space="preserve">Hands-on machine learning with</w:t>
        </w:r>
      </w:ins>
      <w:ins w:id="958" w:author="PR Preview" w:date="2026-01-01T00:00:00Z">
        <w:r>
          <w:rPr>
            <w:i/>
            <w:iCs/>
          </w:rPr>
          <w:t xml:space="preserve"> </w:t>
        </w:r>
      </w:ins>
      <w:ins w:id="959" w:author="PR Preview" w:date="2026-01-01T00:00:00Z">
        <w:r>
          <w:rPr>
            <w:i/>
            <w:iCs/>
          </w:rPr>
          <w:t xml:space="preserve">Scikit-Learn</w:t>
        </w:r>
      </w:ins>
      <w:ins w:id="960" w:author="PR Preview" w:date="2026-01-01T00:00:00Z">
        <w:r>
          <w:rPr>
            <w:i/>
            <w:iCs/>
          </w:rPr>
          <w:t xml:space="preserve"> </w:t>
        </w:r>
      </w:ins>
      <w:ins w:id="961" w:author="PR Preview" w:date="2026-01-01T00:00:00Z">
        <w:r>
          <w:rPr>
            <w:i/>
            <w:iCs/>
          </w:rPr>
          <w:t xml:space="preserve">and</w:t>
        </w:r>
      </w:ins>
      <w:ins w:id="962" w:author="PR Preview" w:date="2026-01-01T00:00:00Z">
        <w:r>
          <w:rPr>
            <w:i/>
            <w:iCs/>
          </w:rPr>
          <w:t xml:space="preserve"> </w:t>
        </w:r>
      </w:ins>
      <w:ins w:id="963" w:author="PR Preview" w:date="2026-01-01T00:00:00Z">
        <w:r>
          <w:rPr>
            <w:i/>
            <w:iCs/>
          </w:rPr>
          <w:t xml:space="preserve">TensorFlow</w:t>
        </w:r>
      </w:ins>
      <w:ins w:id="964" w:author="PR Preview" w:date="2026-01-01T00:00:00Z">
        <w:r>
          <w:t xml:space="preserve">, 1st ed. O’Reilly Media, 2017.</w:t>
        </w:r>
      </w:ins>
    </w:p>
    <w:bookmarkEnd w:id="176"/>
    <w:bookmarkStart w:id="178" w:name="ref-wikipedia_feature_scaling"/>
    <w:p>
      <w:pPr>
        <w:pStyle w:val="Bibliography"/>
      </w:pPr>
      <w:ins w:id="965" w:author="PR Preview" w:date="2026-01-01T00:00:00Z">
        <w:r>
          <w:t xml:space="preserve">[23]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	</w:t>
        </w:r>
      </w:ins>
      <w:ins w:id="968" w:author="PR Preview" w:date="2026-01-01T00:00:00Z">
        <w:r>
          <w:t xml:space="preserve">Wikipedia contributors,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“Feature scaling —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Wikipedia</w:t>
        </w:r>
      </w:ins>
      <w:ins w:id="973" w:author="PR Preview" w:date="2026-01-01T00:00:00Z">
        <w:r>
          <w:t xml:space="preserve">,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the free encyclopedia.”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2026. Available:</w:t>
        </w:r>
      </w:ins>
      <w:ins w:id="978" w:author="PR Preview" w:date="2026-01-01T00:00:00Z">
        <w:r>
          <w:t xml:space="preserve"> </w:t>
        </w:r>
      </w:ins>
      <w:hyperlink r:id="rId177">
        <w:ins w:id="979" w:author="PR Preview" w:date="2026-01-01T00:00:00Z">
          <w:r>
            <w:rPr>
              <w:rStyle w:val="Hyperlink"/>
            </w:rPr>
            <w:t xml:space="preserve">https://en.wikipedia.org/wiki/Feature_scaling</w:t>
          </w:r>
        </w:ins>
      </w:hyperlink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8" Type="http://schemas.openxmlformats.org/officeDocument/2006/relationships/hyperlink" Target="https://doi.org/10.1001/jama.1975.03260080034016" TargetMode="External"/><Relationship Id="rId174" Type="http://schemas.openxmlformats.org/officeDocument/2006/relationships/hyperlink" Target="https://doi.org/10.1007/978-1-0716-1418-1" TargetMode="External"/><Relationship Id="rId136" Type="http://schemas.openxmlformats.org/officeDocument/2006/relationships/hyperlink" Target="https://doi.org/10.1007/978-1-4614-1353-0" TargetMode="External"/><Relationship Id="rId162" Type="http://schemas.openxmlformats.org/officeDocument/2006/relationships/hyperlink" Target="https://en.wikipedia.org/wiki/Bar_chart" TargetMode="External"/><Relationship Id="rId160" Type="http://schemas.openxmlformats.org/officeDocument/2006/relationships/hyperlink" Target="https://en.wikipedia.org/wiki/Box_plot" TargetMode="External"/><Relationship Id="rId170" Type="http://schemas.openxmlformats.org/officeDocument/2006/relationships/hyperlink" Target="https://en.wikipedia.org/wiki/Contingency_table" TargetMode="External"/><Relationship Id="rId177" Type="http://schemas.openxmlformats.org/officeDocument/2006/relationships/hyperlink" Target="https://en.wikipedia.org/wiki/Feature_scaling" TargetMode="External"/><Relationship Id="rId156" Type="http://schemas.openxmlformats.org/officeDocument/2006/relationships/hyperlink" Target="https://en.wikipedia.org/wiki/Histogram" TargetMode="External"/><Relationship Id="rId152" Type="http://schemas.openxmlformats.org/officeDocument/2006/relationships/hyperlink" Target="https://en.wikipedia.org/wiki/Interquartile_range" TargetMode="External"/><Relationship Id="rId158" Type="http://schemas.openxmlformats.org/officeDocument/2006/relationships/hyperlink" Target="https://en.wikipedia.org/wiki/Kernel_density_estimation" TargetMode="External"/><Relationship Id="rId144" Type="http://schemas.openxmlformats.org/officeDocument/2006/relationships/hyperlink" Target="https://en.wikipedia.org/wiki/Median" TargetMode="External"/><Relationship Id="rId168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Q%E2%80%93Q_plot" TargetMode="External"/><Relationship Id="rId150" Type="http://schemas.openxmlformats.org/officeDocument/2006/relationships/hyperlink" Target="https://en.wikipedia.org/wiki/Quartile" TargetMode="External"/><Relationship Id="rId166" Type="http://schemas.openxmlformats.org/officeDocument/2006/relationships/hyperlink" Target="https://en.wikipedia.org/wiki/Scatter_plot" TargetMode="External"/><Relationship Id="rId142" Type="http://schemas.openxmlformats.org/officeDocument/2006/relationships/hyperlink" Target="https://en.wikipedia.org/wiki/Simple_random_sample" TargetMode="External"/><Relationship Id="rId148" Type="http://schemas.openxmlformats.org/officeDocument/2006/relationships/hyperlink" Target="https://en.wikipedia.org/wiki/Standard_deviation" TargetMode="External"/><Relationship Id="rId172" Type="http://schemas.openxmlformats.org/officeDocument/2006/relationships/hyperlink" Target="https://en.wikipedia.org/wiki/Standard_score" TargetMode="External"/><Relationship Id="rId140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6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8" Type="http://schemas.openxmlformats.org/officeDocument/2006/relationships/hyperlink" Target="https://doi.org/10.1001/jama.1975.03260080034016" TargetMode="External"/><Relationship Id="rId174" Type="http://schemas.openxmlformats.org/officeDocument/2006/relationships/hyperlink" Target="https://doi.org/10.1007/978-1-0716-1418-1" TargetMode="External"/><Relationship Id="rId136" Type="http://schemas.openxmlformats.org/officeDocument/2006/relationships/hyperlink" Target="https://doi.org/10.1007/978-1-4614-1353-0" TargetMode="External"/><Relationship Id="rId162" Type="http://schemas.openxmlformats.org/officeDocument/2006/relationships/hyperlink" Target="https://en.wikipedia.org/wiki/Bar_chart" TargetMode="External"/><Relationship Id="rId160" Type="http://schemas.openxmlformats.org/officeDocument/2006/relationships/hyperlink" Target="https://en.wikipedia.org/wiki/Box_plot" TargetMode="External"/><Relationship Id="rId170" Type="http://schemas.openxmlformats.org/officeDocument/2006/relationships/hyperlink" Target="https://en.wikipedia.org/wiki/Contingency_table" TargetMode="External"/><Relationship Id="rId177" Type="http://schemas.openxmlformats.org/officeDocument/2006/relationships/hyperlink" Target="https://en.wikipedia.org/wiki/Feature_scaling" TargetMode="External"/><Relationship Id="rId156" Type="http://schemas.openxmlformats.org/officeDocument/2006/relationships/hyperlink" Target="https://en.wikipedia.org/wiki/Histogram" TargetMode="External"/><Relationship Id="rId152" Type="http://schemas.openxmlformats.org/officeDocument/2006/relationships/hyperlink" Target="https://en.wikipedia.org/wiki/Interquartile_range" TargetMode="External"/><Relationship Id="rId158" Type="http://schemas.openxmlformats.org/officeDocument/2006/relationships/hyperlink" Target="https://en.wikipedia.org/wiki/Kernel_density_estimation" TargetMode="External"/><Relationship Id="rId144" Type="http://schemas.openxmlformats.org/officeDocument/2006/relationships/hyperlink" Target="https://en.wikipedia.org/wiki/Median" TargetMode="External"/><Relationship Id="rId168" Type="http://schemas.openxmlformats.org/officeDocument/2006/relationships/hyperlink" Target="https://en.wikipedia.org/wiki/Pearson_correlation_coefficient" TargetMode="External"/><Relationship Id="rId164" Type="http://schemas.openxmlformats.org/officeDocument/2006/relationships/hyperlink" Target="https://en.wikipedia.org/wiki/Q%E2%80%93Q_plot" TargetMode="External"/><Relationship Id="rId150" Type="http://schemas.openxmlformats.org/officeDocument/2006/relationships/hyperlink" Target="https://en.wikipedia.org/wiki/Quartile" TargetMode="External"/><Relationship Id="rId166" Type="http://schemas.openxmlformats.org/officeDocument/2006/relationships/hyperlink" Target="https://en.wikipedia.org/wiki/Scatter_plot" TargetMode="External"/><Relationship Id="rId142" Type="http://schemas.openxmlformats.org/officeDocument/2006/relationships/hyperlink" Target="https://en.wikipedia.org/wiki/Simple_random_sample" TargetMode="External"/><Relationship Id="rId148" Type="http://schemas.openxmlformats.org/officeDocument/2006/relationships/hyperlink" Target="https://en.wikipedia.org/wiki/Standard_deviation" TargetMode="External"/><Relationship Id="rId172" Type="http://schemas.openxmlformats.org/officeDocument/2006/relationships/hyperlink" Target="https://en.wikipedia.org/wiki/Standard_score" TargetMode="External"/><Relationship Id="rId140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6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2026-10-18T08:19:06Z</dcterms:created>
  <dcterms:modified xsi:type="dcterms:W3CDTF">2026-10-18T08:19:06Z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