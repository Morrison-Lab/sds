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del w:id="3" w:author="PR Preview" w:date="2026-01-01T00:00:00Z">
        <w:r>
          <w:delText xml:space="preserve">Source: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Wikipedia contributors (2026b)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Wikipedia contributors [1]</w:t>
        </w:r>
      </w:ins>
      <w:ins w:id="10" w:author="PR Preview" w:date="2026-01-01T00:00:00Z">
        <w:r>
          <w:t xml:space="preserve">.</w:t>
        </w:r>
      </w:ins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del w:id="11" w:author="PR Preview" w:date="2026-01-01T00:00:00Z">
        <w:r>
          <w:delText xml:space="preserve">Source: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Wikipedia contributors (2026c)</w:delText>
        </w:r>
      </w:del>
      <w:del w:id="14" w:author="PR Preview" w:date="2026-01-01T00:00:00Z">
        <w:r>
          <w:delText xml:space="preserve">.</w:delText>
        </w:r>
      </w:del>
    </w:p>
    <w:p>
      <w:pPr>
        <w:pStyle w:val="BodyText"/>
      </w:pPr>
      <w:del w:id="15" w:author="PR Preview" w:date="2026-01-01T00:00:00Z">
        <w:r>
          <w:rPr>
            <w:i/>
            <w:iCs/>
          </w:rPr>
          <w:delText xml:space="preserve">Remark 2</w:delText>
        </w:r>
      </w:del>
      <w:del w:id="16" w:author="PR Preview" w:date="2026-01-01T00:00:00Z">
        <w:r>
          <w:delText xml:space="preserve"> (Source: Sufficient statistic). </w:delText>
        </w:r>
      </w:del>
      <w:del w:id="17" w:author="PR Preview" w:date="2026-01-01T00:00:00Z">
        <w:r>
          <w:delText xml:space="preserve">Fisher (1922)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introduced sufficiency;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Casella and Berger (2002, Def. 6.2.1, p. 272)</w:delText>
        </w:r>
      </w:del>
      <w:del w:id="22" w:author="PR Preview" w:date="2026-01-01T00:00:00Z">
        <w:r>
          <w:delText xml:space="preserve">.</w:delText>
        </w:r>
      </w:del>
    </w:p>
    <w:p>
      <w:pPr>
        <w:pStyle w:val="FirstParagraph"/>
      </w:pPr>
      <w:ins w:id="23" w:author="PR Preview" w:date="2026-01-01T00:00:00Z">
        <w:r>
          <w:t xml:space="preserve">Source: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Wikipedia contributors [2]</w:t>
        </w:r>
      </w:ins>
      <w:ins w:id="26" w:author="PR Preview" w:date="2026-01-01T00:00:00Z">
        <w:r>
          <w:t xml:space="preserve">.</w:t>
        </w:r>
      </w:ins>
    </w:p>
    <w:bookmarkEnd w:id="14"/>
    <w:bookmarkStart w:id="15" w:name="rem-source-sufficient"/>
    <w:p>
      <w:pPr>
        <w:pStyle w:val="BodyText"/>
      </w:pPr>
      <w:ins w:id="27" w:author="PR Preview" w:date="2026-01-01T00:00:00Z">
        <w:r>
          <w:rPr>
            <w:i/>
            <w:iCs/>
          </w:rPr>
          <w:t xml:space="preserve">Remark 2</w:t>
        </w:r>
      </w:ins>
      <w:ins w:id="28" w:author="PR Preview" w:date="2026-01-01T00:00:00Z">
        <w:r>
          <w:t xml:space="preserve"> (Source: Sufficient statistic). </w:t>
        </w:r>
      </w:ins>
      <w:ins w:id="29" w:author="PR Preview" w:date="2026-01-01T00:00:00Z">
        <w:r>
          <w:t xml:space="preserve">Fisher [3]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introduced sufficiency;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Casella and Berger [4], Def. 6.2.1, p. 272</w:t>
        </w:r>
      </w:ins>
      <w:ins w:id="34" w:author="PR Preview" w:date="2026-01-01T00:00:00Z">
        <w:r>
          <w:t xml:space="preserve">.</w:t>
        </w:r>
      </w:ins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del w:id="35" w:author="PR Preview" w:date="2026-01-01T00:00:00Z">
        <w:r>
          <w:delText xml:space="preserve">Source: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Wikipedia contributors (2026c)</w:delText>
        </w:r>
      </w:del>
      <w:del w:id="38" w:author="PR Preview" w:date="2026-01-01T00:00:00Z">
        <w:r>
          <w:delText xml:space="preserve">.</w:delText>
        </w:r>
      </w:del>
    </w:p>
    <w:p>
      <w:pPr>
        <w:pStyle w:val="BodyText"/>
      </w:pPr>
      <w:ins w:id="39" w:author="PR Preview" w:date="2026-01-01T00:00:00Z">
        <w:r>
          <w:t xml:space="preserve">Source: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Wikipedia contributors [2]</w:t>
        </w:r>
      </w:ins>
      <w:ins w:id="42" w:author="PR Preview" w:date="2026-01-01T00:00:00Z">
        <w:r>
          <w:t xml:space="preserve">.</w:t>
        </w:r>
      </w:ins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del w:id="43" w:author="PR Preview" w:date="2026-01-01T00:00:00Z">
        <w:r>
          <w:rPr>
            <w:i/>
            <w:iCs/>
          </w:rPr>
          <w:delText xml:space="preserve">Remark 4</w:delText>
        </w:r>
      </w:del>
      <w:del w:id="44" w:author="PR Preview" w:date="2026-01-01T00:00:00Z">
        <w:r>
          <w:delText xml:space="preserve"> (Source: Factorization theorem). </w:delText>
        </w:r>
      </w:del>
      <w:del w:id="45" w:author="PR Preview" w:date="2026-01-01T00:00:00Z">
        <w:r>
          <w:delText xml:space="preserve">Halmos and Savage (1949)</w:delText>
        </w:r>
      </w:del>
      <w:del w:id="46" w:author="PR Preview" w:date="2026-01-01T00:00:00Z">
        <w:r>
          <w:delText xml:space="preserve">, whom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Casella and Berger (2002, Thm. 6.2.6, p. 276, and its footnote)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credit with the general form, and Neyman (1935) with an earlier one.</w:delText>
        </w:r>
      </w:del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4</w:t>
        </w:r>
      </w:ins>
      <w:ins w:id="52" w:author="PR Preview" w:date="2026-01-01T00:00:00Z">
        <w:r>
          <w:t xml:space="preserve"> (Source: Factorization theorem). </w:t>
        </w:r>
      </w:ins>
      <w:ins w:id="53" w:author="PR Preview" w:date="2026-01-01T00:00:00Z">
        <w:r>
          <w:t xml:space="preserve">Halmos and Savage [5]</w:t>
        </w:r>
      </w:ins>
      <w:ins w:id="54" w:author="PR Preview" w:date="2026-01-01T00:00:00Z">
        <w:r>
          <w:t xml:space="preserve">, whom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Casella and Berger [4], Thm. 6.2.6, p. 276, and its footnote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credit with the general form, and Neyman (1935) with an earlier one.</w:t>
        </w:r>
      </w:ins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del w:id="59" w:author="PR Preview" w:date="2026-01-01T00:00:00Z">
        <w:r>
          <w:delText xml:space="preserve">Source: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(Rao 1945; Blackwell 1947; Casella and Berger 2002, Thm. 7.3.17, p. 342; Wikipedia contributors 2026a)</w:delText>
        </w:r>
      </w:del>
      <w:del w:id="62" w:author="PR Preview" w:date="2026-01-01T00:00:00Z">
        <w:r>
          <w:delText xml:space="preserve">.</w:delText>
        </w:r>
      </w:del>
    </w:p>
    <w:p>
      <w:pPr>
        <w:pStyle w:val="FirstParagraph"/>
      </w:pPr>
      <w:ins w:id="63" w:author="PR Preview" w:date="2026-01-01T00:00:00Z">
        <w:r>
          <w:t xml:space="preserve">Source: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[6], [7], [4], Thm. 7.3.17, p. 342, [8]</w:t>
        </w:r>
      </w:ins>
      <w:ins w:id="66" w:author="PR Preview" w:date="2026-01-01T00:00:00Z">
        <w:r>
          <w:t xml:space="preserve">.</w:t>
        </w:r>
      </w:ins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Example 2 (Rao–Blackwellizing an estimate of the chance of a zero count)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rStyle w:val="VerbatimChar"/>
          </w:rPr>
          <w:delText xml:space="preserve">birthwt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data record the number of previous premature labors (</w:delText>
        </w:r>
      </w:del>
      <w:del w:id="74" w:author="PR Preview" w:date="2026-01-01T00:00:00Z">
        <w:r>
          <w:rPr>
            <w:rStyle w:val="VerbatimChar"/>
          </w:rPr>
          <w:delText xml:space="preserve">ptl</w:delText>
        </w:r>
      </w:del>
      <w:del w:id="75" w:author="PR Preview" w:date="2026-01-01T00:00:00Z">
        <w:r>
          <w:delText xml:space="preserve">) for 189 women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in a study at Baystate Medical Center in Springfield, Massachusetts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(Hosmer and Lemeshow 1989)</w:delText>
        </w:r>
      </w:del>
      <w:del w:id="80" w:author="PR Preview" w:date="2026-01-01T00:00:00Z">
        <w:r>
          <w:delText xml:space="preserve">; the data ship with the R package</w:delText>
        </w:r>
      </w:del>
      <w:del w:id="81" w:author="PR Preview" w:date="2026-01-01T00:00:00Z">
        <w:r>
          <w:delText xml:space="preserve"> </w:delText>
        </w:r>
      </w:del>
      <w:hyperlink r:id="rId36">
        <w:del w:id="82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(</w:delText>
        </w:r>
      </w:del>
      <w:del w:id="85" w:author="PR Preview" w:date="2026-01-01T00:00:00Z">
        <w:r>
          <w:rPr>
            <w:rStyle w:val="VerbatimChar"/>
          </w:rPr>
          <w:delText xml:space="preserve">MASS::birthwt</w:delText>
        </w:r>
      </w:del>
      <w:del w:id="86" w:author="PR Preview" w:date="2026-01-01T00:00:00Z">
        <w:r>
          <w:delText xml:space="preserve">),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 this site has a copy at</w:delText>
        </w:r>
      </w:del>
      <w:del w:id="89" w:author="PR Preview" w:date="2026-01-01T00:00:00Z">
        <w:r>
          <w:delText xml:space="preserve"> </w:delText>
        </w:r>
      </w:del>
      <w:hyperlink r:id="rId37">
        <w:del w:id="90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91" w:author="PR Preview" w:date="2026-01-01T00:00:00Z">
        <w:r>
          <w:delText xml:space="preserve">.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Treat counts like these as a Poisson sample,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with</w:delText>
        </w:r>
      </w:del>
      <w:del w:id="98" w:author="PR Preview" w:date="2026-01-01T00:00:00Z">
        <w:r>
          <w:delText xml:space="preserve"> </w:delText>
        </w:r>
      </w:del>
      <m:oMath>
        <m:r>
          <m:t>λ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equal to the sample mean of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rPr>
            <w:rStyle w:val="VerbatimChar"/>
          </w:rPr>
          <w:delText xml:space="preserve">ptl</w:delText>
        </w:r>
      </w:del>
      <w:del w:id="103" w:author="PR Preview" w:date="2026-01-01T00:00:00Z">
        <w:r>
          <w:delText xml:space="preserve">, 0.196.</w:delText>
        </w:r>
      </w:del>
    </w:p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Example 2 (Rao–Blackwellizing an estimate of the chance of a zero count)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rStyle w:val="VerbatimChar"/>
          </w:rPr>
          <w:t xml:space="preserve">birthwt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data record the number of previous premature labors (</w:t>
        </w:r>
      </w:ins>
      <w:ins w:id="111" w:author="PR Preview" w:date="2026-01-01T00:00:00Z">
        <w:r>
          <w:rPr>
            <w:rStyle w:val="VerbatimChar"/>
          </w:rPr>
          <w:t xml:space="preserve">ptl</w:t>
        </w:r>
      </w:ins>
      <w:ins w:id="112" w:author="PR Preview" w:date="2026-01-01T00:00:00Z">
        <w:r>
          <w:t xml:space="preserve">) for 189 women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in a study at Baystate Medical Center in Springfield, Massachusetts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[9]</w:t>
        </w:r>
      </w:ins>
      <w:ins w:id="117" w:author="PR Preview" w:date="2026-01-01T00:00:00Z">
        <w:r>
          <w:t xml:space="preserve">; the data ship with the R package</w:t>
        </w:r>
      </w:ins>
      <w:ins w:id="118" w:author="PR Preview" w:date="2026-01-01T00:00:00Z">
        <w:r>
          <w:t xml:space="preserve"> </w:t>
        </w:r>
      </w:ins>
      <w:hyperlink r:id="rId36">
        <w:ins w:id="119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</w:t>
        </w:r>
      </w:ins>
      <w:ins w:id="122" w:author="PR Preview" w:date="2026-01-01T00:00:00Z">
        <w:r>
          <w:rPr>
            <w:rStyle w:val="VerbatimChar"/>
          </w:rPr>
          <w:t xml:space="preserve">MASS::birthwt</w:t>
        </w:r>
      </w:ins>
      <w:ins w:id="123" w:author="PR Preview" w:date="2026-01-01T00:00:00Z">
        <w:r>
          <w:t xml:space="preserve">),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 this site has a copy at</w:t>
        </w:r>
      </w:ins>
      <w:ins w:id="126" w:author="PR Preview" w:date="2026-01-01T00:00:00Z">
        <w:r>
          <w:t xml:space="preserve"> </w:t>
        </w:r>
      </w:ins>
      <w:hyperlink r:id="rId37">
        <w:ins w:id="127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128" w:author="PR Preview" w:date="2026-01-01T00:00:00Z">
        <w:r>
          <w:t xml:space="preserve">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Treat counts like these as a Poisson sample,</w:t>
        </w:r>
      </w:ins>
      <w:ins w:id="1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with</w:t>
        </w:r>
      </w:ins>
      <w:ins w:id="135" w:author="PR Preview" w:date="2026-01-01T00:00:00Z">
        <w:r>
          <w:t xml:space="preserve"> </w:t>
        </w:r>
      </w:ins>
      <m:oMath>
        <m:r>
          <m:t>λ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equal to the sample mean of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rStyle w:val="VerbatimChar"/>
          </w:rPr>
          <w:t xml:space="preserve">ptl</w:t>
        </w:r>
      </w:ins>
      <w:ins w:id="140" w:author="PR Preview" w:date="2026-01-01T00:00:00Z">
        <w:r>
          <w:t xml:space="preserve">, 0.196.</w:t>
        </w:r>
      </w:ins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del w:id="141" w:author="PR Preview" w:date="2026-01-01T00:00:00Z">
        <w:r>
          <w:rPr>
            <w:i/>
            <w:iCs/>
          </w:rPr>
          <w:delText xml:space="preserve">Remark 5</w:delText>
        </w:r>
      </w:del>
      <w:del w:id="142" w:author="PR Preview" w:date="2026-01-01T00:00:00Z">
        <w:r>
          <w:delText xml:space="preserve"> (Sufficiency is needed). </w:delText>
        </w:r>
      </w:del>
      <w:del w:id="143" w:author="PR Preview" w:date="2026-01-01T00:00:00Z">
        <w:r>
          <w:delText xml:space="preserve">If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not sufficient, then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${\operatorname{E}\mathopen{}\left[\hat{\theta} \mid T\mathopen{}\left(\mathord{\smash[b]{\underset{\raise.3ex\hbox{$\scriptstyle\sim$}}{X}}\vphantom{X}}\right)\mathclose{}\right]\mathclose{}}$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may depend on</w:delText>
        </w:r>
      </w:del>
      <w:del w:id="152" w:author="PR Preview" w:date="2026-01-01T00:00:00Z">
        <w:r>
          <w:delText xml:space="preserve"> </w:delText>
        </w:r>
      </w:del>
      <m:oMath>
        <m:r>
          <m:t>θ</m:t>
        </m:r>
      </m:oMath>
      <w:del w:id="153" w:author="PR Preview" w:date="2026-01-01T00:00:00Z">
        <w:r>
          <w:delText xml:space="preserve">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in which case it is not an estimator at all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(</w:delText>
        </w:r>
      </w:del>
      <w:del w:id="158" w:author="PR Preview" w:date="2026-01-01T00:00:00Z">
        <w:r>
          <w:delText xml:space="preserve">Casella and Berger (2002, Example 7.3.18)</w:delText>
        </w:r>
      </w:del>
      <w:del w:id="159" w:author="PR Preview" w:date="2026-01-01T00:00:00Z">
        <w:r>
          <w:delText xml:space="preserve">).</w:delText>
        </w:r>
      </w:del>
    </w:p>
    <w:p>
      <w:pPr>
        <w:pStyle w:val="BodyText"/>
      </w:pPr>
      <w:ins w:id="160" w:author="PR Preview" w:date="2026-01-01T00:00:00Z">
        <w:r>
          <w:rPr>
            <w:i/>
            <w:iCs/>
          </w:rPr>
          <w:t xml:space="preserve">Remark 5</w:t>
        </w:r>
      </w:ins>
      <w:ins w:id="161" w:author="PR Preview" w:date="2026-01-01T00:00:00Z">
        <w:r>
          <w:t xml:space="preserve"> (Sufficiency is needed). </w:t>
        </w:r>
      </w:ins>
      <w:ins w:id="162" w:author="PR Preview" w:date="2026-01-01T00:00:00Z">
        <w:r>
          <w:t xml:space="preserve">If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is not sufficient, then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${\operatorname{E}\mathopen{}\left[\hat{\theta} \mid T\mathopen{}\left(\mathord{\smash[b]{\underset{\raise.3ex\hbox{$\scriptstyle\sim$}}{X}}\vphantom{X}}\right)\mathclose{}\right]\mathclose{}}$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may depend on</w:t>
        </w:r>
      </w:ins>
      <w:ins w:id="171" w:author="PR Preview" w:date="2026-01-01T00:00:00Z">
        <w:r>
          <w:t xml:space="preserve"> </w:t>
        </w:r>
      </w:ins>
      <m:oMath>
        <m:r>
          <m:t>θ</m:t>
        </m:r>
      </m:oMath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in which case it is not an estimator at all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(</w:t>
        </w:r>
      </w:ins>
      <w:ins w:id="177" w:author="PR Preview" w:date="2026-01-01T00:00:00Z">
        <w:r>
          <w:t xml:space="preserve">Casella and Berger [4], Example 7.3.18</w:t>
        </w:r>
      </w:ins>
      <w:ins w:id="178" w:author="PR Preview" w:date="2026-01-01T00:00:00Z">
        <w:r>
          <w:t xml:space="preserve">).</w:t>
        </w:r>
      </w:ins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del w:id="179" w:author="PR Preview" w:date="2026-01-01T00:00:00Z">
        <w:r>
          <w:delText xml:space="preserve">Wikipedia contributors (2026c)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— sufficiency and the factorization theorem</w:delText>
        </w:r>
      </w:del>
    </w:p>
    <w:p>
      <w:pPr>
        <w:numPr>
          <w:ilvl w:val="0"/>
          <w:numId w:val="1002"/>
        </w:numPr>
      </w:pPr>
      <w:del w:id="182" w:author="PR Preview" w:date="2026-01-01T00:00:00Z">
        <w:r>
          <w:delText xml:space="preserve">Wikipedia contributors (2026a)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— improving an estimator by conditioning on a sufficient statistic</w:delText>
        </w:r>
      </w:del>
    </w:p>
    <w:p>
      <w:pPr>
        <w:numPr>
          <w:ilvl w:val="0"/>
          <w:numId w:val="1002"/>
        </w:numPr>
      </w:pPr>
      <w:del w:id="185" w:author="PR Preview" w:date="2026-01-01T00:00:00Z">
        <w:r>
          <w:delText xml:space="preserve">Wikipedia contributors (2026b)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— the Wikipedia article on statistic</w:delText>
        </w:r>
      </w:del>
    </w:p>
    <w:p>
      <w:pPr>
        <w:numPr>
          <w:ilvl w:val="0"/>
          <w:numId w:val="1002"/>
        </w:numPr>
      </w:pPr>
      <w:ins w:id="188" w:author="PR Preview" w:date="2026-01-01T00:00:00Z">
        <w:r>
          <w:t xml:space="preserve">Wikipedia contributors [2]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— sufficiency and the factorization theorem</w:t>
        </w:r>
      </w:ins>
    </w:p>
    <w:p>
      <w:pPr>
        <w:numPr>
          <w:ilvl w:val="0"/>
          <w:numId w:val="1002"/>
        </w:numPr>
      </w:pPr>
      <w:ins w:id="191" w:author="PR Preview" w:date="2026-01-01T00:00:00Z">
        <w:r>
          <w:t xml:space="preserve">Wikipedia contributors [8]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— improving an estimator by conditioning on a sufficient statistic</w:t>
        </w:r>
      </w:ins>
    </w:p>
    <w:p>
      <w:pPr>
        <w:numPr>
          <w:ilvl w:val="0"/>
          <w:numId w:val="1002"/>
        </w:numPr>
      </w:pPr>
      <w:ins w:id="194" w:author="PR Preview" w:date="2026-01-01T00:00:00Z">
        <w:r>
          <w:t xml:space="preserve">Wikipedia contributors [1]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— the Wikipedia article on statistic</w:t>
        </w:r>
      </w:ins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wikipedia_statistic"/>
    <w:p>
      <w:pPr>
        <w:pStyle w:val="Bibliography"/>
      </w:pPr>
      <w:del w:id="197" w:author="PR Preview" w:date="2026-01-01T00:00:00Z">
        <w:r>
          <w:delText xml:space="preserve">Blackwell, David. 1947.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“Conditional Expectation and Unbiased Sequential Estimation.”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18 (1): 105–10.</w:delText>
        </w:r>
      </w:del>
      <w:del w:id="204" w:author="PR Preview" w:date="2026-01-01T00:00:00Z">
        <w:r>
          <w:delText xml:space="preserve"> </w:delText>
        </w:r>
      </w:del>
      <w:hyperlink r:id="rId59">
        <w:del w:id="205" w:author="PR Preview" w:date="2026-01-01T00:00:00Z">
          <w:r>
            <w:rPr>
              <w:rStyle w:val="Hyperlink"/>
            </w:rPr>
            <w:delText xml:space="preserve">https://doi.org/10.1214/aoms/1177730497</w:delText>
          </w:r>
        </w:del>
      </w:hyperlink>
      <w:del w:id="206" w:author="PR Preview" w:date="2026-01-01T00:00:00Z">
        <w:r>
          <w:delText xml:space="preserve">.</w:delText>
        </w:r>
      </w:del>
    </w:p>
    <w:p>
      <w:pPr>
        <w:pStyle w:val="Bibliography"/>
      </w:pPr>
      <w:del w:id="207" w:author="PR Preview" w:date="2026-01-01T00:00:00Z">
        <w:r>
          <w:delText xml:space="preserve">Casella, George, and Roger Berger. 2002.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rPr>
            <w:i/>
            <w:iCs/>
          </w:rPr>
          <w:delText xml:space="preserve">Statistical Inference</w:delText>
        </w:r>
      </w:del>
      <w:del w:id="210" w:author="PR Preview" w:date="2026-01-01T00:00:00Z">
        <w:r>
          <w:delText xml:space="preserve">. 2nd ed. Cengage Learning.</w:delText>
        </w:r>
      </w:del>
      <w:del w:id="211" w:author="PR Preview" w:date="2026-01-01T00:00:00Z">
        <w:r>
          <w:delText xml:space="preserve"> </w:delText>
        </w:r>
      </w:del>
      <w:hyperlink r:id="rId54">
        <w:del w:id="212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213" w:author="PR Preview" w:date="2026-01-01T00:00:00Z">
        <w:r>
          <w:delText xml:space="preserve">.</w:delText>
        </w:r>
      </w:del>
    </w:p>
    <w:p>
      <w:pPr>
        <w:pStyle w:val="Bibliography"/>
      </w:pPr>
      <w:del w:id="214" w:author="PR Preview" w:date="2026-01-01T00:00:00Z">
        <w:r>
          <w:delText xml:space="preserve">Fisher, Ronald A. 1922.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“On the Mathematical Foundations of Theoretical Statistics.”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rPr>
            <w:i/>
            <w:iCs/>
          </w:rPr>
          <w:delText xml:space="preserve">Philosophical Transactions of the Royal Society of London. Series A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222 (594–604): 309–68.</w:delText>
        </w:r>
      </w:del>
      <w:del w:id="221" w:author="PR Preview" w:date="2026-01-01T00:00:00Z">
        <w:r>
          <w:delText xml:space="preserve"> </w:delText>
        </w:r>
      </w:del>
      <w:hyperlink r:id="rId52">
        <w:del w:id="222" w:author="PR Preview" w:date="2026-01-01T00:00:00Z">
          <w:r>
            <w:rPr>
              <w:rStyle w:val="Hyperlink"/>
            </w:rPr>
            <w:delText xml:space="preserve">https://doi.org/10.1098/rsta.1922.0009</w:delText>
          </w:r>
        </w:del>
      </w:hyperlink>
      <w:del w:id="223" w:author="PR Preview" w:date="2026-01-01T00:00:00Z">
        <w:r>
          <w:delText xml:space="preserve">.</w:delText>
        </w:r>
      </w:del>
    </w:p>
    <w:p>
      <w:pPr>
        <w:pStyle w:val="Bibliography"/>
      </w:pPr>
      <w:del w:id="224" w:author="PR Preview" w:date="2026-01-01T00:00:00Z">
        <w:r>
          <w:delText xml:space="preserve">Halmos, Paul R., and Leonard J. Savage. 1949.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“Application of the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Radon–Nikodym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Theorem to the Theory of Sufficient Statistics.”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20 (2): 225–41.</w:delText>
        </w:r>
      </w:del>
      <w:del w:id="235" w:author="PR Preview" w:date="2026-01-01T00:00:00Z">
        <w:r>
          <w:delText xml:space="preserve"> </w:delText>
        </w:r>
      </w:del>
      <w:hyperlink r:id="rId56">
        <w:del w:id="236" w:author="PR Preview" w:date="2026-01-01T00:00:00Z">
          <w:r>
            <w:rPr>
              <w:rStyle w:val="Hyperlink"/>
            </w:rPr>
            <w:delText xml:space="preserve">https://doi.org/10.1214/aoms/1177730032</w:delText>
          </w:r>
        </w:del>
      </w:hyperlink>
      <w:del w:id="237" w:author="PR Preview" w:date="2026-01-01T00:00:00Z">
        <w:r>
          <w:delText xml:space="preserve">.</w:delText>
        </w:r>
      </w:del>
    </w:p>
    <w:p>
      <w:pPr>
        <w:pStyle w:val="Bibliography"/>
      </w:pPr>
      <w:del w:id="238" w:author="PR Preview" w:date="2026-01-01T00:00:00Z">
        <w:r>
          <w:delText xml:space="preserve">Hosmer, David W., and Stanley Lemeshow. 1989.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i/>
            <w:iCs/>
          </w:rPr>
          <w:delText xml:space="preserve">Applied Logistic Regression</w:delText>
        </w:r>
      </w:del>
      <w:del w:id="241" w:author="PR Preview" w:date="2026-01-01T00:00:00Z">
        <w:r>
          <w:delText xml:space="preserve">. Wiley.</w:delText>
        </w:r>
      </w:del>
    </w:p>
    <w:p>
      <w:pPr>
        <w:pStyle w:val="Bibliography"/>
      </w:pPr>
      <w:del w:id="242" w:author="PR Preview" w:date="2026-01-01T00:00:00Z">
        <w:r>
          <w:delText xml:space="preserve">Rao, C. Radhakrishna. 1945.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“Information and the Accuracy Attainable in the Estimation of Statistical Parameters.”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37: 81–91.</w:delText>
        </w:r>
      </w:del>
    </w:p>
    <w:p>
      <w:pPr>
        <w:pStyle w:val="Bibliography"/>
      </w:pPr>
      <w:del w:id="249" w:author="PR Preview" w:date="2026-01-01T00:00:00Z">
        <w:r>
          <w:delText xml:space="preserve">Wikipedia contributors. 2026a.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i/>
            <w:iCs/>
          </w:rPr>
          <w:delText xml:space="preserve">Rao–Blackwell Theorem —</w:delText>
        </w:r>
      </w:del>
      <w:del w:id="252" w:author="PR Preview" w:date="2026-01-01T00:00:00Z">
        <w:r>
          <w:rPr>
            <w:i/>
            <w:iCs/>
          </w:rPr>
          <w:delText xml:space="preserve"> </w:delText>
        </w:r>
      </w:del>
      <w:del w:id="253" w:author="PR Preview" w:date="2026-01-01T00:00:00Z">
        <w:r>
          <w:rPr>
            <w:i/>
            <w:iCs/>
          </w:rPr>
          <w:delText xml:space="preserve">Wikipedia</w:delText>
        </w:r>
      </w:del>
      <w:del w:id="254" w:author="PR Preview" w:date="2026-01-01T00:00:00Z">
        <w:r>
          <w:rPr>
            <w:i/>
            <w:iCs/>
          </w:rPr>
          <w:delText xml:space="preserve">,</w:delText>
        </w:r>
      </w:del>
      <w:del w:id="255" w:author="PR Preview" w:date="2026-01-01T00:00:00Z">
        <w:r>
          <w:rPr>
            <w:i/>
            <w:iCs/>
          </w:rPr>
          <w:delText xml:space="preserve"> </w:delText>
        </w:r>
      </w:del>
      <w:del w:id="256" w:author="PR Preview" w:date="2026-01-01T00:00:00Z">
        <w:r>
          <w:rPr>
            <w:i/>
            <w:iCs/>
          </w:rPr>
          <w:delText xml:space="preserve">the Free Encyclopedia</w:delText>
        </w:r>
      </w:del>
      <w:del w:id="257" w:author="PR Preview" w:date="2026-01-01T00:00:00Z">
        <w:r>
          <w:delText xml:space="preserve">.</w:delText>
        </w:r>
      </w:del>
      <w:del w:id="258" w:author="PR Preview" w:date="2026-01-01T00:00:00Z">
        <w:r>
          <w:delText xml:space="preserve"> </w:delText>
        </w:r>
      </w:del>
      <w:hyperlink r:id="rId61">
        <w:del w:id="259" w:author="PR Preview" w:date="2026-01-01T00:00:00Z">
          <w:r>
            <w:rPr>
              <w:rStyle w:val="Hyperlink"/>
            </w:rPr>
            <w:delText xml:space="preserve">https://en.wikipedia.org/wiki/Rao%E2%80%93Blackwell_theorem</w:delText>
          </w:r>
        </w:del>
      </w:hyperlink>
      <w:del w:id="260" w:author="PR Preview" w:date="2026-01-01T00:00:00Z">
        <w:r>
          <w:delText xml:space="preserve">.</w:delText>
        </w:r>
      </w:del>
    </w:p>
    <w:p>
      <w:pPr>
        <w:pStyle w:val="Bibliography"/>
      </w:pPr>
      <w:del w:id="261" w:author="PR Preview" w:date="2026-01-01T00:00:00Z">
        <w:r>
          <w:delText xml:space="preserve">Wikipedia contributors. 2026b.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rPr>
            <w:i/>
            <w:iCs/>
          </w:rPr>
          <w:delText xml:space="preserve">Statistic —</w:delText>
        </w:r>
      </w:del>
      <w:del w:id="264" w:author="PR Preview" w:date="2026-01-01T00:00:00Z">
        <w:r>
          <w:rPr>
            <w:i/>
            <w:iCs/>
          </w:rPr>
          <w:delText xml:space="preserve"> </w:delText>
        </w:r>
      </w:del>
      <w:del w:id="265" w:author="PR Preview" w:date="2026-01-01T00:00:00Z">
        <w:r>
          <w:rPr>
            <w:i/>
            <w:iCs/>
          </w:rPr>
          <w:delText xml:space="preserve">Wikipedia</w:delText>
        </w:r>
      </w:del>
      <w:del w:id="266" w:author="PR Preview" w:date="2026-01-01T00:00:00Z">
        <w:r>
          <w:rPr>
            <w:i/>
            <w:iCs/>
          </w:rPr>
          <w:delText xml:space="preserve">,</w:delText>
        </w:r>
      </w:del>
      <w:del w:id="267" w:author="PR Preview" w:date="2026-01-01T00:00:00Z">
        <w:r>
          <w:rPr>
            <w:i/>
            <w:iCs/>
          </w:rPr>
          <w:delText xml:space="preserve"> </w:delText>
        </w:r>
      </w:del>
      <w:del w:id="268" w:author="PR Preview" w:date="2026-01-01T00:00:00Z">
        <w:r>
          <w:rPr>
            <w:i/>
            <w:iCs/>
          </w:rPr>
          <w:delText xml:space="preserve">the Free Encyclopedia</w:delText>
        </w:r>
      </w:del>
      <w:del w:id="269" w:author="PR Preview" w:date="2026-01-01T00:00:00Z">
        <w:r>
          <w:delText xml:space="preserve">.</w:delText>
        </w:r>
      </w:del>
      <w:del w:id="270" w:author="PR Preview" w:date="2026-01-01T00:00:00Z">
        <w:r>
          <w:delText xml:space="preserve"> </w:delText>
        </w:r>
      </w:del>
      <w:hyperlink r:id="rId48">
        <w:del w:id="271" w:author="PR Preview" w:date="2026-01-01T00:00:00Z">
          <w:r>
            <w:rPr>
              <w:rStyle w:val="Hyperlink"/>
            </w:rPr>
            <w:delText xml:space="preserve">https://en.wikipedia.org/wiki/Statistic</w:delText>
          </w:r>
        </w:del>
      </w:hyperlink>
      <w:del w:id="272" w:author="PR Preview" w:date="2026-01-01T00:00:00Z">
        <w:r>
          <w:delText xml:space="preserve">.</w:delText>
        </w:r>
      </w:del>
    </w:p>
    <w:p>
      <w:pPr>
        <w:pStyle w:val="Bibliography"/>
      </w:pPr>
      <w:del w:id="273" w:author="PR Preview" w:date="2026-01-01T00:00:00Z">
        <w:r>
          <w:delText xml:space="preserve">Wikipedia contributors. 2026c.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rPr>
            <w:i/>
            <w:iCs/>
          </w:rPr>
          <w:delText xml:space="preserve">Sufficient Statistic —</w:delText>
        </w:r>
      </w:del>
      <w:del w:id="276" w:author="PR Preview" w:date="2026-01-01T00:00:00Z">
        <w:r>
          <w:rPr>
            <w:i/>
            <w:iCs/>
          </w:rPr>
          <w:delText xml:space="preserve"> </w:delText>
        </w:r>
      </w:del>
      <w:del w:id="277" w:author="PR Preview" w:date="2026-01-01T00:00:00Z">
        <w:r>
          <w:rPr>
            <w:i/>
            <w:iCs/>
          </w:rPr>
          <w:delText xml:space="preserve">Wikipedia</w:delText>
        </w:r>
      </w:del>
      <w:del w:id="278" w:author="PR Preview" w:date="2026-01-01T00:00:00Z">
        <w:r>
          <w:rPr>
            <w:i/>
            <w:iCs/>
          </w:rPr>
          <w:delText xml:space="preserve">,</w:delText>
        </w:r>
      </w:del>
      <w:del w:id="279" w:author="PR Preview" w:date="2026-01-01T00:00:00Z">
        <w:r>
          <w:rPr>
            <w:i/>
            <w:iCs/>
          </w:rPr>
          <w:delText xml:space="preserve"> </w:delText>
        </w:r>
      </w:del>
      <w:del w:id="280" w:author="PR Preview" w:date="2026-01-01T00:00:00Z">
        <w:r>
          <w:rPr>
            <w:i/>
            <w:iCs/>
          </w:rPr>
          <w:delText xml:space="preserve">the Free Encyclopedia</w:delText>
        </w:r>
      </w:del>
      <w:del w:id="281" w:author="PR Preview" w:date="2026-01-01T00:00:00Z">
        <w:r>
          <w:delText xml:space="preserve">.</w:delText>
        </w:r>
      </w:del>
      <w:del w:id="282" w:author="PR Preview" w:date="2026-01-01T00:00:00Z">
        <w:r>
          <w:delText xml:space="preserve"> </w:delText>
        </w:r>
      </w:del>
      <w:hyperlink r:id="rId50">
        <w:del w:id="283" w:author="PR Preview" w:date="2026-01-01T00:00:00Z">
          <w:r>
            <w:rPr>
              <w:rStyle w:val="Hyperlink"/>
            </w:rPr>
            <w:delText xml:space="preserve">https://en.wikipedia.org/wiki/Sufficient_statistic</w:delText>
          </w:r>
        </w:del>
      </w:hyperlink>
      <w:del w:id="284" w:author="PR Preview" w:date="2026-01-01T00:00:00Z">
        <w:r>
          <w:delText xml:space="preserve">.</w:delText>
        </w:r>
      </w:del>
    </w:p>
    <w:p>
      <w:pPr>
        <w:pStyle w:val="Bibliography"/>
      </w:pPr>
      <w:ins w:id="285" w:author="PR Preview" w:date="2026-01-01T00:00:00Z">
        <w:r>
          <w:t xml:space="preserve">[1]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	</w:t>
        </w:r>
      </w:ins>
      <w:ins w:id="288" w:author="PR Preview" w:date="2026-01-01T00:00:00Z">
        <w:r>
          <w:t xml:space="preserve">Wikipedia contributors,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“Statistic —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Wikipedia</w:t>
        </w:r>
      </w:ins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the free encyclopedia.”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2026. Available:</w:t>
        </w:r>
      </w:ins>
      <w:ins w:id="298" w:author="PR Preview" w:date="2026-01-01T00:00:00Z">
        <w:r>
          <w:t xml:space="preserve"> </w:t>
        </w:r>
      </w:ins>
      <w:hyperlink r:id="rId48">
        <w:ins w:id="299" w:author="PR Preview" w:date="2026-01-01T00:00:00Z">
          <w:r>
            <w:rPr>
              <w:rStyle w:val="Hyperlink"/>
            </w:rPr>
            <w:t xml:space="preserve">https://en.wikipedia.org/wiki/Statistic</w:t>
          </w:r>
        </w:ins>
      </w:hyperlink>
    </w:p>
    <w:bookmarkEnd w:id="49"/>
    <w:bookmarkStart w:id="51" w:name="ref-wikipedia_sufficient_statistic"/>
    <w:p>
      <w:pPr>
        <w:pStyle w:val="Bibliography"/>
      </w:pPr>
      <w:ins w:id="300" w:author="PR Preview" w:date="2026-01-01T00:00:00Z">
        <w:r>
          <w:t xml:space="preserve">[2]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	</w:t>
        </w:r>
      </w:ins>
      <w:ins w:id="303" w:author="PR Preview" w:date="2026-01-01T00:00:00Z">
        <w:r>
          <w:t xml:space="preserve">Wikipedia contributors,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“Sufficient statistic —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Wikipedia</w:t>
        </w:r>
      </w:ins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the free encyclopedia.”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2026. Available:</w:t>
        </w:r>
      </w:ins>
      <w:ins w:id="313" w:author="PR Preview" w:date="2026-01-01T00:00:00Z">
        <w:r>
          <w:t xml:space="preserve"> </w:t>
        </w:r>
      </w:ins>
      <w:hyperlink r:id="rId50">
        <w:ins w:id="314" w:author="PR Preview" w:date="2026-01-01T00:00:00Z">
          <w:r>
            <w:rPr>
              <w:rStyle w:val="Hyperlink"/>
            </w:rPr>
            <w:t xml:space="preserve">https://en.wikipedia.org/wiki/Sufficient_statistic</w:t>
          </w:r>
        </w:ins>
      </w:hyperlink>
    </w:p>
    <w:bookmarkEnd w:id="51"/>
    <w:bookmarkStart w:id="53" w:name="ref-fisher1922mathematical"/>
    <w:p>
      <w:pPr>
        <w:pStyle w:val="Bibliography"/>
      </w:pPr>
      <w:ins w:id="315" w:author="PR Preview" w:date="2026-01-01T00:00:00Z">
        <w:r>
          <w:t xml:space="preserve">[3]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	</w:t>
        </w:r>
      </w:ins>
      <w:ins w:id="318" w:author="PR Preview" w:date="2026-01-01T00:00:00Z">
        <w:r>
          <w:t xml:space="preserve">R. A. Fisher,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“On the mathematical foundations of theoretical statistics,”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i/>
            <w:iCs/>
          </w:rPr>
          <w:t xml:space="preserve">Philosophical Transactions of the Royal Society of London. Series A</w:t>
        </w:r>
      </w:ins>
      <w:ins w:id="323" w:author="PR Preview" w:date="2026-01-01T00:00:00Z">
        <w:r>
          <w:t xml:space="preserve">, vol. 222, no. 594–604, pp. 309–368, 1922, doi:</w:t>
        </w:r>
      </w:ins>
      <w:ins w:id="324" w:author="PR Preview" w:date="2026-01-01T00:00:00Z">
        <w:r>
          <w:t xml:space="preserve"> </w:t>
        </w:r>
      </w:ins>
      <w:hyperlink r:id="rId52">
        <w:ins w:id="325" w:author="PR Preview" w:date="2026-01-01T00:00:00Z">
          <w:r>
            <w:rPr>
              <w:rStyle w:val="Hyperlink"/>
            </w:rPr>
            <w:t xml:space="preserve">10.1098/rsta.1922.0009</w:t>
          </w:r>
        </w:ins>
      </w:hyperlink>
      <w:ins w:id="326" w:author="PR Preview" w:date="2026-01-01T00:00:00Z">
        <w:r>
          <w:t xml:space="preserve">.</w:t>
        </w:r>
      </w:ins>
    </w:p>
    <w:bookmarkEnd w:id="53"/>
    <w:bookmarkStart w:id="55" w:name="ref-CaseBerg01"/>
    <w:p>
      <w:pPr>
        <w:pStyle w:val="Bibliography"/>
      </w:pPr>
      <w:ins w:id="327" w:author="PR Preview" w:date="2026-01-01T00:00:00Z">
        <w:r>
          <w:t xml:space="preserve">[4]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	</w:t>
        </w:r>
      </w:ins>
      <w:ins w:id="330" w:author="PR Preview" w:date="2026-01-01T00:00:00Z">
        <w:r>
          <w:t xml:space="preserve">G. Casella and R. Berger,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rPr>
            <w:i/>
            <w:iCs/>
          </w:rPr>
          <w:t xml:space="preserve">Statistical inference</w:t>
        </w:r>
      </w:ins>
      <w:ins w:id="333" w:author="PR Preview" w:date="2026-01-01T00:00:00Z">
        <w:r>
          <w:t xml:space="preserve">, 2nd ed. Cengage Learning, 2002. Available:</w:t>
        </w:r>
      </w:ins>
      <w:ins w:id="334" w:author="PR Preview" w:date="2026-01-01T00:00:00Z">
        <w:r>
          <w:t xml:space="preserve"> </w:t>
        </w:r>
      </w:ins>
      <w:hyperlink r:id="rId54">
        <w:ins w:id="335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55"/>
    <w:bookmarkStart w:id="57" w:name="ref-halmos1949application"/>
    <w:p>
      <w:pPr>
        <w:pStyle w:val="Bibliography"/>
      </w:pPr>
      <w:ins w:id="336" w:author="PR Preview" w:date="2026-01-01T00:00:00Z">
        <w:r>
          <w:t xml:space="preserve">[5]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	</w:t>
        </w:r>
      </w:ins>
      <w:ins w:id="339" w:author="PR Preview" w:date="2026-01-01T00:00:00Z">
        <w:r>
          <w:t xml:space="preserve">P. R. Halmos and L. J. Savage,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“Application of the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Radon–Nikodym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theorem to the theory of sufficient statistics,”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rPr>
            <w:i/>
            <w:iCs/>
          </w:rPr>
          <w:t xml:space="preserve">The Annals of Mathematical Statistics</w:t>
        </w:r>
      </w:ins>
      <w:ins w:id="348" w:author="PR Preview" w:date="2026-01-01T00:00:00Z">
        <w:r>
          <w:t xml:space="preserve">, vol. 20, no. 2, pp. 225–241, 1949, doi:</w:t>
        </w:r>
      </w:ins>
      <w:ins w:id="349" w:author="PR Preview" w:date="2026-01-01T00:00:00Z">
        <w:r>
          <w:t xml:space="preserve"> </w:t>
        </w:r>
      </w:ins>
      <w:hyperlink r:id="rId56">
        <w:ins w:id="350" w:author="PR Preview" w:date="2026-01-01T00:00:00Z">
          <w:r>
            <w:rPr>
              <w:rStyle w:val="Hyperlink"/>
            </w:rPr>
            <w:t xml:space="preserve">10.1214/aoms/1177730032</w:t>
          </w:r>
        </w:ins>
      </w:hyperlink>
      <w:ins w:id="351" w:author="PR Preview" w:date="2026-01-01T00:00:00Z">
        <w:r>
          <w:t xml:space="preserve">.</w:t>
        </w:r>
      </w:ins>
    </w:p>
    <w:bookmarkEnd w:id="57"/>
    <w:bookmarkStart w:id="58" w:name="ref-rao1945information"/>
    <w:p>
      <w:pPr>
        <w:pStyle w:val="Bibliography"/>
      </w:pPr>
      <w:ins w:id="352" w:author="PR Preview" w:date="2026-01-01T00:00:00Z">
        <w:r>
          <w:t xml:space="preserve">[6]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	</w:t>
        </w:r>
      </w:ins>
      <w:ins w:id="355" w:author="PR Preview" w:date="2026-01-01T00:00:00Z">
        <w:r>
          <w:t xml:space="preserve">C. R. Rao,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“Information and the accuracy attainable in the estimation of statistical parameters,”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360" w:author="PR Preview" w:date="2026-01-01T00:00:00Z">
        <w:r>
          <w:t xml:space="preserve">, vol. 37, pp. 81–91, 1945.</w:t>
        </w:r>
      </w:ins>
    </w:p>
    <w:bookmarkEnd w:id="58"/>
    <w:bookmarkStart w:id="60" w:name="ref-blackwell1947conditional"/>
    <w:p>
      <w:pPr>
        <w:pStyle w:val="Bibliography"/>
      </w:pPr>
      <w:ins w:id="361" w:author="PR Preview" w:date="2026-01-01T00:00:00Z">
        <w:r>
          <w:t xml:space="preserve">[7]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	</w:t>
        </w:r>
      </w:ins>
      <w:ins w:id="364" w:author="PR Preview" w:date="2026-01-01T00:00:00Z">
        <w:r>
          <w:t xml:space="preserve">D. Blackwell,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“Conditional expectation and unbiased sequential estimation,”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i/>
            <w:iCs/>
          </w:rPr>
          <w:t xml:space="preserve">The Annals of Mathematical Statistics</w:t>
        </w:r>
      </w:ins>
      <w:ins w:id="369" w:author="PR Preview" w:date="2026-01-01T00:00:00Z">
        <w:r>
          <w:t xml:space="preserve">, vol. 18, no. 1, pp. 105–110, 1947, doi:</w:t>
        </w:r>
      </w:ins>
      <w:ins w:id="370" w:author="PR Preview" w:date="2026-01-01T00:00:00Z">
        <w:r>
          <w:t xml:space="preserve"> </w:t>
        </w:r>
      </w:ins>
      <w:hyperlink r:id="rId59">
        <w:ins w:id="371" w:author="PR Preview" w:date="2026-01-01T00:00:00Z">
          <w:r>
            <w:rPr>
              <w:rStyle w:val="Hyperlink"/>
            </w:rPr>
            <w:t xml:space="preserve">10.1214/aoms/1177730497</w:t>
          </w:r>
        </w:ins>
      </w:hyperlink>
      <w:ins w:id="372" w:author="PR Preview" w:date="2026-01-01T00:00:00Z">
        <w:r>
          <w:t xml:space="preserve">.</w:t>
        </w:r>
      </w:ins>
    </w:p>
    <w:bookmarkEnd w:id="60"/>
    <w:bookmarkStart w:id="62" w:name="ref-wikipedia_rao_blackwell_theorem"/>
    <w:p>
      <w:pPr>
        <w:pStyle w:val="Bibliography"/>
      </w:pPr>
      <w:ins w:id="373" w:author="PR Preview" w:date="2026-01-01T00:00:00Z">
        <w:r>
          <w:t xml:space="preserve">[8]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	</w:t>
        </w:r>
      </w:ins>
      <w:ins w:id="376" w:author="PR Preview" w:date="2026-01-01T00:00:00Z">
        <w:r>
          <w:t xml:space="preserve">Wikipedia contributors,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“Rao–blackwell theorem —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Wikipedia</w:t>
        </w:r>
      </w:ins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the free encyclopedia.”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2026. Available:</w:t>
        </w:r>
      </w:ins>
      <w:ins w:id="386" w:author="PR Preview" w:date="2026-01-01T00:00:00Z">
        <w:r>
          <w:t xml:space="preserve"> </w:t>
        </w:r>
      </w:ins>
      <w:hyperlink r:id="rId61">
        <w:ins w:id="387" w:author="PR Preview" w:date="2026-01-01T00:00:00Z">
          <w:r>
            <w:rPr>
              <w:rStyle w:val="Hyperlink"/>
            </w:rPr>
            <w:t xml:space="preserve">https://en.wikipedia.org/wiki/Rao%E2%80%93Blackwell_theorem</w:t>
          </w:r>
        </w:ins>
      </w:hyperlink>
    </w:p>
    <w:bookmarkEnd w:id="62"/>
    <w:bookmarkStart w:id="63" w:name="ref-hosmer1989applied"/>
    <w:p>
      <w:pPr>
        <w:pStyle w:val="Bibliography"/>
      </w:pPr>
      <w:ins w:id="388" w:author="PR Preview" w:date="2026-01-01T00:00:00Z">
        <w:r>
          <w:t xml:space="preserve">[9]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	</w:t>
        </w:r>
      </w:ins>
      <w:ins w:id="391" w:author="PR Preview" w:date="2026-01-01T00:00:00Z">
        <w:r>
          <w:t xml:space="preserve">D. W. Hosmer and S. Lemeshow,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i/>
            <w:iCs/>
          </w:rPr>
          <w:t xml:space="preserve">Applied logistic regression</w:t>
        </w:r>
      </w:ins>
      <w:ins w:id="394" w:author="PR Preview" w:date="2026-01-01T00:00:00Z">
        <w:r>
          <w:t xml:space="preserve">. New York: Wiley, 1989.</w:t>
        </w:r>
      </w:ins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9" Type="http://schemas.openxmlformats.org/officeDocument/2006/relationships/hyperlink" Target="https://doi.org/10.1214/aoms/1177730497" TargetMode="External"/><Relationship Id="rId61" Type="http://schemas.openxmlformats.org/officeDocument/2006/relationships/hyperlink" Target="https://en.wikipedia.org/wiki/Rao%E2%80%93Blackwell_theorem" TargetMode="External"/><Relationship Id="rId48" Type="http://schemas.openxmlformats.org/officeDocument/2006/relationships/hyperlink" Target="https://en.wikipedia.org/wiki/Statistic" TargetMode="External"/><Relationship Id="rId50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4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9" Type="http://schemas.openxmlformats.org/officeDocument/2006/relationships/hyperlink" Target="https://doi.org/10.1214/aoms/1177730497" TargetMode="External"/><Relationship Id="rId61" Type="http://schemas.openxmlformats.org/officeDocument/2006/relationships/hyperlink" Target="https://en.wikipedia.org/wiki/Rao%E2%80%93Blackwell_theorem" TargetMode="External"/><Relationship Id="rId48" Type="http://schemas.openxmlformats.org/officeDocument/2006/relationships/hyperlink" Target="https://en.wikipedia.org/wiki/Statistic" TargetMode="External"/><Relationship Id="rId50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4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2026-10-18T08:26:15Z</dcterms:created>
  <dcterms:modified xsi:type="dcterms:W3CDTF">2026-10-18T08:26:15Z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