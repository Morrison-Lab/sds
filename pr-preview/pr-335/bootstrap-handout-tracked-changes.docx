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reviews the bootstrap,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a resampling method for standard errors and confidence intervals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that does not need a formula for the</w:delText>
        </w:r>
      </w:del>
      <w:del w:id="7" w:author="PR Preview" w:date="2026-01-01T00:00:00Z">
        <w:r>
          <w:delText xml:space="preserve"> </w:delText>
        </w:r>
      </w:del>
      <w:hyperlink r:id="rId9">
        <w:del w:id="8" w:author="PR Preview" w:date="2026-01-01T00:00:00Z">
          <w:r>
            <w:rPr>
              <w:rStyle w:val="Hyperlink"/>
            </w:rPr>
            <w:delText xml:space="preserve">sampling distribution</w:delText>
          </w:r>
        </w:del>
      </w:hyperlink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 statistic.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Its HERS example bootstraps the slope of a</w:delText>
        </w:r>
      </w:del>
      <w:del w:id="13" w:author="PR Preview" w:date="2026-01-01T00:00:00Z">
        <w:r>
          <w:delText xml:space="preserve"> </w:delText>
        </w:r>
      </w:del>
      <w:hyperlink r:id="rId10">
        <w:del w:id="14" w:author="PR Preview" w:date="2026-01-01T00:00:00Z">
          <w:r>
            <w:rPr>
              <w:rStyle w:val="Hyperlink"/>
            </w:rPr>
            <w:delText xml:space="preserve">simple linear regression</w:delText>
          </w:r>
        </w:del>
      </w:hyperlink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This page is adapted from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Vittinghoff et al. (2012)</w:delText>
        </w:r>
      </w:del>
      <w:del w:id="20" w:author="PR Preview" w:date="2026-01-01T00:00:00Z">
        <w:r>
          <w:delText xml:space="preserve">, Section 3.6.</w:delText>
        </w:r>
      </w:del>
    </w:p>
    <w:p>
      <w:pPr>
        <w:pStyle w:val="Date"/>
      </w:pPr>
      <w:ins w:id="21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ins w:id="22" w:author="PR Preview" w:date="2026-01-01T00:00:00Z">
        <w:r>
          <w:t xml:space="preserve">This page reviews the bootstrap,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 resampling method for standard errors and confidence intervals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that does not need a formula for the</w:t>
        </w:r>
      </w:ins>
      <w:ins w:id="27" w:author="PR Preview" w:date="2026-01-01T00:00:00Z">
        <w:r>
          <w:t xml:space="preserve"> </w:t>
        </w:r>
      </w:ins>
      <w:hyperlink r:id="rId9">
        <w:ins w:id="28" w:author="PR Preview" w:date="2026-01-01T00:00:00Z">
          <w:r>
            <w:rPr>
              <w:rStyle w:val="Hyperlink"/>
            </w:rPr>
            <w:t xml:space="preserve">sampling distribution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of a statistic.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Its HERS example bootstraps the slope of a</w:t>
        </w:r>
      </w:ins>
      <w:ins w:id="33" w:author="PR Preview" w:date="2026-01-01T00:00:00Z">
        <w:r>
          <w:t xml:space="preserve"> </w:t>
        </w:r>
      </w:ins>
      <w:hyperlink r:id="rId10">
        <w:ins w:id="34" w:author="PR Preview" w:date="2026-01-01T00:00:00Z">
          <w:r>
            <w:rPr>
              <w:rStyle w:val="Hyperlink"/>
            </w:rPr>
            <w:t xml:space="preserve">simple linear regression</w:t>
          </w:r>
        </w:ins>
      </w:hyperlink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This page is adapted from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Vittinghoff et al. [1]</w:t>
        </w:r>
      </w:ins>
      <w:ins w:id="40" w:author="PR Preview" w:date="2026-01-01T00:00:00Z">
        <w:r>
          <w:t xml:space="preserve">, Section 3.6.</w:t>
        </w:r>
      </w:ins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del w:id="41" w:author="PR Preview" w:date="2026-01-01T00:00:00Z">
        <w:r>
          <w:delText xml:space="preserve">The bootstrap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(Efron 1979; Efron and Tibshirani 1993)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estimates the</w:delText>
        </w:r>
      </w:del>
      <w:del w:id="46" w:author="PR Preview" w:date="2026-01-01T00:00:00Z">
        <w:r>
          <w:delText xml:space="preserve"> </w:delText>
        </w:r>
      </w:del>
      <w:hyperlink r:id="rId9">
        <w:del w:id="47" w:author="PR Preview" w:date="2026-01-01T00:00:00Z">
          <w:r>
            <w:rPr>
              <w:rStyle w:val="Hyperlink"/>
            </w:rPr>
            <w:delText xml:space="preserve">sampling distribution</w:delText>
          </w:r>
        </w:del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 a statistic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by resampling the observed data.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It gives standard errors and confidence intervals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in three situations where the usual formulas fall short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(Vittinghoff et al. 2012, chap. 3)</w:delText>
        </w:r>
      </w:del>
      <w:del w:id="58" w:author="PR Preview" w:date="2026-01-01T00:00:00Z">
        <w:r>
          <w:delText xml:space="preserve">:</w:delText>
        </w:r>
      </w:del>
    </w:p>
    <w:p>
      <w:pPr>
        <w:pStyle w:val="FirstParagraph"/>
      </w:pPr>
      <w:ins w:id="59" w:author="PR Preview" w:date="2026-01-01T00:00:00Z">
        <w:r>
          <w:t xml:space="preserve">The bootstrap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[2], [3]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estimates the</w:t>
        </w:r>
      </w:ins>
      <w:ins w:id="64" w:author="PR Preview" w:date="2026-01-01T00:00:00Z">
        <w:r>
          <w:t xml:space="preserve"> </w:t>
        </w:r>
      </w:ins>
      <w:hyperlink r:id="rId9">
        <w:ins w:id="65" w:author="PR Preview" w:date="2026-01-01T00:00:00Z">
          <w:r>
            <w:rPr>
              <w:rStyle w:val="Hyperlink"/>
            </w:rPr>
            <w:t xml:space="preserve">sampling distribution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 a statistic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by resampling the observed data.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It gives standard errors and confidence intervals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in three situations where the usual formulas fall short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[1, Ch. 3]</w:t>
        </w:r>
      </w:ins>
      <w:ins w:id="7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del w:id="77" w:author="PR Preview" w:date="2026-01-01T00:00:00Z">
        <w:r>
          <w:delText xml:space="preserve">Source: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Wikipedia contributors (2026c)</w:delText>
        </w:r>
      </w:del>
      <w:del w:id="80" w:author="PR Preview" w:date="2026-01-01T00:00:00Z">
        <w:r>
          <w:delText xml:space="preserve">.</w:delText>
        </w:r>
      </w:del>
    </w:p>
    <w:p>
      <w:pPr>
        <w:pStyle w:val="BodyText"/>
      </w:pPr>
      <w:ins w:id="81" w:author="PR Preview" w:date="2026-01-01T00:00:00Z">
        <w:r>
          <w:t xml:space="preserve">Source: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Wikipedia contributors [4]</w:t>
        </w:r>
      </w:ins>
      <w:ins w:id="84" w:author="PR Preview" w:date="2026-01-01T00:00:00Z">
        <w:r>
          <w:t xml:space="preserve">.</w:t>
        </w:r>
      </w:ins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del w:id="85" w:author="PR Preview" w:date="2026-01-01T00:00:00Z">
        <w:r>
          <w:delText xml:space="preserve">Source: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Wikipedia contributors (2026a)</w:delText>
        </w:r>
      </w:del>
      <w:del w:id="88" w:author="PR Preview" w:date="2026-01-01T00:00:00Z">
        <w:r>
          <w:delText xml:space="preserve">.</w:delText>
        </w:r>
      </w:del>
    </w:p>
    <w:p>
      <w:pPr>
        <w:pStyle w:val="BodyText"/>
      </w:pPr>
      <w:ins w:id="89" w:author="PR Preview" w:date="2026-01-01T00:00:00Z">
        <w:r>
          <w:t xml:space="preserve">Source: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Wikipedia contributors [5]</w:t>
        </w:r>
      </w:ins>
      <w:ins w:id="92" w:author="PR Preview" w:date="2026-01-01T00:00:00Z">
        <w:r>
          <w:t xml:space="preserve">.</w:t>
        </w:r>
      </w:ins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del w:id="93" w:author="PR Preview" w:date="2026-01-01T00:00:00Z">
        <w:r>
          <w:delText xml:space="preserve">Source: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Wikipedia contributors (2026d)</w:delText>
        </w:r>
      </w:del>
      <w:del w:id="96" w:author="PR Preview" w:date="2026-01-01T00:00:00Z">
        <w:r>
          <w:delText xml:space="preserve">.</w:delText>
        </w:r>
      </w:del>
    </w:p>
    <w:p>
      <w:pPr>
        <w:pStyle w:val="BodyText"/>
      </w:pPr>
      <w:ins w:id="97" w:author="PR Preview" w:date="2026-01-01T00:00:00Z">
        <w:r>
          <w:t xml:space="preserve">Source: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Wikipedia contributors [6]</w:t>
        </w:r>
      </w:ins>
      <w:ins w:id="100" w:author="PR Preview" w:date="2026-01-01T00:00:00Z">
        <w:r>
          <w:t xml:space="preserve">.</w:t>
        </w:r>
      </w:ins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del w:id="101" w:author="PR Preview" w:date="2026-01-01T00:00:00Z">
        <w:r>
          <w:delText xml:space="preserve">Hogg et al. (2019, sec. 7.7, pp. 353–360)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covers resampling methods.</w:delText>
        </w:r>
      </w:del>
    </w:p>
    <w:p>
      <w:pPr>
        <w:pStyle w:val="Compact"/>
        <w:numPr>
          <w:ilvl w:val="0"/>
          <w:numId w:val="1002"/>
        </w:numPr>
      </w:pPr>
      <w:del w:id="104" w:author="PR Preview" w:date="2026-01-01T00:00:00Z">
        <w:r>
          <w:delText xml:space="preserve">Casella and Berger (2002, sec. 10.1.4, pp. 478–480)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covers bootstrap standard errors.</w:delText>
        </w:r>
      </w:del>
    </w:p>
    <w:p>
      <w:pPr>
        <w:pStyle w:val="Compact"/>
        <w:numPr>
          <w:ilvl w:val="0"/>
          <w:numId w:val="1002"/>
        </w:numPr>
      </w:pPr>
      <w:del w:id="107" w:author="PR Preview" w:date="2026-01-01T00:00:00Z">
        <w:r>
          <w:delText xml:space="preserve">Rice (2007, sec. 10.4.6, pp. 399–400)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covers variability of location estimates by the bootstrap.</w:delText>
        </w:r>
      </w:del>
    </w:p>
    <w:p>
      <w:pPr>
        <w:pStyle w:val="Compact"/>
        <w:numPr>
          <w:ilvl w:val="0"/>
          <w:numId w:val="1002"/>
        </w:numPr>
      </w:pPr>
      <w:del w:id="110" w:author="PR Preview" w:date="2026-01-01T00:00:00Z">
        <w:r>
          <w:delText xml:space="preserve">Rice (2007, sec. 14.6, pp. 585–586)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covers conditional inference, unconditional inference and the bootstrap.</w:delText>
        </w:r>
      </w:del>
    </w:p>
    <w:p>
      <w:pPr>
        <w:pStyle w:val="Compact"/>
        <w:numPr>
          <w:ilvl w:val="0"/>
          <w:numId w:val="1002"/>
        </w:numPr>
      </w:pPr>
      <w:ins w:id="113" w:author="PR Preview" w:date="2026-01-01T00:00:00Z">
        <w:r>
          <w:t xml:space="preserve">Hogg et al. [7, Sec. 7.7], pp. 353–360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covers resampling methods.</w:t>
        </w:r>
      </w:ins>
    </w:p>
    <w:p>
      <w:pPr>
        <w:pStyle w:val="Compact"/>
        <w:numPr>
          <w:ilvl w:val="0"/>
          <w:numId w:val="1002"/>
        </w:numPr>
      </w:pPr>
      <w:ins w:id="116" w:author="PR Preview" w:date="2026-01-01T00:00:00Z">
        <w:r>
          <w:t xml:space="preserve">Casella and Berger [8, Sec. 10.1.4], pp. 478–480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covers bootstrap standard errors.</w:t>
        </w:r>
      </w:ins>
    </w:p>
    <w:p>
      <w:pPr>
        <w:pStyle w:val="Compact"/>
        <w:numPr>
          <w:ilvl w:val="0"/>
          <w:numId w:val="1002"/>
        </w:numPr>
      </w:pPr>
      <w:ins w:id="119" w:author="PR Preview" w:date="2026-01-01T00:00:00Z">
        <w:r>
          <w:t xml:space="preserve">Rice [9, Sec. 10.4.6], pp. 399–400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covers variability of location estimates by the bootstrap.</w:t>
        </w:r>
      </w:ins>
    </w:p>
    <w:p>
      <w:pPr>
        <w:pStyle w:val="Compact"/>
        <w:numPr>
          <w:ilvl w:val="0"/>
          <w:numId w:val="1002"/>
        </w:numPr>
      </w:pPr>
      <w:ins w:id="122" w:author="PR Preview" w:date="2026-01-01T00:00:00Z">
        <w:r>
          <w:t xml:space="preserve">Rice [9, Sec. 14.6], pp. 585–586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covers conditional inference, unconditional inference and the bootstrap.</w:t>
        </w:r>
      </w:ins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del w:id="125" w:author="PR Preview" w:date="2026-01-01T00:00:00Z">
        <w:r>
          <w:delText xml:space="preserve">There are three common methods for turning a bootstrap distribution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into a</w:delText>
        </w:r>
      </w:del>
      <w:del w:id="128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confidence interval for a parameter</w:delText>
        </w:r>
      </w:del>
      <w:del w:id="131" w:author="PR Preview" w:date="2026-01-01T00:00:00Z">
        <w:r>
          <w:delText xml:space="preserve"> </w:delText>
        </w:r>
      </w:del>
      <m:oMath>
        <m:r>
          <m:t>θ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(Vittinghoff et al. 2012, chap. 3; Efron and Tibshirani 1993)</w:delText>
        </w:r>
      </w:del>
      <w:del w:id="134" w:author="PR Preview" w:date="2026-01-01T00:00:00Z">
        <w:r>
          <w:delText xml:space="preserve">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Each is an approximate</w:delText>
        </w:r>
      </w:del>
      <w:del w:id="137" w:author="PR Preview" w:date="2026-01-01T00:00:00Z">
        <w:r>
          <w:delText xml:space="preserve"> </w:delText>
        </w:r>
      </w:del>
      <w:hyperlink r:id="rId27">
        <w:del w:id="138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139" w:author="PR Preview" w:date="2026-01-01T00:00:00Z">
        <w:r>
          <w:delText xml:space="preserve">.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Throughout,</w:delText>
        </w:r>
      </w:del>
      <w:del w:id="142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q</m:t>
            </m:r>
          </m:sub>
        </m:sSub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is the</w:delText>
        </w:r>
      </w:del>
      <w:del w:id="145" w:author="PR Preview" w:date="2026-01-01T00:00:00Z">
        <w:r>
          <w:delText xml:space="preserve"> </w:delText>
        </w:r>
      </w:del>
      <m:oMath>
        <m:r>
          <m:t>q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quantile of the standard Gaussian distribution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and</w:delText>
        </w:r>
      </w:del>
      <w:del w:id="150" w:author="PR Preview" w:date="2026-01-01T00:00:00Z">
        <w:r>
          <w:delText xml:space="preserve"> </w:delText>
        </w:r>
      </w:del>
      <m:oMath>
        <m:r>
          <m:rPr>
            <m:sty m:val="p"/>
          </m:rPr>
          <m:t>Φ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is its CDF.</w:delText>
        </w:r>
      </w:del>
    </w:p>
    <w:p>
      <w:pPr>
        <w:pStyle w:val="FirstParagraph"/>
      </w:pPr>
      <w:ins w:id="153" w:author="PR Preview" w:date="2026-01-01T00:00:00Z">
        <w:r>
          <w:t xml:space="preserve">There are three common methods for turning a bootstrap distribution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into a</w:t>
        </w:r>
      </w:ins>
      <w:ins w:id="156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confidence interval for a parameter</w:t>
        </w:r>
      </w:ins>
      <w:ins w:id="159" w:author="PR Preview" w:date="2026-01-01T00:00:00Z">
        <w:r>
          <w:t xml:space="preserve"> </w:t>
        </w:r>
      </w:ins>
      <m:oMath>
        <m:r>
          <m:t>θ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[1, Ch. 3], [3]</w:t>
        </w:r>
      </w:ins>
      <w:ins w:id="162" w:author="PR Preview" w:date="2026-01-01T00:00:00Z">
        <w:r>
          <w:t xml:space="preserve">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Each is an approximate</w:t>
        </w:r>
      </w:ins>
      <w:ins w:id="165" w:author="PR Preview" w:date="2026-01-01T00:00:00Z">
        <w:r>
          <w:t xml:space="preserve"> </w:t>
        </w:r>
      </w:ins>
      <w:hyperlink r:id="rId27">
        <w:ins w:id="166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Throughout,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q</m:t>
            </m:r>
          </m:sub>
        </m:sSub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the</w:t>
        </w:r>
      </w:ins>
      <w:ins w:id="173" w:author="PR Preview" w:date="2026-01-01T00:00:00Z">
        <w:r>
          <w:t xml:space="preserve"> </w:t>
        </w:r>
      </w:ins>
      <m:oMath>
        <m:r>
          <m:t>q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quantile of the standard Gaussian distribution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and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Φ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is its CDF.</w:t>
        </w:r>
      </w:ins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del w:id="181" w:author="PR Preview" w:date="2026-01-01T00:00:00Z">
        <w:r>
          <w:rPr>
            <w:i/>
            <w:iCs/>
          </w:rPr>
          <w:delText xml:space="preserve">Remark 3</w:delText>
        </w:r>
      </w:del>
      <w:del w:id="182" w:author="PR Preview" w:date="2026-01-01T00:00:00Z">
        <w:r>
          <w:delText xml:space="preserve"> (When the normal bootstrap interval is reliable). </w:delText>
        </w:r>
      </w:del>
      <w:del w:id="183" w:author="PR Preview" w:date="2026-01-01T00:00:00Z">
        <w:r>
          <w:delText xml:space="preserve">This interval assumes that the</w:delText>
        </w:r>
      </w:del>
      <w:del w:id="184" w:author="PR Preview" w:date="2026-01-01T00:00:00Z">
        <w:r>
          <w:delText xml:space="preserve"> </w:delText>
        </w:r>
      </w:del>
      <w:hyperlink r:id="rId9">
        <w:del w:id="185" w:author="PR Preview" w:date="2026-01-01T00:00:00Z">
          <w:r>
            <w:rPr>
              <w:rStyle w:val="Hyperlink"/>
            </w:rPr>
            <w:delText xml:space="preserve">sampling distribution</w:delText>
          </w:r>
        </w:del>
      </w:hyperlink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of</w:delText>
        </w:r>
      </w:del>
      <w:del w:id="1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is approximately Gaussian and centered at</w:delText>
        </w:r>
      </w:del>
      <w:del w:id="191" w:author="PR Preview" w:date="2026-01-01T00:00:00Z">
        <w:r>
          <w:delText xml:space="preserve"> </w:delText>
        </w:r>
      </w:del>
      <m:oMath>
        <m:r>
          <m:t>θ</m:t>
        </m:r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so it can be unreliable when that distribution is skewed.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It needs only a standard error,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which takes fewer bootstrap replicates to estimate well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than the tail quantiles used by the percentile and BCa intervals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(Efron and Tibshirani 1993)</w:delText>
        </w:r>
      </w:del>
      <w:del w:id="203" w:author="PR Preview" w:date="2026-01-01T00:00:00Z">
        <w:r>
          <w:delText xml:space="preserve">.</w:delText>
        </w:r>
      </w:del>
    </w:p>
    <w:p>
      <w:pPr>
        <w:pStyle w:val="BodyText"/>
      </w:pPr>
      <w:ins w:id="204" w:author="PR Preview" w:date="2026-01-01T00:00:00Z">
        <w:r>
          <w:rPr>
            <w:i/>
            <w:iCs/>
          </w:rPr>
          <w:t xml:space="preserve">Remark 3</w:t>
        </w:r>
      </w:ins>
      <w:ins w:id="205" w:author="PR Preview" w:date="2026-01-01T00:00:00Z">
        <w:r>
          <w:t xml:space="preserve"> (When the normal bootstrap interval is reliable). </w:t>
        </w:r>
      </w:ins>
      <w:ins w:id="206" w:author="PR Preview" w:date="2026-01-01T00:00:00Z">
        <w:r>
          <w:t xml:space="preserve">This interval assumes that the</w:t>
        </w:r>
      </w:ins>
      <w:ins w:id="207" w:author="PR Preview" w:date="2026-01-01T00:00:00Z">
        <w:r>
          <w:t xml:space="preserve"> </w:t>
        </w:r>
      </w:ins>
      <w:hyperlink r:id="rId9">
        <w:ins w:id="208" w:author="PR Preview" w:date="2026-01-01T00:00:00Z">
          <w:r>
            <w:rPr>
              <w:rStyle w:val="Hyperlink"/>
            </w:rPr>
            <w:t xml:space="preserve">sampling distribution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of</w:t>
        </w:r>
      </w:ins>
      <w:ins w:id="21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approximately Gaussian and centered at</w:t>
        </w:r>
      </w:ins>
      <w:ins w:id="214" w:author="PR Preview" w:date="2026-01-01T00:00:00Z">
        <w:r>
          <w:t xml:space="preserve"> </w:t>
        </w:r>
      </w:ins>
      <m:oMath>
        <m:r>
          <m:t>θ</m:t>
        </m:r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so it can be unreliable when that distribution is skewed.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It needs only a standard error,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which takes fewer bootstrap replicates to estimate well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than the tail quantiles used by the percentile and BCa intervals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[3]</w:t>
        </w:r>
      </w:ins>
      <w:ins w:id="226" w:author="PR Preview" w:date="2026-01-01T00:00:00Z">
        <w:r>
          <w:t xml:space="preserve">.</w:t>
        </w:r>
      </w:ins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del w:id="227" w:author="PR Preview" w:date="2026-01-01T00:00:00Z">
        <w:r>
          <w:delText xml:space="preserve">Source: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Wikipedia contributors (2026b)</w:delText>
        </w:r>
      </w:del>
      <w:del w:id="230" w:author="PR Preview" w:date="2026-01-01T00:00:00Z">
        <w:r>
          <w:delText xml:space="preserve">.</w:delText>
        </w:r>
      </w:del>
    </w:p>
    <w:p>
      <w:pPr>
        <w:pStyle w:val="BodyText"/>
      </w:pPr>
      <w:ins w:id="231" w:author="PR Preview" w:date="2026-01-01T00:00:00Z">
        <w:r>
          <w:t xml:space="preserve">Source: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Wikipedia contributors [10]</w:t>
        </w:r>
      </w:ins>
      <w:ins w:id="234" w:author="PR Preview" w:date="2026-01-01T00:00:00Z">
        <w:r>
          <w:t xml:space="preserve">.</w:t>
        </w:r>
      </w:ins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35" w:author="PR Preview" w:date="2026-01-01T00:00:00Z">
        <w:r>
          <w:delText xml:space="preserve">The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rPr>
            <w:b/>
            <w:bCs/>
          </w:rPr>
          <w:delText xml:space="preserve">bias-corrected and accelerated (BCa) bootstrap confidence interval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runs from the</w:delText>
        </w:r>
      </w:del>
      <w:del w:id="240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quantile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to the</w:delText>
        </w:r>
      </w:del>
      <w:del w:id="245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quantile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of the bootstrap replicates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(Efron and Tibshirani 1993, chap. 14)</w:delText>
        </w:r>
      </w:del>
      <w:del w:id="252" w:author="PR Preview" w:date="2026-01-01T00:00:00Z">
        <w:r>
          <w:delText xml:space="preserve">.</w:delText>
        </w:r>
      </w:del>
    </w:p>
    <w:p>
      <w:pPr>
        <w:pStyle w:val="FirstParagraph"/>
      </w:pPr>
      <w:ins w:id="253" w:author="PR Preview" w:date="2026-01-01T00:00:00Z">
        <w:r>
          <w:t xml:space="preserve">The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bias-corrected and accelerated (BCa) bootstrap confidence interval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runs from the</w:t>
        </w:r>
      </w:ins>
      <w:ins w:id="258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quantile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to the</w:t>
        </w:r>
      </w:ins>
      <w:ins w:id="263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quantile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of the bootstrap replicates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[3, Ch. 14]</w:t>
        </w:r>
      </w:ins>
      <w:ins w:id="270" w:author="PR Preview" w:date="2026-01-01T00:00:00Z">
        <w:r>
          <w:t xml:space="preserve">.</w:t>
        </w:r>
      </w:ins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del w:id="271" w:author="PR Preview" w:date="2026-01-01T00:00:00Z">
        <w:r>
          <w:delText xml:space="preserve">The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rPr>
            <w:rStyle w:val="VerbatimChar"/>
          </w:rPr>
          <w:delText xml:space="preserve">boot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package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(Davison and Hinkley 1997)</w:delText>
        </w:r>
      </w:del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a recommended package distributed with R,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provides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rPr>
            <w:rStyle w:val="VerbatimChar"/>
          </w:rPr>
          <w:delText xml:space="preserve">boot::boot()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to draw the bootstrap replicates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and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rStyle w:val="VerbatimChar"/>
          </w:rPr>
          <w:delText xml:space="preserve">boot::boot.ci()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to compute the three intervals.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rPr>
            <w:rStyle w:val="VerbatimChar"/>
          </w:rPr>
          <w:delText xml:space="preserve">boot::boot.ci()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differs from the definitions on this page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in two small ways:</w:delText>
        </w:r>
      </w:del>
    </w:p>
    <w:p>
      <w:pPr>
        <w:pStyle w:val="FirstParagraph"/>
      </w:pPr>
      <w:ins w:id="299" w:author="PR Preview" w:date="2026-01-01T00:00:00Z">
        <w:r>
          <w:t xml:space="preserve">The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rPr>
            <w:rStyle w:val="VerbatimChar"/>
          </w:rPr>
          <w:t xml:space="preserve">boot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package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[11]</w:t>
        </w:r>
      </w:ins>
      <w:ins w:id="306" w:author="PR Preview" w:date="2026-01-01T00:00:00Z">
        <w:r>
          <w:t xml:space="preserve">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 recommended package distributed with R,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provides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rPr>
            <w:rStyle w:val="VerbatimChar"/>
          </w:rPr>
          <w:t xml:space="preserve">boot::boot()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to draw the bootstrap replicates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rPr>
            <w:rStyle w:val="VerbatimChar"/>
          </w:rPr>
          <w:t xml:space="preserve">boot::boot.ci()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to compute the three intervals.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rStyle w:val="VerbatimChar"/>
          </w:rPr>
          <w:t xml:space="preserve">boot::boot.ci()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differs from the definitions on this page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in two small ways:</w:t>
        </w:r>
      </w:ins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del w:id="327" w:author="PR Preview" w:date="2026-01-01T00:00:00Z">
        <w:r>
          <w:rPr>
            <w:b/>
            <w:bCs/>
          </w:rPr>
          <w:delText xml:space="preserve">Example 8 (Bootstrap confidence intervals for the slope of SBP on age in HERS)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We regress systolic blood pressure (</w:delText>
        </w:r>
      </w:del>
      <w:del w:id="330" w:author="PR Preview" w:date="2026-01-01T00:00:00Z">
        <w:r>
          <w:rPr>
            <w:rStyle w:val="VerbatimChar"/>
          </w:rPr>
          <w:delText xml:space="preserve">SBP</w:delText>
        </w:r>
      </w:del>
      <w:del w:id="331" w:author="PR Preview" w:date="2026-01-01T00:00:00Z">
        <w:r>
          <w:delText xml:space="preserve">) on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rPr>
            <w:rStyle w:val="VerbatimChar"/>
          </w:rPr>
          <w:delText xml:space="preserve">age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by</w:delText>
        </w:r>
      </w:del>
      <w:del w:id="336" w:author="PR Preview" w:date="2026-01-01T00:00:00Z">
        <w:r>
          <w:delText xml:space="preserve"> </w:delText>
        </w:r>
      </w:del>
      <w:hyperlink r:id="rId46">
        <w:del w:id="337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bootstrap the slope,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resampling participants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(adapted from Vittinghoff et al. 2012, chap. 3)</w:delText>
        </w:r>
      </w:del>
      <w:del w:id="345" w:author="PR Preview" w:date="2026-01-01T00:00:00Z">
        <w:r>
          <w:delText xml:space="preserve">.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The statistic function takes the data and the row indices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of one bootstrap sample:</w:delText>
        </w:r>
      </w:del>
    </w:p>
    <w:p>
      <w:pPr>
        <w:pStyle w:val="FirstParagraph"/>
      </w:pPr>
      <w:ins w:id="350" w:author="PR Preview" w:date="2026-01-01T00:00:00Z">
        <w:r>
          <w:rPr>
            <w:b/>
            <w:bCs/>
          </w:rPr>
          <w:t xml:space="preserve">Example 8 (Bootstrap confidence intervals for the slope of SBP on age in HERS)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We regress systolic blood pressure (</w:t>
        </w:r>
      </w:ins>
      <w:ins w:id="353" w:author="PR Preview" w:date="2026-01-01T00:00:00Z">
        <w:r>
          <w:rPr>
            <w:rStyle w:val="VerbatimChar"/>
          </w:rPr>
          <w:t xml:space="preserve">SBP</w:t>
        </w:r>
      </w:ins>
      <w:ins w:id="354" w:author="PR Preview" w:date="2026-01-01T00:00:00Z">
        <w:r>
          <w:t xml:space="preserve">) on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rPr>
            <w:rStyle w:val="VerbatimChar"/>
          </w:rPr>
          <w:t xml:space="preserve">age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by</w:t>
        </w:r>
      </w:ins>
      <w:ins w:id="359" w:author="PR Preview" w:date="2026-01-01T00:00:00Z">
        <w:r>
          <w:t xml:space="preserve"> </w:t>
        </w:r>
      </w:ins>
      <w:hyperlink r:id="rId46">
        <w:ins w:id="360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 bootstrap the slope,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resampling participants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adapted from [1, Ch. 3]</w:t>
        </w:r>
      </w:ins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The statistic function takes the data and the row indices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 one bootstrap sample:</w:t>
        </w:r>
      </w:ins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del w:id="373" w:author="PR Preview" w:date="2026-01-01T00:00:00Z">
        <w:r>
          <w:delText xml:space="preserve">All three intervals are similar here.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When the bootstrap distribution is skewed,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the intervals differ more,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and the BCa interval, which corrects for skewness,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is the better choice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(Efron and Tibshirani 1993, chap. 14)</w:delText>
        </w:r>
      </w:del>
      <w:del w:id="384" w:author="PR Preview" w:date="2026-01-01T00:00:00Z">
        <w:r>
          <w:delText xml:space="preserve">.</w:delText>
        </w:r>
      </w:del>
    </w:p>
    <w:p>
      <w:pPr>
        <w:pStyle w:val="FirstParagraph"/>
      </w:pPr>
      <w:ins w:id="385" w:author="PR Preview" w:date="2026-01-01T00:00:00Z">
        <w:r>
          <w:t xml:space="preserve">All three intervals are similar here.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When the bootstrap distribution is skewed,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 intervals differ more,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and the BCa interval, which corrects for skewness,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is the better choice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[3, Ch. 14]</w:t>
        </w:r>
      </w:ins>
      <w:ins w:id="396" w:author="PR Preview" w:date="2026-01-01T00:00:00Z">
        <w:r>
          <w:t xml:space="preserve">.</w:t>
        </w:r>
      </w:ins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del w:id="397" w:author="PR Preview" w:date="2026-01-01T00:00:00Z">
        <w:r>
          <w:delText xml:space="preserve">Wikipedia contributors (2026a)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— the bootstrap and its variants</w:delText>
        </w:r>
      </w:del>
    </w:p>
    <w:p>
      <w:pPr>
        <w:numPr>
          <w:ilvl w:val="0"/>
          <w:numId w:val="1004"/>
        </w:numPr>
      </w:pPr>
      <w:del w:id="400" w:author="PR Preview" w:date="2026-01-01T00:00:00Z">
        <w:r>
          <w:delText xml:space="preserve">Wikipedia contributors (2026c)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— the bootstrap, the jackknife and permutation tests</w:delText>
        </w:r>
      </w:del>
    </w:p>
    <w:p>
      <w:pPr>
        <w:numPr>
          <w:ilvl w:val="0"/>
          <w:numId w:val="1004"/>
        </w:numPr>
      </w:pPr>
      <w:del w:id="403" w:author="PR Preview" w:date="2026-01-01T00:00:00Z">
        <w:r>
          <w:delText xml:space="preserve">Wikipedia contributors (2026d)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— standard errors and how to estimate them</w:delText>
        </w:r>
      </w:del>
    </w:p>
    <w:p>
      <w:pPr>
        <w:numPr>
          <w:ilvl w:val="0"/>
          <w:numId w:val="1004"/>
        </w:numPr>
      </w:pPr>
      <w:del w:id="406" w:author="PR Preview" w:date="2026-01-01T00:00:00Z">
        <w:r>
          <w:delText xml:space="preserve">Wikipedia contributors (2026b)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— the definition and common misreadings</w:delText>
        </w:r>
      </w:del>
    </w:p>
    <w:p>
      <w:pPr>
        <w:numPr>
          <w:ilvl w:val="0"/>
          <w:numId w:val="1004"/>
        </w:numPr>
      </w:pPr>
      <w:ins w:id="409" w:author="PR Preview" w:date="2026-01-01T00:00:00Z">
        <w:r>
          <w:t xml:space="preserve">Wikipedia contributors [5]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— the bootstrap and its variants</w:t>
        </w:r>
      </w:ins>
    </w:p>
    <w:p>
      <w:pPr>
        <w:numPr>
          <w:ilvl w:val="0"/>
          <w:numId w:val="1004"/>
        </w:numPr>
      </w:pPr>
      <w:ins w:id="412" w:author="PR Preview" w:date="2026-01-01T00:00:00Z">
        <w:r>
          <w:t xml:space="preserve">Wikipedia contributors [4]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— the bootstrap, the jackknife and permutation tests</w:t>
        </w:r>
      </w:ins>
    </w:p>
    <w:p>
      <w:pPr>
        <w:numPr>
          <w:ilvl w:val="0"/>
          <w:numId w:val="1004"/>
        </w:numPr>
      </w:pPr>
      <w:ins w:id="415" w:author="PR Preview" w:date="2026-01-01T00:00:00Z">
        <w:r>
          <w:t xml:space="preserve">Wikipedia contributors [6]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— standard errors and how to estimate them</w:t>
        </w:r>
      </w:ins>
    </w:p>
    <w:p>
      <w:pPr>
        <w:numPr>
          <w:ilvl w:val="0"/>
          <w:numId w:val="1004"/>
        </w:numPr>
      </w:pPr>
      <w:ins w:id="418" w:author="PR Preview" w:date="2026-01-01T00:00:00Z">
        <w:r>
          <w:t xml:space="preserve">Wikipedia contributors [10]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— the definition and common misreadings</w:t>
        </w:r>
      </w:ins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vittinghoff2e"/>
    <w:p>
      <w:pPr>
        <w:pStyle w:val="Bibliography"/>
      </w:pPr>
      <w:del w:id="421" w:author="PR Preview" w:date="2026-01-01T00:00:00Z">
        <w:r>
          <w:delText xml:space="preserve">Casella, George, and Roger Berger. 2002.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rPr>
            <w:i/>
            <w:iCs/>
          </w:rPr>
          <w:delText xml:space="preserve">Statistical Inference</w:delText>
        </w:r>
      </w:del>
      <w:del w:id="424" w:author="PR Preview" w:date="2026-01-01T00:00:00Z">
        <w:r>
          <w:delText xml:space="preserve">. 2nd ed. Cengage Learning.</w:delText>
        </w:r>
      </w:del>
      <w:del w:id="425" w:author="PR Preview" w:date="2026-01-01T00:00:00Z">
        <w:r>
          <w:delText xml:space="preserve"> </w:delText>
        </w:r>
      </w:del>
      <w:hyperlink r:id="rId64">
        <w:del w:id="426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427" w:author="PR Preview" w:date="2026-01-01T00:00:00Z">
        <w:r>
          <w:delText xml:space="preserve">.</w:delText>
        </w:r>
      </w:del>
    </w:p>
    <w:p>
      <w:pPr>
        <w:pStyle w:val="Bibliography"/>
      </w:pPr>
      <w:del w:id="428" w:author="PR Preview" w:date="2026-01-01T00:00:00Z">
        <w:r>
          <w:delText xml:space="preserve">Davison, Anthony C., and David V. Hinkley. 1997.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rPr>
            <w:i/>
            <w:iCs/>
          </w:rPr>
          <w:delText xml:space="preserve">Bootstrap Methods and Their Application</w:delText>
        </w:r>
      </w:del>
      <w:del w:id="431" w:author="PR Preview" w:date="2026-01-01T00:00:00Z">
        <w:r>
          <w:delText xml:space="preserve">. Cambridge Series in Statistical and Probabilistic Mathematics 1. Cambridge University Press.</w:delText>
        </w:r>
      </w:del>
      <w:del w:id="432" w:author="PR Preview" w:date="2026-01-01T00:00:00Z">
        <w:r>
          <w:delText xml:space="preserve"> </w:delText>
        </w:r>
      </w:del>
      <w:hyperlink r:id="rId69">
        <w:del w:id="433" w:author="PR Preview" w:date="2026-01-01T00:00:00Z">
          <w:r>
            <w:rPr>
              <w:rStyle w:val="Hyperlink"/>
            </w:rPr>
            <w:delText xml:space="preserve">https://doi.org/10.1017/CBO9780511802843</w:delText>
          </w:r>
        </w:del>
      </w:hyperlink>
      <w:del w:id="434" w:author="PR Preview" w:date="2026-01-01T00:00:00Z">
        <w:r>
          <w:delText xml:space="preserve">.</w:delText>
        </w:r>
      </w:del>
    </w:p>
    <w:p>
      <w:pPr>
        <w:pStyle w:val="Bibliography"/>
      </w:pPr>
      <w:del w:id="435" w:author="PR Preview" w:date="2026-01-01T00:00:00Z">
        <w:r>
          <w:delText xml:space="preserve">Efron, Bradley. 1979.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“Bootstrap Methods: Another Look at the Jackknife.”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rPr>
            <w:i/>
            <w:iCs/>
          </w:rPr>
          <w:delText xml:space="preserve">The Annals of Statistics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7 (1): 1–26.</w:delText>
        </w:r>
      </w:del>
      <w:del w:id="442" w:author="PR Preview" w:date="2026-01-01T00:00:00Z">
        <w:r>
          <w:delText xml:space="preserve"> </w:delText>
        </w:r>
      </w:del>
      <w:hyperlink r:id="rId53">
        <w:del w:id="443" w:author="PR Preview" w:date="2026-01-01T00:00:00Z">
          <w:r>
            <w:rPr>
              <w:rStyle w:val="Hyperlink"/>
            </w:rPr>
            <w:delText xml:space="preserve">https://doi.org/10.1214/aos/1176344552</w:delText>
          </w:r>
        </w:del>
      </w:hyperlink>
      <w:del w:id="444" w:author="PR Preview" w:date="2026-01-01T00:00:00Z">
        <w:r>
          <w:delText xml:space="preserve">.</w:delText>
        </w:r>
      </w:del>
    </w:p>
    <w:p>
      <w:pPr>
        <w:pStyle w:val="Bibliography"/>
      </w:pPr>
      <w:del w:id="445" w:author="PR Preview" w:date="2026-01-01T00:00:00Z">
        <w:r>
          <w:delText xml:space="preserve">Efron, Bradley, and Robert J. Tibshirani. 1993.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rPr>
            <w:i/>
            <w:iCs/>
          </w:rPr>
          <w:delText xml:space="preserve">An Introduction to the Bootstrap</w:delText>
        </w:r>
      </w:del>
      <w:del w:id="448" w:author="PR Preview" w:date="2026-01-01T00:00:00Z">
        <w:r>
          <w:delText xml:space="preserve">. Monographs on Statistics and Applied Probability 57. Chapman &amp; Hall/CRC.</w:delText>
        </w:r>
      </w:del>
      <w:del w:id="449" w:author="PR Preview" w:date="2026-01-01T00:00:00Z">
        <w:r>
          <w:delText xml:space="preserve"> </w:delText>
        </w:r>
      </w:del>
      <w:hyperlink r:id="rId55">
        <w:del w:id="450" w:author="PR Preview" w:date="2026-01-01T00:00:00Z">
          <w:r>
            <w:rPr>
              <w:rStyle w:val="Hyperlink"/>
            </w:rPr>
            <w:delText xml:space="preserve">https://doi.org/10.1201/9780429246593</w:delText>
          </w:r>
        </w:del>
      </w:hyperlink>
      <w:del w:id="451" w:author="PR Preview" w:date="2026-01-01T00:00:00Z">
        <w:r>
          <w:delText xml:space="preserve">.</w:delText>
        </w:r>
      </w:del>
    </w:p>
    <w:p>
      <w:pPr>
        <w:pStyle w:val="Bibliography"/>
      </w:pPr>
      <w:del w:id="452" w:author="PR Preview" w:date="2026-01-01T00:00:00Z">
        <w:r>
          <w:delText xml:space="preserve">Hogg, Robert V., Elliot A. Tanis, and Dale L. Zimmerman. 2019.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455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456" w:author="PR Preview" w:date="2026-01-01T00:00:00Z">
        <w:r>
          <w:delText xml:space="preserve">Rice, John A. 2007.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459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460" w:author="PR Preview" w:date="2026-01-01T00:00:00Z">
        <w:r>
          <w:delText xml:space="preserve">Vittinghoff, Eric, David V Glidden, Stephen C Shiboski, and Charles E McCulloch. 2012.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463" w:author="PR Preview" w:date="2026-01-01T00:00:00Z">
        <w:r>
          <w:delText xml:space="preserve">. 2nd ed. Springer.</w:delText>
        </w:r>
      </w:del>
      <w:del w:id="464" w:author="PR Preview" w:date="2026-01-01T00:00:00Z">
        <w:r>
          <w:delText xml:space="preserve"> </w:delText>
        </w:r>
      </w:del>
      <w:hyperlink r:id="rId51">
        <w:del w:id="465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466" w:author="PR Preview" w:date="2026-01-01T00:00:00Z">
        <w:r>
          <w:delText xml:space="preserve">.</w:delText>
        </w:r>
      </w:del>
    </w:p>
    <w:p>
      <w:pPr>
        <w:pStyle w:val="Bibliography"/>
      </w:pPr>
      <w:del w:id="467" w:author="PR Preview" w:date="2026-01-01T00:00:00Z">
        <w:r>
          <w:delText xml:space="preserve">Wikipedia contributors. 2026a.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rPr>
            <w:i/>
            <w:iCs/>
          </w:rPr>
          <w:delText xml:space="preserve">Bootstrapping (Statistics) —</w:delText>
        </w:r>
      </w:del>
      <w:del w:id="470" w:author="PR Preview" w:date="2026-01-01T00:00:00Z">
        <w:r>
          <w:rPr>
            <w:i/>
            <w:iCs/>
          </w:rPr>
          <w:delText xml:space="preserve"> </w:delText>
        </w:r>
      </w:del>
      <w:del w:id="471" w:author="PR Preview" w:date="2026-01-01T00:00:00Z">
        <w:r>
          <w:rPr>
            <w:i/>
            <w:iCs/>
          </w:rPr>
          <w:delText xml:space="preserve">Wikipedia</w:delText>
        </w:r>
      </w:del>
      <w:del w:id="472" w:author="PR Preview" w:date="2026-01-01T00:00:00Z">
        <w:r>
          <w:rPr>
            <w:i/>
            <w:iCs/>
          </w:rPr>
          <w:delText xml:space="preserve">,</w:delText>
        </w:r>
      </w:del>
      <w:del w:id="473" w:author="PR Preview" w:date="2026-01-01T00:00:00Z">
        <w:r>
          <w:rPr>
            <w:i/>
            <w:iCs/>
          </w:rPr>
          <w:delText xml:space="preserve"> </w:delText>
        </w:r>
      </w:del>
      <w:del w:id="474" w:author="PR Preview" w:date="2026-01-01T00:00:00Z">
        <w:r>
          <w:rPr>
            <w:i/>
            <w:iCs/>
          </w:rPr>
          <w:delText xml:space="preserve">the Free Encyclopedia</w:delText>
        </w:r>
      </w:del>
      <w:del w:id="475" w:author="PR Preview" w:date="2026-01-01T00:00:00Z">
        <w:r>
          <w:delText xml:space="preserve">.</w:delText>
        </w:r>
      </w:del>
      <w:del w:id="476" w:author="PR Preview" w:date="2026-01-01T00:00:00Z">
        <w:r>
          <w:delText xml:space="preserve"> </w:delText>
        </w:r>
      </w:del>
      <w:hyperlink r:id="rId59">
        <w:del w:id="477" w:author="PR Preview" w:date="2026-01-01T00:00:00Z">
          <w:r>
            <w:rPr>
              <w:rStyle w:val="Hyperlink"/>
            </w:rPr>
            <w:delText xml:space="preserve">https://en.wikipedia.org/wiki/Bootstrapping_%28statistics%29</w:delText>
          </w:r>
        </w:del>
      </w:hyperlink>
      <w:del w:id="478" w:author="PR Preview" w:date="2026-01-01T00:00:00Z">
        <w:r>
          <w:delText xml:space="preserve">.</w:delText>
        </w:r>
      </w:del>
    </w:p>
    <w:p>
      <w:pPr>
        <w:pStyle w:val="Bibliography"/>
      </w:pPr>
      <w:del w:id="479" w:author="PR Preview" w:date="2026-01-01T00:00:00Z">
        <w:r>
          <w:delText xml:space="preserve">Wikipedia contributors. 2026b.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rPr>
            <w:i/>
            <w:iCs/>
          </w:rPr>
          <w:delText xml:space="preserve">Confidence Interval —</w:delText>
        </w:r>
      </w:del>
      <w:del w:id="482" w:author="PR Preview" w:date="2026-01-01T00:00:00Z">
        <w:r>
          <w:rPr>
            <w:i/>
            <w:iCs/>
          </w:rPr>
          <w:delText xml:space="preserve"> </w:delText>
        </w:r>
      </w:del>
      <w:del w:id="483" w:author="PR Preview" w:date="2026-01-01T00:00:00Z">
        <w:r>
          <w:rPr>
            <w:i/>
            <w:iCs/>
          </w:rPr>
          <w:delText xml:space="preserve">Wikipedia</w:delText>
        </w:r>
      </w:del>
      <w:del w:id="484" w:author="PR Preview" w:date="2026-01-01T00:00:00Z">
        <w:r>
          <w:rPr>
            <w:i/>
            <w:iCs/>
          </w:rPr>
          <w:delText xml:space="preserve">,</w:delText>
        </w:r>
      </w:del>
      <w:del w:id="485" w:author="PR Preview" w:date="2026-01-01T00:00:00Z">
        <w:r>
          <w:rPr>
            <w:i/>
            <w:iCs/>
          </w:rPr>
          <w:delText xml:space="preserve"> </w:delText>
        </w:r>
      </w:del>
      <w:del w:id="486" w:author="PR Preview" w:date="2026-01-01T00:00:00Z">
        <w:r>
          <w:rPr>
            <w:i/>
            <w:iCs/>
          </w:rPr>
          <w:delText xml:space="preserve">the Free Encyclopedia</w:delText>
        </w:r>
      </w:del>
      <w:del w:id="487" w:author="PR Preview" w:date="2026-01-01T00:00:00Z">
        <w:r>
          <w:delText xml:space="preserve">.</w:delText>
        </w:r>
      </w:del>
      <w:del w:id="488" w:author="PR Preview" w:date="2026-01-01T00:00:00Z">
        <w:r>
          <w:delText xml:space="preserve"> </w:delText>
        </w:r>
      </w:del>
      <w:hyperlink r:id="rId67">
        <w:del w:id="489" w:author="PR Preview" w:date="2026-01-01T00:00:00Z">
          <w:r>
            <w:rPr>
              <w:rStyle w:val="Hyperlink"/>
            </w:rPr>
            <w:delText xml:space="preserve">https://en.wikipedia.org/wiki/Confidence_interval</w:delText>
          </w:r>
        </w:del>
      </w:hyperlink>
      <w:del w:id="490" w:author="PR Preview" w:date="2026-01-01T00:00:00Z">
        <w:r>
          <w:delText xml:space="preserve">.</w:delText>
        </w:r>
      </w:del>
    </w:p>
    <w:p>
      <w:pPr>
        <w:pStyle w:val="Bibliography"/>
      </w:pPr>
      <w:del w:id="491" w:author="PR Preview" w:date="2026-01-01T00:00:00Z">
        <w:r>
          <w:delText xml:space="preserve">Wikipedia contributors. 2026c.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rPr>
            <w:i/>
            <w:iCs/>
          </w:rPr>
          <w:delText xml:space="preserve">Resampling (Statistics) —</w:delText>
        </w:r>
      </w:del>
      <w:del w:id="494" w:author="PR Preview" w:date="2026-01-01T00:00:00Z">
        <w:r>
          <w:rPr>
            <w:i/>
            <w:iCs/>
          </w:rPr>
          <w:delText xml:space="preserve"> </w:delText>
        </w:r>
      </w:del>
      <w:del w:id="495" w:author="PR Preview" w:date="2026-01-01T00:00:00Z">
        <w:r>
          <w:rPr>
            <w:i/>
            <w:iCs/>
          </w:rPr>
          <w:delText xml:space="preserve">Wikipedia</w:delText>
        </w:r>
      </w:del>
      <w:del w:id="496" w:author="PR Preview" w:date="2026-01-01T00:00:00Z">
        <w:r>
          <w:rPr>
            <w:i/>
            <w:iCs/>
          </w:rPr>
          <w:delText xml:space="preserve">,</w:delText>
        </w:r>
      </w:del>
      <w:del w:id="497" w:author="PR Preview" w:date="2026-01-01T00:00:00Z">
        <w:r>
          <w:rPr>
            <w:i/>
            <w:iCs/>
          </w:rPr>
          <w:delText xml:space="preserve"> </w:delText>
        </w:r>
      </w:del>
      <w:del w:id="498" w:author="PR Preview" w:date="2026-01-01T00:00:00Z">
        <w:r>
          <w:rPr>
            <w:i/>
            <w:iCs/>
          </w:rPr>
          <w:delText xml:space="preserve">the Free Encyclopedia</w:delText>
        </w:r>
      </w:del>
      <w:del w:id="499" w:author="PR Preview" w:date="2026-01-01T00:00:00Z">
        <w:r>
          <w:delText xml:space="preserve">.</w:delText>
        </w:r>
      </w:del>
      <w:del w:id="500" w:author="PR Preview" w:date="2026-01-01T00:00:00Z">
        <w:r>
          <w:delText xml:space="preserve"> </w:delText>
        </w:r>
      </w:del>
      <w:hyperlink r:id="rId57">
        <w:del w:id="501" w:author="PR Preview" w:date="2026-01-01T00:00:00Z">
          <w:r>
            <w:rPr>
              <w:rStyle w:val="Hyperlink"/>
            </w:rPr>
            <w:delText xml:space="preserve">https://en.wikipedia.org/wiki/Resampling_%28statistics%29</w:delText>
          </w:r>
        </w:del>
      </w:hyperlink>
      <w:del w:id="502" w:author="PR Preview" w:date="2026-01-01T00:00:00Z">
        <w:r>
          <w:delText xml:space="preserve">.</w:delText>
        </w:r>
      </w:del>
    </w:p>
    <w:p>
      <w:pPr>
        <w:pStyle w:val="Bibliography"/>
      </w:pPr>
      <w:del w:id="503" w:author="PR Preview" w:date="2026-01-01T00:00:00Z">
        <w:r>
          <w:delText xml:space="preserve">Wikipedia contributors. 2026d.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rPr>
            <w:i/>
            <w:iCs/>
          </w:rPr>
          <w:delText xml:space="preserve">Standard Error —</w:delText>
        </w:r>
      </w:del>
      <w:del w:id="506" w:author="PR Preview" w:date="2026-01-01T00:00:00Z">
        <w:r>
          <w:rPr>
            <w:i/>
            <w:iCs/>
          </w:rPr>
          <w:delText xml:space="preserve"> </w:delText>
        </w:r>
      </w:del>
      <w:del w:id="507" w:author="PR Preview" w:date="2026-01-01T00:00:00Z">
        <w:r>
          <w:rPr>
            <w:i/>
            <w:iCs/>
          </w:rPr>
          <w:delText xml:space="preserve">Wikipedia</w:delText>
        </w:r>
      </w:del>
      <w:del w:id="508" w:author="PR Preview" w:date="2026-01-01T00:00:00Z">
        <w:r>
          <w:rPr>
            <w:i/>
            <w:iCs/>
          </w:rPr>
          <w:delText xml:space="preserve">,</w:delText>
        </w:r>
      </w:del>
      <w:del w:id="509" w:author="PR Preview" w:date="2026-01-01T00:00:00Z">
        <w:r>
          <w:rPr>
            <w:i/>
            <w:iCs/>
          </w:rPr>
          <w:delText xml:space="preserve"> </w:delText>
        </w:r>
      </w:del>
      <w:del w:id="510" w:author="PR Preview" w:date="2026-01-01T00:00:00Z">
        <w:r>
          <w:rPr>
            <w:i/>
            <w:iCs/>
          </w:rPr>
          <w:delText xml:space="preserve">the Free Encyclopedia</w:delText>
        </w:r>
      </w:del>
      <w:del w:id="511" w:author="PR Preview" w:date="2026-01-01T00:00:00Z">
        <w:r>
          <w:delText xml:space="preserve">.</w:delText>
        </w:r>
      </w:del>
      <w:del w:id="512" w:author="PR Preview" w:date="2026-01-01T00:00:00Z">
        <w:r>
          <w:delText xml:space="preserve"> </w:delText>
        </w:r>
      </w:del>
      <w:hyperlink r:id="rId61">
        <w:del w:id="513" w:author="PR Preview" w:date="2026-01-01T00:00:00Z">
          <w:r>
            <w:rPr>
              <w:rStyle w:val="Hyperlink"/>
            </w:rPr>
            <w:delText xml:space="preserve">https://en.wikipedia.org/wiki/Standard_error</w:delText>
          </w:r>
        </w:del>
      </w:hyperlink>
      <w:del w:id="514" w:author="PR Preview" w:date="2026-01-01T00:00:00Z">
        <w:r>
          <w:delText xml:space="preserve">.</w:delText>
        </w:r>
      </w:del>
    </w:p>
    <w:p>
      <w:pPr>
        <w:pStyle w:val="Bibliography"/>
      </w:pPr>
      <w:ins w:id="515" w:author="PR Preview" w:date="2026-01-01T00:00:00Z">
        <w:r>
          <w:t xml:space="preserve">[1]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	</w:t>
        </w:r>
      </w:ins>
      <w:ins w:id="518" w:author="PR Preview" w:date="2026-01-01T00:00:00Z">
        <w:r>
          <w:t xml:space="preserve">E. Vittinghoff, D. V. Glidden, S. C. Shiboski, and C. E. McCulloch,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521" w:author="PR Preview" w:date="2026-01-01T00:00:00Z">
        <w:r>
          <w:t xml:space="preserve">, 2nd ed. Springer, 2012. doi:</w:t>
        </w:r>
      </w:ins>
      <w:ins w:id="522" w:author="PR Preview" w:date="2026-01-01T00:00:00Z">
        <w:r>
          <w:t xml:space="preserve"> </w:t>
        </w:r>
      </w:ins>
      <w:hyperlink r:id="rId51">
        <w:ins w:id="523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524" w:author="PR Preview" w:date="2026-01-01T00:00:00Z">
        <w:r>
          <w:t xml:space="preserve">.</w:t>
        </w:r>
      </w:ins>
    </w:p>
    <w:bookmarkEnd w:id="52"/>
    <w:bookmarkStart w:id="54" w:name="ref-efron1979bootstrap"/>
    <w:p>
      <w:pPr>
        <w:pStyle w:val="Bibliography"/>
      </w:pPr>
      <w:ins w:id="525" w:author="PR Preview" w:date="2026-01-01T00:00:00Z">
        <w:r>
          <w:t xml:space="preserve">[2]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	</w:t>
        </w:r>
      </w:ins>
      <w:ins w:id="528" w:author="PR Preview" w:date="2026-01-01T00:00:00Z">
        <w:r>
          <w:t xml:space="preserve">B. Efron,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“Bootstrap methods: Another look at the jackknife,”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rPr>
            <w:i/>
            <w:iCs/>
          </w:rPr>
          <w:t xml:space="preserve">The Annals of Statistics</w:t>
        </w:r>
      </w:ins>
      <w:ins w:id="533" w:author="PR Preview" w:date="2026-01-01T00:00:00Z">
        <w:r>
          <w:t xml:space="preserve">, vol. 7, no. 1, pp. 1–26, 1979, doi:</w:t>
        </w:r>
      </w:ins>
      <w:ins w:id="534" w:author="PR Preview" w:date="2026-01-01T00:00:00Z">
        <w:r>
          <w:t xml:space="preserve"> </w:t>
        </w:r>
      </w:ins>
      <w:hyperlink r:id="rId53">
        <w:ins w:id="535" w:author="PR Preview" w:date="2026-01-01T00:00:00Z">
          <w:r>
            <w:rPr>
              <w:rStyle w:val="Hyperlink"/>
            </w:rPr>
            <w:t xml:space="preserve">10.1214/aos/1176344552</w:t>
          </w:r>
        </w:ins>
      </w:hyperlink>
      <w:ins w:id="536" w:author="PR Preview" w:date="2026-01-01T00:00:00Z">
        <w:r>
          <w:t xml:space="preserve">.</w:t>
        </w:r>
      </w:ins>
    </w:p>
    <w:bookmarkEnd w:id="54"/>
    <w:bookmarkStart w:id="56" w:name="ref-efron1993introduction"/>
    <w:p>
      <w:pPr>
        <w:pStyle w:val="Bibliography"/>
      </w:pPr>
      <w:ins w:id="537" w:author="PR Preview" w:date="2026-01-01T00:00:00Z">
        <w:r>
          <w:t xml:space="preserve">[3]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	</w:t>
        </w:r>
      </w:ins>
      <w:ins w:id="540" w:author="PR Preview" w:date="2026-01-01T00:00:00Z">
        <w:r>
          <w:t xml:space="preserve">B. Efron and R. J. Tibshirani,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rPr>
            <w:i/>
            <w:iCs/>
          </w:rPr>
          <w:t xml:space="preserve">An introduction to the bootstrap</w:t>
        </w:r>
      </w:ins>
      <w:ins w:id="543" w:author="PR Preview" w:date="2026-01-01T00:00:00Z">
        <w:r>
          <w:t xml:space="preserve">. in Monographs on statistics and applied probability, no. 57. New York: Chapman &amp; Hall/CRC, 1993. doi:</w:t>
        </w:r>
      </w:ins>
      <w:ins w:id="544" w:author="PR Preview" w:date="2026-01-01T00:00:00Z">
        <w:r>
          <w:t xml:space="preserve"> </w:t>
        </w:r>
      </w:ins>
      <w:hyperlink r:id="rId55">
        <w:ins w:id="545" w:author="PR Preview" w:date="2026-01-01T00:00:00Z">
          <w:r>
            <w:rPr>
              <w:rStyle w:val="Hyperlink"/>
            </w:rPr>
            <w:t xml:space="preserve">10.1201/9780429246593</w:t>
          </w:r>
        </w:ins>
      </w:hyperlink>
      <w:ins w:id="546" w:author="PR Preview" w:date="2026-01-01T00:00:00Z">
        <w:r>
          <w:t xml:space="preserve">.</w:t>
        </w:r>
      </w:ins>
    </w:p>
    <w:bookmarkEnd w:id="56"/>
    <w:bookmarkStart w:id="58" w:name="ref-wikipedia_resampling_statistics"/>
    <w:p>
      <w:pPr>
        <w:pStyle w:val="Bibliography"/>
      </w:pPr>
      <w:ins w:id="547" w:author="PR Preview" w:date="2026-01-01T00:00:00Z">
        <w:r>
          <w:t xml:space="preserve">[4]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	</w:t>
        </w:r>
      </w:ins>
      <w:ins w:id="550" w:author="PR Preview" w:date="2026-01-01T00:00:00Z">
        <w:r>
          <w:t xml:space="preserve">Wikipedia contributors,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“Resampling (statistics) —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Wikipedia</w:t>
        </w:r>
      </w:ins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 free encyclopedia.”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2026. Available:</w:t>
        </w:r>
      </w:ins>
      <w:ins w:id="560" w:author="PR Preview" w:date="2026-01-01T00:00:00Z">
        <w:r>
          <w:t xml:space="preserve"> </w:t>
        </w:r>
      </w:ins>
      <w:hyperlink r:id="rId57">
        <w:ins w:id="561" w:author="PR Preview" w:date="2026-01-01T00:00:00Z">
          <w:r>
            <w:rPr>
              <w:rStyle w:val="Hyperlink"/>
            </w:rPr>
            <w:t xml:space="preserve">https://en.wikipedia.org/wiki/Resampling_%28statistics%29</w:t>
          </w:r>
        </w:ins>
      </w:hyperlink>
    </w:p>
    <w:bookmarkEnd w:id="58"/>
    <w:bookmarkStart w:id="60" w:name="ref-wikipedia_bootstrapping_statistics"/>
    <w:p>
      <w:pPr>
        <w:pStyle w:val="Bibliography"/>
      </w:pPr>
      <w:ins w:id="562" w:author="PR Preview" w:date="2026-01-01T00:00:00Z">
        <w:r>
          <w:t xml:space="preserve">[5]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	</w:t>
        </w:r>
      </w:ins>
      <w:ins w:id="565" w:author="PR Preview" w:date="2026-01-01T00:00:00Z">
        <w:r>
          <w:t xml:space="preserve">Wikipedia contributors,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“Bootstrapping (statistics) —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Wikipedia</w:t>
        </w:r>
      </w:ins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free encyclopedia.”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2026. Available:</w:t>
        </w:r>
      </w:ins>
      <w:ins w:id="575" w:author="PR Preview" w:date="2026-01-01T00:00:00Z">
        <w:r>
          <w:t xml:space="preserve"> </w:t>
        </w:r>
      </w:ins>
      <w:hyperlink r:id="rId59">
        <w:ins w:id="576" w:author="PR Preview" w:date="2026-01-01T00:00:00Z">
          <w:r>
            <w:rPr>
              <w:rStyle w:val="Hyperlink"/>
            </w:rPr>
            <w:t xml:space="preserve">https://en.wikipedia.org/wiki/Bootstrapping_%28statistics%29</w:t>
          </w:r>
        </w:ins>
      </w:hyperlink>
    </w:p>
    <w:bookmarkEnd w:id="60"/>
    <w:bookmarkStart w:id="62" w:name="ref-wikipedia_standard_error"/>
    <w:p>
      <w:pPr>
        <w:pStyle w:val="Bibliography"/>
      </w:pPr>
      <w:ins w:id="577" w:author="PR Preview" w:date="2026-01-01T00:00:00Z">
        <w:r>
          <w:t xml:space="preserve">[6]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	</w:t>
        </w:r>
      </w:ins>
      <w:ins w:id="580" w:author="PR Preview" w:date="2026-01-01T00:00:00Z">
        <w:r>
          <w:t xml:space="preserve">Wikipedia contributors,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“Standard error —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Wikipedia</w:t>
        </w:r>
      </w:ins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the free encyclopedia.”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2026. Available:</w:t>
        </w:r>
      </w:ins>
      <w:ins w:id="590" w:author="PR Preview" w:date="2026-01-01T00:00:00Z">
        <w:r>
          <w:t xml:space="preserve"> </w:t>
        </w:r>
      </w:ins>
      <w:hyperlink r:id="rId61">
        <w:ins w:id="591" w:author="PR Preview" w:date="2026-01-01T00:00:00Z">
          <w:r>
            <w:rPr>
              <w:rStyle w:val="Hyperlink"/>
            </w:rPr>
            <w:t xml:space="preserve">https://en.wikipedia.org/wiki/Standard_error</w:t>
          </w:r>
        </w:ins>
      </w:hyperlink>
    </w:p>
    <w:bookmarkEnd w:id="62"/>
    <w:bookmarkStart w:id="63" w:name="ref-hoggtanis2015"/>
    <w:p>
      <w:pPr>
        <w:pStyle w:val="Bibliography"/>
      </w:pPr>
      <w:ins w:id="592" w:author="PR Preview" w:date="2026-01-01T00:00:00Z">
        <w:r>
          <w:t xml:space="preserve">[7]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	</w:t>
        </w:r>
      </w:ins>
      <w:ins w:id="595" w:author="PR Preview" w:date="2026-01-01T00:00:00Z">
        <w:r>
          <w:t xml:space="preserve">R. V. Hogg, E. A. Tanis, and D. L. Zimmerman,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i/>
            <w:iCs/>
          </w:rPr>
          <w:t xml:space="preserve">Probability and statistical inference</w:t>
        </w:r>
      </w:ins>
      <w:ins w:id="598" w:author="PR Preview" w:date="2026-01-01T00:00:00Z">
        <w:r>
          <w:t xml:space="preserve">, Tenth edition. Boston: Pearson, 2019.</w:t>
        </w:r>
      </w:ins>
    </w:p>
    <w:bookmarkEnd w:id="63"/>
    <w:bookmarkStart w:id="65" w:name="ref-CaseBerg01"/>
    <w:p>
      <w:pPr>
        <w:pStyle w:val="Bibliography"/>
      </w:pPr>
      <w:ins w:id="599" w:author="PR Preview" w:date="2026-01-01T00:00:00Z">
        <w:r>
          <w:t xml:space="preserve">[8]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	</w:t>
        </w:r>
      </w:ins>
      <w:ins w:id="602" w:author="PR Preview" w:date="2026-01-01T00:00:00Z">
        <w:r>
          <w:t xml:space="preserve">G. Casella and R. Berger,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rPr>
            <w:i/>
            <w:iCs/>
          </w:rPr>
          <w:t xml:space="preserve">Statistical inference</w:t>
        </w:r>
      </w:ins>
      <w:ins w:id="605" w:author="PR Preview" w:date="2026-01-01T00:00:00Z">
        <w:r>
          <w:t xml:space="preserve">, 2nd ed. Cengage Learning, 2002. Available:</w:t>
        </w:r>
      </w:ins>
      <w:ins w:id="606" w:author="PR Preview" w:date="2026-01-01T00:00:00Z">
        <w:r>
          <w:t xml:space="preserve"> </w:t>
        </w:r>
      </w:ins>
      <w:hyperlink r:id="rId64">
        <w:ins w:id="607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65"/>
    <w:bookmarkStart w:id="66" w:name="ref-rice2007mathematical"/>
    <w:p>
      <w:pPr>
        <w:pStyle w:val="Bibliography"/>
      </w:pPr>
      <w:ins w:id="608" w:author="PR Preview" w:date="2026-01-01T00:00:00Z">
        <w:r>
          <w:t xml:space="preserve">[9]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	</w:t>
        </w:r>
      </w:ins>
      <w:ins w:id="611" w:author="PR Preview" w:date="2026-01-01T00:00:00Z">
        <w:r>
          <w:t xml:space="preserve">J. A. Rice,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rPr>
            <w:i/>
            <w:iCs/>
          </w:rPr>
          <w:t xml:space="preserve">Mathematical statistics and data analysis</w:t>
        </w:r>
      </w:ins>
      <w:ins w:id="614" w:author="PR Preview" w:date="2026-01-01T00:00:00Z">
        <w:r>
          <w:t xml:space="preserve">, 3rd ed. Belmont, CA: Cengage Learning, 2007.</w:t>
        </w:r>
      </w:ins>
    </w:p>
    <w:bookmarkEnd w:id="66"/>
    <w:bookmarkStart w:id="68" w:name="ref-wikipedia_confidence_interval"/>
    <w:p>
      <w:pPr>
        <w:pStyle w:val="Bibliography"/>
      </w:pPr>
      <w:ins w:id="615" w:author="PR Preview" w:date="2026-01-01T00:00:00Z">
        <w:r>
          <w:t xml:space="preserve">[10]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	</w:t>
        </w:r>
      </w:ins>
      <w:ins w:id="618" w:author="PR Preview" w:date="2026-01-01T00:00:00Z">
        <w:r>
          <w:t xml:space="preserve">Wikipedia contributors,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“Confidence interval —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Wikipedia</w:t>
        </w:r>
      </w:ins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free encyclopedia.”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2026. Available:</w:t>
        </w:r>
      </w:ins>
      <w:ins w:id="628" w:author="PR Preview" w:date="2026-01-01T00:00:00Z">
        <w:r>
          <w:t xml:space="preserve"> </w:t>
        </w:r>
      </w:ins>
      <w:hyperlink r:id="rId67">
        <w:ins w:id="629" w:author="PR Preview" w:date="2026-01-01T00:00:00Z">
          <w:r>
            <w:rPr>
              <w:rStyle w:val="Hyperlink"/>
            </w:rPr>
            <w:t xml:space="preserve">https://en.wikipedia.org/wiki/Confidence_interval</w:t>
          </w:r>
        </w:ins>
      </w:hyperlink>
    </w:p>
    <w:bookmarkEnd w:id="68"/>
    <w:bookmarkStart w:id="70" w:name="ref-davison1997bootstrap"/>
    <w:p>
      <w:pPr>
        <w:pStyle w:val="Bibliography"/>
      </w:pPr>
      <w:ins w:id="630" w:author="PR Preview" w:date="2026-01-01T00:00:00Z">
        <w:r>
          <w:t xml:space="preserve">[11]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	</w:t>
        </w:r>
      </w:ins>
      <w:ins w:id="633" w:author="PR Preview" w:date="2026-01-01T00:00:00Z">
        <w:r>
          <w:t xml:space="preserve">A. C. Davison and D. V. Hinkley,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rPr>
            <w:i/>
            <w:iCs/>
          </w:rPr>
          <w:t xml:space="preserve">Bootstrap methods and their application</w:t>
        </w:r>
      </w:ins>
      <w:ins w:id="636" w:author="PR Preview" w:date="2026-01-01T00:00:00Z">
        <w:r>
          <w:t xml:space="preserve">. in Cambridge series in statistical and probabilistic mathematics, no. 1. Cambridge: Cambridge University Press, 1997. doi:</w:t>
        </w:r>
      </w:ins>
      <w:ins w:id="637" w:author="PR Preview" w:date="2026-01-01T00:00:00Z">
        <w:r>
          <w:t xml:space="preserve"> </w:t>
        </w:r>
      </w:ins>
      <w:hyperlink r:id="rId69">
        <w:ins w:id="638" w:author="PR Preview" w:date="2026-01-01T00:00:00Z">
          <w:r>
            <w:rPr>
              <w:rStyle w:val="Hyperlink"/>
            </w:rPr>
            <w:t xml:space="preserve">10.1017/CBO9780511802843</w:t>
          </w:r>
        </w:ins>
      </w:hyperlink>
      <w:ins w:id="639" w:author="PR Preview" w:date="2026-01-01T00:00:00Z">
        <w:r>
          <w:t xml:space="preserve">.</w:t>
        </w:r>
      </w:ins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1" Type="http://schemas.openxmlformats.org/officeDocument/2006/relationships/hyperlink" Target="https://doi.org/10.1007/978-1-4614-1353-0" TargetMode="External"/><Relationship Id="rId69" Type="http://schemas.openxmlformats.org/officeDocument/2006/relationships/hyperlink" Target="https://doi.org/10.1017/CBO9780511802843" TargetMode="External"/><Relationship Id="rId55" Type="http://schemas.openxmlformats.org/officeDocument/2006/relationships/hyperlink" Target="https://doi.org/10.1201/9780429246593" TargetMode="External"/><Relationship Id="rId53" Type="http://schemas.openxmlformats.org/officeDocument/2006/relationships/hyperlink" Target="https://doi.org/10.1214/aos/1176344552" TargetMode="External"/><Relationship Id="rId59" Type="http://schemas.openxmlformats.org/officeDocument/2006/relationships/hyperlink" Target="https://en.wikipedia.org/wiki/Bootstrapping_%28statistics%29" TargetMode="External"/><Relationship Id="rId67" Type="http://schemas.openxmlformats.org/officeDocument/2006/relationships/hyperlink" Target="https://en.wikipedia.org/wiki/Confidence_interval" TargetMode="External"/><Relationship Id="rId57" Type="http://schemas.openxmlformats.org/officeDocument/2006/relationships/hyperlink" Target="https://en.wikipedia.org/wiki/Resampling_%28statistics%29" TargetMode="External"/><Relationship Id="rId61" Type="http://schemas.openxmlformats.org/officeDocument/2006/relationships/hyperlink" Target="https://en.wikipedia.org/wiki/Standard_error" TargetMode="External"/><Relationship Id="rId64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1" Type="http://schemas.openxmlformats.org/officeDocument/2006/relationships/hyperlink" Target="https://doi.org/10.1007/978-1-4614-1353-0" TargetMode="External"/><Relationship Id="rId69" Type="http://schemas.openxmlformats.org/officeDocument/2006/relationships/hyperlink" Target="https://doi.org/10.1017/CBO9780511802843" TargetMode="External"/><Relationship Id="rId55" Type="http://schemas.openxmlformats.org/officeDocument/2006/relationships/hyperlink" Target="https://doi.org/10.1201/9780429246593" TargetMode="External"/><Relationship Id="rId53" Type="http://schemas.openxmlformats.org/officeDocument/2006/relationships/hyperlink" Target="https://doi.org/10.1214/aos/1176344552" TargetMode="External"/><Relationship Id="rId59" Type="http://schemas.openxmlformats.org/officeDocument/2006/relationships/hyperlink" Target="https://en.wikipedia.org/wiki/Bootstrapping_%28statistics%29" TargetMode="External"/><Relationship Id="rId67" Type="http://schemas.openxmlformats.org/officeDocument/2006/relationships/hyperlink" Target="https://en.wikipedia.org/wiki/Confidence_interval" TargetMode="External"/><Relationship Id="rId57" Type="http://schemas.openxmlformats.org/officeDocument/2006/relationships/hyperlink" Target="https://en.wikipedia.org/wiki/Resampling_%28statistics%29" TargetMode="External"/><Relationship Id="rId61" Type="http://schemas.openxmlformats.org/officeDocument/2006/relationships/hyperlink" Target="https://en.wikipedia.org/wiki/Standard_error" TargetMode="External"/><Relationship Id="rId64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2026-10-18T08:15:53Z</dcterms:created>
  <dcterms:modified xsi:type="dcterms:W3CDTF">2026-10-18T08:15:53Z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