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reviews tests for comparing groups on a categorical outcome: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the chi-square test and Fisher’s exact test for contingency tables.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It uses the chi-square reference distribution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defined on the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page.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This page is adapted from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Vittinghoff et al. (2012)</w:delText>
        </w:r>
      </w:del>
      <w:del w:id="17" w:author="PR Preview" w:date="2026-01-01T00:00:00Z">
        <w:r>
          <w:delText xml:space="preserve">, Chapter 3.</w:delText>
        </w:r>
      </w:del>
    </w:p>
    <w:p>
      <w:pPr>
        <w:pStyle w:val="Date"/>
      </w:pPr>
      <w:ins w:id="18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ins w:id="19" w:author="PR Preview" w:date="2026-01-01T00:00:00Z">
        <w:r>
          <w:t xml:space="preserve">This page reviews tests for comparing groups on a categorical outcome: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chi-square test and Fisher’s exact test for contingency tables.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It uses the chi-square reference distribution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defined on the</w:t>
        </w:r>
      </w:ins>
      <w:ins w:id="26" w:author="PR Preview" w:date="2026-01-01T00:00:00Z">
        <w:r>
          <w:t xml:space="preserve"> </w:t>
        </w:r>
      </w:ins>
      <w:hyperlink r:id="rId9">
        <w:ins w:id="27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page.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This page is adapted from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Vittinghoff et al. [1]</w:t>
        </w:r>
      </w:ins>
      <w:ins w:id="34" w:author="PR Preview" w:date="2026-01-01T00:00:00Z">
        <w:r>
          <w:t xml:space="preserve">, Chapter 3.</w:t>
        </w:r>
      </w:ins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del w:id="35" w:author="PR Preview" w:date="2026-01-01T00:00:00Z">
        <w:r>
          <w:delText xml:space="preserve">Hogg et al. (2019, sec. 7.3, pp. 323–328)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covers confidence intervals for proportions.</w:delText>
        </w:r>
      </w:del>
    </w:p>
    <w:p>
      <w:pPr>
        <w:pStyle w:val="Compact"/>
        <w:numPr>
          <w:ilvl w:val="0"/>
          <w:numId w:val="1001"/>
        </w:numPr>
      </w:pPr>
      <w:del w:id="38" w:author="PR Preview" w:date="2026-01-01T00:00:00Z">
        <w:r>
          <w:delText xml:space="preserve">Hogg et al. (2019, sec. 8.4, pp. 385–391)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covers tests about proportions.</w:delText>
        </w:r>
      </w:del>
    </w:p>
    <w:p>
      <w:pPr>
        <w:pStyle w:val="Compact"/>
        <w:numPr>
          <w:ilvl w:val="0"/>
          <w:numId w:val="1001"/>
        </w:numPr>
      </w:pPr>
      <w:ins w:id="41" w:author="PR Preview" w:date="2026-01-01T00:00:00Z">
        <w:r>
          <w:t xml:space="preserve">Hogg et al. [2, Sec. 7.3], pp. 323–328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covers confidence intervals for proportions.</w:t>
        </w:r>
      </w:ins>
    </w:p>
    <w:p>
      <w:pPr>
        <w:pStyle w:val="Compact"/>
        <w:numPr>
          <w:ilvl w:val="0"/>
          <w:numId w:val="1001"/>
        </w:numPr>
      </w:pPr>
      <w:ins w:id="44" w:author="PR Preview" w:date="2026-01-01T00:00:00Z">
        <w:r>
          <w:t xml:space="preserve">Hogg et al. [2, Sec. 8.4], pp. 385–391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covers tests about proportions.</w:t>
        </w:r>
      </w:ins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7" w:author="PR Preview" w:date="2026-01-01T00:00:00Z">
        <w:r>
          <w:delText xml:space="preserve">Source: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Wikipedia contributors (2026a)</w:delText>
        </w:r>
      </w:del>
      <w:del w:id="50" w:author="PR Preview" w:date="2026-01-01T00:00:00Z">
        <w:r>
          <w:delText xml:space="preserve">.</w:delText>
        </w:r>
      </w:del>
    </w:p>
    <w:p>
      <w:pPr>
        <w:pStyle w:val="FirstParagraph"/>
      </w:pPr>
      <w:ins w:id="51" w:author="PR Preview" w:date="2026-01-01T00:00:00Z">
        <w:r>
          <w:t xml:space="preserve">Source: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Wikipedia contributors [3]</w:t>
        </w:r>
      </w:ins>
      <w:ins w:id="54" w:author="PR Preview" w:date="2026-01-01T00:00:00Z">
        <w:r>
          <w:t xml:space="preserve">.</w:t>
        </w:r>
      </w:ins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del w:id="55" w:author="PR Preview" w:date="2026-01-01T00:00:00Z">
        <w:r>
          <w:delText xml:space="preserve">Source: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Wikipedia contributors (2026c)</w:delText>
        </w:r>
      </w:del>
      <w:del w:id="58" w:author="PR Preview" w:date="2026-01-01T00:00:00Z">
        <w:r>
          <w:delText xml:space="preserve">.</w:delText>
        </w:r>
      </w:del>
    </w:p>
    <w:p>
      <w:pPr>
        <w:pStyle w:val="BodyText"/>
      </w:pPr>
      <w:del w:id="59" w:author="PR Preview" w:date="2026-01-01T00:00:00Z">
        <w:r>
          <w:rPr>
            <w:b/>
            <w:bCs/>
          </w:rPr>
          <w:delText xml:space="preserve">Theorem 1 (Large-sample null distribution of the chi-square statistic)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Let</w:delText>
        </w:r>
      </w:del>
      <w:del w:id="62" w:author="PR Preview" w:date="2026-01-01T00:00:00Z">
        <w:r>
          <w:delText xml:space="preserve"> </w:delText>
        </w:r>
      </w:del>
      <m:oMath>
        <m:r>
          <m:t>n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observations be sampled independently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 classified by two categorical variables,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 let the two variables be independent.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Then as</w:delText>
        </w:r>
      </w:del>
      <w:del w:id="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distribution of</w:delText>
        </w:r>
      </w:del>
      <w:del w:id="7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</w:delText>
        </w:r>
      </w:del>
      <w:hyperlink w:anchor="def-chi-square-test">
        <w:del w:id="78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9" w:author="PR Preview" w:date="2026-01-01T00:00:00Z">
        <w:r>
          <w:delText xml:space="preserve">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converges to the</w:delText>
        </w:r>
      </w:del>
      <w:del w:id="82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distribution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(Hogg et al. 2019, sec. 9.2, p. 440)</w:delText>
        </w:r>
      </w:del>
      <w:del w:id="87" w:author="PR Preview" w:date="2026-01-01T00:00:00Z">
        <w:r>
          <w:delText xml:space="preserve">.</w:delText>
        </w:r>
      </w:del>
    </w:p>
    <w:p>
      <w:pPr>
        <w:pStyle w:val="BodyText"/>
      </w:pPr>
      <w:ins w:id="88" w:author="PR Preview" w:date="2026-01-01T00:00:00Z">
        <w:r>
          <w:t xml:space="preserve">Source: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Wikipedia contributors [4]</w:t>
        </w:r>
      </w:ins>
      <w:ins w:id="91" w:author="PR Preview" w:date="2026-01-01T00:00:00Z">
        <w:r>
          <w:t xml:space="preserve">.</w:t>
        </w:r>
      </w:ins>
    </w:p>
    <w:bookmarkEnd w:id="19"/>
    <w:bookmarkStart w:id="20" w:name="thm-chi-square-null"/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Theorem 1 (Large-sample null distribution of the chi-square statistic)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r>
          <m:t>n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observations be sampled independently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 classified by two categorical variables,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 let the two variables be independent.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Then as</w:t>
        </w:r>
      </w:ins>
      <w:ins w:id="1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distribution of</w:t>
        </w:r>
      </w:ins>
      <w:ins w:id="10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</w:t>
        </w:r>
      </w:ins>
      <w:hyperlink w:anchor="def-chi-square-test">
        <w:ins w:id="11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2" w:author="PR Preview" w:date="2026-01-01T00:00:00Z">
        <w:r>
          <w:t xml:space="preserve">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converges to the</w:t>
        </w:r>
      </w:ins>
      <w:ins w:id="115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distribution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[2, Sec. 9.2], p. 440</w:t>
        </w:r>
      </w:ins>
      <w:ins w:id="120" w:author="PR Preview" w:date="2026-01-01T00:00:00Z">
        <w:r>
          <w:t xml:space="preserve">.</w:t>
        </w:r>
      </w:ins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del w:id="121" w:author="PR Preview" w:date="2026-01-01T00:00:00Z">
        <w:r>
          <w:delText xml:space="preserve">Hogg et al. (2019, sec. 9.1, pp. 425–434)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covers chi-square goodness-of-fit tests.</w:delText>
        </w:r>
      </w:del>
    </w:p>
    <w:p>
      <w:pPr>
        <w:pStyle w:val="Compact"/>
        <w:numPr>
          <w:ilvl w:val="0"/>
          <w:numId w:val="1002"/>
        </w:numPr>
      </w:pPr>
      <w:del w:id="124" w:author="PR Preview" w:date="2026-01-01T00:00:00Z">
        <w:r>
          <w:delText xml:space="preserve">Hogg et al. (2019, sec. 9.2, pp. 435–445)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covers contingency tables.</w:delText>
        </w:r>
      </w:del>
    </w:p>
    <w:p>
      <w:pPr>
        <w:pStyle w:val="Compact"/>
        <w:numPr>
          <w:ilvl w:val="0"/>
          <w:numId w:val="1002"/>
        </w:numPr>
      </w:pPr>
      <w:del w:id="127" w:author="PR Preview" w:date="2026-01-01T00:00:00Z">
        <w:r>
          <w:delText xml:space="preserve">Rice (2007, sec. 13.3, pp. 516–519)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covers the chi-square test of homogeneity.</w:delText>
        </w:r>
      </w:del>
    </w:p>
    <w:p>
      <w:pPr>
        <w:pStyle w:val="Compact"/>
        <w:numPr>
          <w:ilvl w:val="0"/>
          <w:numId w:val="1002"/>
        </w:numPr>
      </w:pPr>
      <w:del w:id="130" w:author="PR Preview" w:date="2026-01-01T00:00:00Z">
        <w:r>
          <w:delText xml:space="preserve">Rice (2007, sec. 13.4, pp. 520–522)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covers the chi-square test of independence.</w:delText>
        </w:r>
      </w:del>
    </w:p>
    <w:p>
      <w:pPr>
        <w:pStyle w:val="Compact"/>
        <w:numPr>
          <w:ilvl w:val="0"/>
          <w:numId w:val="1002"/>
        </w:numPr>
      </w:pPr>
      <w:del w:id="133" w:author="PR Preview" w:date="2026-01-01T00:00:00Z">
        <w:r>
          <w:delText xml:space="preserve">Rice (2007, sec. 9.5, pp. 341–346)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covers likelihood ratio tests for the multinomial distribution.</w:delText>
        </w:r>
      </w:del>
    </w:p>
    <w:p>
      <w:pPr>
        <w:pStyle w:val="Compact"/>
        <w:numPr>
          <w:ilvl w:val="0"/>
          <w:numId w:val="1002"/>
        </w:numPr>
      </w:pPr>
      <w:ins w:id="136" w:author="PR Preview" w:date="2026-01-01T00:00:00Z">
        <w:r>
          <w:t xml:space="preserve">Hogg et al. [2, Sec. 9.1], pp. 425–434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covers chi-square goodness-of-fit tests.</w:t>
        </w:r>
      </w:ins>
    </w:p>
    <w:p>
      <w:pPr>
        <w:pStyle w:val="Compact"/>
        <w:numPr>
          <w:ilvl w:val="0"/>
          <w:numId w:val="1002"/>
        </w:numPr>
      </w:pPr>
      <w:ins w:id="139" w:author="PR Preview" w:date="2026-01-01T00:00:00Z">
        <w:r>
          <w:t xml:space="preserve">Hogg et al. [2, Sec. 9.2], pp. 435–445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covers contingency tables.</w:t>
        </w:r>
      </w:ins>
    </w:p>
    <w:p>
      <w:pPr>
        <w:pStyle w:val="Compact"/>
        <w:numPr>
          <w:ilvl w:val="0"/>
          <w:numId w:val="1002"/>
        </w:numPr>
      </w:pPr>
      <w:ins w:id="142" w:author="PR Preview" w:date="2026-01-01T00:00:00Z">
        <w:r>
          <w:t xml:space="preserve">Rice [5, Sec. 13.3], pp. 516–519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covers the chi-square test of homogeneity.</w:t>
        </w:r>
      </w:ins>
    </w:p>
    <w:p>
      <w:pPr>
        <w:pStyle w:val="Compact"/>
        <w:numPr>
          <w:ilvl w:val="0"/>
          <w:numId w:val="1002"/>
        </w:numPr>
      </w:pPr>
      <w:ins w:id="145" w:author="PR Preview" w:date="2026-01-01T00:00:00Z">
        <w:r>
          <w:t xml:space="preserve">Rice [5, Sec. 13.4], pp. 520–522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covers the chi-square test of independence.</w:t>
        </w:r>
      </w:ins>
    </w:p>
    <w:p>
      <w:pPr>
        <w:pStyle w:val="Compact"/>
        <w:numPr>
          <w:ilvl w:val="0"/>
          <w:numId w:val="1002"/>
        </w:numPr>
      </w:pPr>
      <w:ins w:id="148" w:author="PR Preview" w:date="2026-01-01T00:00:00Z">
        <w:r>
          <w:t xml:space="preserve">Rice [5, Sec. 9.5], pp. 341–346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covers likelihood ratio tests for the multinomial distribution.</w:t>
        </w:r>
      </w:ins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del w:id="151" w:author="PR Preview" w:date="2026-01-01T00:00:00Z">
        <w:r>
          <w:delText xml:space="preserve">Rice (2007, sec. 13.2, pp. 514–515)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covers Fisher’s exact test.</w:delText>
        </w:r>
      </w:del>
    </w:p>
    <w:p>
      <w:pPr>
        <w:pStyle w:val="BodyText"/>
      </w:pPr>
      <w:ins w:id="154" w:author="PR Preview" w:date="2026-01-01T00:00:00Z">
        <w:r>
          <w:t xml:space="preserve">Rice [5, Sec. 13.2], pp. 514–515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covers Fisher’s exact test.</w:t>
        </w:r>
      </w:ins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del w:id="157" w:author="PR Preview" w:date="2026-01-01T00:00:00Z">
        <w:r>
          <w:delText xml:space="preserve">Rice (2007, sec. 13.6, pp. 526–529)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covers odds ratios.</w:delText>
        </w:r>
      </w:del>
    </w:p>
    <w:p>
      <w:pPr>
        <w:pStyle w:val="BodyText"/>
      </w:pPr>
      <w:ins w:id="160" w:author="PR Preview" w:date="2026-01-01T00:00:00Z">
        <w:r>
          <w:t xml:space="preserve">Rice [5, Sec. 13.6], pp. 526–529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covers odds ratios.</w:t>
        </w:r>
      </w:ins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del w:id="163" w:author="PR Preview" w:date="2026-01-01T00:00:00Z">
        <w:r>
          <w:delText xml:space="preserve">Wikipedia contributors (2026c)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— the test, its assumptions and its variants</w:delText>
        </w:r>
      </w:del>
    </w:p>
    <w:p>
      <w:pPr>
        <w:numPr>
          <w:ilvl w:val="0"/>
          <w:numId w:val="1003"/>
        </w:numPr>
      </w:pPr>
      <w:del w:id="166" w:author="PR Preview" w:date="2026-01-01T00:00:00Z">
        <w:r>
          <w:delText xml:space="preserve">Wikipedia contributors (2026b)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— the exact test and when to use it</w:delText>
        </w:r>
      </w:del>
    </w:p>
    <w:p>
      <w:pPr>
        <w:numPr>
          <w:ilvl w:val="0"/>
          <w:numId w:val="1003"/>
        </w:numPr>
      </w:pPr>
      <w:del w:id="169" w:author="PR Preview" w:date="2026-01-01T00:00:00Z">
        <w:r>
          <w:delText xml:space="preserve">Wikipedia contributors (2026a)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— tables of counts and their analysis</w:delText>
        </w:r>
      </w:del>
    </w:p>
    <w:p>
      <w:pPr>
        <w:numPr>
          <w:ilvl w:val="0"/>
          <w:numId w:val="1003"/>
        </w:numPr>
      </w:pPr>
      <w:ins w:id="172" w:author="PR Preview" w:date="2026-01-01T00:00:00Z">
        <w:r>
          <w:t xml:space="preserve">Wikipedia contributors [4]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— the test, its assumptions and its variants</w:t>
        </w:r>
      </w:ins>
    </w:p>
    <w:p>
      <w:pPr>
        <w:numPr>
          <w:ilvl w:val="0"/>
          <w:numId w:val="1003"/>
        </w:numPr>
      </w:pPr>
      <w:ins w:id="175" w:author="PR Preview" w:date="2026-01-01T00:00:00Z">
        <w:r>
          <w:t xml:space="preserve">Wikipedia contributors [6]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— the exact test and when to use it</w:t>
        </w:r>
      </w:ins>
    </w:p>
    <w:p>
      <w:pPr>
        <w:numPr>
          <w:ilvl w:val="0"/>
          <w:numId w:val="1003"/>
        </w:numPr>
      </w:pPr>
      <w:ins w:id="178" w:author="PR Preview" w:date="2026-01-01T00:00:00Z">
        <w:r>
          <w:t xml:space="preserve">Wikipedia contributors [3]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— tables of counts and their analysis</w:t>
        </w:r>
      </w:ins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del w:id="181" w:author="PR Preview" w:date="2026-01-01T00:00:00Z">
        <w:r>
          <w:delText xml:space="preserve">Hogg, Robert V., Elliot A. Tanis, and Dale L. Zimmerman. 2019.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184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185" w:author="PR Preview" w:date="2026-01-01T00:00:00Z">
        <w:r>
          <w:delText xml:space="preserve">Rice, John A. 2007.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188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189" w:author="PR Preview" w:date="2026-01-01T00:00:00Z">
        <w:r>
          <w:delText xml:space="preserve">Vittinghoff, Eric, David V Glidden, Stephen C Shiboski, and Charles E McCulloch. 2012.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192" w:author="PR Preview" w:date="2026-01-01T00:00:00Z">
        <w:r>
          <w:delText xml:space="preserve">. 2nd ed. Springer.</w:delText>
        </w:r>
      </w:del>
      <w:del w:id="193" w:author="PR Preview" w:date="2026-01-01T00:00:00Z">
        <w:r>
          <w:delText xml:space="preserve"> </w:delText>
        </w:r>
      </w:del>
      <w:hyperlink r:id="rId33">
        <w:del w:id="194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195" w:author="PR Preview" w:date="2026-01-01T00:00:00Z">
        <w:r>
          <w:delText xml:space="preserve">.</w:delText>
        </w:r>
      </w:del>
    </w:p>
    <w:p>
      <w:pPr>
        <w:pStyle w:val="Bibliography"/>
      </w:pPr>
      <w:del w:id="196" w:author="PR Preview" w:date="2026-01-01T00:00:00Z">
        <w:r>
          <w:delText xml:space="preserve">Wikipedia contributors. 2026a.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i/>
            <w:iCs/>
          </w:rPr>
          <w:delText xml:space="preserve">Contingency Table —</w:delText>
        </w:r>
      </w:del>
      <w:del w:id="199" w:author="PR Preview" w:date="2026-01-01T00:00:00Z">
        <w:r>
          <w:rPr>
            <w:i/>
            <w:iCs/>
          </w:rPr>
          <w:delText xml:space="preserve"> </w:delText>
        </w:r>
      </w:del>
      <w:del w:id="200" w:author="PR Preview" w:date="2026-01-01T00:00:00Z">
        <w:r>
          <w:rPr>
            <w:i/>
            <w:iCs/>
          </w:rPr>
          <w:delText xml:space="preserve">Wikipedia</w:delText>
        </w:r>
      </w:del>
      <w:del w:id="201" w:author="PR Preview" w:date="2026-01-01T00:00:00Z">
        <w:r>
          <w:rPr>
            <w:i/>
            <w:iCs/>
          </w:rPr>
          <w:delText xml:space="preserve">,</w:delText>
        </w:r>
      </w:del>
      <w:del w:id="202" w:author="PR Preview" w:date="2026-01-01T00:00:00Z">
        <w:r>
          <w:rPr>
            <w:i/>
            <w:iCs/>
          </w:rPr>
          <w:delText xml:space="preserve"> </w:delText>
        </w:r>
      </w:del>
      <w:del w:id="203" w:author="PR Preview" w:date="2026-01-01T00:00:00Z">
        <w:r>
          <w:rPr>
            <w:i/>
            <w:iCs/>
          </w:rPr>
          <w:delText xml:space="preserve">the Free Encyclopedia</w:delText>
        </w:r>
      </w:del>
      <w:del w:id="204" w:author="PR Preview" w:date="2026-01-01T00:00:00Z">
        <w:r>
          <w:delText xml:space="preserve">.</w:delText>
        </w:r>
      </w:del>
      <w:del w:id="205" w:author="PR Preview" w:date="2026-01-01T00:00:00Z">
        <w:r>
          <w:delText xml:space="preserve"> </w:delText>
        </w:r>
      </w:del>
      <w:hyperlink r:id="rId36">
        <w:del w:id="206" w:author="PR Preview" w:date="2026-01-01T00:00:00Z">
          <w:r>
            <w:rPr>
              <w:rStyle w:val="Hyperlink"/>
            </w:rPr>
            <w:delText xml:space="preserve">https://en.wikipedia.org/wiki/Contingency_table</w:delText>
          </w:r>
        </w:del>
      </w:hyperlink>
      <w:del w:id="207" w:author="PR Preview" w:date="2026-01-01T00:00:00Z">
        <w:r>
          <w:delText xml:space="preserve">.</w:delText>
        </w:r>
      </w:del>
    </w:p>
    <w:p>
      <w:pPr>
        <w:pStyle w:val="Bibliography"/>
      </w:pPr>
      <w:del w:id="208" w:author="PR Preview" w:date="2026-01-01T00:00:00Z">
        <w:r>
          <w:delText xml:space="preserve">Wikipedia contributors. 2026b.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rPr>
            <w:i/>
            <w:iCs/>
          </w:rPr>
          <w:delText xml:space="preserve">Fisher’s Exact Test —</w:delText>
        </w:r>
      </w:del>
      <w:del w:id="211" w:author="PR Preview" w:date="2026-01-01T00:00:00Z">
        <w:r>
          <w:rPr>
            <w:i/>
            <w:iCs/>
          </w:rPr>
          <w:delText xml:space="preserve"> </w:delText>
        </w:r>
      </w:del>
      <w:del w:id="212" w:author="PR Preview" w:date="2026-01-01T00:00:00Z">
        <w:r>
          <w:rPr>
            <w:i/>
            <w:iCs/>
          </w:rPr>
          <w:delText xml:space="preserve">Wikipedia</w:delText>
        </w:r>
      </w:del>
      <w:del w:id="213" w:author="PR Preview" w:date="2026-01-01T00:00:00Z">
        <w:r>
          <w:rPr>
            <w:i/>
            <w:iCs/>
          </w:rPr>
          <w:delText xml:space="preserve">,</w:delText>
        </w:r>
      </w:del>
      <w:del w:id="214" w:author="PR Preview" w:date="2026-01-01T00:00:00Z">
        <w:r>
          <w:rPr>
            <w:i/>
            <w:iCs/>
          </w:rPr>
          <w:delText xml:space="preserve"> </w:delText>
        </w:r>
      </w:del>
      <w:del w:id="215" w:author="PR Preview" w:date="2026-01-01T00:00:00Z">
        <w:r>
          <w:rPr>
            <w:i/>
            <w:iCs/>
          </w:rPr>
          <w:delText xml:space="preserve">the Free Encyclopedia</w:delText>
        </w:r>
      </w:del>
      <w:del w:id="216" w:author="PR Preview" w:date="2026-01-01T00:00:00Z">
        <w:r>
          <w:delText xml:space="preserve">.</w:delText>
        </w:r>
      </w:del>
      <w:del w:id="217" w:author="PR Preview" w:date="2026-01-01T00:00:00Z">
        <w:r>
          <w:delText xml:space="preserve"> </w:delText>
        </w:r>
      </w:del>
      <w:hyperlink r:id="rId41">
        <w:del w:id="218" w:author="PR Preview" w:date="2026-01-01T00:00:00Z">
          <w:r>
            <w:rPr>
              <w:rStyle w:val="Hyperlink"/>
            </w:rPr>
            <w:delText xml:space="preserve">https://en.wikipedia.org/wiki/Fisher%27s_exact_test</w:delText>
          </w:r>
        </w:del>
      </w:hyperlink>
      <w:del w:id="219" w:author="PR Preview" w:date="2026-01-01T00:00:00Z">
        <w:r>
          <w:delText xml:space="preserve">.</w:delText>
        </w:r>
      </w:del>
    </w:p>
    <w:p>
      <w:pPr>
        <w:pStyle w:val="Bibliography"/>
      </w:pPr>
      <w:del w:id="220" w:author="PR Preview" w:date="2026-01-01T00:00:00Z">
        <w:r>
          <w:delText xml:space="preserve">Wikipedia contributors. 2026c.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rPr>
            <w:i/>
            <w:iCs/>
          </w:rPr>
          <w:delText xml:space="preserve">Pearson’s Chi-Squared Test —</w:delText>
        </w:r>
      </w:del>
      <w:del w:id="223" w:author="PR Preview" w:date="2026-01-01T00:00:00Z">
        <w:r>
          <w:rPr>
            <w:i/>
            <w:iCs/>
          </w:rPr>
          <w:delText xml:space="preserve"> </w:delText>
        </w:r>
      </w:del>
      <w:del w:id="224" w:author="PR Preview" w:date="2026-01-01T00:00:00Z">
        <w:r>
          <w:rPr>
            <w:i/>
            <w:iCs/>
          </w:rPr>
          <w:delText xml:space="preserve">Wikipedia</w:delText>
        </w:r>
      </w:del>
      <w:del w:id="225" w:author="PR Preview" w:date="2026-01-01T00:00:00Z">
        <w:r>
          <w:rPr>
            <w:i/>
            <w:iCs/>
          </w:rPr>
          <w:delText xml:space="preserve">,</w:delText>
        </w:r>
      </w:del>
      <w:del w:id="226" w:author="PR Preview" w:date="2026-01-01T00:00:00Z">
        <w:r>
          <w:rPr>
            <w:i/>
            <w:iCs/>
          </w:rPr>
          <w:delText xml:space="preserve"> </w:delText>
        </w:r>
      </w:del>
      <w:del w:id="227" w:author="PR Preview" w:date="2026-01-01T00:00:00Z">
        <w:r>
          <w:rPr>
            <w:i/>
            <w:iCs/>
          </w:rPr>
          <w:delText xml:space="preserve">the Free Encyclopedia</w:delText>
        </w:r>
      </w:del>
      <w:del w:id="228" w:author="PR Preview" w:date="2026-01-01T00:00:00Z">
        <w:r>
          <w:delText xml:space="preserve">.</w:delText>
        </w:r>
      </w:del>
      <w:del w:id="229" w:author="PR Preview" w:date="2026-01-01T00:00:00Z">
        <w:r>
          <w:delText xml:space="preserve"> </w:delText>
        </w:r>
      </w:del>
      <w:hyperlink r:id="rId38">
        <w:del w:id="230" w:author="PR Preview" w:date="2026-01-01T00:00:00Z">
          <w:r>
            <w:rPr>
              <w:rStyle w:val="Hyperlink"/>
            </w:rPr>
            <w:delText xml:space="preserve">https://en.wikipedia.org/wiki/Pearson%27s_chi-squared_test</w:delText>
          </w:r>
        </w:del>
      </w:hyperlink>
      <w:del w:id="231" w:author="PR Preview" w:date="2026-01-01T00:00:00Z">
        <w:r>
          <w:delText xml:space="preserve">.</w:delText>
        </w:r>
      </w:del>
    </w:p>
    <w:p>
      <w:pPr>
        <w:pStyle w:val="Bibliography"/>
      </w:pPr>
      <w:ins w:id="232" w:author="PR Preview" w:date="2026-01-01T00:00:00Z">
        <w:r>
          <w:t xml:space="preserve">[1]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	</w:t>
        </w:r>
      </w:ins>
      <w:ins w:id="235" w:author="PR Preview" w:date="2026-01-01T00:00:00Z">
        <w:r>
          <w:t xml:space="preserve">E. Vittinghoff, D. V. Glidden, S. C. Shiboski, and C. E. McCulloch,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238" w:author="PR Preview" w:date="2026-01-01T00:00:00Z">
        <w:r>
          <w:t xml:space="preserve">, 2nd ed. Springer, 2012. doi:</w:t>
        </w:r>
      </w:ins>
      <w:ins w:id="239" w:author="PR Preview" w:date="2026-01-01T00:00:00Z">
        <w:r>
          <w:t xml:space="preserve"> </w:t>
        </w:r>
      </w:ins>
      <w:hyperlink r:id="rId33">
        <w:ins w:id="240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241" w:author="PR Preview" w:date="2026-01-01T00:00:00Z">
        <w:r>
          <w:t xml:space="preserve">.</w:t>
        </w:r>
      </w:ins>
    </w:p>
    <w:bookmarkEnd w:id="34"/>
    <w:bookmarkStart w:id="35" w:name="ref-hoggtanis2015"/>
    <w:p>
      <w:pPr>
        <w:pStyle w:val="Bibliography"/>
      </w:pPr>
      <w:ins w:id="242" w:author="PR Preview" w:date="2026-01-01T00:00:00Z">
        <w:r>
          <w:t xml:space="preserve">[2]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	</w:t>
        </w:r>
      </w:ins>
      <w:ins w:id="245" w:author="PR Preview" w:date="2026-01-01T00:00:00Z">
        <w:r>
          <w:t xml:space="preserve">R. V. Hogg, E. A. Tanis, and D. L. Zimmerman,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rPr>
            <w:i/>
            <w:iCs/>
          </w:rPr>
          <w:t xml:space="preserve">Probability and statistical inference</w:t>
        </w:r>
      </w:ins>
      <w:ins w:id="248" w:author="PR Preview" w:date="2026-01-01T00:00:00Z">
        <w:r>
          <w:t xml:space="preserve">, Tenth edition. Boston: Pearson, 2019.</w:t>
        </w:r>
      </w:ins>
    </w:p>
    <w:bookmarkEnd w:id="35"/>
    <w:bookmarkStart w:id="37" w:name="ref-wikipedia_contingency_table"/>
    <w:p>
      <w:pPr>
        <w:pStyle w:val="Bibliography"/>
      </w:pPr>
      <w:ins w:id="249" w:author="PR Preview" w:date="2026-01-01T00:00:00Z">
        <w:r>
          <w:t xml:space="preserve">[3]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	</w:t>
        </w:r>
      </w:ins>
      <w:ins w:id="252" w:author="PR Preview" w:date="2026-01-01T00:00:00Z">
        <w:r>
          <w:t xml:space="preserve">Wikipedia contributors,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“Contingency table —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Wikipedia</w:t>
        </w:r>
      </w:ins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free encyclopedia.”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2026. Available:</w:t>
        </w:r>
      </w:ins>
      <w:ins w:id="262" w:author="PR Preview" w:date="2026-01-01T00:00:00Z">
        <w:r>
          <w:t xml:space="preserve"> </w:t>
        </w:r>
      </w:ins>
      <w:hyperlink r:id="rId36">
        <w:ins w:id="263" w:author="PR Preview" w:date="2026-01-01T00:00:00Z">
          <w:r>
            <w:rPr>
              <w:rStyle w:val="Hyperlink"/>
            </w:rPr>
            <w:t xml:space="preserve">https://en.wikipedia.org/wiki/Contingency_table</w:t>
          </w:r>
        </w:ins>
      </w:hyperlink>
    </w:p>
    <w:bookmarkEnd w:id="37"/>
    <w:bookmarkStart w:id="39" w:name="ref-wikipedia_pearsons_chi_squared_test"/>
    <w:p>
      <w:pPr>
        <w:pStyle w:val="Bibliography"/>
      </w:pPr>
      <w:ins w:id="264" w:author="PR Preview" w:date="2026-01-01T00:00:00Z">
        <w:r>
          <w:t xml:space="preserve">[4]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	</w:t>
        </w:r>
      </w:ins>
      <w:ins w:id="267" w:author="PR Preview" w:date="2026-01-01T00:00:00Z">
        <w:r>
          <w:t xml:space="preserve">Wikipedia contributors,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“Pearson’s chi-squared test —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Wikipedia</w:t>
        </w:r>
      </w:ins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 free encyclopedia.”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2026. Available:</w:t>
        </w:r>
      </w:ins>
      <w:ins w:id="277" w:author="PR Preview" w:date="2026-01-01T00:00:00Z">
        <w:r>
          <w:t xml:space="preserve"> </w:t>
        </w:r>
      </w:ins>
      <w:hyperlink r:id="rId38">
        <w:ins w:id="278" w:author="PR Preview" w:date="2026-01-01T00:00:00Z">
          <w:r>
            <w:rPr>
              <w:rStyle w:val="Hyperlink"/>
            </w:rPr>
            <w:t xml:space="preserve">https://en.wikipedia.org/wiki/Pearson%27s_chi-squared_test</w:t>
          </w:r>
        </w:ins>
      </w:hyperlink>
    </w:p>
    <w:bookmarkEnd w:id="39"/>
    <w:bookmarkStart w:id="40" w:name="ref-rice2007mathematical"/>
    <w:p>
      <w:pPr>
        <w:pStyle w:val="Bibliography"/>
      </w:pPr>
      <w:ins w:id="279" w:author="PR Preview" w:date="2026-01-01T00:00:00Z">
        <w:r>
          <w:t xml:space="preserve">[5]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	</w:t>
        </w:r>
      </w:ins>
      <w:ins w:id="282" w:author="PR Preview" w:date="2026-01-01T00:00:00Z">
        <w:r>
          <w:t xml:space="preserve">J. A. Rice,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i/>
            <w:iCs/>
          </w:rPr>
          <w:t xml:space="preserve">Mathematical statistics and data analysis</w:t>
        </w:r>
      </w:ins>
      <w:ins w:id="285" w:author="PR Preview" w:date="2026-01-01T00:00:00Z">
        <w:r>
          <w:t xml:space="preserve">, 3rd ed. Belmont, CA: Cengage Learning, 2007.</w:t>
        </w:r>
      </w:ins>
    </w:p>
    <w:bookmarkEnd w:id="40"/>
    <w:bookmarkStart w:id="42" w:name="ref-wikipedia_fishers_exact_test"/>
    <w:p>
      <w:pPr>
        <w:pStyle w:val="Bibliography"/>
      </w:pPr>
      <w:ins w:id="286" w:author="PR Preview" w:date="2026-01-01T00:00:00Z">
        <w:r>
          <w:t xml:space="preserve">[6]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	</w:t>
        </w:r>
      </w:ins>
      <w:ins w:id="289" w:author="PR Preview" w:date="2026-01-01T00:00:00Z">
        <w:r>
          <w:t xml:space="preserve">Wikipedia contributors,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“Fisher’s exact test —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Wikipedia</w:t>
        </w:r>
      </w:ins>
      <w:ins w:id="294" w:author="PR Preview" w:date="2026-01-01T00:00:00Z">
        <w:r>
          <w:t xml:space="preserve">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free encyclopedia.”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2026. Available:</w:t>
        </w:r>
      </w:ins>
      <w:ins w:id="299" w:author="PR Preview" w:date="2026-01-01T00:00:00Z">
        <w:r>
          <w:t xml:space="preserve"> </w:t>
        </w:r>
      </w:ins>
      <w:hyperlink r:id="rId41">
        <w:ins w:id="300" w:author="PR Preview" w:date="2026-01-01T00:00:00Z">
          <w:r>
            <w:rPr>
              <w:rStyle w:val="Hyperlink"/>
            </w:rPr>
            <w:t xml:space="preserve">https://en.wikipedia.org/wiki/Fisher%27s_exact_test</w:t>
          </w:r>
        </w:ins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2026-10-18T08:16:14Z</dcterms:created>
  <dcterms:modified xsi:type="dcterms:W3CDTF">2026-10-18T08:16:14Z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