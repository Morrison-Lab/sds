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presents the standard procedures that control them: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Bonferroni correction, Holm’s step-down procedure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(Holm 1979)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 the Benjamini–Hochberg procedure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(Benjamini and Hochberg 1995)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with the adjusted p-values that report their results.</w:delText>
        </w:r>
      </w:del>
    </w:p>
    <w:p>
      <w:pPr>
        <w:pStyle w:val="FirstParagraph"/>
      </w:pPr>
      <w:del w:id="15" w:author="PR Preview" w:date="2026-01-01T00:00:00Z">
        <w:r>
          <w:delText xml:space="preserve">The next page,</w:delText>
        </w:r>
      </w:del>
      <w:del w:id="16" w:author="PR Preview" w:date="2026-01-01T00:00:00Z">
        <w:r>
          <w:delText xml:space="preserve"> </w:delText>
        </w:r>
      </w:del>
      <w:hyperlink r:id="rId11">
        <w:del w:id="17" w:author="PR Preview" w:date="2026-01-01T00:00:00Z">
          <w:r>
            <w:rPr>
              <w:rStyle w:val="Hyperlink"/>
            </w:rPr>
            <w:delText xml:space="preserve">permutation tests</w:delText>
          </w:r>
        </w:del>
      </w:hyperlink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shows how to compute a p-value without a distributional model.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These notes follow chapter 13 of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James et al. (2021)</w:delText>
        </w:r>
      </w:del>
      <w:del w:id="2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1"/>
        </w:numPr>
      </w:pPr>
      <w:ins w:id="26" w:author="PR Preview" w:date="2026-01-01T00:00:00Z">
        <w:r>
          <w:t xml:space="preserve">presents the standard procedures that control them: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 Bonferroni correction, Holm’s step-down procedure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[1]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the Benjamini–Hochberg procedure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[2]</w:t>
        </w:r>
      </w:ins>
      <w:ins w:id="35" w:author="PR Preview" w:date="2026-01-01T00:00:00Z">
        <w:r>
          <w:t xml:space="preserve">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with the adjusted p-values that report their results.</w:t>
        </w:r>
      </w:ins>
    </w:p>
    <w:p>
      <w:pPr>
        <w:pStyle w:val="FirstParagraph"/>
      </w:pPr>
      <w:ins w:id="38" w:author="PR Preview" w:date="2026-01-01T00:00:00Z">
        <w:r>
          <w:t xml:space="preserve">The next page,</w:t>
        </w:r>
      </w:ins>
      <w:ins w:id="39" w:author="PR Preview" w:date="2026-01-01T00:00:00Z">
        <w:r>
          <w:t xml:space="preserve"> </w:t>
        </w:r>
      </w:ins>
      <w:hyperlink r:id="rId11">
        <w:ins w:id="40" w:author="PR Preview" w:date="2026-01-01T00:00:00Z">
          <w:r>
            <w:rPr>
              <w:rStyle w:val="Hyperlink"/>
            </w:rPr>
            <w:t xml:space="preserve">permutation tests</w:t>
          </w:r>
        </w:ins>
      </w:hyperlink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shows how to compute a p-value without a distributional model.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These notes follow chapter 13 of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James et al. [3]</w:t>
        </w:r>
      </w:ins>
      <w:ins w:id="48" w:author="PR Preview" w:date="2026-01-01T00:00:00Z">
        <w:r>
          <w:t xml:space="preserve">.</w:t>
        </w:r>
      </w:ins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del w:id="49" w:author="PR Preview" w:date="2026-01-01T00:00:00Z">
        <w:r>
          <w:delText xml:space="preserve">The examples on this page use gene expression data from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Khan et al. (2001)</w:delText>
        </w:r>
      </w:del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who measured 2308 genes in tissue samples from children with small round blue cell tumors.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The samples fall into four tumor classes, numbered 1 to 4 in the data.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This site keeps a copy of the 63 training samples at</w:delText>
        </w:r>
      </w:del>
      <w:del w:id="59" w:author="PR Preview" w:date="2026-01-01T00:00:00Z">
        <w:r>
          <w:delText xml:space="preserve"> </w:delText>
        </w:r>
      </w:del>
      <w:hyperlink r:id="rId12">
        <w:del w:id="60" w:author="PR Preview" w:date="2026-01-01T00:00:00Z">
          <w:r>
            <w:rPr>
              <w:rStyle w:val="VerbatimChar"/>
            </w:rPr>
            <w:delText xml:space="preserve">data/khan.csv</w:delText>
          </w:r>
        </w:del>
      </w:hyperlink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taken from 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rStyle w:val="VerbatimChar"/>
          </w:rPr>
          <w:delText xml:space="preserve">Khan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data of the R package</w:delText>
        </w:r>
      </w:del>
      <w:del w:id="68" w:author="PR Preview" w:date="2026-01-01T00:00:00Z">
        <w:r>
          <w:delText xml:space="preserve"> </w:delText>
        </w:r>
      </w:del>
      <w:hyperlink r:id="rId13">
        <w:del w:id="69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(James et al. 2021)</w:delText>
        </w:r>
      </w:del>
      <w:del w:id="72" w:author="PR Preview" w:date="2026-01-01T00:00:00Z">
        <w:r>
          <w:delText xml:space="preserve">: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the column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rPr>
            <w:rStyle w:val="VerbatimChar"/>
          </w:rPr>
          <w:delText xml:space="preserve">tumor_class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holds the class,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and the columns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rPr>
            <w:rStyle w:val="VerbatimChar"/>
          </w:rPr>
          <w:delText xml:space="preserve">gene_1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to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rStyle w:val="VerbatimChar"/>
          </w:rPr>
          <w:delText xml:space="preserve">gene_2308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hold the expression values.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The examples compare classes 2 and 4.</w:delText>
        </w:r>
      </w:del>
    </w:p>
    <w:p>
      <w:pPr>
        <w:pStyle w:val="FirstParagraph"/>
      </w:pPr>
      <w:ins w:id="91" w:author="PR Preview" w:date="2026-01-01T00:00:00Z">
        <w:r>
          <w:t xml:space="preserve">The examples on this page use gene expression data from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Khan et al. [4]</w:t>
        </w:r>
      </w:ins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who measured 2308 genes in tissue samples from children with small round blue cell tumors.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The samples fall into four tumor classes, numbered 1 to 4 in the data.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This site keeps a copy of the 63 training samples at</w:t>
        </w:r>
      </w:ins>
      <w:ins w:id="101" w:author="PR Preview" w:date="2026-01-01T00:00:00Z">
        <w:r>
          <w:t xml:space="preserve"> </w:t>
        </w:r>
      </w:ins>
      <w:hyperlink r:id="rId12">
        <w:ins w:id="102" w:author="PR Preview" w:date="2026-01-01T00:00:00Z">
          <w:r>
            <w:rPr>
              <w:rStyle w:val="VerbatimChar"/>
            </w:rPr>
            <w:t xml:space="preserve">data/khan.csv</w:t>
          </w:r>
        </w:ins>
      </w:hyperlink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taken from the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rStyle w:val="VerbatimChar"/>
          </w:rPr>
          <w:t xml:space="preserve">Khan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data of the R package</w:t>
        </w:r>
      </w:ins>
      <w:ins w:id="110" w:author="PR Preview" w:date="2026-01-01T00:00:00Z">
        <w:r>
          <w:t xml:space="preserve"> </w:t>
        </w:r>
      </w:ins>
      <w:hyperlink r:id="rId13">
        <w:ins w:id="111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[3]</w:t>
        </w:r>
      </w:ins>
      <w:ins w:id="114" w:author="PR Preview" w:date="2026-01-01T00:00:00Z">
        <w:r>
          <w:t xml:space="preserve">: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the column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rStyle w:val="VerbatimChar"/>
          </w:rPr>
          <w:t xml:space="preserve">tumor_class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holds the class,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the columns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rPr>
            <w:rStyle w:val="VerbatimChar"/>
          </w:rPr>
          <w:t xml:space="preserve">gene_1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to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rPr>
            <w:rStyle w:val="VerbatimChar"/>
          </w:rPr>
          <w:t xml:space="preserve">gene_2308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hold the expression values.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examples compare classes 2 and 4.</w:t>
        </w:r>
      </w:ins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33" w:author="PR Preview" w:date="2026-01-01T00:00:00Z">
        <w:r>
          <w:delText xml:space="preserve">Source: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Wikipedia contributors (2026d)</w:delText>
        </w:r>
      </w:del>
      <w:del w:id="136" w:author="PR Preview" w:date="2026-01-01T00:00:00Z">
        <w:r>
          <w:delText xml:space="preserve">.</w:delText>
        </w:r>
      </w:del>
    </w:p>
    <w:p>
      <w:pPr>
        <w:pStyle w:val="FirstParagraph"/>
      </w:pPr>
      <w:ins w:id="137" w:author="PR Preview" w:date="2026-01-01T00:00:00Z">
        <w:r>
          <w:t xml:space="preserve">Source: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Wikipedia contributors [5]</w:t>
        </w:r>
      </w:ins>
      <w:ins w:id="140" w:author="PR Preview" w:date="2026-01-01T00:00:00Z">
        <w:r>
          <w:t xml:space="preserve">.</w:t>
        </w:r>
      </w:ins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41" w:author="PR Preview" w:date="2026-01-01T00:00:00Z">
        <w:r>
          <w:delText xml:space="preserve">Source: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Wikipedia contributors (2026c)</w:delText>
        </w:r>
      </w:del>
      <w:del w:id="144" w:author="PR Preview" w:date="2026-01-01T00:00:00Z">
        <w:r>
          <w:delText xml:space="preserve">.</w:delText>
        </w:r>
      </w:del>
    </w:p>
    <w:p>
      <w:pPr>
        <w:pStyle w:val="BodyText"/>
      </w:pPr>
      <w:del w:id="145" w:author="PR Preview" w:date="2026-01-01T00:00:00Z">
        <w:r>
          <w:rPr>
            <w:i/>
            <w:iCs/>
          </w:rPr>
          <w:delText xml:space="preserve">Remark 2</w:delText>
        </w:r>
      </w:del>
      <w:del w:id="146" w:author="PR Preview" w:date="2026-01-01T00:00:00Z">
        <w:r>
          <w:delText xml:space="preserve"> (Source: False discovery rate). </w:delText>
        </w:r>
      </w:del>
      <w:del w:id="147" w:author="PR Preview" w:date="2026-01-01T00:00:00Z">
        <w:r>
          <w:delText xml:space="preserve">The false discovery rate was introduced by Benjamini and Hochberg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(1995)</w:delText>
        </w:r>
      </w:del>
      <w:del w:id="150" w:author="PR Preview" w:date="2026-01-01T00:00:00Z">
        <w:r>
          <w:delText xml:space="preserve">;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the notation</w:delText>
        </w:r>
      </w:del>
      <w:del w:id="153" w:author="PR Preview" w:date="2026-01-01T00:00:00Z">
        <w:r>
          <w:delText xml:space="preserve"> </w:delText>
        </w:r>
      </w:del>
      <m:oMath>
        <m:r>
          <m:t>V</m:t>
        </m:r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m:oMath>
        <m:r>
          <m:t>S</m:t>
        </m:r>
      </m:oMath>
      <w:del w:id="156" w:author="PR Preview" w:date="2026-01-01T00:00:00Z">
        <w:r>
          <w:delText xml:space="preserve">,</w:delText>
        </w:r>
      </w:del>
      <w:del w:id="157" w:author="PR Preview" w:date="2026-01-01T00:00:00Z">
        <w:r>
          <w:delText xml:space="preserve"> </w:delText>
        </w:r>
      </w:del>
      <m:oMath>
        <m:r>
          <m:t>U</m:t>
        </m:r>
      </m:oMath>
      <w:del w:id="158" w:author="PR Preview" w:date="2026-01-01T00:00:00Z">
        <w:r>
          <w:delText xml:space="preserve">,</w:delText>
        </w:r>
      </w:del>
      <w:del w:id="159" w:author="PR Preview" w:date="2026-01-01T00:00:00Z">
        <w:r>
          <w:delText xml:space="preserve"> </w:delText>
        </w:r>
      </w:del>
      <m:oMath>
        <m:r>
          <m:t>T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and</w:delText>
        </w:r>
      </w:del>
      <w:del w:id="162" w:author="PR Preview" w:date="2026-01-01T00:00:00Z">
        <w:r>
          <w:delText xml:space="preserve"> </w:delText>
        </w:r>
      </w:del>
      <m:oMath>
        <m:r>
          <m:t>R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follows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James et al. (2021, ch. 13)</w:delText>
        </w:r>
      </w:del>
      <w:del w:id="167" w:author="PR Preview" w:date="2026-01-01T00:00:00Z">
        <w:r>
          <w:delText xml:space="preserve">.</w:delText>
        </w:r>
      </w:del>
    </w:p>
    <w:p>
      <w:pPr>
        <w:pStyle w:val="FirstParagraph"/>
      </w:pPr>
      <w:ins w:id="168" w:author="PR Preview" w:date="2026-01-01T00:00:00Z">
        <w:r>
          <w:t xml:space="preserve">Source: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Wikipedia contributors [6]</w:t>
        </w:r>
      </w:ins>
      <w:ins w:id="171" w:author="PR Preview" w:date="2026-01-01T00:00:00Z">
        <w:r>
          <w:t xml:space="preserve">.</w:t>
        </w:r>
      </w:ins>
    </w:p>
    <w:bookmarkEnd w:id="39"/>
    <w:bookmarkStart w:id="40" w:name="rem-source-fdr"/>
    <w:p>
      <w:pPr>
        <w:pStyle w:val="BodyText"/>
      </w:pPr>
      <w:ins w:id="172" w:author="PR Preview" w:date="2026-01-01T00:00:00Z">
        <w:r>
          <w:rPr>
            <w:i/>
            <w:iCs/>
          </w:rPr>
          <w:t xml:space="preserve">Remark 2</w:t>
        </w:r>
      </w:ins>
      <w:ins w:id="173" w:author="PR Preview" w:date="2026-01-01T00:00:00Z">
        <w:r>
          <w:t xml:space="preserve"> (Source: False discovery rate). </w:t>
        </w:r>
      </w:ins>
      <w:ins w:id="174" w:author="PR Preview" w:date="2026-01-01T00:00:00Z">
        <w:r>
          <w:t xml:space="preserve">The false discovery rate was introduced by Benjamini and Hochberg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[2]</w:t>
        </w:r>
      </w:ins>
      <w:ins w:id="177" w:author="PR Preview" w:date="2026-01-01T00:00:00Z">
        <w:r>
          <w:t xml:space="preserve">;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 notation</w:t>
        </w:r>
      </w:ins>
      <w:ins w:id="180" w:author="PR Preview" w:date="2026-01-01T00:00:00Z">
        <w:r>
          <w:t xml:space="preserve"> </w:t>
        </w:r>
      </w:ins>
      <m:oMath>
        <m:r>
          <m:t>V</m:t>
        </m:r>
      </m:oMath>
      <w:ins w:id="181" w:author="PR Preview" w:date="2026-01-01T00:00:00Z">
        <w:r>
          <w:t xml:space="preserve">,</w:t>
        </w:r>
      </w:ins>
      <w:ins w:id="182" w:author="PR Preview" w:date="2026-01-01T00:00:00Z">
        <w:r>
          <w:t xml:space="preserve"> </w:t>
        </w:r>
      </w:ins>
      <m:oMath>
        <m:r>
          <m:t>S</m:t>
        </m:r>
      </m:oMath>
      <w:ins w:id="183" w:author="PR Preview" w:date="2026-01-01T00:00:00Z">
        <w:r>
          <w:t xml:space="preserve">,</w:t>
        </w:r>
      </w:ins>
      <w:ins w:id="184" w:author="PR Preview" w:date="2026-01-01T00:00:00Z">
        <w:r>
          <w:t xml:space="preserve"> </w:t>
        </w:r>
      </w:ins>
      <m:oMath>
        <m:r>
          <m:t>U</m:t>
        </m:r>
      </m:oMath>
      <w:ins w:id="185" w:author="PR Preview" w:date="2026-01-01T00:00:00Z">
        <w:r>
          <w:t xml:space="preserve">,</w:t>
        </w:r>
      </w:ins>
      <w:ins w:id="186" w:author="PR Preview" w:date="2026-01-01T00:00:00Z">
        <w:r>
          <w:t xml:space="preserve"> </w:t>
        </w:r>
      </w:ins>
      <m:oMath>
        <m:r>
          <m:t>T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t>R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follows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James et al. [3, Ch. 13]</w:t>
        </w:r>
      </w:ins>
      <w:ins w:id="194" w:author="PR Preview" w:date="2026-01-01T00:00:00Z">
        <w:r>
          <w:t xml:space="preserve">.</w:t>
        </w:r>
      </w:ins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5" w:author="PR Preview" w:date="2026-01-01T00:00:00Z">
        <w:r>
          <w:delText xml:space="preserve">Source: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James et al. (2021, ch. 13)</w:delText>
        </w:r>
      </w:del>
      <w:del w:id="198" w:author="PR Preview" w:date="2026-01-01T00:00:00Z">
        <w:r>
          <w:delText xml:space="preserve">;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Wikipedia contributors (2026a)</w:delText>
        </w:r>
      </w:del>
      <w:del w:id="201" w:author="PR Preview" w:date="2026-01-01T00:00:00Z">
        <w:r>
          <w:delText xml:space="preserve">.</w:delText>
        </w:r>
      </w:del>
    </w:p>
    <w:p>
      <w:pPr>
        <w:pStyle w:val="FirstParagraph"/>
      </w:pPr>
      <w:ins w:id="202" w:author="PR Preview" w:date="2026-01-01T00:00:00Z">
        <w:r>
          <w:t xml:space="preserve">Source: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James et al. [3, Ch. 13]</w:t>
        </w:r>
      </w:ins>
      <w:ins w:id="205" w:author="PR Preview" w:date="2026-01-01T00:00:00Z">
        <w:r>
          <w:t xml:space="preserve">;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Wikipedia contributors [7]</w:t>
        </w:r>
      </w:ins>
      <w:ins w:id="208" w:author="PR Preview" w:date="2026-01-01T00:00:00Z">
        <w:r>
          <w:t xml:space="preserve">.</w:t>
        </w:r>
      </w:ins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09" w:author="PR Preview" w:date="2026-01-01T00:00:00Z">
        <w:r>
          <w:delText xml:space="preserve">Source: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Wikipedia contributors (2026b)</w:delText>
        </w:r>
      </w:del>
      <w:del w:id="212" w:author="PR Preview" w:date="2026-01-01T00:00:00Z">
        <w:r>
          <w:delText xml:space="preserve">.</w:delText>
        </w:r>
      </w:del>
    </w:p>
    <w:p>
      <w:pPr>
        <w:pStyle w:val="FirstParagraph"/>
      </w:pPr>
      <w:ins w:id="213" w:author="PR Preview" w:date="2026-01-01T00:00:00Z">
        <w:r>
          <w:t xml:space="preserve">Source: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Wikipedia contributors [8]</w:t>
        </w:r>
      </w:ins>
      <w:ins w:id="216" w:author="PR Preview" w:date="2026-01-01T00:00:00Z">
        <w:r>
          <w:t xml:space="preserve">.</w:t>
        </w:r>
      </w:ins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17" w:author="PR Preview" w:date="2026-01-01T00:00:00Z">
        <w:r>
          <w:delText xml:space="preserve">Source: Holm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(1979)</w:delText>
        </w:r>
      </w:del>
      <w:del w:id="220" w:author="PR Preview" w:date="2026-01-01T00:00:00Z">
        <w:r>
          <w:delText xml:space="preserve">.</w:delText>
        </w:r>
      </w:del>
    </w:p>
    <w:p>
      <w:pPr>
        <w:pStyle w:val="FirstParagraph"/>
      </w:pPr>
      <w:ins w:id="221" w:author="PR Preview" w:date="2026-01-01T00:00:00Z">
        <w:r>
          <w:t xml:space="preserve">Source: Holm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[1]</w:t>
        </w:r>
      </w:ins>
      <w:ins w:id="224" w:author="PR Preview" w:date="2026-01-01T00:00:00Z">
        <w:r>
          <w:t xml:space="preserve">.</w:t>
        </w:r>
      </w:ins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del w:id="225" w:author="PR Preview" w:date="2026-01-01T00:00:00Z">
        <w:r>
          <w:delText xml:space="preserve">Source: Holm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(1979)</w:delText>
        </w:r>
      </w:del>
      <w:del w:id="228" w:author="PR Preview" w:date="2026-01-01T00:00:00Z">
        <w:r>
          <w:delText xml:space="preserve">;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Wikipedia contributors (2026e)</w:delText>
        </w:r>
      </w:del>
      <w:del w:id="231" w:author="PR Preview" w:date="2026-01-01T00:00:00Z">
        <w:r>
          <w:delText xml:space="preserve">.</w:delText>
        </w:r>
      </w:del>
    </w:p>
    <w:p>
      <w:pPr>
        <w:pStyle w:val="BodyText"/>
      </w:pPr>
      <w:ins w:id="232" w:author="PR Preview" w:date="2026-01-01T00:00:00Z">
        <w:r>
          <w:t xml:space="preserve">Source: Holm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[1]</w:t>
        </w:r>
      </w:ins>
      <w:ins w:id="235" w:author="PR Preview" w:date="2026-01-01T00:00:00Z">
        <w:r>
          <w:t xml:space="preserve">;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Wikipedia contributors [9]</w:t>
        </w:r>
      </w:ins>
      <w:ins w:id="238" w:author="PR Preview" w:date="2026-01-01T00:00:00Z">
        <w:r>
          <w:t xml:space="preserve">.</w:t>
        </w:r>
      </w:ins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del w:id="239" w:author="PR Preview" w:date="2026-01-01T00:00:00Z">
        <w:r>
          <w:delText xml:space="preserve">Casella and Berger (2002, sec. 11.2.5, pp. 534–535)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covers simultaneous estimation of contrasts.</w:delText>
        </w:r>
      </w:del>
    </w:p>
    <w:p>
      <w:pPr>
        <w:pStyle w:val="Compact"/>
        <w:numPr>
          <w:ilvl w:val="0"/>
          <w:numId w:val="1004"/>
        </w:numPr>
      </w:pPr>
      <w:del w:id="242" w:author="PR Preview" w:date="2026-01-01T00:00:00Z">
        <w:r>
          <w:delText xml:space="preserve">Rice (2007, sec. 12.2.2, pp. 485–487)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covers multiple comparisons.</w:delText>
        </w:r>
      </w:del>
    </w:p>
    <w:p>
      <w:pPr>
        <w:pStyle w:val="Compact"/>
        <w:numPr>
          <w:ilvl w:val="0"/>
          <w:numId w:val="1004"/>
        </w:numPr>
      </w:pPr>
      <w:ins w:id="245" w:author="PR Preview" w:date="2026-01-01T00:00:00Z">
        <w:r>
          <w:t xml:space="preserve">Casella and Berger [10, Sec. 11.2.5], pp. 534–535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covers simultaneous estimation of contrasts.</w:t>
        </w:r>
      </w:ins>
    </w:p>
    <w:p>
      <w:pPr>
        <w:pStyle w:val="Compact"/>
        <w:numPr>
          <w:ilvl w:val="0"/>
          <w:numId w:val="1004"/>
        </w:numPr>
      </w:pPr>
      <w:ins w:id="248" w:author="PR Preview" w:date="2026-01-01T00:00:00Z">
        <w:r>
          <w:t xml:space="preserve">Rice [11, Sec. 12.2.2], pp. 485–487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covers multiple comparisons.</w:t>
        </w:r>
      </w:ins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51" w:author="PR Preview" w:date="2026-01-01T00:00:00Z">
        <w:r>
          <w:delText xml:space="preserve">Source: Benjamini and Hochberg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(1995)</w:delText>
        </w:r>
      </w:del>
      <w:del w:id="254" w:author="PR Preview" w:date="2026-01-01T00:00:00Z">
        <w:r>
          <w:delText xml:space="preserve">.</w:delText>
        </w:r>
      </w:del>
    </w:p>
    <w:p>
      <w:pPr>
        <w:pStyle w:val="FirstParagraph"/>
      </w:pPr>
      <w:ins w:id="255" w:author="PR Preview" w:date="2026-01-01T00:00:00Z">
        <w:r>
          <w:t xml:space="preserve">Source: Benjamini and Hochberg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[2]</w:t>
        </w:r>
      </w:ins>
      <w:ins w:id="258" w:author="PR Preview" w:date="2026-01-01T00:00:00Z">
        <w:r>
          <w:t xml:space="preserve">.</w:t>
        </w:r>
      </w:ins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del w:id="259" w:author="PR Preview" w:date="2026-01-01T00:00:00Z">
        <w:r>
          <w:delText xml:space="preserve">Source: Benjamini and Hochberg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(1995)</w:delText>
        </w:r>
      </w:del>
      <w:del w:id="262" w:author="PR Preview" w:date="2026-01-01T00:00:00Z">
        <w:r>
          <w:delText xml:space="preserve">;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Wikipedia contributors (2026c)</w:delText>
        </w:r>
      </w:del>
      <w:del w:id="265" w:author="PR Preview" w:date="2026-01-01T00:00:00Z">
        <w:r>
          <w:delText xml:space="preserve">.</w:delText>
        </w:r>
      </w:del>
    </w:p>
    <w:p>
      <w:pPr>
        <w:pStyle w:val="BodyText"/>
      </w:pPr>
      <w:ins w:id="266" w:author="PR Preview" w:date="2026-01-01T00:00:00Z">
        <w:r>
          <w:t xml:space="preserve">Source: Benjamini and Hochberg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[2]</w:t>
        </w:r>
      </w:ins>
      <w:ins w:id="269" w:author="PR Preview" w:date="2026-01-01T00:00:00Z">
        <w:r>
          <w:t xml:space="preserve">;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Wikipedia contributors [6]</w:t>
        </w:r>
      </w:ins>
      <w:ins w:id="272" w:author="PR Preview" w:date="2026-01-01T00:00:00Z">
        <w:r>
          <w:t xml:space="preserve">.</w:t>
        </w:r>
      </w:ins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del w:id="273" w:author="PR Preview" w:date="2026-01-01T00:00:00Z">
        <w:r>
          <w:rPr>
            <w:i/>
            <w:iCs/>
          </w:rPr>
          <w:delText xml:space="preserve">Remark 7</w:delText>
        </w:r>
      </w:del>
      <w:del w:id="274" w:author="PR Preview" w:date="2026-01-01T00:00:00Z">
        <w:r>
          <w:delText xml:space="preserve"> (Source: The BH procedure controls the FDR under independence). </w:delText>
        </w:r>
      </w:del>
      <w:del w:id="275" w:author="PR Preview" w:date="2026-01-01T00:00:00Z">
        <w:r>
          <w:delText xml:space="preserve">Benjamini and Hochberg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(1995)</w:delText>
        </w:r>
      </w:del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which proves the result for any configuration of false null hypotheses.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The proof is omitted here.</w:delText>
        </w:r>
      </w:del>
    </w:p>
    <w:p>
      <w:pPr>
        <w:pStyle w:val="FirstParagraph"/>
      </w:pPr>
      <w:ins w:id="283" w:author="PR Preview" w:date="2026-01-01T00:00:00Z">
        <w:r>
          <w:rPr>
            <w:i/>
            <w:iCs/>
          </w:rPr>
          <w:t xml:space="preserve">Remark 7</w:t>
        </w:r>
      </w:ins>
      <w:ins w:id="284" w:author="PR Preview" w:date="2026-01-01T00:00:00Z">
        <w:r>
          <w:t xml:space="preserve"> (Source: The BH procedure controls the FDR under independence). </w:t>
        </w:r>
      </w:ins>
      <w:ins w:id="285" w:author="PR Preview" w:date="2026-01-01T00:00:00Z">
        <w:r>
          <w:t xml:space="preserve">Benjamini and Hochberg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[2]</w:t>
        </w:r>
      </w:ins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which proves the result for any configuration of false null hypotheses.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The proof is omitted here.</w:t>
        </w:r>
      </w:ins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del w:id="293" w:author="PR Preview" w:date="2026-01-01T00:00:00Z">
        <w:r>
          <w:rPr>
            <w:i/>
            <w:iCs/>
          </w:rPr>
          <w:delText xml:space="preserve">Remark 8</w:delText>
        </w:r>
      </w:del>
      <w:del w:id="294" w:author="PR Preview" w:date="2026-01-01T00:00:00Z">
        <w:r>
          <w:delText xml:space="preserve"> (BH under dependence). </w:delText>
        </w:r>
      </w:del>
      <w:del w:id="295" w:author="PR Preview" w:date="2026-01-01T00:00:00Z">
        <w:r>
          <w:delText xml:space="preserve">Gene expression levels are usually correlated,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and</w:delText>
        </w:r>
      </w:del>
      <w:del w:id="298" w:author="PR Preview" w:date="2026-01-01T00:00:00Z">
        <w:r>
          <w:delText xml:space="preserve"> </w:delText>
        </w:r>
      </w:del>
      <w:hyperlink w:anchor="thm-bh-fdr">
        <w:del w:id="29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assumes independence.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Benjamini and Yekutieli (2001)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proved that BH still controls the FDR at level</w:delText>
        </w:r>
      </w:del>
      <w:del w:id="306" w:author="PR Preview" w:date="2026-01-01T00:00:00Z">
        <w:r>
          <w:delText xml:space="preserve"> </w:delText>
        </w:r>
      </w:del>
      <m:oMath>
        <m:r>
          <m:t>q</m:t>
        </m:r>
      </m:oMath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under a form of positive dependence among the p-values,</w:delText>
        </w:r>
      </w:del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and that the procedure run at level</w:delText>
        </w:r>
      </w:del>
      <w:del w:id="31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controls it under any dependence.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James et al. (2021, ch. 13)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and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Efron and Hastie (2016, ch. 15)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discuss the procedure in practice.</w:delText>
        </w:r>
      </w:del>
    </w:p>
    <w:p>
      <w:pPr>
        <w:pStyle w:val="BodyText"/>
      </w:pPr>
      <w:ins w:id="322" w:author="PR Preview" w:date="2026-01-01T00:00:00Z">
        <w:r>
          <w:rPr>
            <w:i/>
            <w:iCs/>
          </w:rPr>
          <w:t xml:space="preserve">Remark 8</w:t>
        </w:r>
      </w:ins>
      <w:ins w:id="323" w:author="PR Preview" w:date="2026-01-01T00:00:00Z">
        <w:r>
          <w:t xml:space="preserve"> (BH under dependence). </w:t>
        </w:r>
      </w:ins>
      <w:ins w:id="324" w:author="PR Preview" w:date="2026-01-01T00:00:00Z">
        <w:r>
          <w:t xml:space="preserve">Gene expression levels are usually correlated,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and</w:t>
        </w:r>
      </w:ins>
      <w:ins w:id="327" w:author="PR Preview" w:date="2026-01-01T00:00:00Z">
        <w:r>
          <w:t xml:space="preserve"> </w:t>
        </w:r>
      </w:ins>
      <w:hyperlink w:anchor="thm-bh-fdr">
        <w:ins w:id="32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assumes independence.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Benjamini and Yekutieli [12]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proved that BH still controls the FDR at level</w:t>
        </w:r>
      </w:ins>
      <w:ins w:id="335" w:author="PR Preview" w:date="2026-01-01T00:00:00Z">
        <w:r>
          <w:t xml:space="preserve"> </w:t>
        </w:r>
      </w:ins>
      <m:oMath>
        <m:r>
          <m:t>q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under a form of positive dependence among the p-values,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and that the procedure run at level</w:t>
        </w:r>
      </w:ins>
      <w:ins w:id="34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controls it under any dependence.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James et al. [3, Ch. 13]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and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Efron and Hastie [13, Ch. 15]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discuss the procedure in practice.</w:t>
        </w:r>
      </w:ins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del w:id="351" w:author="PR Preview" w:date="2026-01-01T00:00:00Z">
        <w:r>
          <w:rPr>
            <w:i/>
            <w:iCs/>
          </w:rPr>
          <w:delText xml:space="preserve">Remark 10</w:delText>
        </w:r>
      </w:del>
      <w:del w:id="352" w:author="PR Preview" w:date="2026-01-01T00:00:00Z">
        <w:r>
          <w:delText xml:space="preserve"> (q-values). </w:delText>
        </w:r>
      </w:del>
      <w:del w:id="353" w:author="PR Preview" w:date="2026-01-01T00:00:00Z">
        <w:r>
          <w:delText xml:space="preserve">The BH adjusted p-value of a hypothesis is the smallest FDR level</w:delText>
        </w:r>
      </w:del>
      <w:del w:id="354" w:author="PR Preview" w:date="2026-01-01T00:00:00Z">
        <w:r>
          <w:delText xml:space="preserve"> </w:delText>
        </w:r>
      </w:del>
      <m:oMath>
        <m:r>
          <m:t>q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at which BH rejects it.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Some authors call this a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rPr>
            <w:i/>
            <w:iCs/>
          </w:rPr>
          <w:delText xml:space="preserve">q-value</w:delText>
        </w:r>
      </w:del>
      <w:del w:id="361" w:author="PR Preview" w:date="2026-01-01T00:00:00Z">
        <w:r>
          <w:delText xml:space="preserve">.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Storey (2002)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defines the q-value with the same meaning,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but estimates the fraction</w:delText>
        </w:r>
      </w:del>
      <w:del w:id="368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of true null hypotheses from the p-values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and multiplies by the estimate,</w:delText>
        </w:r>
      </w:del>
      <w:del w:id="37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del w:id="374" w:author="PR Preview" w:date="2026-01-01T00:00:00Z">
        <w:r>
          <w:delText xml:space="preserve">, which is usually below 1.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BH is the case</w:delText>
        </w:r>
      </w:del>
      <w:del w:id="37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378" w:author="PR Preview" w:date="2026-01-01T00:00:00Z">
        <w:r>
          <w:delText xml:space="preserve">, so Storey’s q-values are smaller, and reject more, when many null hypotheses are false.</w:delText>
        </w:r>
      </w:del>
    </w:p>
    <w:p>
      <w:pPr>
        <w:pStyle w:val="BodyText"/>
      </w:pPr>
      <w:ins w:id="379" w:author="PR Preview" w:date="2026-01-01T00:00:00Z">
        <w:r>
          <w:rPr>
            <w:i/>
            <w:iCs/>
          </w:rPr>
          <w:t xml:space="preserve">Remark 10</w:t>
        </w:r>
      </w:ins>
      <w:ins w:id="380" w:author="PR Preview" w:date="2026-01-01T00:00:00Z">
        <w:r>
          <w:t xml:space="preserve"> (q-values). </w:t>
        </w:r>
      </w:ins>
      <w:ins w:id="381" w:author="PR Preview" w:date="2026-01-01T00:00:00Z">
        <w:r>
          <w:t xml:space="preserve">The BH adjusted p-value of a hypothesis is the smallest FDR level</w:t>
        </w:r>
      </w:ins>
      <w:ins w:id="382" w:author="PR Preview" w:date="2026-01-01T00:00:00Z">
        <w:r>
          <w:t xml:space="preserve"> </w:t>
        </w:r>
      </w:ins>
      <m:oMath>
        <m:r>
          <m:t>q</m:t>
        </m:r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at which BH rejects it.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Some authors call this a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rPr>
            <w:i/>
            <w:iCs/>
          </w:rPr>
          <w:t xml:space="preserve">q-value</w:t>
        </w:r>
      </w:ins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Storey [14]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defines the q-value with the same meaning,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but estimates the fraction</w:t>
        </w:r>
      </w:ins>
      <w:ins w:id="396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of true null hypotheses from the p-values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and multiplies by the estimate,</w:t>
        </w:r>
      </w:ins>
      <w:ins w:id="40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ins w:id="402" w:author="PR Preview" w:date="2026-01-01T00:00:00Z">
        <w:r>
          <w:t xml:space="preserve">, which is usually below 1.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BH is the case</w:t>
        </w:r>
      </w:ins>
      <w:ins w:id="4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406" w:author="PR Preview" w:date="2026-01-01T00:00:00Z">
        <w:r>
          <w:t xml:space="preserve">, so Storey’s q-values are smaller, and reject more, when many null hypotheses are false.</w:t>
        </w:r>
      </w:ins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del w:id="407" w:author="PR Preview" w:date="2026-01-01T00:00:00Z">
        <w:r>
          <w:delText xml:space="preserve">Chapter 13 of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James et al. (2021)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covers the same procedures, with labs.</w:delText>
        </w:r>
      </w:del>
    </w:p>
    <w:p>
      <w:pPr>
        <w:pStyle w:val="Compact"/>
        <w:numPr>
          <w:ilvl w:val="0"/>
          <w:numId w:val="1005"/>
        </w:numPr>
      </w:pPr>
      <w:del w:id="412" w:author="PR Preview" w:date="2026-01-01T00:00:00Z">
        <w:r>
          <w:delText xml:space="preserve">Chapter 15 of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Efron and Hastie (2016)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treats large-scale testing and the false discovery rate.</w:delText>
        </w:r>
      </w:del>
    </w:p>
    <w:p>
      <w:pPr>
        <w:pStyle w:val="Compact"/>
        <w:numPr>
          <w:ilvl w:val="0"/>
          <w:numId w:val="1005"/>
        </w:numPr>
      </w:pPr>
      <w:ins w:id="417" w:author="PR Preview" w:date="2026-01-01T00:00:00Z">
        <w:r>
          <w:t xml:space="preserve">Chapter 13 of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James et al. [3]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covers the same procedures, with labs.</w:t>
        </w:r>
      </w:ins>
    </w:p>
    <w:p>
      <w:pPr>
        <w:pStyle w:val="Compact"/>
        <w:numPr>
          <w:ilvl w:val="0"/>
          <w:numId w:val="1005"/>
        </w:numPr>
      </w:pPr>
      <w:ins w:id="422" w:author="PR Preview" w:date="2026-01-01T00:00:00Z">
        <w:r>
          <w:t xml:space="preserve">Chapter 15 of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Efron and Hastie [13]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treats large-scale testing and the false discovery rate.</w:t>
        </w:r>
      </w:ins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del w:id="427" w:author="PR Preview" w:date="2026-01-01T00:00:00Z">
        <w:r>
          <w:delText xml:space="preserve">Wikipedia contributors (2026f)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— why many tests inflate the error rate</w:delText>
        </w:r>
      </w:del>
    </w:p>
    <w:p>
      <w:pPr>
        <w:numPr>
          <w:ilvl w:val="0"/>
          <w:numId w:val="1006"/>
        </w:numPr>
      </w:pPr>
      <w:del w:id="430" w:author="PR Preview" w:date="2026-01-01T00:00:00Z">
        <w:r>
          <w:delText xml:space="preserve">Wikipedia contributors (2026d)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— the rate and the corrections that control it</w:delText>
        </w:r>
      </w:del>
    </w:p>
    <w:p>
      <w:pPr>
        <w:numPr>
          <w:ilvl w:val="0"/>
          <w:numId w:val="1006"/>
        </w:numPr>
      </w:pPr>
      <w:del w:id="433" w:author="PR Preview" w:date="2026-01-01T00:00:00Z">
        <w:r>
          <w:delText xml:space="preserve">Wikipedia contributors (2026c)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— the rate and the Benjamini-Hochberg procedure</w:delText>
        </w:r>
      </w:del>
    </w:p>
    <w:p>
      <w:pPr>
        <w:numPr>
          <w:ilvl w:val="0"/>
          <w:numId w:val="1006"/>
        </w:numPr>
      </w:pPr>
      <w:del w:id="436" w:author="PR Preview" w:date="2026-01-01T00:00:00Z">
        <w:r>
          <w:delText xml:space="preserve">Wikipedia contributors (2026a)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— the correction and its conservatism</w:delText>
        </w:r>
      </w:del>
    </w:p>
    <w:p>
      <w:pPr>
        <w:numPr>
          <w:ilvl w:val="0"/>
          <w:numId w:val="1006"/>
        </w:numPr>
      </w:pPr>
      <w:del w:id="439" w:author="PR Preview" w:date="2026-01-01T00:00:00Z">
        <w:r>
          <w:delText xml:space="preserve">Wikipedia contributors (2026e)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— the step-down procedure</w:delText>
        </w:r>
      </w:del>
    </w:p>
    <w:p>
      <w:pPr>
        <w:numPr>
          <w:ilvl w:val="0"/>
          <w:numId w:val="1006"/>
        </w:numPr>
      </w:pPr>
      <w:del w:id="442" w:author="PR Preview" w:date="2026-01-01T00:00:00Z">
        <w:r>
          <w:delText xml:space="preserve">Wikipedia contributors (2026b)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— the Wikipedia article on boole’s inequality</w:delText>
        </w:r>
      </w:del>
    </w:p>
    <w:p>
      <w:pPr>
        <w:numPr>
          <w:ilvl w:val="0"/>
          <w:numId w:val="1006"/>
        </w:numPr>
      </w:pPr>
      <w:ins w:id="445" w:author="PR Preview" w:date="2026-01-01T00:00:00Z">
        <w:r>
          <w:t xml:space="preserve">Wikipedia contributors [15]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— why many tests inflate the error rate</w:t>
        </w:r>
      </w:ins>
    </w:p>
    <w:p>
      <w:pPr>
        <w:numPr>
          <w:ilvl w:val="0"/>
          <w:numId w:val="1006"/>
        </w:numPr>
      </w:pPr>
      <w:ins w:id="448" w:author="PR Preview" w:date="2026-01-01T00:00:00Z">
        <w:r>
          <w:t xml:space="preserve">Wikipedia contributors [5]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— the rate and the corrections that control it</w:t>
        </w:r>
      </w:ins>
    </w:p>
    <w:p>
      <w:pPr>
        <w:numPr>
          <w:ilvl w:val="0"/>
          <w:numId w:val="1006"/>
        </w:numPr>
      </w:pPr>
      <w:ins w:id="451" w:author="PR Preview" w:date="2026-01-01T00:00:00Z">
        <w:r>
          <w:t xml:space="preserve">Wikipedia contributors [6]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— the rate and the Benjamini-Hochberg procedure</w:t>
        </w:r>
      </w:ins>
    </w:p>
    <w:p>
      <w:pPr>
        <w:numPr>
          <w:ilvl w:val="0"/>
          <w:numId w:val="1006"/>
        </w:numPr>
      </w:pPr>
      <w:ins w:id="454" w:author="PR Preview" w:date="2026-01-01T00:00:00Z">
        <w:r>
          <w:t xml:space="preserve">Wikipedia contributors [7]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— the correction and its conservatism</w:t>
        </w:r>
      </w:ins>
    </w:p>
    <w:p>
      <w:pPr>
        <w:numPr>
          <w:ilvl w:val="0"/>
          <w:numId w:val="1006"/>
        </w:numPr>
      </w:pPr>
      <w:ins w:id="457" w:author="PR Preview" w:date="2026-01-01T00:00:00Z">
        <w:r>
          <w:t xml:space="preserve">Wikipedia contributors [9]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— the step-down procedure</w:t>
        </w:r>
      </w:ins>
    </w:p>
    <w:p>
      <w:pPr>
        <w:numPr>
          <w:ilvl w:val="0"/>
          <w:numId w:val="1006"/>
        </w:numPr>
      </w:pPr>
      <w:ins w:id="460" w:author="PR Preview" w:date="2026-01-01T00:00:00Z">
        <w:r>
          <w:t xml:space="preserve">Wikipedia contributors [8]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— the Wikipedia article on boole’s inequality</w:t>
        </w:r>
      </w:ins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7" w:name="ref-holm1979simple"/>
    <w:p>
      <w:pPr>
        <w:pStyle w:val="Bibliography"/>
      </w:pPr>
      <w:del w:id="463" w:author="PR Preview" w:date="2026-01-01T00:00:00Z">
        <w:r>
          <w:delText xml:space="preserve">Benjamini, Yoav, and Yosef Hochberg. 1995.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“Controlling the False Discovery Rate: A Practical and Powerful Approach to Multiple Testing.”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rPr>
            <w:i/>
            <w:iCs/>
          </w:rPr>
          <w:delText xml:space="preserve">Journal of the Royal Statistical Society: Series B (Methodological)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57 (1): 289–300.</w:delText>
        </w:r>
      </w:del>
      <w:del w:id="470" w:author="PR Preview" w:date="2026-01-01T00:00:00Z">
        <w:r>
          <w:delText xml:space="preserve"> </w:delText>
        </w:r>
      </w:del>
      <w:hyperlink r:id="rId98">
        <w:del w:id="471" w:author="PR Preview" w:date="2026-01-01T00:00:00Z">
          <w:r>
            <w:rPr>
              <w:rStyle w:val="Hyperlink"/>
            </w:rPr>
            <w:delText xml:space="preserve">https://doi.org/10.1111/j.2517-6161.1995.tb02031.x</w:delText>
          </w:r>
        </w:del>
      </w:hyperlink>
      <w:del w:id="472" w:author="PR Preview" w:date="2026-01-01T00:00:00Z">
        <w:r>
          <w:delText xml:space="preserve">.</w:delText>
        </w:r>
      </w:del>
    </w:p>
    <w:p>
      <w:pPr>
        <w:pStyle w:val="Bibliography"/>
      </w:pPr>
      <w:del w:id="473" w:author="PR Preview" w:date="2026-01-01T00:00:00Z">
        <w:r>
          <w:delText xml:space="preserve">Benjamini, Yoav, and Daniel Yekutieli. 2001.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“The Control of the False Discovery Rate in Multiple Testing Under Dependency.”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rPr>
            <w:i/>
            <w:iCs/>
          </w:rPr>
          <w:delText xml:space="preserve">The Annals of Statistics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29 (4).</w:delText>
        </w:r>
      </w:del>
      <w:del w:id="480" w:author="PR Preview" w:date="2026-01-01T00:00:00Z">
        <w:r>
          <w:delText xml:space="preserve"> </w:delText>
        </w:r>
      </w:del>
      <w:hyperlink r:id="rId117">
        <w:del w:id="481" w:author="PR Preview" w:date="2026-01-01T00:00:00Z">
          <w:r>
            <w:rPr>
              <w:rStyle w:val="Hyperlink"/>
            </w:rPr>
            <w:delText xml:space="preserve">https://doi.org/10.1214/aos/1013699998</w:delText>
          </w:r>
        </w:del>
      </w:hyperlink>
      <w:del w:id="482" w:author="PR Preview" w:date="2026-01-01T00:00:00Z">
        <w:r>
          <w:delText xml:space="preserve">.</w:delText>
        </w:r>
      </w:del>
    </w:p>
    <w:p>
      <w:pPr>
        <w:pStyle w:val="Bibliography"/>
      </w:pPr>
      <w:del w:id="483" w:author="PR Preview" w:date="2026-01-01T00:00:00Z">
        <w:r>
          <w:delText xml:space="preserve">Casella, George, and Roger Berger. 2002.</w:delText>
        </w:r>
      </w:del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rPr>
            <w:i/>
            <w:iCs/>
          </w:rPr>
          <w:delText xml:space="preserve">Statistical Inference</w:delText>
        </w:r>
      </w:del>
      <w:del w:id="486" w:author="PR Preview" w:date="2026-01-01T00:00:00Z">
        <w:r>
          <w:delText xml:space="preserve">. 2nd ed. Cengage Learning.</w:delText>
        </w:r>
      </w:del>
      <w:del w:id="487" w:author="PR Preview" w:date="2026-01-01T00:00:00Z">
        <w:r>
          <w:delText xml:space="preserve"> </w:delText>
        </w:r>
      </w:del>
      <w:hyperlink r:id="rId114">
        <w:del w:id="488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489" w:author="PR Preview" w:date="2026-01-01T00:00:00Z">
        <w:r>
          <w:delText xml:space="preserve">.</w:delText>
        </w:r>
      </w:del>
    </w:p>
    <w:p>
      <w:pPr>
        <w:pStyle w:val="Bibliography"/>
      </w:pPr>
      <w:del w:id="490" w:author="PR Preview" w:date="2026-01-01T00:00:00Z">
        <w:r>
          <w:delText xml:space="preserve">Efron, Bradley, and Trevor Hastie. 2016.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rPr>
            <w:i/>
            <w:iCs/>
          </w:rPr>
          <w:delText xml:space="preserve">Computer Age Statistical Inference: Algorithms, Evidence, and Data Science</w:delText>
        </w:r>
      </w:del>
      <w:del w:id="493" w:author="PR Preview" w:date="2026-01-01T00:00:00Z">
        <w:r>
          <w:delText xml:space="preserve">. Cambridge University Press.</w:delText>
        </w:r>
      </w:del>
      <w:del w:id="494" w:author="PR Preview" w:date="2026-01-01T00:00:00Z">
        <w:r>
          <w:delText xml:space="preserve"> </w:delText>
        </w:r>
      </w:del>
      <w:hyperlink r:id="rId119">
        <w:del w:id="495" w:author="PR Preview" w:date="2026-01-01T00:00:00Z">
          <w:r>
            <w:rPr>
              <w:rStyle w:val="Hyperlink"/>
            </w:rPr>
            <w:delText xml:space="preserve">https://doi.org/10.1017/CBO9781316576533</w:delText>
          </w:r>
        </w:del>
      </w:hyperlink>
      <w:del w:id="496" w:author="PR Preview" w:date="2026-01-01T00:00:00Z">
        <w:r>
          <w:delText xml:space="preserve">.</w:delText>
        </w:r>
      </w:del>
    </w:p>
    <w:p>
      <w:pPr>
        <w:pStyle w:val="Bibliography"/>
      </w:pPr>
      <w:del w:id="497" w:author="PR Preview" w:date="2026-01-01T00:00:00Z">
        <w:r>
          <w:delText xml:space="preserve">Holm, Sture. 1979.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“A Simple Sequentially Rejective Multiple Test Procedure.”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rPr>
            <w:i/>
            <w:iCs/>
          </w:rPr>
          <w:delText xml:space="preserve">Scandinavian Journal of Statistics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6 (2): 65–70.</w:delText>
        </w:r>
      </w:del>
    </w:p>
    <w:p>
      <w:pPr>
        <w:pStyle w:val="Bibliography"/>
      </w:pPr>
      <w:del w:id="504" w:author="PR Preview" w:date="2026-01-01T00:00:00Z">
        <w:r>
          <w:delText xml:space="preserve">James, Gareth, Daniela Witten, Trevor Hastie, and Robert Tibshirani. 2021.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507" w:author="PR Preview" w:date="2026-01-01T00:00:00Z">
        <w:r>
          <w:rPr>
            <w:i/>
            <w:iCs/>
          </w:rPr>
          <w:delText xml:space="preserve"> </w:delText>
        </w:r>
      </w:del>
      <w:del w:id="508" w:author="PR Preview" w:date="2026-01-01T00:00:00Z">
        <w:r>
          <w:rPr>
            <w:i/>
            <w:iCs/>
          </w:rPr>
          <w:delText xml:space="preserve">R</w:delText>
        </w:r>
      </w:del>
      <w:del w:id="509" w:author="PR Preview" w:date="2026-01-01T00:00:00Z">
        <w:r>
          <w:delText xml:space="preserve">. 2nd ed. Springer.</w:delText>
        </w:r>
      </w:del>
      <w:del w:id="510" w:author="PR Preview" w:date="2026-01-01T00:00:00Z">
        <w:r>
          <w:delText xml:space="preserve"> </w:delText>
        </w:r>
      </w:del>
      <w:hyperlink r:id="rId100">
        <w:del w:id="511" w:author="PR Preview" w:date="2026-01-01T00:00:00Z">
          <w:r>
            <w:rPr>
              <w:rStyle w:val="Hyperlink"/>
            </w:rPr>
            <w:delText xml:space="preserve">https://doi.org/10.1007/978-1-0716-1418-1</w:delText>
          </w:r>
        </w:del>
      </w:hyperlink>
      <w:del w:id="512" w:author="PR Preview" w:date="2026-01-01T00:00:00Z">
        <w:r>
          <w:delText xml:space="preserve">.</w:delText>
        </w:r>
      </w:del>
    </w:p>
    <w:p>
      <w:pPr>
        <w:pStyle w:val="Bibliography"/>
      </w:pPr>
      <w:del w:id="513" w:author="PR Preview" w:date="2026-01-01T00:00:00Z">
        <w:r>
          <w:delText xml:space="preserve">Khan, Javed, Jun S. Wei, Markus Ringnér, et al. 2001.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“Classification and Diagnostic Prediction of Cancers Using Gene Expression Profiling and Artificial Neural Networks.”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rPr>
            <w:i/>
            <w:iCs/>
          </w:rPr>
          <w:delText xml:space="preserve">Nature Medicine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7 (6): 673–79.</w:delText>
        </w:r>
      </w:del>
      <w:del w:id="520" w:author="PR Preview" w:date="2026-01-01T00:00:00Z">
        <w:r>
          <w:delText xml:space="preserve"> </w:delText>
        </w:r>
      </w:del>
      <w:hyperlink r:id="rId102">
        <w:del w:id="521" w:author="PR Preview" w:date="2026-01-01T00:00:00Z">
          <w:r>
            <w:rPr>
              <w:rStyle w:val="Hyperlink"/>
            </w:rPr>
            <w:delText xml:space="preserve">https://doi.org/10.1038/89044</w:delText>
          </w:r>
        </w:del>
      </w:hyperlink>
      <w:del w:id="522" w:author="PR Preview" w:date="2026-01-01T00:00:00Z">
        <w:r>
          <w:delText xml:space="preserve">.</w:delText>
        </w:r>
      </w:del>
    </w:p>
    <w:p>
      <w:pPr>
        <w:pStyle w:val="Bibliography"/>
      </w:pPr>
      <w:del w:id="523" w:author="PR Preview" w:date="2026-01-01T00:00:00Z">
        <w:r>
          <w:delText xml:space="preserve">Rice, John A. 2007.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rPr>
            <w:i/>
            <w:iCs/>
          </w:rPr>
          <w:delText xml:space="preserve">Mathematical Statistics and Data Analysis</w:delText>
        </w:r>
      </w:del>
      <w:del w:id="526" w:author="PR Preview" w:date="2026-01-01T00:00:00Z">
        <w:r>
          <w:delText xml:space="preserve">. 3rd ed. Cengage Learning.</w:delText>
        </w:r>
      </w:del>
    </w:p>
    <w:p>
      <w:pPr>
        <w:pStyle w:val="Bibliography"/>
      </w:pPr>
      <w:del w:id="527" w:author="PR Preview" w:date="2026-01-01T00:00:00Z">
        <w:r>
          <w:delText xml:space="preserve">Storey, John D. 2002.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“A Direct Approach to False Discovery Rates.”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rPr>
            <w:i/>
            <w:iCs/>
          </w:rPr>
          <w:delText xml:space="preserve">Journal of the Royal Statistical Society: Series B (Statistical Methodology)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64 (3): 479–98.</w:delText>
        </w:r>
      </w:del>
      <w:del w:id="534" w:author="PR Preview" w:date="2026-01-01T00:00:00Z">
        <w:r>
          <w:delText xml:space="preserve"> </w:delText>
        </w:r>
      </w:del>
      <w:hyperlink r:id="rId121">
        <w:del w:id="535" w:author="PR Preview" w:date="2026-01-01T00:00:00Z">
          <w:r>
            <w:rPr>
              <w:rStyle w:val="Hyperlink"/>
            </w:rPr>
            <w:delText xml:space="preserve">https://doi.org/10.1111/1467-9868.00346</w:delText>
          </w:r>
        </w:del>
      </w:hyperlink>
      <w:del w:id="536" w:author="PR Preview" w:date="2026-01-01T00:00:00Z">
        <w:r>
          <w:delText xml:space="preserve">.</w:delText>
        </w:r>
      </w:del>
    </w:p>
    <w:p>
      <w:pPr>
        <w:pStyle w:val="Bibliography"/>
      </w:pPr>
      <w:del w:id="537" w:author="PR Preview" w:date="2026-01-01T00:00:00Z">
        <w:r>
          <w:delText xml:space="preserve">Wikipedia contributors. 2026a.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rPr>
            <w:i/>
            <w:iCs/>
          </w:rPr>
          <w:delText xml:space="preserve">Bonferroni Correction —</w:delText>
        </w:r>
      </w:del>
      <w:del w:id="540" w:author="PR Preview" w:date="2026-01-01T00:00:00Z">
        <w:r>
          <w:rPr>
            <w:i/>
            <w:iCs/>
          </w:rPr>
          <w:delText xml:space="preserve"> </w:delText>
        </w:r>
      </w:del>
      <w:del w:id="541" w:author="PR Preview" w:date="2026-01-01T00:00:00Z">
        <w:r>
          <w:rPr>
            <w:i/>
            <w:iCs/>
          </w:rPr>
          <w:delText xml:space="preserve">Wikipedia</w:delText>
        </w:r>
      </w:del>
      <w:del w:id="542" w:author="PR Preview" w:date="2026-01-01T00:00:00Z">
        <w:r>
          <w:rPr>
            <w:i/>
            <w:iCs/>
          </w:rPr>
          <w:delText xml:space="preserve">,</w:delText>
        </w:r>
      </w:del>
      <w:del w:id="543" w:author="PR Preview" w:date="2026-01-01T00:00:00Z">
        <w:r>
          <w:rPr>
            <w:i/>
            <w:iCs/>
          </w:rPr>
          <w:delText xml:space="preserve"> </w:delText>
        </w:r>
      </w:del>
      <w:del w:id="544" w:author="PR Preview" w:date="2026-01-01T00:00:00Z">
        <w:r>
          <w:rPr>
            <w:i/>
            <w:iCs/>
          </w:rPr>
          <w:delText xml:space="preserve">the Free Encyclopedia</w:delText>
        </w:r>
      </w:del>
      <w:del w:id="545" w:author="PR Preview" w:date="2026-01-01T00:00:00Z">
        <w:r>
          <w:delText xml:space="preserve">.</w:delText>
        </w:r>
      </w:del>
      <w:del w:id="546" w:author="PR Preview" w:date="2026-01-01T00:00:00Z">
        <w:r>
          <w:delText xml:space="preserve"> </w:delText>
        </w:r>
      </w:del>
      <w:hyperlink r:id="rId108">
        <w:del w:id="547" w:author="PR Preview" w:date="2026-01-01T00:00:00Z">
          <w:r>
            <w:rPr>
              <w:rStyle w:val="Hyperlink"/>
            </w:rPr>
            <w:delText xml:space="preserve">https://en.wikipedia.org/wiki/Bonferroni_correction</w:delText>
          </w:r>
        </w:del>
      </w:hyperlink>
      <w:del w:id="548" w:author="PR Preview" w:date="2026-01-01T00:00:00Z">
        <w:r>
          <w:delText xml:space="preserve">.</w:delText>
        </w:r>
      </w:del>
    </w:p>
    <w:p>
      <w:pPr>
        <w:pStyle w:val="Bibliography"/>
      </w:pPr>
      <w:del w:id="549" w:author="PR Preview" w:date="2026-01-01T00:00:00Z">
        <w:r>
          <w:delText xml:space="preserve">Wikipedia contributors. 2026b.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rPr>
            <w:i/>
            <w:iCs/>
          </w:rPr>
          <w:delText xml:space="preserve">Boole’s Inequality —</w:delText>
        </w:r>
      </w:del>
      <w:del w:id="552" w:author="PR Preview" w:date="2026-01-01T00:00:00Z">
        <w:r>
          <w:rPr>
            <w:i/>
            <w:iCs/>
          </w:rPr>
          <w:delText xml:space="preserve"> </w:delText>
        </w:r>
      </w:del>
      <w:del w:id="553" w:author="PR Preview" w:date="2026-01-01T00:00:00Z">
        <w:r>
          <w:rPr>
            <w:i/>
            <w:iCs/>
          </w:rPr>
          <w:delText xml:space="preserve">Wikipedia</w:delText>
        </w:r>
      </w:del>
      <w:del w:id="554" w:author="PR Preview" w:date="2026-01-01T00:00:00Z">
        <w:r>
          <w:rPr>
            <w:i/>
            <w:iCs/>
          </w:rPr>
          <w:delText xml:space="preserve">,</w:delText>
        </w:r>
      </w:del>
      <w:del w:id="555" w:author="PR Preview" w:date="2026-01-01T00:00:00Z">
        <w:r>
          <w:rPr>
            <w:i/>
            <w:iCs/>
          </w:rPr>
          <w:delText xml:space="preserve"> </w:delText>
        </w:r>
      </w:del>
      <w:del w:id="556" w:author="PR Preview" w:date="2026-01-01T00:00:00Z">
        <w:r>
          <w:rPr>
            <w:i/>
            <w:iCs/>
          </w:rPr>
          <w:delText xml:space="preserve">the Free Encyclopedia</w:delText>
        </w:r>
      </w:del>
      <w:del w:id="557" w:author="PR Preview" w:date="2026-01-01T00:00:00Z">
        <w:r>
          <w:delText xml:space="preserve">.</w:delText>
        </w:r>
      </w:del>
      <w:del w:id="558" w:author="PR Preview" w:date="2026-01-01T00:00:00Z">
        <w:r>
          <w:delText xml:space="preserve"> </w:delText>
        </w:r>
      </w:del>
      <w:hyperlink r:id="rId110">
        <w:del w:id="559" w:author="PR Preview" w:date="2026-01-01T00:00:00Z">
          <w:r>
            <w:rPr>
              <w:rStyle w:val="Hyperlink"/>
            </w:rPr>
            <w:delText xml:space="preserve">https://en.wikipedia.org/wiki/Boole%27s_inequality</w:delText>
          </w:r>
        </w:del>
      </w:hyperlink>
      <w:del w:id="560" w:author="PR Preview" w:date="2026-01-01T00:00:00Z">
        <w:r>
          <w:delText xml:space="preserve">.</w:delText>
        </w:r>
      </w:del>
    </w:p>
    <w:p>
      <w:pPr>
        <w:pStyle w:val="Bibliography"/>
      </w:pPr>
      <w:del w:id="561" w:author="PR Preview" w:date="2026-01-01T00:00:00Z">
        <w:r>
          <w:delText xml:space="preserve">Wikipedia contributors. 2026c.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rPr>
            <w:i/>
            <w:iCs/>
          </w:rPr>
          <w:delText xml:space="preserve">False Discovery Rate —</w:delText>
        </w:r>
      </w:del>
      <w:del w:id="564" w:author="PR Preview" w:date="2026-01-01T00:00:00Z">
        <w:r>
          <w:rPr>
            <w:i/>
            <w:iCs/>
          </w:rPr>
          <w:delText xml:space="preserve"> </w:delText>
        </w:r>
      </w:del>
      <w:del w:id="565" w:author="PR Preview" w:date="2026-01-01T00:00:00Z">
        <w:r>
          <w:rPr>
            <w:i/>
            <w:iCs/>
          </w:rPr>
          <w:delText xml:space="preserve">Wikipedia</w:delText>
        </w:r>
      </w:del>
      <w:del w:id="566" w:author="PR Preview" w:date="2026-01-01T00:00:00Z">
        <w:r>
          <w:rPr>
            <w:i/>
            <w:iCs/>
          </w:rPr>
          <w:delText xml:space="preserve">,</w:delText>
        </w:r>
      </w:del>
      <w:del w:id="567" w:author="PR Preview" w:date="2026-01-01T00:00:00Z">
        <w:r>
          <w:rPr>
            <w:i/>
            <w:iCs/>
          </w:rPr>
          <w:delText xml:space="preserve"> </w:delText>
        </w:r>
      </w:del>
      <w:del w:id="568" w:author="PR Preview" w:date="2026-01-01T00:00:00Z">
        <w:r>
          <w:rPr>
            <w:i/>
            <w:iCs/>
          </w:rPr>
          <w:delText xml:space="preserve">the Free Encyclopedia</w:delText>
        </w:r>
      </w:del>
      <w:del w:id="569" w:author="PR Preview" w:date="2026-01-01T00:00:00Z">
        <w:r>
          <w:delText xml:space="preserve">.</w:delText>
        </w:r>
      </w:del>
      <w:del w:id="570" w:author="PR Preview" w:date="2026-01-01T00:00:00Z">
        <w:r>
          <w:delText xml:space="preserve"> </w:delText>
        </w:r>
      </w:del>
      <w:hyperlink r:id="rId106">
        <w:del w:id="571" w:author="PR Preview" w:date="2026-01-01T00:00:00Z">
          <w:r>
            <w:rPr>
              <w:rStyle w:val="Hyperlink"/>
            </w:rPr>
            <w:delText xml:space="preserve">https://en.wikipedia.org/wiki/False_discovery_rate</w:delText>
          </w:r>
        </w:del>
      </w:hyperlink>
      <w:del w:id="572" w:author="PR Preview" w:date="2026-01-01T00:00:00Z">
        <w:r>
          <w:delText xml:space="preserve">.</w:delText>
        </w:r>
      </w:del>
    </w:p>
    <w:p>
      <w:pPr>
        <w:pStyle w:val="Bibliography"/>
      </w:pPr>
      <w:del w:id="573" w:author="PR Preview" w:date="2026-01-01T00:00:00Z">
        <w:r>
          <w:delText xml:space="preserve">Wikipedia contributors. 2026d.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rPr>
            <w:i/>
            <w:iCs/>
          </w:rPr>
          <w:delText xml:space="preserve">Family-Wise Error Rate —</w:delText>
        </w:r>
      </w:del>
      <w:del w:id="576" w:author="PR Preview" w:date="2026-01-01T00:00:00Z">
        <w:r>
          <w:rPr>
            <w:i/>
            <w:iCs/>
          </w:rPr>
          <w:delText xml:space="preserve"> </w:delText>
        </w:r>
      </w:del>
      <w:del w:id="577" w:author="PR Preview" w:date="2026-01-01T00:00:00Z">
        <w:r>
          <w:rPr>
            <w:i/>
            <w:iCs/>
          </w:rPr>
          <w:delText xml:space="preserve">Wikipedia</w:delText>
        </w:r>
      </w:del>
      <w:del w:id="578" w:author="PR Preview" w:date="2026-01-01T00:00:00Z">
        <w:r>
          <w:rPr>
            <w:i/>
            <w:iCs/>
          </w:rPr>
          <w:delText xml:space="preserve">,</w:delText>
        </w:r>
      </w:del>
      <w:del w:id="579" w:author="PR Preview" w:date="2026-01-01T00:00:00Z">
        <w:r>
          <w:rPr>
            <w:i/>
            <w:iCs/>
          </w:rPr>
          <w:delText xml:space="preserve"> </w:delText>
        </w:r>
      </w:del>
      <w:del w:id="580" w:author="PR Preview" w:date="2026-01-01T00:00:00Z">
        <w:r>
          <w:rPr>
            <w:i/>
            <w:iCs/>
          </w:rPr>
          <w:delText xml:space="preserve">the Free Encyclopedia</w:delText>
        </w:r>
      </w:del>
      <w:del w:id="581" w:author="PR Preview" w:date="2026-01-01T00:00:00Z">
        <w:r>
          <w:delText xml:space="preserve">.</w:delText>
        </w:r>
      </w:del>
      <w:del w:id="582" w:author="PR Preview" w:date="2026-01-01T00:00:00Z">
        <w:r>
          <w:delText xml:space="preserve"> </w:delText>
        </w:r>
      </w:del>
      <w:hyperlink r:id="rId104">
        <w:del w:id="583" w:author="PR Preview" w:date="2026-01-01T00:00:00Z">
          <w:r>
            <w:rPr>
              <w:rStyle w:val="Hyperlink"/>
            </w:rPr>
            <w:delText xml:space="preserve">https://en.wikipedia.org/wiki/Family-wise_error_rate</w:delText>
          </w:r>
        </w:del>
      </w:hyperlink>
      <w:del w:id="584" w:author="PR Preview" w:date="2026-01-01T00:00:00Z">
        <w:r>
          <w:delText xml:space="preserve">.</w:delText>
        </w:r>
      </w:del>
    </w:p>
    <w:p>
      <w:pPr>
        <w:pStyle w:val="Bibliography"/>
      </w:pPr>
      <w:del w:id="585" w:author="PR Preview" w:date="2026-01-01T00:00:00Z">
        <w:r>
          <w:delText xml:space="preserve">Wikipedia contributors. 2026e.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rPr>
            <w:i/>
            <w:iCs/>
          </w:rPr>
          <w:delText xml:space="preserve">Holm–Bonferroni Method —</w:delText>
        </w:r>
      </w:del>
      <w:del w:id="588" w:author="PR Preview" w:date="2026-01-01T00:00:00Z">
        <w:r>
          <w:rPr>
            <w:i/>
            <w:iCs/>
          </w:rPr>
          <w:delText xml:space="preserve"> </w:delText>
        </w:r>
      </w:del>
      <w:del w:id="589" w:author="PR Preview" w:date="2026-01-01T00:00:00Z">
        <w:r>
          <w:rPr>
            <w:i/>
            <w:iCs/>
          </w:rPr>
          <w:delText xml:space="preserve">Wikipedia</w:delText>
        </w:r>
      </w:del>
      <w:del w:id="590" w:author="PR Preview" w:date="2026-01-01T00:00:00Z">
        <w:r>
          <w:rPr>
            <w:i/>
            <w:iCs/>
          </w:rPr>
          <w:delText xml:space="preserve">,</w:delText>
        </w:r>
      </w:del>
      <w:del w:id="591" w:author="PR Preview" w:date="2026-01-01T00:00:00Z">
        <w:r>
          <w:rPr>
            <w:i/>
            <w:iCs/>
          </w:rPr>
          <w:delText xml:space="preserve"> </w:delText>
        </w:r>
      </w:del>
      <w:del w:id="592" w:author="PR Preview" w:date="2026-01-01T00:00:00Z">
        <w:r>
          <w:rPr>
            <w:i/>
            <w:iCs/>
          </w:rPr>
          <w:delText xml:space="preserve">the Free Encyclopedia</w:delText>
        </w:r>
      </w:del>
      <w:del w:id="593" w:author="PR Preview" w:date="2026-01-01T00:00:00Z">
        <w:r>
          <w:delText xml:space="preserve">.</w:delText>
        </w:r>
      </w:del>
      <w:del w:id="594" w:author="PR Preview" w:date="2026-01-01T00:00:00Z">
        <w:r>
          <w:delText xml:space="preserve"> </w:delText>
        </w:r>
      </w:del>
      <w:hyperlink r:id="rId112">
        <w:del w:id="595" w:author="PR Preview" w:date="2026-01-01T00:00:00Z">
          <w:r>
            <w:rPr>
              <w:rStyle w:val="Hyperlink"/>
            </w:rPr>
            <w:delText xml:space="preserve">https://en.wikipedia.org/wiki/Holm%E2%80%93Bonferroni_method</w:delText>
          </w:r>
        </w:del>
      </w:hyperlink>
      <w:del w:id="596" w:author="PR Preview" w:date="2026-01-01T00:00:00Z">
        <w:r>
          <w:delText xml:space="preserve">.</w:delText>
        </w:r>
      </w:del>
    </w:p>
    <w:p>
      <w:pPr>
        <w:pStyle w:val="Bibliography"/>
      </w:pPr>
      <w:del w:id="597" w:author="PR Preview" w:date="2026-01-01T00:00:00Z">
        <w:r>
          <w:delText xml:space="preserve">Wikipedia contributors. 2026f.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rPr>
            <w:i/>
            <w:iCs/>
          </w:rPr>
          <w:delText xml:space="preserve">Multiple Comparisons Problem —</w:delText>
        </w:r>
      </w:del>
      <w:del w:id="600" w:author="PR Preview" w:date="2026-01-01T00:00:00Z">
        <w:r>
          <w:rPr>
            <w:i/>
            <w:iCs/>
          </w:rPr>
          <w:delText xml:space="preserve"> </w:delText>
        </w:r>
      </w:del>
      <w:del w:id="601" w:author="PR Preview" w:date="2026-01-01T00:00:00Z">
        <w:r>
          <w:rPr>
            <w:i/>
            <w:iCs/>
          </w:rPr>
          <w:delText xml:space="preserve">Wikipedia</w:delText>
        </w:r>
      </w:del>
      <w:del w:id="602" w:author="PR Preview" w:date="2026-01-01T00:00:00Z">
        <w:r>
          <w:rPr>
            <w:i/>
            <w:iCs/>
          </w:rPr>
          <w:delText xml:space="preserve">,</w:delText>
        </w:r>
      </w:del>
      <w:del w:id="603" w:author="PR Preview" w:date="2026-01-01T00:00:00Z">
        <w:r>
          <w:rPr>
            <w:i/>
            <w:iCs/>
          </w:rPr>
          <w:delText xml:space="preserve"> </w:delText>
        </w:r>
      </w:del>
      <w:del w:id="604" w:author="PR Preview" w:date="2026-01-01T00:00:00Z">
        <w:r>
          <w:rPr>
            <w:i/>
            <w:iCs/>
          </w:rPr>
          <w:delText xml:space="preserve">the Free Encyclopedia</w:delText>
        </w:r>
      </w:del>
      <w:del w:id="605" w:author="PR Preview" w:date="2026-01-01T00:00:00Z">
        <w:r>
          <w:delText xml:space="preserve">.</w:delText>
        </w:r>
      </w:del>
      <w:del w:id="606" w:author="PR Preview" w:date="2026-01-01T00:00:00Z">
        <w:r>
          <w:delText xml:space="preserve"> </w:delText>
        </w:r>
      </w:del>
      <w:hyperlink r:id="rId123">
        <w:del w:id="607" w:author="PR Preview" w:date="2026-01-01T00:00:00Z">
          <w:r>
            <w:rPr>
              <w:rStyle w:val="Hyperlink"/>
            </w:rPr>
            <w:delText xml:space="preserve">https://en.wikipedia.org/wiki/Multiple_comparisons_problem</w:delText>
          </w:r>
        </w:del>
      </w:hyperlink>
      <w:del w:id="608" w:author="PR Preview" w:date="2026-01-01T00:00:00Z">
        <w:r>
          <w:delText xml:space="preserve">.</w:delText>
        </w:r>
      </w:del>
    </w:p>
    <w:p>
      <w:pPr>
        <w:pStyle w:val="Bibliography"/>
      </w:pPr>
      <w:ins w:id="609" w:author="PR Preview" w:date="2026-01-01T00:00:00Z">
        <w:r>
          <w:t xml:space="preserve">[1]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	</w:t>
        </w:r>
      </w:ins>
      <w:ins w:id="612" w:author="PR Preview" w:date="2026-01-01T00:00:00Z">
        <w:r>
          <w:t xml:space="preserve">S. Holm,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“A simple sequentially rejective multiple test procedure,”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rPr>
            <w:i/>
            <w:iCs/>
          </w:rPr>
          <w:t xml:space="preserve">Scandinavian Journal of Statistics</w:t>
        </w:r>
      </w:ins>
      <w:ins w:id="617" w:author="PR Preview" w:date="2026-01-01T00:00:00Z">
        <w:r>
          <w:t xml:space="preserve">, vol. 6, no. 2, pp. 65–70, 1979.</w:t>
        </w:r>
      </w:ins>
    </w:p>
    <w:bookmarkEnd w:id="97"/>
    <w:bookmarkStart w:id="99" w:name="ref-benjamini1995controlling"/>
    <w:p>
      <w:pPr>
        <w:pStyle w:val="Bibliography"/>
      </w:pPr>
      <w:ins w:id="618" w:author="PR Preview" w:date="2026-01-01T00:00:00Z">
        <w:r>
          <w:t xml:space="preserve">[2]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	</w:t>
        </w:r>
      </w:ins>
      <w:ins w:id="621" w:author="PR Preview" w:date="2026-01-01T00:00:00Z">
        <w:r>
          <w:t xml:space="preserve">Y. Benjamini and Y. Hochberg,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“Controlling the false discovery rate: A practical and powerful approach to multiple testing,”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rPr>
            <w:i/>
            <w:iCs/>
          </w:rPr>
          <w:t xml:space="preserve">Journal of the Royal Statistical Society: Series B (Methodological)</w:t>
        </w:r>
      </w:ins>
      <w:ins w:id="626" w:author="PR Preview" w:date="2026-01-01T00:00:00Z">
        <w:r>
          <w:t xml:space="preserve">, vol. 57, no. 1, pp. 289–300, 1995, doi:</w:t>
        </w:r>
      </w:ins>
      <w:ins w:id="627" w:author="PR Preview" w:date="2026-01-01T00:00:00Z">
        <w:r>
          <w:t xml:space="preserve"> </w:t>
        </w:r>
      </w:ins>
      <w:hyperlink r:id="rId98">
        <w:ins w:id="628" w:author="PR Preview" w:date="2026-01-01T00:00:00Z">
          <w:r>
            <w:rPr>
              <w:rStyle w:val="Hyperlink"/>
            </w:rPr>
            <w:t xml:space="preserve">10.1111/j.2517-6161.1995.tb02031.x</w:t>
          </w:r>
        </w:ins>
      </w:hyperlink>
      <w:ins w:id="629" w:author="PR Preview" w:date="2026-01-01T00:00:00Z">
        <w:r>
          <w:t xml:space="preserve">.</w:t>
        </w:r>
      </w:ins>
    </w:p>
    <w:bookmarkEnd w:id="99"/>
    <w:bookmarkStart w:id="101" w:name="ref-james2021islr2e"/>
    <w:p>
      <w:pPr>
        <w:pStyle w:val="Bibliography"/>
      </w:pPr>
      <w:ins w:id="630" w:author="PR Preview" w:date="2026-01-01T00:00:00Z">
        <w:r>
          <w:t xml:space="preserve">[3]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	</w:t>
        </w:r>
      </w:ins>
      <w:ins w:id="633" w:author="PR Preview" w:date="2026-01-01T00:00:00Z">
        <w:r>
          <w:t xml:space="preserve">G. James, D. Witten, T. Hastie, and R. Tibshirani,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636" w:author="PR Preview" w:date="2026-01-01T00:00:00Z">
        <w:r>
          <w:rPr>
            <w:i/>
            <w:iCs/>
          </w:rPr>
          <w:t xml:space="preserve"> </w:t>
        </w:r>
      </w:ins>
      <w:ins w:id="637" w:author="PR Preview" w:date="2026-01-01T00:00:00Z">
        <w:r>
          <w:rPr>
            <w:i/>
            <w:iCs/>
          </w:rPr>
          <w:t xml:space="preserve">R</w:t>
        </w:r>
      </w:ins>
      <w:ins w:id="638" w:author="PR Preview" w:date="2026-01-01T00:00:00Z">
        <w:r>
          <w:t xml:space="preserve">, 2nd ed. Springer, 2021. doi:</w:t>
        </w:r>
      </w:ins>
      <w:ins w:id="639" w:author="PR Preview" w:date="2026-01-01T00:00:00Z">
        <w:r>
          <w:t xml:space="preserve"> </w:t>
        </w:r>
      </w:ins>
      <w:hyperlink r:id="rId100">
        <w:ins w:id="640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641" w:author="PR Preview" w:date="2026-01-01T00:00:00Z">
        <w:r>
          <w:t xml:space="preserve">.</w:t>
        </w:r>
      </w:ins>
    </w:p>
    <w:bookmarkEnd w:id="101"/>
    <w:bookmarkStart w:id="103" w:name="ref-khan2001classification"/>
    <w:p>
      <w:pPr>
        <w:pStyle w:val="Bibliography"/>
      </w:pPr>
      <w:ins w:id="642" w:author="PR Preview" w:date="2026-01-01T00:00:00Z">
        <w:r>
          <w:t xml:space="preserve">[4]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	</w:t>
        </w:r>
      </w:ins>
      <w:ins w:id="645" w:author="PR Preview" w:date="2026-01-01T00:00:00Z">
        <w:r>
          <w:t xml:space="preserve">J. Khan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rPr>
            <w:i/>
            <w:iCs/>
          </w:rPr>
          <w:t xml:space="preserve">et al.</w:t>
        </w:r>
      </w:ins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“Classification and diagnostic prediction of cancers using gene expression profiling and artificial neural networks,”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rPr>
            <w:i/>
            <w:iCs/>
          </w:rPr>
          <w:t xml:space="preserve">Nature Medicine</w:t>
        </w:r>
      </w:ins>
      <w:ins w:id="653" w:author="PR Preview" w:date="2026-01-01T00:00:00Z">
        <w:r>
          <w:t xml:space="preserve">, vol. 7, no. 6, pp. 673–679, 2001, doi:</w:t>
        </w:r>
      </w:ins>
      <w:ins w:id="654" w:author="PR Preview" w:date="2026-01-01T00:00:00Z">
        <w:r>
          <w:t xml:space="preserve"> </w:t>
        </w:r>
      </w:ins>
      <w:hyperlink r:id="rId102">
        <w:ins w:id="655" w:author="PR Preview" w:date="2026-01-01T00:00:00Z">
          <w:r>
            <w:rPr>
              <w:rStyle w:val="Hyperlink"/>
            </w:rPr>
            <w:t xml:space="preserve">10.1038/89044</w:t>
          </w:r>
        </w:ins>
      </w:hyperlink>
      <w:ins w:id="656" w:author="PR Preview" w:date="2026-01-01T00:00:00Z">
        <w:r>
          <w:t xml:space="preserve">.</w:t>
        </w:r>
      </w:ins>
    </w:p>
    <w:bookmarkEnd w:id="103"/>
    <w:bookmarkStart w:id="105" w:name="ref-wikipedia_family_wise_error_rate"/>
    <w:p>
      <w:pPr>
        <w:pStyle w:val="Bibliography"/>
      </w:pPr>
      <w:ins w:id="657" w:author="PR Preview" w:date="2026-01-01T00:00:00Z">
        <w:r>
          <w:t xml:space="preserve">[5]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	</w:t>
        </w:r>
      </w:ins>
      <w:ins w:id="660" w:author="PR Preview" w:date="2026-01-01T00:00:00Z">
        <w:r>
          <w:t xml:space="preserve">Wikipedia contributors,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“Family-wise error rate —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Wikipedia</w:t>
        </w:r>
      </w:ins>
      <w:ins w:id="665" w:author="PR Preview" w:date="2026-01-01T00:00:00Z">
        <w:r>
          <w:t xml:space="preserve">,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the free encyclopedia.”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2026. Available:</w:t>
        </w:r>
      </w:ins>
      <w:ins w:id="670" w:author="PR Preview" w:date="2026-01-01T00:00:00Z">
        <w:r>
          <w:t xml:space="preserve"> </w:t>
        </w:r>
      </w:ins>
      <w:hyperlink r:id="rId104">
        <w:ins w:id="671" w:author="PR Preview" w:date="2026-01-01T00:00:00Z">
          <w:r>
            <w:rPr>
              <w:rStyle w:val="Hyperlink"/>
            </w:rPr>
            <w:t xml:space="preserve">https://en.wikipedia.org/wiki/Family-wise_error_rate</w:t>
          </w:r>
        </w:ins>
      </w:hyperlink>
    </w:p>
    <w:bookmarkEnd w:id="105"/>
    <w:bookmarkStart w:id="107" w:name="ref-wikipedia_false_discovery_rate"/>
    <w:p>
      <w:pPr>
        <w:pStyle w:val="Bibliography"/>
      </w:pPr>
      <w:ins w:id="672" w:author="PR Preview" w:date="2026-01-01T00:00:00Z">
        <w:r>
          <w:t xml:space="preserve">[6]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	</w:t>
        </w:r>
      </w:ins>
      <w:ins w:id="675" w:author="PR Preview" w:date="2026-01-01T00:00:00Z">
        <w:r>
          <w:t xml:space="preserve">Wikipedia contributors,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“False discovery rate —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Wikipedia</w:t>
        </w:r>
      </w:ins>
      <w:ins w:id="680" w:author="PR Preview" w:date="2026-01-01T00:00:00Z">
        <w:r>
          <w:t xml:space="preserve">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the free encyclopedia.”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2026. Available:</w:t>
        </w:r>
      </w:ins>
      <w:ins w:id="685" w:author="PR Preview" w:date="2026-01-01T00:00:00Z">
        <w:r>
          <w:t xml:space="preserve"> </w:t>
        </w:r>
      </w:ins>
      <w:hyperlink r:id="rId106">
        <w:ins w:id="686" w:author="PR Preview" w:date="2026-01-01T00:00:00Z">
          <w:r>
            <w:rPr>
              <w:rStyle w:val="Hyperlink"/>
            </w:rPr>
            <w:t xml:space="preserve">https://en.wikipedia.org/wiki/False_discovery_rate</w:t>
          </w:r>
        </w:ins>
      </w:hyperlink>
    </w:p>
    <w:bookmarkEnd w:id="107"/>
    <w:bookmarkStart w:id="109" w:name="ref-wikipedia_bonferroni_correction"/>
    <w:p>
      <w:pPr>
        <w:pStyle w:val="Bibliography"/>
      </w:pPr>
      <w:ins w:id="687" w:author="PR Preview" w:date="2026-01-01T00:00:00Z">
        <w:r>
          <w:t xml:space="preserve">[7]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	</w:t>
        </w:r>
      </w:ins>
      <w:ins w:id="690" w:author="PR Preview" w:date="2026-01-01T00:00:00Z">
        <w:r>
          <w:t xml:space="preserve">Wikipedia contributors,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“Bonferroni correction —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Wikipedia</w:t>
        </w:r>
      </w:ins>
      <w:ins w:id="695" w:author="PR Preview" w:date="2026-01-01T00:00:00Z">
        <w:r>
          <w:t xml:space="preserve">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the free encyclopedia.”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2026. Available:</w:t>
        </w:r>
      </w:ins>
      <w:ins w:id="700" w:author="PR Preview" w:date="2026-01-01T00:00:00Z">
        <w:r>
          <w:t xml:space="preserve"> </w:t>
        </w:r>
      </w:ins>
      <w:hyperlink r:id="rId108">
        <w:ins w:id="701" w:author="PR Preview" w:date="2026-01-01T00:00:00Z">
          <w:r>
            <w:rPr>
              <w:rStyle w:val="Hyperlink"/>
            </w:rPr>
            <w:t xml:space="preserve">https://en.wikipedia.org/wiki/Bonferroni_correction</w:t>
          </w:r>
        </w:ins>
      </w:hyperlink>
    </w:p>
    <w:bookmarkEnd w:id="109"/>
    <w:bookmarkStart w:id="111" w:name="ref-wikipedia_booles_inequality"/>
    <w:p>
      <w:pPr>
        <w:pStyle w:val="Bibliography"/>
      </w:pPr>
      <w:ins w:id="702" w:author="PR Preview" w:date="2026-01-01T00:00:00Z">
        <w:r>
          <w:t xml:space="preserve">[8]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	</w:t>
        </w:r>
      </w:ins>
      <w:ins w:id="705" w:author="PR Preview" w:date="2026-01-01T00:00:00Z">
        <w:r>
          <w:t xml:space="preserve">Wikipedia contributors,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“Boole’s inequality —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Wikipedia</w:t>
        </w:r>
      </w:ins>
      <w:ins w:id="710" w:author="PR Preview" w:date="2026-01-01T00:00:00Z">
        <w:r>
          <w:t xml:space="preserve">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the free encyclopedia.”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2026. Available:</w:t>
        </w:r>
      </w:ins>
      <w:ins w:id="715" w:author="PR Preview" w:date="2026-01-01T00:00:00Z">
        <w:r>
          <w:t xml:space="preserve"> </w:t>
        </w:r>
      </w:ins>
      <w:hyperlink r:id="rId110">
        <w:ins w:id="716" w:author="PR Preview" w:date="2026-01-01T00:00:00Z">
          <w:r>
            <w:rPr>
              <w:rStyle w:val="Hyperlink"/>
            </w:rPr>
            <w:t xml:space="preserve">https://en.wikipedia.org/wiki/Boole%27s_inequality</w:t>
          </w:r>
        </w:ins>
      </w:hyperlink>
    </w:p>
    <w:bookmarkEnd w:id="111"/>
    <w:bookmarkStart w:id="113" w:name="ref-wikipedia_holm_bonferroni_method"/>
    <w:p>
      <w:pPr>
        <w:pStyle w:val="Bibliography"/>
      </w:pPr>
      <w:ins w:id="717" w:author="PR Preview" w:date="2026-01-01T00:00:00Z">
        <w:r>
          <w:t xml:space="preserve">[9]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	</w:t>
        </w:r>
      </w:ins>
      <w:ins w:id="720" w:author="PR Preview" w:date="2026-01-01T00:00:00Z">
        <w:r>
          <w:t xml:space="preserve">Wikipedia contributors,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“Holm–bonferroni method —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Wikipedia</w:t>
        </w:r>
      </w:ins>
      <w:ins w:id="725" w:author="PR Preview" w:date="2026-01-01T00:00:00Z">
        <w:r>
          <w:t xml:space="preserve">,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the free encyclopedia.”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2026. Available:</w:t>
        </w:r>
      </w:ins>
      <w:ins w:id="730" w:author="PR Preview" w:date="2026-01-01T00:00:00Z">
        <w:r>
          <w:t xml:space="preserve"> </w:t>
        </w:r>
      </w:ins>
      <w:hyperlink r:id="rId112">
        <w:ins w:id="731" w:author="PR Preview" w:date="2026-01-01T00:00:00Z">
          <w:r>
            <w:rPr>
              <w:rStyle w:val="Hyperlink"/>
            </w:rPr>
            <w:t xml:space="preserve">https://en.wikipedia.org/wiki/Holm%E2%80%93Bonferroni_method</w:t>
          </w:r>
        </w:ins>
      </w:hyperlink>
    </w:p>
    <w:bookmarkEnd w:id="113"/>
    <w:bookmarkStart w:id="115" w:name="ref-CaseBerg01"/>
    <w:p>
      <w:pPr>
        <w:pStyle w:val="Bibliography"/>
      </w:pPr>
      <w:ins w:id="732" w:author="PR Preview" w:date="2026-01-01T00:00:00Z">
        <w:r>
          <w:t xml:space="preserve">[10]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	</w:t>
        </w:r>
      </w:ins>
      <w:ins w:id="735" w:author="PR Preview" w:date="2026-01-01T00:00:00Z">
        <w:r>
          <w:t xml:space="preserve">G. Casella and R. Berger,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rPr>
            <w:i/>
            <w:iCs/>
          </w:rPr>
          <w:t xml:space="preserve">Statistical inference</w:t>
        </w:r>
      </w:ins>
      <w:ins w:id="738" w:author="PR Preview" w:date="2026-01-01T00:00:00Z">
        <w:r>
          <w:t xml:space="preserve">, 2nd ed. Cengage Learning, 2002. Available:</w:t>
        </w:r>
      </w:ins>
      <w:ins w:id="739" w:author="PR Preview" w:date="2026-01-01T00:00:00Z">
        <w:r>
          <w:t xml:space="preserve"> </w:t>
        </w:r>
      </w:ins>
      <w:hyperlink r:id="rId114">
        <w:ins w:id="740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115"/>
    <w:bookmarkStart w:id="116" w:name="ref-rice2007mathematical"/>
    <w:p>
      <w:pPr>
        <w:pStyle w:val="Bibliography"/>
      </w:pPr>
      <w:ins w:id="741" w:author="PR Preview" w:date="2026-01-01T00:00:00Z">
        <w:r>
          <w:t xml:space="preserve">[11]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	</w:t>
        </w:r>
      </w:ins>
      <w:ins w:id="744" w:author="PR Preview" w:date="2026-01-01T00:00:00Z">
        <w:r>
          <w:t xml:space="preserve">J. A. Rice,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rPr>
            <w:i/>
            <w:iCs/>
          </w:rPr>
          <w:t xml:space="preserve">Mathematical statistics and data analysis</w:t>
        </w:r>
      </w:ins>
      <w:ins w:id="747" w:author="PR Preview" w:date="2026-01-01T00:00:00Z">
        <w:r>
          <w:t xml:space="preserve">, 3rd ed. Belmont, CA: Cengage Learning, 2007.</w:t>
        </w:r>
      </w:ins>
    </w:p>
    <w:bookmarkEnd w:id="116"/>
    <w:bookmarkStart w:id="118" w:name="ref-benjamini2001control"/>
    <w:p>
      <w:pPr>
        <w:pStyle w:val="Bibliography"/>
      </w:pPr>
      <w:ins w:id="748" w:author="PR Preview" w:date="2026-01-01T00:00:00Z">
        <w:r>
          <w:t xml:space="preserve">[12]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	</w:t>
        </w:r>
      </w:ins>
      <w:ins w:id="751" w:author="PR Preview" w:date="2026-01-01T00:00:00Z">
        <w:r>
          <w:t xml:space="preserve">Y. Benjamini and D. Yekutieli,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“The control of the false discovery rate in multiple testing under dependency,”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rPr>
            <w:i/>
            <w:iCs/>
          </w:rPr>
          <w:t xml:space="preserve">The Annals of Statistics</w:t>
        </w:r>
      </w:ins>
      <w:ins w:id="756" w:author="PR Preview" w:date="2026-01-01T00:00:00Z">
        <w:r>
          <w:t xml:space="preserve">, vol. 29, no. 4, 2001, doi:</w:t>
        </w:r>
      </w:ins>
      <w:ins w:id="757" w:author="PR Preview" w:date="2026-01-01T00:00:00Z">
        <w:r>
          <w:t xml:space="preserve"> </w:t>
        </w:r>
      </w:ins>
      <w:hyperlink r:id="rId117">
        <w:ins w:id="758" w:author="PR Preview" w:date="2026-01-01T00:00:00Z">
          <w:r>
            <w:rPr>
              <w:rStyle w:val="Hyperlink"/>
            </w:rPr>
            <w:t xml:space="preserve">10.1214/aos/1013699998</w:t>
          </w:r>
        </w:ins>
      </w:hyperlink>
      <w:ins w:id="759" w:author="PR Preview" w:date="2026-01-01T00:00:00Z">
        <w:r>
          <w:t xml:space="preserve">.</w:t>
        </w:r>
      </w:ins>
    </w:p>
    <w:bookmarkEnd w:id="118"/>
    <w:bookmarkStart w:id="120" w:name="ref-efron2016computer"/>
    <w:p>
      <w:pPr>
        <w:pStyle w:val="Bibliography"/>
      </w:pPr>
      <w:ins w:id="760" w:author="PR Preview" w:date="2026-01-01T00:00:00Z">
        <w:r>
          <w:t xml:space="preserve">[13]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	</w:t>
        </w:r>
      </w:ins>
      <w:ins w:id="763" w:author="PR Preview" w:date="2026-01-01T00:00:00Z">
        <w:r>
          <w:t xml:space="preserve">B. Efron and T. Hastie,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rPr>
            <w:i/>
            <w:iCs/>
          </w:rPr>
          <w:t xml:space="preserve">Computer age statistical inference: Algorithms, evidence, and data science</w:t>
        </w:r>
      </w:ins>
      <w:ins w:id="766" w:author="PR Preview" w:date="2026-01-01T00:00:00Z">
        <w:r>
          <w:t xml:space="preserve">. Cambridge University Press, 2016. doi:</w:t>
        </w:r>
      </w:ins>
      <w:ins w:id="767" w:author="PR Preview" w:date="2026-01-01T00:00:00Z">
        <w:r>
          <w:t xml:space="preserve"> </w:t>
        </w:r>
      </w:ins>
      <w:hyperlink r:id="rId119">
        <w:ins w:id="768" w:author="PR Preview" w:date="2026-01-01T00:00:00Z">
          <w:r>
            <w:rPr>
              <w:rStyle w:val="Hyperlink"/>
            </w:rPr>
            <w:t xml:space="preserve">10.1017/CBO9781316576533</w:t>
          </w:r>
        </w:ins>
      </w:hyperlink>
      <w:ins w:id="769" w:author="PR Preview" w:date="2026-01-01T00:00:00Z">
        <w:r>
          <w:t xml:space="preserve">.</w:t>
        </w:r>
      </w:ins>
    </w:p>
    <w:bookmarkEnd w:id="120"/>
    <w:bookmarkStart w:id="122" w:name="ref-storey2002direct"/>
    <w:p>
      <w:pPr>
        <w:pStyle w:val="Bibliography"/>
      </w:pPr>
      <w:ins w:id="770" w:author="PR Preview" w:date="2026-01-01T00:00:00Z">
        <w:r>
          <w:t xml:space="preserve">[14]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	</w:t>
        </w:r>
      </w:ins>
      <w:ins w:id="773" w:author="PR Preview" w:date="2026-01-01T00:00:00Z">
        <w:r>
          <w:t xml:space="preserve">J. D. Storey,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“A direct approach to false discovery rates,”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rPr>
            <w:i/>
            <w:iCs/>
          </w:rPr>
          <w:t xml:space="preserve">Journal of the Royal Statistical Society: Series B (Statistical Methodology)</w:t>
        </w:r>
      </w:ins>
      <w:ins w:id="778" w:author="PR Preview" w:date="2026-01-01T00:00:00Z">
        <w:r>
          <w:t xml:space="preserve">, vol. 64, no. 3, pp. 479–498, 2002, doi:</w:t>
        </w:r>
      </w:ins>
      <w:ins w:id="779" w:author="PR Preview" w:date="2026-01-01T00:00:00Z">
        <w:r>
          <w:t xml:space="preserve"> </w:t>
        </w:r>
      </w:ins>
      <w:hyperlink r:id="rId121">
        <w:ins w:id="780" w:author="PR Preview" w:date="2026-01-01T00:00:00Z">
          <w:r>
            <w:rPr>
              <w:rStyle w:val="Hyperlink"/>
            </w:rPr>
            <w:t xml:space="preserve">10.1111/1467-9868.00346</w:t>
          </w:r>
        </w:ins>
      </w:hyperlink>
      <w:ins w:id="781" w:author="PR Preview" w:date="2026-01-01T00:00:00Z">
        <w:r>
          <w:t xml:space="preserve">.</w:t>
        </w:r>
      </w:ins>
    </w:p>
    <w:bookmarkEnd w:id="122"/>
    <w:bookmarkStart w:id="124" w:name="X4c2229fbc763f35824b6512c3d029bed86ed837"/>
    <w:p>
      <w:pPr>
        <w:pStyle w:val="Bibliography"/>
      </w:pPr>
      <w:ins w:id="782" w:author="PR Preview" w:date="2026-01-01T00:00:00Z">
        <w:r>
          <w:t xml:space="preserve">[15]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	</w:t>
        </w:r>
      </w:ins>
      <w:ins w:id="785" w:author="PR Preview" w:date="2026-01-01T00:00:00Z">
        <w:r>
          <w:t xml:space="preserve">Wikipedia contributors,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“Multiple comparisons problem —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Wikipedia</w:t>
        </w:r>
      </w:ins>
      <w:ins w:id="790" w:author="PR Preview" w:date="2026-01-01T00:00:00Z">
        <w:r>
          <w:t xml:space="preserve">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the free encyclopedia.”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2026. Available:</w:t>
        </w:r>
      </w:ins>
      <w:ins w:id="795" w:author="PR Preview" w:date="2026-01-01T00:00:00Z">
        <w:r>
          <w:t xml:space="preserve"> </w:t>
        </w:r>
      </w:ins>
      <w:hyperlink r:id="rId123">
        <w:ins w:id="796" w:author="PR Preview" w:date="2026-01-01T00:00:00Z">
          <w:r>
            <w:rPr>
              <w:rStyle w:val="Hyperlink"/>
            </w:rPr>
            <w:t xml:space="preserve">https://en.wikipedia.org/wiki/Multiple_comparisons_problem</w:t>
          </w:r>
        </w:ins>
      </w:hyperlink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0" Type="http://schemas.openxmlformats.org/officeDocument/2006/relationships/hyperlink" Target="https://doi.org/10.1007/978-1-0716-1418-1" TargetMode="External"/><Relationship Id="rId119" Type="http://schemas.openxmlformats.org/officeDocument/2006/relationships/hyperlink" Target="https://doi.org/10.1017/CBO9781316576533" TargetMode="External"/><Relationship Id="rId102" Type="http://schemas.openxmlformats.org/officeDocument/2006/relationships/hyperlink" Target="https://doi.org/10.1038/89044" TargetMode="External"/><Relationship Id="rId121" Type="http://schemas.openxmlformats.org/officeDocument/2006/relationships/hyperlink" Target="https://doi.org/10.1111/1467-9868.00346" TargetMode="External"/><Relationship Id="rId98" Type="http://schemas.openxmlformats.org/officeDocument/2006/relationships/hyperlink" Target="https://doi.org/10.1111/j.2517-6161.1995.tb02031.x" TargetMode="External"/><Relationship Id="rId117" Type="http://schemas.openxmlformats.org/officeDocument/2006/relationships/hyperlink" Target="https://doi.org/10.1214/aos/1013699998" TargetMode="External"/><Relationship Id="rId108" Type="http://schemas.openxmlformats.org/officeDocument/2006/relationships/hyperlink" Target="https://en.wikipedia.org/wiki/Bonferroni_correction" TargetMode="External"/><Relationship Id="rId110" Type="http://schemas.openxmlformats.org/officeDocument/2006/relationships/hyperlink" Target="https://en.wikipedia.org/wiki/Boole%27s_inequality" TargetMode="External"/><Relationship Id="rId106" Type="http://schemas.openxmlformats.org/officeDocument/2006/relationships/hyperlink" Target="https://en.wikipedia.org/wiki/False_discovery_rate" TargetMode="External"/><Relationship Id="rId104" Type="http://schemas.openxmlformats.org/officeDocument/2006/relationships/hyperlink" Target="https://en.wikipedia.org/wiki/Family-wise_error_rate" TargetMode="External"/><Relationship Id="rId112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4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0" Type="http://schemas.openxmlformats.org/officeDocument/2006/relationships/hyperlink" Target="https://doi.org/10.1007/978-1-0716-1418-1" TargetMode="External"/><Relationship Id="rId119" Type="http://schemas.openxmlformats.org/officeDocument/2006/relationships/hyperlink" Target="https://doi.org/10.1017/CBO9781316576533" TargetMode="External"/><Relationship Id="rId102" Type="http://schemas.openxmlformats.org/officeDocument/2006/relationships/hyperlink" Target="https://doi.org/10.1038/89044" TargetMode="External"/><Relationship Id="rId121" Type="http://schemas.openxmlformats.org/officeDocument/2006/relationships/hyperlink" Target="https://doi.org/10.1111/1467-9868.00346" TargetMode="External"/><Relationship Id="rId98" Type="http://schemas.openxmlformats.org/officeDocument/2006/relationships/hyperlink" Target="https://doi.org/10.1111/j.2517-6161.1995.tb02031.x" TargetMode="External"/><Relationship Id="rId117" Type="http://schemas.openxmlformats.org/officeDocument/2006/relationships/hyperlink" Target="https://doi.org/10.1214/aos/1013699998" TargetMode="External"/><Relationship Id="rId108" Type="http://schemas.openxmlformats.org/officeDocument/2006/relationships/hyperlink" Target="https://en.wikipedia.org/wiki/Bonferroni_correction" TargetMode="External"/><Relationship Id="rId110" Type="http://schemas.openxmlformats.org/officeDocument/2006/relationships/hyperlink" Target="https://en.wikipedia.org/wiki/Boole%27s_inequality" TargetMode="External"/><Relationship Id="rId106" Type="http://schemas.openxmlformats.org/officeDocument/2006/relationships/hyperlink" Target="https://en.wikipedia.org/wiki/False_discovery_rate" TargetMode="External"/><Relationship Id="rId104" Type="http://schemas.openxmlformats.org/officeDocument/2006/relationships/hyperlink" Target="https://en.wikipedia.org/wiki/Family-wise_error_rate" TargetMode="External"/><Relationship Id="rId112" Type="http://schemas.openxmlformats.org/officeDocument/2006/relationships/hyperlink" Target="https://en.wikipedia.org/wiki/Holm%E2%80%93Bonferroni_method" TargetMode="External"/><Relationship Id="rId123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4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2026-10-18T08:24:27Z</dcterms:created>
  <dcterms:modified xsi:type="dcterms:W3CDTF">2026-10-18T08:24:27Z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