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del w:id="3" w:author="PR Preview" w:date="2026-01-01T00:00:00Z">
        <w:r>
          <w:delText xml:space="preserve">These notes are derived primarily from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(Dobson and Barnett 2018, chaps. 1–5)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some material from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(McLachlan and Krishnan 2007)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(Casella and Berger 2002)</w:delText>
        </w:r>
      </w:del>
      <w:del w:id="15" w:author="PR Preview" w:date="2026-01-01T00:00:00Z">
        <w:r>
          <w:delText xml:space="preserve">.</w:delText>
        </w:r>
      </w:del>
    </w:p>
    <w:p>
      <w:pPr>
        <w:pStyle w:val="FirstParagraph"/>
      </w:pPr>
      <w:ins w:id="16" w:author="PR Preview" w:date="2026-01-01T00:00:00Z">
        <w:r>
          <w:t xml:space="preserve">These notes are derived primarily from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[1, Ch. 1–5]</w:t>
        </w:r>
      </w:ins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with some material from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[2]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[3]</w:t>
        </w:r>
      </w:ins>
      <w:ins w:id="28" w:author="PR Preview" w:date="2026-01-01T00:00:00Z">
        <w:r>
          <w:t xml:space="preserve">.</w:t>
        </w:r>
      </w:ins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del w:id="29" w:author="PR Preview" w:date="2026-01-01T00:00:00Z">
        <w:r>
          <w:delText xml:space="preserve">Source: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Wikipedia contributors (2026e)</w:delText>
        </w:r>
      </w:del>
      <w:del w:id="32" w:author="PR Preview" w:date="2026-01-01T00:00:00Z">
        <w:r>
          <w:delText xml:space="preserve">.</w:delText>
        </w:r>
      </w:del>
    </w:p>
    <w:p>
      <w:pPr>
        <w:pStyle w:val="FirstParagraph"/>
      </w:pPr>
      <w:ins w:id="33" w:author="PR Preview" w:date="2026-01-01T00:00:00Z">
        <w:r>
          <w:t xml:space="preserve">Source: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Wikipedia contributors [4]</w:t>
        </w:r>
      </w:ins>
      <w:ins w:id="36" w:author="PR Preview" w:date="2026-01-01T00:00:00Z">
        <w:r>
          <w:t xml:space="preserve">.</w:t>
        </w:r>
      </w:ins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del w:id="37" w:author="PR Preview" w:date="2026-01-01T00:00:00Z">
        <w:r>
          <w:delText xml:space="preserve">Source: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Wikipedia contributors (2026g)</w:delText>
        </w:r>
      </w:del>
      <w:del w:id="40" w:author="PR Preview" w:date="2026-01-01T00:00:00Z">
        <w:r>
          <w:delText xml:space="preserve">.</w:delText>
        </w:r>
      </w:del>
    </w:p>
    <w:p>
      <w:pPr>
        <w:pStyle w:val="FirstParagraph"/>
      </w:pPr>
      <w:ins w:id="41" w:author="PR Preview" w:date="2026-01-01T00:00:00Z">
        <w:r>
          <w:t xml:space="preserve">Source: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Wikipedia contributors [5]</w:t>
        </w:r>
      </w:ins>
      <w:ins w:id="44" w:author="PR Preview" w:date="2026-01-01T00:00:00Z">
        <w:r>
          <w:t xml:space="preserve">.</w:t>
        </w:r>
      </w:ins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del w:id="45" w:author="PR Preview" w:date="2026-01-01T00:00:00Z">
        <w:r>
          <w:delText xml:space="preserve">5MinuteAI explains</w:delText>
        </w:r>
      </w:del>
      <w:del w:id="46" w:author="PR Preview" w:date="2026-01-01T00:00:00Z">
        <w:r>
          <w:delText xml:space="preserve"> </w:delText>
        </w:r>
      </w:del>
      <w:hyperlink r:id="rId32">
        <w:del w:id="47" w:author="PR Preview" w:date="2026-01-01T00:00:00Z">
          <w:r>
            <w:rPr>
              <w:rStyle w:val="Hyperlink"/>
            </w:rPr>
            <w:delText xml:space="preserve">maximum likelihood estimation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works</w:delText>
        </w:r>
      </w:del>
      <w:del w:id="50" w:author="PR Preview" w:date="2026-01-01T00:00:00Z">
        <w:r>
          <w:delText xml:space="preserve"> </w:delText>
        </w:r>
      </w:del>
      <w:hyperlink r:id="rId33">
        <w:del w:id="51" w:author="PR Preview" w:date="2026-01-01T00:00:00Z">
          <w:r>
            <w:rPr>
              <w:rStyle w:val="Hyperlink"/>
            </w:rPr>
            <w:delText xml:space="preserve">examples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in five minutes each,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following the University of Washington’s CSE 312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(5MinuteAI, n.d.)</w:delText>
        </w:r>
      </w:del>
      <w:del w:id="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59" w:author="PR Preview" w:date="2026-01-01T00:00:00Z">
        <w:r>
          <w:delText xml:space="preserve">Hogg et al. (2019, sec. 6.4, pp. 264–276)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covers maximum likelihood and method of moments estimation.</w:delText>
        </w:r>
      </w:del>
    </w:p>
    <w:p>
      <w:pPr>
        <w:pStyle w:val="Compact"/>
        <w:numPr>
          <w:ilvl w:val="0"/>
          <w:numId w:val="1001"/>
        </w:numPr>
      </w:pPr>
      <w:del w:id="62" w:author="PR Preview" w:date="2026-01-01T00:00:00Z">
        <w:r>
          <w:delText xml:space="preserve">Casella and Berger (2002, sec. 7.2.2, pp. 315–323)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covers maximum likelihood estimators.</w:delText>
        </w:r>
      </w:del>
    </w:p>
    <w:p>
      <w:pPr>
        <w:pStyle w:val="Compact"/>
        <w:numPr>
          <w:ilvl w:val="0"/>
          <w:numId w:val="1001"/>
        </w:numPr>
      </w:pPr>
      <w:del w:id="65" w:author="PR Preview" w:date="2026-01-01T00:00:00Z">
        <w:r>
          <w:delText xml:space="preserve">Rice (2007, sec. 8.5, pp. 267–284)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covers the method of maximum likelihood.</w:delText>
        </w:r>
      </w:del>
    </w:p>
    <w:p>
      <w:pPr>
        <w:pStyle w:val="BodyText"/>
      </w:pPr>
      <w:ins w:id="68" w:author="PR Preview" w:date="2026-01-01T00:00:00Z">
        <w:r>
          <w:t xml:space="preserve">5MinuteAI explains</w:t>
        </w:r>
      </w:ins>
      <w:ins w:id="69" w:author="PR Preview" w:date="2026-01-01T00:00:00Z">
        <w:r>
          <w:t xml:space="preserve"> </w:t>
        </w:r>
      </w:ins>
      <w:hyperlink r:id="rId32">
        <w:ins w:id="70" w:author="PR Preview" w:date="2026-01-01T00:00:00Z">
          <w:r>
            <w:rPr>
              <w:rStyle w:val="Hyperlink"/>
            </w:rPr>
            <w:t xml:space="preserve">maximum likelihood estimation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works</w:t>
        </w:r>
      </w:ins>
      <w:ins w:id="73" w:author="PR Preview" w:date="2026-01-01T00:00:00Z">
        <w:r>
          <w:t xml:space="preserve"> </w:t>
        </w:r>
      </w:ins>
      <w:hyperlink r:id="rId33">
        <w:ins w:id="74" w:author="PR Preview" w:date="2026-01-01T00:00:00Z">
          <w:r>
            <w:rPr>
              <w:rStyle w:val="Hyperlink"/>
            </w:rPr>
            <w:t xml:space="preserve">examples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in five minutes each,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following the University of Washington’s CSE 312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[6]</w:t>
        </w:r>
      </w:ins>
      <w:ins w:id="8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82" w:author="PR Preview" w:date="2026-01-01T00:00:00Z">
        <w:r>
          <w:t xml:space="preserve">Hogg et al. [7, Sec. 6.4], pp. 264–276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covers maximum likelihood and method of moments estimation.</w:t>
        </w:r>
      </w:ins>
    </w:p>
    <w:p>
      <w:pPr>
        <w:pStyle w:val="Compact"/>
        <w:numPr>
          <w:ilvl w:val="0"/>
          <w:numId w:val="1001"/>
        </w:numPr>
      </w:pPr>
      <w:ins w:id="85" w:author="PR Preview" w:date="2026-01-01T00:00:00Z">
        <w:r>
          <w:t xml:space="preserve">Casella and Berger [3, Sec. 7.2.2], pp. 315–323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covers maximum likelihood estimators.</w:t>
        </w:r>
      </w:ins>
    </w:p>
    <w:p>
      <w:pPr>
        <w:pStyle w:val="Compact"/>
        <w:numPr>
          <w:ilvl w:val="0"/>
          <w:numId w:val="1001"/>
        </w:numPr>
      </w:pPr>
      <w:ins w:id="88" w:author="PR Preview" w:date="2026-01-01T00:00:00Z">
        <w:r>
          <w:t xml:space="preserve">Rice [8, Sec. 8.5], pp. 267–284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covers the method of maximum likelihood.</w:t>
        </w:r>
      </w:ins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del w:id="91" w:author="PR Preview" w:date="2026-01-01T00:00:00Z">
        <w:r>
          <w:delText xml:space="preserve">Source: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Wikipedia contributors (2026a)</w:delText>
        </w:r>
      </w:del>
      <w:del w:id="94" w:author="PR Preview" w:date="2026-01-01T00:00:00Z">
        <w:r>
          <w:delText xml:space="preserve">.</w:delText>
        </w:r>
      </w:del>
    </w:p>
    <w:p>
      <w:pPr>
        <w:pStyle w:val="FirstParagraph"/>
      </w:pPr>
      <w:ins w:id="95" w:author="PR Preview" w:date="2026-01-01T00:00:00Z">
        <w:r>
          <w:t xml:space="preserve">Source: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Wikipedia contributors [9]</w:t>
        </w:r>
      </w:ins>
      <w:ins w:id="98" w:author="PR Preview" w:date="2026-01-01T00:00:00Z">
        <w:r>
          <w:t xml:space="preserve">.</w:t>
        </w:r>
      </w:ins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del w:id="99" w:author="PR Preview" w:date="2026-01-01T00:00:00Z">
        <w:r>
          <w:delText xml:space="preserve">Source: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Wikipedia contributors (2026d)</w:delText>
        </w:r>
      </w:del>
      <w:del w:id="102" w:author="PR Preview" w:date="2026-01-01T00:00:00Z">
        <w:r>
          <w:delText xml:space="preserve">.</w:delText>
        </w:r>
      </w:del>
    </w:p>
    <w:p>
      <w:pPr>
        <w:pStyle w:val="BodyText"/>
      </w:pPr>
      <w:del w:id="103" w:author="PR Preview" w:date="2026-01-01T00:00:00Z">
        <w:r>
          <w:rPr>
            <w:i/>
            <w:iCs/>
          </w:rPr>
          <w:delText xml:space="preserve">Remark 1</w:delText>
        </w:r>
      </w:del>
      <w:del w:id="104" w:author="PR Preview" w:date="2026-01-01T00:00:00Z">
        <w:r>
          <w:delText xml:space="preserve"> (Notation for the score function). </w:delText>
        </w:r>
      </w:del>
      <w:del w:id="105" w:author="PR Preview" w:date="2026-01-01T00:00:00Z">
        <w:r>
          <w:delText xml:space="preserve">We often omit the arguments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$\mathord{\smash[b]{\underset{\raise.3ex\hbox{$\scriptstyle\sim$}}{x}}\vphantom{x}}$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and</w:delText>
        </w:r>
      </w:del>
      <w:del w:id="110" w:author="PR Preview" w:date="2026-01-01T00:00:00Z">
        <w:r>
          <w:delText xml:space="preserve"> </w:delText>
        </w:r>
      </w:del>
      <m:oMath>
        <m:r>
          <m:t>θ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writing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$\ell'\stackrel{\text{def}}{=}\ell'(\mathord{\smash[b]{\underset{\raise.3ex\hbox{$\scriptstyle\sim$}}{x}}\vphantom{x}}\mid \theta) \stackrel{\text{def}}{=}\ell'(\theta)$</w:delText>
        </w:r>
      </w:del>
      <w:del w:id="116" w:author="PR Preview" w:date="2026-01-01T00:00:00Z">
        <w:r>
          <w:delText xml:space="preserve">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Some sources write</w:delText>
        </w:r>
      </w:del>
      <w:del w:id="119" w:author="PR Preview" w:date="2026-01-01T00:00:00Z">
        <w:r>
          <w:delText xml:space="preserve"> </w:delText>
        </w:r>
      </w:del>
      <m:oMath>
        <m:r>
          <m:t>U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or</w:delText>
        </w:r>
      </w:del>
      <w:del w:id="122" w:author="PR Preview" w:date="2026-01-01T00:00:00Z">
        <w:r>
          <w:delText xml:space="preserve"> </w:delText>
        </w:r>
      </w:del>
      <m:oMath>
        <m:r>
          <m:t>S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for the score function instead of</w:delText>
        </w:r>
      </w:del>
      <w:del w:id="1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26" w:author="PR Preview" w:date="2026-01-01T00:00:00Z">
        <w:r>
          <w:delText xml:space="preserve">;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for example,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Dobson and Barnett (2018)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write</w:delText>
        </w:r>
      </w:del>
      <w:del w:id="133" w:author="PR Preview" w:date="2026-01-01T00:00:00Z">
        <w:r>
          <w:delText xml:space="preserve"> </w:delText>
        </w:r>
      </w:del>
      <m:oMath>
        <m:r>
          <m:t>U</m:t>
        </m:r>
      </m:oMath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hyperlink r:id="rId60">
        <w:del w:id="138" w:author="PR Preview" w:date="2026-01-01T00:00:00Z">
          <w:r>
            <w:rPr>
              <w:rStyle w:val="Hyperlink"/>
            </w:rPr>
            <w:delText xml:space="preserve">notation choices page</w:delText>
          </w:r>
        </w:del>
      </w:hyperlink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explains why these notes use</w:delText>
        </w:r>
      </w:del>
      <w:del w:id="14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42" w:author="PR Preview" w:date="2026-01-01T00:00:00Z">
        <w:r>
          <w:delText xml:space="preserve">.</w:delText>
        </w:r>
      </w:del>
    </w:p>
    <w:p>
      <w:pPr>
        <w:pStyle w:val="FirstParagraph"/>
      </w:pPr>
      <w:ins w:id="143" w:author="PR Preview" w:date="2026-01-01T00:00:00Z">
        <w:r>
          <w:t xml:space="preserve">Source: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Wikipedia contributors [10]</w:t>
        </w:r>
      </w:ins>
      <w:ins w:id="146" w:author="PR Preview" w:date="2026-01-01T00:00:00Z">
        <w:r>
          <w:t xml:space="preserve">.</w:t>
        </w:r>
      </w:ins>
    </w:p>
    <w:bookmarkEnd w:id="59"/>
    <w:bookmarkStart w:id="61" w:name="rem-score-notation"/>
    <w:p>
      <w:pPr>
        <w:pStyle w:val="BodyText"/>
      </w:pPr>
      <w:ins w:id="147" w:author="PR Preview" w:date="2026-01-01T00:00:00Z">
        <w:r>
          <w:rPr>
            <w:i/>
            <w:iCs/>
          </w:rPr>
          <w:t xml:space="preserve">Remark 1</w:t>
        </w:r>
      </w:ins>
      <w:ins w:id="148" w:author="PR Preview" w:date="2026-01-01T00:00:00Z">
        <w:r>
          <w:t xml:space="preserve"> (Notation for the score function). </w:t>
        </w:r>
      </w:ins>
      <w:ins w:id="149" w:author="PR Preview" w:date="2026-01-01T00:00:00Z">
        <w:r>
          <w:t xml:space="preserve">We often omit the arguments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$\mathord{\smash[b]{\underset{\raise.3ex\hbox{$\scriptstyle\sim$}}{x}}\vphantom{x}}$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m:oMath>
        <m:r>
          <m:t>θ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writing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$\ell'\stackrel{\text{def}}{=}\ell'(\mathord{\smash[b]{\underset{\raise.3ex\hbox{$\scriptstyle\sim$}}{x}}\vphantom{x}}\mid \theta) \stackrel{\text{def}}{=}\ell'(\theta)$</w:t>
        </w:r>
      </w:ins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Some sources write</w:t>
        </w:r>
      </w:ins>
      <w:ins w:id="163" w:author="PR Preview" w:date="2026-01-01T00:00:00Z">
        <w:r>
          <w:t xml:space="preserve"> </w:t>
        </w:r>
      </w:ins>
      <m:oMath>
        <m:r>
          <m:t>U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or</w:t>
        </w:r>
      </w:ins>
      <w:ins w:id="166" w:author="PR Preview" w:date="2026-01-01T00:00:00Z">
        <w:r>
          <w:t xml:space="preserve"> </w:t>
        </w:r>
      </w:ins>
      <m:oMath>
        <m:r>
          <m:t>S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the score function instead of</w:t>
        </w:r>
      </w:ins>
      <w:ins w:id="16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0" w:author="PR Preview" w:date="2026-01-01T00:00:00Z">
        <w:r>
          <w:t xml:space="preserve">;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example,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Dobson and Barnett [1]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write</w:t>
        </w:r>
      </w:ins>
      <w:ins w:id="177" w:author="PR Preview" w:date="2026-01-01T00:00:00Z">
        <w:r>
          <w:t xml:space="preserve"> </w:t>
        </w:r>
      </w:ins>
      <m:oMath>
        <m:r>
          <m:t>U</m:t>
        </m:r>
      </m:oMath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</w:t>
        </w:r>
      </w:ins>
      <w:ins w:id="181" w:author="PR Preview" w:date="2026-01-01T00:00:00Z">
        <w:r>
          <w:t xml:space="preserve"> </w:t>
        </w:r>
      </w:ins>
      <w:hyperlink r:id="rId60">
        <w:ins w:id="182" w:author="PR Preview" w:date="2026-01-01T00:00:00Z">
          <w:r>
            <w:rPr>
              <w:rStyle w:val="Hyperlink"/>
            </w:rPr>
            <w:t xml:space="preserve">notation choices page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explains why these notes use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86" w:author="PR Preview" w:date="2026-01-01T00:00:00Z">
        <w:r>
          <w:t xml:space="preserve">.</w:t>
        </w:r>
      </w:ins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del w:id="187" w:author="PR Preview" w:date="2026-01-01T00:00:00Z">
        <w:r>
          <w:rPr>
            <w:i/>
            <w:iCs/>
          </w:rPr>
          <w:delText xml:space="preserve">Remark 2</w:delText>
        </w:r>
      </w:del>
      <w:del w:id="188" w:author="PR Preview" w:date="2026-01-01T00:00:00Z">
        <w:r>
          <w:delText xml:space="preserve"> (The score function in natural exponential families). </w:delText>
        </w:r>
      </w:del>
      <w:del w:id="189" w:author="PR Preview" w:date="2026-01-01T00:00:00Z">
        <w:r>
          <w:delText xml:space="preserve">This pattern is no coincidence.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With the mean as the parameter,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each of these four models is a one-parameter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i/>
            <w:iCs/>
          </w:rPr>
          <w:delText xml:space="preserve">natural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(or linear) exponential family,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whose log-density is linear in</w:delText>
        </w:r>
      </w:del>
      <w:del w:id="200" w:author="PR Preview" w:date="2026-01-01T00:00:00Z">
        <w:r>
          <w:delText xml:space="preserve"> </w:delText>
        </w:r>
      </w:del>
      <m:oMath>
        <m:r>
          <m:t>x</m:t>
        </m:r>
      </m:oMath>
      <w:del w:id="201" w:author="PR Preview" w:date="2026-01-01T00:00:00Z">
        <w:r>
          <w:delText xml:space="preserve">;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for every such family, the score with respect to the mean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is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7" w:author="PR Preview" w:date="2026-01-01T00:00:00Z">
        <w:r>
          <w:delText xml:space="preserve">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Other members of the broader</w:delText>
        </w:r>
      </w:del>
      <w:del w:id="210" w:author="PR Preview" w:date="2026-01-01T00:00:00Z">
        <w:r>
          <w:delText xml:space="preserve"> </w:delText>
        </w:r>
      </w:del>
      <w:hyperlink r:id="rId74">
        <w:del w:id="211" w:author="PR Preview" w:date="2026-01-01T00:00:00Z">
          <w:r>
            <w:rPr>
              <w:rStyle w:val="Hyperlink"/>
            </w:rPr>
            <w:delText xml:space="preserve">exponential family</w:delText>
          </w:r>
        </w:del>
      </w:hyperlink>
      <w:del w:id="212" w:author="PR Preview" w:date="2026-01-01T00:00:00Z">
        <w:r>
          <w:delText xml:space="preserve">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such as the Weibull distribution with known shape</w:delText>
        </w:r>
      </w:del>
      <w:del w:id="2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≠</m:t>
        </m:r>
        <m:r>
          <m:t>1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do not have this form.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Exponential-family distributions share many special properties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(Hogg et al. 2019, sec. 6.7; Dobson and Barnett 2018, chap. 3)</w:delText>
        </w:r>
      </w:del>
      <w:del w:id="223" w:author="PR Preview" w:date="2026-01-01T00:00:00Z">
        <w:r>
          <w:delText xml:space="preserve">.</w:delText>
        </w:r>
      </w:del>
    </w:p>
    <w:p>
      <w:pPr>
        <w:pStyle w:val="FirstParagraph"/>
      </w:pPr>
      <w:ins w:id="224" w:author="PR Preview" w:date="2026-01-01T00:00:00Z">
        <w:r>
          <w:rPr>
            <w:i/>
            <w:iCs/>
          </w:rPr>
          <w:t xml:space="preserve">Remark 2</w:t>
        </w:r>
      </w:ins>
      <w:ins w:id="225" w:author="PR Preview" w:date="2026-01-01T00:00:00Z">
        <w:r>
          <w:t xml:space="preserve"> (The score function in natural exponential families). </w:t>
        </w:r>
      </w:ins>
      <w:ins w:id="226" w:author="PR Preview" w:date="2026-01-01T00:00:00Z">
        <w:r>
          <w:t xml:space="preserve">This pattern is no coincidence.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With the mean as the parameter,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each of these four models is a one-parameter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i/>
            <w:iCs/>
          </w:rPr>
          <w:t xml:space="preserve">natural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(or linear) exponential family,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whose log-density is linear in</w:t>
        </w:r>
      </w:ins>
      <w:ins w:id="237" w:author="PR Preview" w:date="2026-01-01T00:00:00Z">
        <w:r>
          <w:t xml:space="preserve"> </w:t>
        </w:r>
      </w:ins>
      <m:oMath>
        <m:r>
          <m:t>x</m:t>
        </m:r>
      </m:oMath>
      <w:ins w:id="238" w:author="PR Preview" w:date="2026-01-01T00:00:00Z">
        <w:r>
          <w:t xml:space="preserve">;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for every such family, the score with respect to the mean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</w:t>
        </w:r>
      </w:ins>
      <w:ins w:id="2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Other members of the broader</w:t>
        </w:r>
      </w:ins>
      <w:ins w:id="247" w:author="PR Preview" w:date="2026-01-01T00:00:00Z">
        <w:r>
          <w:t xml:space="preserve"> </w:t>
        </w:r>
      </w:ins>
      <w:hyperlink r:id="rId74">
        <w:ins w:id="248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such as the Weibull distribution with known shape</w:t>
        </w:r>
      </w:ins>
      <w:ins w:id="2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≠</m:t>
        </m:r>
        <m:r>
          <m:t>1</m:t>
        </m:r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do not have this form.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Exponential-family distributions share many special properties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[1, Ch. 3], [7, Sec. 6.7]</w:t>
        </w:r>
      </w:ins>
      <w:ins w:id="260" w:author="PR Preview" w:date="2026-01-01T00:00:00Z">
        <w:r>
          <w:t xml:space="preserve">.</w:t>
        </w:r>
      </w:ins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del w:id="261" w:author="PR Preview" w:date="2026-01-01T00:00:00Z">
        <w:r>
          <w:delText xml:space="preserve">Source: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Wikipedia contributors (2026c)</w:delText>
        </w:r>
      </w:del>
      <w:del w:id="264" w:author="PR Preview" w:date="2026-01-01T00:00:00Z">
        <w:r>
          <w:delText xml:space="preserve">.</w:delText>
        </w:r>
      </w:del>
    </w:p>
    <w:p>
      <w:pPr>
        <w:pStyle w:val="FirstParagraph"/>
      </w:pPr>
      <w:ins w:id="265" w:author="PR Preview" w:date="2026-01-01T00:00:00Z">
        <w:r>
          <w:t xml:space="preserve">Source: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Wikipedia contributors [11]</w:t>
        </w:r>
      </w:ins>
      <w:ins w:id="268" w:author="PR Preview" w:date="2026-01-01T00:00:00Z">
        <w:r>
          <w:t xml:space="preserve">.</w:t>
        </w:r>
      </w:ins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del w:id="269" w:author="PR Preview" w:date="2026-01-01T00:00:00Z">
        <w:r>
          <w:delText xml:space="preserve">Source: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Wikipedia contributors (2026b)</w:delText>
        </w:r>
      </w:del>
      <w:del w:id="272" w:author="PR Preview" w:date="2026-01-01T00:00:00Z">
        <w:r>
          <w:delText xml:space="preserve">.</w:delText>
        </w:r>
      </w:del>
    </w:p>
    <w:p>
      <w:pPr>
        <w:pStyle w:val="FirstParagraph"/>
      </w:pPr>
      <w:ins w:id="273" w:author="PR Preview" w:date="2026-01-01T00:00:00Z">
        <w:r>
          <w:t xml:space="preserve">Source: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Wikipedia contributors [12]</w:t>
        </w:r>
      </w:ins>
      <w:ins w:id="276" w:author="PR Preview" w:date="2026-01-01T00:00:00Z">
        <w:r>
          <w:t xml:space="preserve">.</w:t>
        </w:r>
      </w:ins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del w:id="277" w:author="PR Preview" w:date="2026-01-01T00:00:00Z">
        <w:r>
          <w:rPr>
            <w:i/>
            <w:iCs/>
          </w:rPr>
          <w:delText xml:space="preserve">Proof</w:delText>
        </w:r>
      </w:del>
      <w:del w:id="278" w:author="PR Preview" w:date="2026-01-01T00:00:00Z">
        <w:r>
          <w:delText xml:space="preserve">. </w:delText>
        </w:r>
      </w:del>
      <w:del w:id="279" w:author="PR Preview" w:date="2026-01-01T00:00:00Z">
        <w:r>
          <w:delText xml:space="preserve">The proof is beyond the scope of these notes;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see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(Lehmann 1999, Theorem 7.5.2, p. 501)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(Newey and McFadden 1994)</w:delText>
        </w:r>
      </w:del>
      <w:del w:id="288" w:author="PR Preview" w:date="2026-01-01T00:00:00Z">
        <w:r>
          <w:delText xml:space="preserve">.</w:delText>
        </w:r>
      </w:del>
    </w:p>
    <w:p>
      <w:pPr>
        <w:pStyle w:val="FirstParagraph"/>
      </w:pPr>
      <w:ins w:id="289" w:author="PR Preview" w:date="2026-01-01T00:00:00Z">
        <w:r>
          <w:rPr>
            <w:i/>
            <w:iCs/>
          </w:rPr>
          <w:t xml:space="preserve">Proof</w:t>
        </w:r>
      </w:ins>
      <w:ins w:id="290" w:author="PR Preview" w:date="2026-01-01T00:00:00Z">
        <w:r>
          <w:t xml:space="preserve">. </w:t>
        </w:r>
      </w:ins>
      <w:ins w:id="291" w:author="PR Preview" w:date="2026-01-01T00:00:00Z">
        <w:r>
          <w:t xml:space="preserve">The proof is beyond the scope of these notes;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see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[15], Theorem 7.5.2, p. 501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[16]</w:t>
        </w:r>
      </w:ins>
      <w:ins w:id="300" w:author="PR Preview" w:date="2026-01-01T00:00:00Z">
        <w:r>
          <w:t xml:space="preserve">.</w:t>
        </w:r>
      </w:ins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del w:id="301" w:author="PR Preview" w:date="2026-01-01T00:00:00Z">
        <w:r>
          <w:rPr>
            <w:i/>
            <w:iCs/>
          </w:rPr>
          <w:delText xml:space="preserve">Remark 6</w:delText>
        </w:r>
      </w:del>
      <w:del w:id="302" w:author="PR Preview" w:date="2026-01-01T00:00:00Z">
        <w:r>
          <w:delText xml:space="preserve"> (Observed versus expected information). </w:delText>
        </w:r>
      </w:del>
      <w:del w:id="303" w:author="PR Preview" w:date="2026-01-01T00:00:00Z">
        <w:r>
          <w:delText xml:space="preserve">Using the observed information is often more convenient,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 there are settings where it is provably better by some criteria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(Efron and Hinkley 1978)</w:delText>
        </w:r>
      </w:del>
      <w:del w:id="30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309" w:author="PR Preview" w:date="2026-01-01T00:00:00Z">
        <w:r>
          <w:delText xml:space="preserve">Hogg et al. (2019, sec. 6.6, pp. 285–289)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covers asymptotic distributions of maximum likelihood estimators.</w:delText>
        </w:r>
      </w:del>
    </w:p>
    <w:p>
      <w:pPr>
        <w:pStyle w:val="Compact"/>
        <w:numPr>
          <w:ilvl w:val="0"/>
          <w:numId w:val="1002"/>
        </w:numPr>
      </w:pPr>
      <w:del w:id="312" w:author="PR Preview" w:date="2026-01-01T00:00:00Z">
        <w:r>
          <w:delText xml:space="preserve">Rice (2007, sec. 8.5.2, pp. 274–278)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covers large-sample theory for maximum likelihood estimators.</w:delText>
        </w:r>
      </w:del>
    </w:p>
    <w:p>
      <w:pPr>
        <w:pStyle w:val="BodyText"/>
      </w:pPr>
      <w:ins w:id="315" w:author="PR Preview" w:date="2026-01-01T00:00:00Z">
        <w:r>
          <w:rPr>
            <w:i/>
            <w:iCs/>
          </w:rPr>
          <w:t xml:space="preserve">Remark 6</w:t>
        </w:r>
      </w:ins>
      <w:ins w:id="316" w:author="PR Preview" w:date="2026-01-01T00:00:00Z">
        <w:r>
          <w:t xml:space="preserve"> (Observed versus expected information). </w:t>
        </w:r>
      </w:ins>
      <w:ins w:id="317" w:author="PR Preview" w:date="2026-01-01T00:00:00Z">
        <w:r>
          <w:t xml:space="preserve">Using the observed information is often more convenient,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 there are settings where it is provably better by some criteria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[17]</w:t>
        </w:r>
      </w:ins>
      <w:ins w:id="322" w:author="PR Preview" w:date="2026-01-01T00:00:00Z">
        <w:r>
          <w:t xml:space="preserve">.</w:t>
        </w:r>
      </w:ins>
    </w:p>
    <w:bookmarkEnd w:id="116"/>
    <w:p>
      <w:pPr>
        <w:pStyle w:val="Compact"/>
        <w:numPr>
          <w:ilvl w:val="0"/>
          <w:numId w:val="1002"/>
        </w:numPr>
      </w:pPr>
      <w:ins w:id="323" w:author="PR Preview" w:date="2026-01-01T00:00:00Z">
        <w:r>
          <w:t xml:space="preserve">Hogg et al. [7, Sec. 6.6], pp. 285–289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covers asymptotic distributions of maximum likelihood estimators.</w:t>
        </w:r>
      </w:ins>
    </w:p>
    <w:p>
      <w:pPr>
        <w:pStyle w:val="Compact"/>
        <w:numPr>
          <w:ilvl w:val="0"/>
          <w:numId w:val="1002"/>
        </w:numPr>
      </w:pPr>
      <w:ins w:id="326" w:author="PR Preview" w:date="2026-01-01T00:00:00Z">
        <w:r>
          <w:t xml:space="preserve">Rice [8, Sec. 8.5.2], pp. 274–278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covers large-sample theory for maximum likelihood estimators.</w:t>
        </w:r>
      </w:ins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329" w:author="PR Preview" w:date="2026-01-01T00:00:00Z">
        <w:r>
          <w:delText xml:space="preserve">Casella and Berger (2002, sec. 10.4.1, pp. 496–498)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covers approximate maximum likelihood intervals.</w:delText>
        </w:r>
      </w:del>
    </w:p>
    <w:p>
      <w:pPr>
        <w:pStyle w:val="Compact"/>
        <w:numPr>
          <w:ilvl w:val="0"/>
          <w:numId w:val="1003"/>
        </w:numPr>
      </w:pPr>
      <w:del w:id="332" w:author="PR Preview" w:date="2026-01-01T00:00:00Z">
        <w:r>
          <w:delText xml:space="preserve">Rice (2007, sec. 8.5.3, pp. 279–284)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covers confidence intervals from maximum likelihood estimators.</w:delText>
        </w:r>
      </w:del>
    </w:p>
    <w:p>
      <w:pPr>
        <w:pStyle w:val="Compact"/>
        <w:numPr>
          <w:ilvl w:val="0"/>
          <w:numId w:val="1003"/>
        </w:numPr>
      </w:pPr>
      <w:ins w:id="335" w:author="PR Preview" w:date="2026-01-01T00:00:00Z">
        <w:r>
          <w:t xml:space="preserve">Casella and Berger [3, Sec. 10.4.1], pp. 496–498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covers approximate maximum likelihood intervals.</w:t>
        </w:r>
      </w:ins>
    </w:p>
    <w:p>
      <w:pPr>
        <w:pStyle w:val="Compact"/>
        <w:numPr>
          <w:ilvl w:val="0"/>
          <w:numId w:val="1003"/>
        </w:numPr>
      </w:pPr>
      <w:ins w:id="338" w:author="PR Preview" w:date="2026-01-01T00:00:00Z">
        <w:r>
          <w:t xml:space="preserve">Rice [8, Sec. 8.5.3], pp. 279–284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covers confidence intervals from maximum likelihood estimators.</w:t>
        </w:r>
      </w:ins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41" w:author="PR Preview" w:date="2026-01-01T00:00:00Z">
        <w:r>
          <w:delText xml:space="preserve">Source: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Wikipedia contributors (2026i)</w:delText>
        </w:r>
      </w:del>
      <w:del w:id="344" w:author="PR Preview" w:date="2026-01-01T00:00:00Z">
        <w:r>
          <w:delText xml:space="preserve">.</w:delText>
        </w:r>
      </w:del>
    </w:p>
    <w:p>
      <w:pPr>
        <w:pStyle w:val="FirstParagraph"/>
      </w:pPr>
      <w:ins w:id="345" w:author="PR Preview" w:date="2026-01-01T00:00:00Z">
        <w:r>
          <w:t xml:space="preserve">Source: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Wikipedia contributors [18]</w:t>
        </w:r>
      </w:ins>
      <w:ins w:id="348" w:author="PR Preview" w:date="2026-01-01T00:00:00Z">
        <w:r>
          <w:t xml:space="preserve">.</w:t>
        </w:r>
      </w:ins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del w:id="349" w:author="PR Preview" w:date="2026-01-01T00:00:00Z">
        <w:r>
          <w:delText xml:space="preserve">Source: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Wikipedia contributors (2026f)</w:delText>
        </w:r>
      </w:del>
      <w:del w:id="352" w:author="PR Preview" w:date="2026-01-01T00:00:00Z">
        <w:r>
          <w:delText xml:space="preserve">.</w:delText>
        </w:r>
      </w:del>
    </w:p>
    <w:p>
      <w:pPr>
        <w:pStyle w:val="FirstParagraph"/>
      </w:pPr>
      <w:ins w:id="353" w:author="PR Preview" w:date="2026-01-01T00:00:00Z">
        <w:r>
          <w:t xml:space="preserve">Source: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Wikipedia contributors [19]</w:t>
        </w:r>
      </w:ins>
      <w:ins w:id="356" w:author="PR Preview" w:date="2026-01-01T00:00:00Z">
        <w:r>
          <w:t xml:space="preserve">.</w:t>
        </w:r>
      </w:ins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del w:id="357" w:author="PR Preview" w:date="2026-01-01T00:00:00Z">
        <w:r>
          <w:delText xml:space="preserve">Source: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Wikipedia contributors (2026j)</w:delText>
        </w:r>
      </w:del>
      <w:del w:id="360" w:author="PR Preview" w:date="2026-01-01T00:00:00Z">
        <w:r>
          <w:delText xml:space="preserve">.</w:delText>
        </w:r>
      </w:del>
    </w:p>
    <w:p>
      <w:pPr>
        <w:pStyle w:val="BodyText"/>
      </w:pPr>
      <w:del w:id="361" w:author="PR Preview" w:date="2026-01-01T00:00:00Z">
        <w:r>
          <w:rPr>
            <w:i/>
            <w:iCs/>
          </w:rPr>
          <w:delText xml:space="preserve">Proof</w:delText>
        </w:r>
      </w:del>
      <w:del w:id="362" w:author="PR Preview" w:date="2026-01-01T00:00:00Z">
        <w:r>
          <w:delText xml:space="preserve">. </w:delText>
        </w:r>
      </w:del>
      <w:del w:id="363" w:author="PR Preview" w:date="2026-01-01T00:00:00Z">
        <w:r>
          <w:delText xml:space="preserve">We sketch the argument for a scalar parameter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and the point null hypothesis</w:delText>
        </w:r>
      </w:del>
      <w:del w:id="36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which imposes</w:delText>
        </w:r>
      </w:del>
      <w:del w:id="370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constraint.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For the full proof, see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(Wilks 1938)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or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(Dobson and Barnett 2018, sec. 5.7)</w:delText>
        </w:r>
      </w:del>
      <w:del w:id="381" w:author="PR Preview" w:date="2026-01-01T00:00:00Z">
        <w:r>
          <w:delText xml:space="preserve">.</w:delText>
        </w:r>
      </w:del>
    </w:p>
    <w:p>
      <w:pPr>
        <w:pStyle w:val="FirstParagraph"/>
      </w:pPr>
      <w:ins w:id="382" w:author="PR Preview" w:date="2026-01-01T00:00:00Z">
        <w:r>
          <w:t xml:space="preserve">Source: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Wikipedia contributors [20]</w:t>
        </w:r>
      </w:ins>
      <w:ins w:id="385" w:author="PR Preview" w:date="2026-01-01T00:00:00Z">
        <w:r>
          <w:t xml:space="preserve">.</w:t>
        </w:r>
      </w:ins>
    </w:p>
    <w:bookmarkEnd w:id="136"/>
    <w:p>
      <w:pPr>
        <w:pStyle w:val="BodyText"/>
      </w:pPr>
      <w:ins w:id="386" w:author="PR Preview" w:date="2026-01-01T00:00:00Z">
        <w:r>
          <w:rPr>
            <w:i/>
            <w:iCs/>
          </w:rPr>
          <w:t xml:space="preserve">Proof</w:t>
        </w:r>
      </w:ins>
      <w:ins w:id="387" w:author="PR Preview" w:date="2026-01-01T00:00:00Z">
        <w:r>
          <w:t xml:space="preserve">. </w:t>
        </w:r>
      </w:ins>
      <w:ins w:id="388" w:author="PR Preview" w:date="2026-01-01T00:00:00Z">
        <w:r>
          <w:t xml:space="preserve">We sketch the argument for a scalar parameter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 the point null hypothesis</w:t>
        </w:r>
      </w:ins>
      <w:ins w:id="39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which imposes</w:t>
        </w:r>
      </w:ins>
      <w:ins w:id="39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constraint.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For the full proof, see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[21]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or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[1, Sec. 5.7]</w:t>
        </w:r>
      </w:ins>
      <w:ins w:id="406" w:author="PR Preview" w:date="2026-01-01T00:00:00Z">
        <w:r>
          <w:t xml:space="preserve">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del w:id="407" w:author="PR Preview" w:date="2026-01-01T00:00:00Z">
        <w:r>
          <w:delText xml:space="preserve">See also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(Dobson and Barnett 2018, sec. 5.7)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and</w:delText>
        </w:r>
      </w:del>
      <w:del w:id="412" w:author="PR Preview" w:date="2026-01-01T00:00:00Z">
        <w:r>
          <w:delText xml:space="preserve"> </w:delText>
        </w:r>
      </w:del>
      <w:hyperlink r:id="rId139">
        <w:del w:id="413" w:author="PR Preview" w:date="2026-01-01T00:00:00Z">
          <w:r>
            <w:rPr>
              <w:rStyle w:val="Hyperlink"/>
            </w:rPr>
            <w:delText xml:space="preserve">https://online.stat.psu.edu/stat504/Lesson02</w:delText>
          </w:r>
        </w:del>
      </w:hyperlink>
      <w:del w:id="4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415" w:author="PR Preview" w:date="2026-01-01T00:00:00Z">
        <w:r>
          <w:delText xml:space="preserve">Casella and Berger (2002, sec. 10.3.1, pp. 488–491)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covers asymptotic distribution of likelihood ratio tests.</w:delText>
        </w:r>
      </w:del>
    </w:p>
    <w:p>
      <w:pPr>
        <w:pStyle w:val="Compact"/>
        <w:numPr>
          <w:ilvl w:val="0"/>
          <w:numId w:val="1004"/>
        </w:numPr>
      </w:pPr>
      <w:del w:id="418" w:author="PR Preview" w:date="2026-01-01T00:00:00Z">
        <w:r>
          <w:delText xml:space="preserve">Rice (2007, sec. 9.4, pp. 339–340)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covers generalized likelihood ratio tests.</w:delText>
        </w:r>
      </w:del>
    </w:p>
    <w:p>
      <w:pPr>
        <w:pStyle w:val="FirstParagraph"/>
      </w:pPr>
      <w:ins w:id="421" w:author="PR Preview" w:date="2026-01-01T00:00:00Z">
        <w:r>
          <w:t xml:space="preserve">See also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[1, Sec. 5.7]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w:hyperlink r:id="rId139">
        <w:ins w:id="427" w:author="PR Preview" w:date="2026-01-01T00:00:00Z">
          <w:r>
            <w:rPr>
              <w:rStyle w:val="Hyperlink"/>
            </w:rPr>
            <w:t xml:space="preserve">https://online.stat.psu.edu/stat504/Lesson02</w:t>
          </w:r>
        </w:ins>
      </w:hyperlink>
      <w:ins w:id="4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429" w:author="PR Preview" w:date="2026-01-01T00:00:00Z">
        <w:r>
          <w:t xml:space="preserve">Casella and Berger [3, Sec. 10.3.1], pp. 488–491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covers asymptotic distribution of likelihood ratio tests.</w:t>
        </w:r>
      </w:ins>
    </w:p>
    <w:p>
      <w:pPr>
        <w:pStyle w:val="Compact"/>
        <w:numPr>
          <w:ilvl w:val="0"/>
          <w:numId w:val="1004"/>
        </w:numPr>
      </w:pPr>
      <w:ins w:id="432" w:author="PR Preview" w:date="2026-01-01T00:00:00Z">
        <w:r>
          <w:t xml:space="preserve">Rice [8, Sec. 9.4], pp. 339–340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covers generalized likelihood ratio tests.</w:t>
        </w:r>
      </w:ins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del w:id="435" w:author="PR Preview" w:date="2026-01-01T00:00:00Z">
        <w:r>
          <w:delText xml:space="preserve">Source: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Wikipedia contributors (2026h)</w:delText>
        </w:r>
      </w:del>
      <w:del w:id="438" w:author="PR Preview" w:date="2026-01-01T00:00:00Z">
        <w:r>
          <w:delText xml:space="preserve">.</w:delText>
        </w:r>
      </w:del>
    </w:p>
    <w:p>
      <w:pPr>
        <w:pStyle w:val="FirstParagraph"/>
      </w:pPr>
      <w:ins w:id="439" w:author="PR Preview" w:date="2026-01-01T00:00:00Z">
        <w:r>
          <w:t xml:space="preserve">Source: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Wikipedia contributors [22]</w:t>
        </w:r>
      </w:ins>
      <w:ins w:id="442" w:author="PR Preview" w:date="2026-01-01T00:00:00Z">
        <w:r>
          <w:t xml:space="preserve">.</w:t>
        </w:r>
      </w:ins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del w:id="443" w:author="PR Preview" w:date="2026-01-01T00:00:00Z">
        <w:r>
          <w:delText xml:space="preserve">Adapted from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(Dobson and Barnett 2018, sec. 1.6.5)</w:delText>
        </w:r>
      </w:del>
      <w:del w:id="446" w:author="PR Preview" w:date="2026-01-01T00:00:00Z">
        <w:r>
          <w:delText xml:space="preserve">.</w:delText>
        </w:r>
      </w:del>
    </w:p>
    <w:p>
      <w:pPr>
        <w:pStyle w:val="FirstParagraph"/>
      </w:pPr>
      <w:ins w:id="447" w:author="PR Preview" w:date="2026-01-01T00:00:00Z">
        <w:r>
          <w:t xml:space="preserve">Adapted from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[1, Sec. 1.6.5]</w:t>
        </w:r>
      </w:ins>
      <w:ins w:id="450" w:author="PR Preview" w:date="2026-01-01T00:00:00Z">
        <w:r>
          <w:t xml:space="preserve">.</w:t>
        </w:r>
      </w:ins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del w:id="451" w:author="PR Preview" w:date="2026-01-01T00:00:00Z">
          <w:r>
            <w:rPr>
              <w:rStyle w:val="Hyperlink"/>
            </w:rPr>
            <w:delText xml:space="preserve">Table 3</w:delText>
          </w:r>
        </w:del>
      </w:hyperlink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records the number of tropical cyclones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in northeastern Australia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during 13 November-to-April cyclone seasons,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from 1956/57 to 1968/69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(Dobson and Barnett 2018, sec. 1.6.5)</w:delText>
        </w:r>
      </w:del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hyperlink w:anchor="fig-dobson-cyclone-time-series">
        <w:del w:id="464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graphs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the number of cyclones by season.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Let</w:delText>
        </w:r>
      </w:del>
      <w:del w:id="4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represent the number of cyclones in season</w:delText>
        </w:r>
      </w:del>
      <w:del w:id="474" w:author="PR Preview" w:date="2026-01-01T00:00:00Z">
        <w:r>
          <w:delText xml:space="preserve"> </w:delText>
        </w:r>
      </w:del>
      <m:oMath>
        <m:r>
          <m:t>i</m:t>
        </m:r>
      </m:oMath>
      <w:del w:id="475" w:author="PR Preview" w:date="2026-01-01T00:00:00Z">
        <w:r>
          <w:delText xml:space="preserve">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and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its observed value.</w:delText>
        </w:r>
      </w:del>
    </w:p>
    <w:p>
      <w:pPr>
        <w:pStyle w:val="FirstParagraph"/>
      </w:pPr>
      <w:hyperlink w:anchor="tbl-cyclones-data">
        <w:ins w:id="481" w:author="PR Preview" w:date="2026-01-01T00:00:00Z">
          <w:r>
            <w:rPr>
              <w:rStyle w:val="Hyperlink"/>
            </w:rPr>
            <w:t xml:space="preserve">Table 3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records the number of tropical cyclones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 northeastern Australia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during 13 November-to-April cyclone seasons,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from 1956/57 to 1968/69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[1, Sec. 1.6.5]</w:t>
        </w:r>
      </w:ins>
      <w:ins w:id="492" w:author="PR Preview" w:date="2026-01-01T00:00:00Z">
        <w:r>
          <w:t xml:space="preserve">.</w:t>
        </w:r>
      </w:ins>
      <w:ins w:id="493" w:author="PR Preview" w:date="2026-01-01T00:00:00Z">
        <w:r>
          <w:t xml:space="preserve"> </w:t>
        </w:r>
      </w:ins>
      <w:hyperlink w:anchor="fig-dobson-cyclone-time-series">
        <w:ins w:id="494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graphs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the number of cyclones by season.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Let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represent the number of cyclones in season</w:t>
        </w:r>
      </w:ins>
      <w:ins w:id="504" w:author="PR Preview" w:date="2026-01-01T00:00:00Z">
        <w:r>
          <w:t xml:space="preserve"> </w:t>
        </w:r>
      </w:ins>
      <m:oMath>
        <m:r>
          <m:t>i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its observed value.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del w:id="511" w:author="PR Preview" w:date="2026-01-01T00:00:00Z">
        <w:r>
          <w:delText xml:space="preserve">When we cannot solve the score equation</w:delText>
        </w:r>
      </w:del>
      <w:del w:id="51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algebraically,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we can search for its solution numerically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(Dobson and Barnett 2018, chap. 4)</w:delText>
        </w:r>
      </w:del>
      <w:del w:id="519" w:author="PR Preview" w:date="2026-01-01T00:00:00Z">
        <w:r>
          <w:delText xml:space="preserve">.</w:delText>
        </w:r>
      </w:del>
    </w:p>
    <w:p>
      <w:pPr>
        <w:pStyle w:val="FirstParagraph"/>
      </w:pPr>
      <w:ins w:id="520" w:author="PR Preview" w:date="2026-01-01T00:00:00Z">
        <w:r>
          <w:t xml:space="preserve">When we cannot solve the score equation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algebraically,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we can search for its solution numerically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[1, Ch. 4]</w:t>
        </w:r>
      </w:ins>
      <w:ins w:id="528" w:author="PR Preview" w:date="2026-01-01T00:00:00Z">
        <w:r>
          <w:t xml:space="preserve">.</w:t>
        </w:r>
      </w:ins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del w:id="529" w:author="PR Preview" w:date="2026-01-01T00:00:00Z">
        <w:r>
          <w:rPr>
            <w:b/>
            <w:bCs/>
          </w:rPr>
          <w:delText xml:space="preserve">Definition 19 (Empirical information matrix)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For mutually independent observations,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rPr>
            <w:b/>
            <w:bCs/>
          </w:rPr>
          <w:delText xml:space="preserve">empirical information matrix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is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(McLachlan and Krishnan 2007)</w:delText>
        </w:r>
      </w:del>
      <w:del w:id="540" w:author="PR Preview" w:date="2026-01-01T00:00:00Z">
        <w:r>
          <w:delText xml:space="preserve">:</w:delText>
        </w:r>
      </w:del>
    </w:p>
    <w:p>
      <w:pPr>
        <w:pStyle w:val="BodyText"/>
      </w:pPr>
      <w:ins w:id="541" w:author="PR Preview" w:date="2026-01-01T00:00:00Z">
        <w:r>
          <w:rPr>
            <w:b/>
            <w:bCs/>
          </w:rPr>
          <w:t xml:space="preserve">Definition 19 (Empirical information matrix)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 mutually independent observations,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rPr>
            <w:b/>
            <w:bCs/>
          </w:rPr>
          <w:t xml:space="preserve">empirical information matrix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[2]</w:t>
        </w:r>
      </w:ins>
      <w:ins w:id="55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del w:id="553" w:author="PR Preview" w:date="2026-01-01T00:00:00Z">
        <w:r>
          <w:delText xml:space="preserve">See also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(Casella and Berger 2002, Example 7.2.12)</w:delText>
        </w:r>
      </w:del>
      <w:del w:id="556" w:author="PR Preview" w:date="2026-01-01T00:00:00Z">
        <w:r>
          <w:delText xml:space="preserve">.</w:delText>
        </w:r>
      </w:del>
    </w:p>
    <w:p>
      <w:pPr>
        <w:pStyle w:val="BodyText"/>
      </w:pPr>
      <w:ins w:id="557" w:author="PR Preview" w:date="2026-01-01T00:00:00Z">
        <w:r>
          <w:t xml:space="preserve">See also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[3], Example 7.2.12</w:t>
        </w:r>
      </w:ins>
      <w:ins w:id="560" w:author="PR Preview" w:date="2026-01-01T00:00:00Z">
        <w:r>
          <w:t xml:space="preserve">.</w:t>
        </w:r>
      </w:ins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del w:id="561" w:author="PR Preview" w:date="2026-01-01T00:00:00Z">
        <w:r>
          <w:delText xml:space="preserve">The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“heart and estrogen/progestin study”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(HERS) was a clinical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trial of hormone therapy for prevention of recurrent heart attacks and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death among 2,763 post-menopausal women with existing coronary heart disease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(CHD)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(Hulley et al. 1998)</w:delText>
        </w:r>
      </w:del>
      <w:del w:id="574" w:author="PR Preview" w:date="2026-01-01T00:00:00Z">
        <w:r>
          <w:delText xml:space="preserve">.</w:delText>
        </w:r>
      </w:del>
    </w:p>
    <w:p>
      <w:pPr>
        <w:pStyle w:val="BodyText"/>
      </w:pPr>
      <w:del w:id="575" w:author="PR Preview" w:date="2026-01-01T00:00:00Z">
        <w:r>
          <w:delText xml:space="preserve">The trial was conducted at 20 US clinical centers.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Participants were randomized to receive either conjugated equine estrogens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(0.625 mg/day) plus medroxyprogesterone acetate (2.5 mg/day)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or a matching placebo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(Hulley et al. 1998)</w:delText>
        </w:r>
      </w:del>
      <w:del w:id="584" w:author="PR Preview" w:date="2026-01-01T00:00:00Z">
        <w:r>
          <w:delText xml:space="preserve">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Women were followed for an average of 4.1 years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(Hulley et al. 1998)</w:delText>
        </w:r>
      </w:del>
      <w:del w:id="589" w:author="PR Preview" w:date="2026-01-01T00:00:00Z">
        <w:r>
          <w:delText xml:space="preserve">.</w:delText>
        </w:r>
      </w:del>
    </w:p>
    <w:p>
      <w:pPr>
        <w:pStyle w:val="BodyText"/>
      </w:pPr>
      <w:del w:id="590" w:author="PR Preview" w:date="2026-01-01T00:00:00Z">
        <w:r>
          <w:delText xml:space="preserve">The primary outcome was nonfatal myocardial infarction or CHD death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(Hulley et al. 1998)</w:delText>
        </w:r>
      </w:del>
      <w:del w:id="593" w:author="PR Preview" w:date="2026-01-01T00:00:00Z">
        <w:r>
          <w:delText xml:space="preserve">.</w:delText>
        </w:r>
      </w:del>
    </w:p>
    <w:p>
      <w:pPr>
        <w:pStyle w:val="FirstParagraph"/>
      </w:pPr>
      <w:ins w:id="594" w:author="PR Preview" w:date="2026-01-01T00:00:00Z">
        <w:r>
          <w:t xml:space="preserve">The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“heart and estrogen/progestin study”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(HERS) was a clinical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trial of hormone therapy for prevention of recurrent heart attacks and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death among 2,763 post-menopausal women with existing coronary heart disease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(CHD)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[23]</w:t>
        </w:r>
      </w:ins>
      <w:ins w:id="607" w:author="PR Preview" w:date="2026-01-01T00:00:00Z">
        <w:r>
          <w:t xml:space="preserve">.</w:t>
        </w:r>
      </w:ins>
    </w:p>
    <w:p>
      <w:pPr>
        <w:pStyle w:val="BodyText"/>
      </w:pPr>
      <w:ins w:id="608" w:author="PR Preview" w:date="2026-01-01T00:00:00Z">
        <w:r>
          <w:t xml:space="preserve">The trial was conducted at 20 US clinical centers.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Participants were randomized to receive either conjugated equine estrogens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(0.625 mg/day) plus medroxyprogesterone acetate (2.5 mg/day)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or a matching placebo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[23]</w:t>
        </w:r>
      </w:ins>
      <w:ins w:id="617" w:author="PR Preview" w:date="2026-01-01T00:00:00Z">
        <w:r>
          <w:t xml:space="preserve">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Women were followed for an average of 4.1 years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[23]</w:t>
        </w:r>
      </w:ins>
      <w:ins w:id="622" w:author="PR Preview" w:date="2026-01-01T00:00:00Z">
        <w:r>
          <w:t xml:space="preserve">.</w:t>
        </w:r>
      </w:ins>
    </w:p>
    <w:p>
      <w:pPr>
        <w:pStyle w:val="BodyText"/>
      </w:pPr>
      <w:ins w:id="623" w:author="PR Preview" w:date="2026-01-01T00:00:00Z">
        <w:r>
          <w:t xml:space="preserve">The primary outcome was nonfatal myocardial infarction or CHD death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[23]</w:t>
        </w:r>
      </w:ins>
      <w:ins w:id="626" w:author="PR Preview" w:date="2026-01-01T00:00:00Z">
        <w:r>
          <w:t xml:space="preserve">.</w:t>
        </w:r>
      </w:ins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del w:id="627" w:author="PR Preview" w:date="2026-01-01T00:00:00Z">
        <w:r>
          <w:delText xml:space="preserve">The HERS data are distributed with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Vittinghoff et al. (2012)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on the book’s companion website:</w:delText>
        </w:r>
      </w:del>
    </w:p>
    <w:p>
      <w:pPr>
        <w:pStyle w:val="BodyText"/>
      </w:pPr>
      <w:ins w:id="632" w:author="PR Preview" w:date="2026-01-01T00:00:00Z">
        <w:r>
          <w:t xml:space="preserve">The HERS data are distributed with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Vittinghoff et al. [24]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on the book’s companion website:</w:t>
        </w:r>
      </w:ins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del w:id="637" w:author="PR Preview" w:date="2026-01-01T00:00:00Z">
        <w:r>
          <w:rPr>
            <w:i/>
            <w:iCs/>
          </w:rPr>
          <w:delText xml:space="preserve">Remark 13</w:delText>
        </w:r>
      </w:del>
      <w:del w:id="638" w:author="PR Preview" w:date="2026-01-01T00:00:00Z">
        <w:r>
          <w:delText xml:space="preserve"> (Choosing the alternative, and observed power). </w:delText>
        </w:r>
      </w:del>
      <w:del w:id="639" w:author="PR Preview" w:date="2026-01-01T00:00:00Z">
        <w:r>
          <w:delText xml:space="preserve">The alternative</w:delText>
        </w:r>
      </w:del>
      <w:del w:id="64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should be chosen before seeing the data,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as a difference worth detecting.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Power computed at</w:delText>
        </w:r>
      </w:del>
      <w:del w:id="64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(</w:delText>
        </w:r>
      </w:del>
      <w:del w:id="650" w:author="PR Preview" w:date="2026-01-01T00:00:00Z">
        <w:r>
          <w:delText xml:space="preserve">“observed power”</w:delText>
        </w:r>
      </w:del>
      <w:del w:id="651" w:author="PR Preview" w:date="2026-01-01T00:00:00Z">
        <w:r>
          <w:delText xml:space="preserve">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a function of the p-value,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it adds no information about the data already analyzed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(Hoenig and Heisey 2001)</w:delText>
        </w:r>
      </w:del>
      <w:del w:id="658" w:author="PR Preview" w:date="2026-01-01T00:00:00Z">
        <w:r>
          <w:delText xml:space="preserve">.</w:delText>
        </w:r>
      </w:del>
    </w:p>
    <w:p>
      <w:pPr>
        <w:pStyle w:val="BodyText"/>
      </w:pPr>
      <w:ins w:id="659" w:author="PR Preview" w:date="2026-01-01T00:00:00Z">
        <w:r>
          <w:rPr>
            <w:i/>
            <w:iCs/>
          </w:rPr>
          <w:t xml:space="preserve">Remark 13</w:t>
        </w:r>
      </w:ins>
      <w:ins w:id="660" w:author="PR Preview" w:date="2026-01-01T00:00:00Z">
        <w:r>
          <w:t xml:space="preserve"> (Choosing the alternative, and observed power). </w:t>
        </w:r>
      </w:ins>
      <w:ins w:id="661" w:author="PR Preview" w:date="2026-01-01T00:00:00Z">
        <w:r>
          <w:t xml:space="preserve">The alternative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should be chosen before seeing the data,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as a difference worth detecting.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Power computed at</w:t>
        </w:r>
      </w:ins>
      <w:ins w:id="66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(</w:t>
        </w:r>
      </w:ins>
      <w:ins w:id="672" w:author="PR Preview" w:date="2026-01-01T00:00:00Z">
        <w:r>
          <w:t xml:space="preserve">“observed power”</w:t>
        </w:r>
      </w:ins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a function of the p-value,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so it adds no information about the data already analyzed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[25]</w:t>
        </w:r>
      </w:ins>
      <w:ins w:id="680" w:author="PR Preview" w:date="2026-01-01T00:00:00Z">
        <w:r>
          <w:t xml:space="preserve">.</w:t>
        </w:r>
      </w:ins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del w:id="681" w:author="PR Preview" w:date="2026-01-01T00:00:00Z">
        <w:r>
          <w:rPr>
            <w:b/>
            <w:bCs/>
          </w:rPr>
          <w:delText xml:space="preserve">Exercise 38 (Binomial likelihood (adapted from</w:delText>
        </w:r>
      </w:del>
      <w:del w:id="682" w:author="PR Preview" w:date="2026-01-01T00:00:00Z">
        <w:r>
          <w:rPr>
            <w:b/>
            <w:bCs/>
          </w:rPr>
          <w:delText xml:space="preserve"> </w:delText>
        </w:r>
      </w:del>
      <w:del w:id="683" w:author="PR Preview" w:date="2026-01-01T00:00:00Z">
        <w:r>
          <w:rPr>
            <w:b/>
            <w:bCs/>
          </w:rPr>
          <w:delText xml:space="preserve">Dobson and Barnett (2018)</w:delText>
        </w:r>
      </w:del>
      <w:del w:id="684" w:author="PR Preview" w:date="2026-01-01T00:00:00Z">
        <w:r>
          <w:rPr>
            <w:b/>
            <w:bCs/>
          </w:rPr>
          <w:delText xml:space="preserve">, Chapter 3))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Let</w:delText>
        </w:r>
      </w:del>
      <w:del w:id="68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688" w:author="PR Preview" w:date="2026-01-01T00:00:00Z">
        <w:r>
          <w:delText xml:space="preserve">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so that</w:delText>
        </w:r>
      </w:del>
    </w:p>
    <w:p>
      <w:pPr>
        <w:pStyle w:val="FirstParagraph"/>
      </w:pPr>
      <w:ins w:id="691" w:author="PR Preview" w:date="2026-01-01T00:00:00Z">
        <w:r>
          <w:rPr>
            <w:b/>
            <w:bCs/>
          </w:rPr>
          <w:t xml:space="preserve">Exercise 38 (Binomial likelihood (adapted from</w:t>
        </w:r>
      </w:ins>
      <w:ins w:id="692" w:author="PR Preview" w:date="2026-01-01T00:00:00Z">
        <w:r>
          <w:rPr>
            <w:b/>
            <w:bCs/>
          </w:rPr>
          <w:t xml:space="preserve"> </w:t>
        </w:r>
      </w:ins>
      <w:ins w:id="693" w:author="PR Preview" w:date="2026-01-01T00:00:00Z">
        <w:r>
          <w:rPr>
            <w:b/>
            <w:bCs/>
          </w:rPr>
          <w:t xml:space="preserve">Dobson and Barnett [1]</w:t>
        </w:r>
      </w:ins>
      <w:ins w:id="694" w:author="PR Preview" w:date="2026-01-01T00:00:00Z">
        <w:r>
          <w:rPr>
            <w:b/>
            <w:bCs/>
          </w:rPr>
          <w:t xml:space="preserve">, Chapter 3))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Let</w:t>
        </w:r>
      </w:ins>
      <w:ins w:id="69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Exercise 39 (Gaussian log-likelihood (adapted from</w:delText>
        </w:r>
      </w:del>
      <w:del w:id="702" w:author="PR Preview" w:date="2026-01-01T00:00:00Z">
        <w:r>
          <w:rPr>
            <w:b/>
            <w:bCs/>
          </w:rPr>
          <w:delText xml:space="preserve"> </w:delText>
        </w:r>
      </w:del>
      <w:del w:id="703" w:author="PR Preview" w:date="2026-01-01T00:00:00Z">
        <w:r>
          <w:rPr>
            <w:b/>
            <w:bCs/>
          </w:rPr>
          <w:delText xml:space="preserve">Kleinbaum et al. (2014)</w:delText>
        </w:r>
      </w:del>
      <w:del w:id="704" w:author="PR Preview" w:date="2026-01-01T00:00:00Z">
        <w:r>
          <w:rPr>
            <w:b/>
            <w:bCs/>
          </w:rPr>
          <w:delText xml:space="preserve">, Chapter 5))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Let</w:delText>
        </w:r>
      </w:del>
      <w:del w:id="7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708" w:author="PR Preview" w:date="2026-01-01T00:00:00Z">
        <w:r>
          <w:delText xml:space="preserve">.</w:delText>
        </w:r>
      </w:del>
    </w:p>
    <w:p>
      <w:pPr>
        <w:pStyle w:val="BodyText"/>
      </w:pPr>
      <w:ins w:id="709" w:author="PR Preview" w:date="2026-01-01T00:00:00Z">
        <w:r>
          <w:rPr>
            <w:b/>
            <w:bCs/>
          </w:rPr>
          <w:t xml:space="preserve">Exercise 39 (Gaussian log-likelihood (adapted from</w:t>
        </w:r>
      </w:ins>
      <w:ins w:id="710" w:author="PR Preview" w:date="2026-01-01T00:00:00Z">
        <w:r>
          <w:rPr>
            <w:b/>
            <w:bCs/>
          </w:rPr>
          <w:t xml:space="preserve"> </w:t>
        </w:r>
      </w:ins>
      <w:ins w:id="711" w:author="PR Preview" w:date="2026-01-01T00:00:00Z">
        <w:r>
          <w:rPr>
            <w:b/>
            <w:bCs/>
          </w:rPr>
          <w:t xml:space="preserve">Kleinbaum et al. [26]</w:t>
        </w:r>
      </w:ins>
      <w:ins w:id="712" w:author="PR Preview" w:date="2026-01-01T00:00:00Z">
        <w:r>
          <w:rPr>
            <w:b/>
            <w:bCs/>
          </w:rPr>
          <w:t xml:space="preserve">, Chapter 5))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Let</w:t>
        </w:r>
      </w:ins>
      <w:ins w:id="7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71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del w:id="717" w:author="PR Preview" w:date="2026-01-01T00:00:00Z">
        <w:r>
          <w:rPr>
            <w:b/>
            <w:bCs/>
          </w:rPr>
          <w:delText xml:space="preserve">Exercise 40 (Score at the MLE (adapted from</w:delText>
        </w:r>
      </w:del>
      <w:del w:id="718" w:author="PR Preview" w:date="2026-01-01T00:00:00Z">
        <w:r>
          <w:rPr>
            <w:b/>
            <w:bCs/>
          </w:rPr>
          <w:delText xml:space="preserve"> </w:delText>
        </w:r>
      </w:del>
      <w:del w:id="719" w:author="PR Preview" w:date="2026-01-01T00:00:00Z">
        <w:r>
          <w:rPr>
            <w:b/>
            <w:bCs/>
          </w:rPr>
          <w:delText xml:space="preserve">Dobson and Barnett (2018)</w:delText>
        </w:r>
      </w:del>
      <w:del w:id="720" w:author="PR Preview" w:date="2026-01-01T00:00:00Z">
        <w:r>
          <w:rPr>
            <w:b/>
            <w:bCs/>
          </w:rPr>
          <w:delText xml:space="preserve">, Chapter 3))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Let</w:delText>
        </w:r>
      </w:del>
      <w:del w:id="7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724" w:author="PR Preview" w:date="2026-01-01T00:00:00Z">
        <w:r>
          <w:delText xml:space="preserve">.</w:delText>
        </w:r>
      </w:del>
    </w:p>
    <w:p>
      <w:pPr>
        <w:pStyle w:val="BodyText"/>
      </w:pPr>
      <w:ins w:id="725" w:author="PR Preview" w:date="2026-01-01T00:00:00Z">
        <w:r>
          <w:rPr>
            <w:b/>
            <w:bCs/>
          </w:rPr>
          <w:t xml:space="preserve">Exercise 40 (Score at the MLE (adapted from</w:t>
        </w:r>
      </w:ins>
      <w:ins w:id="726" w:author="PR Preview" w:date="2026-01-01T00:00:00Z">
        <w:r>
          <w:rPr>
            <w:b/>
            <w:bCs/>
          </w:rPr>
          <w:t xml:space="preserve"> </w:t>
        </w:r>
      </w:ins>
      <w:ins w:id="727" w:author="PR Preview" w:date="2026-01-01T00:00:00Z">
        <w:r>
          <w:rPr>
            <w:b/>
            <w:bCs/>
          </w:rPr>
          <w:t xml:space="preserve">Dobson and Barnett [1]</w:t>
        </w:r>
      </w:ins>
      <w:ins w:id="728" w:author="PR Preview" w:date="2026-01-01T00:00:00Z">
        <w:r>
          <w:rPr>
            <w:b/>
            <w:bCs/>
          </w:rPr>
          <w:t xml:space="preserve">, Chapter 3))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Let</w:t>
        </w:r>
      </w:ins>
      <w:ins w:id="7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3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Exercise 41 (Standard error of an MLE (adapted from</w:delText>
        </w:r>
      </w:del>
      <w:del w:id="734" w:author="PR Preview" w:date="2026-01-01T00:00:00Z">
        <w:r>
          <w:rPr>
            <w:b/>
            <w:bCs/>
          </w:rPr>
          <w:delText xml:space="preserve"> </w:delText>
        </w:r>
      </w:del>
      <w:del w:id="735" w:author="PR Preview" w:date="2026-01-01T00:00:00Z">
        <w:r>
          <w:rPr>
            <w:b/>
            <w:bCs/>
          </w:rPr>
          <w:delText xml:space="preserve">Dobson and Barnett (2018)</w:delText>
        </w:r>
      </w:del>
      <w:del w:id="736" w:author="PR Preview" w:date="2026-01-01T00:00:00Z">
        <w:r>
          <w:rPr>
            <w:b/>
            <w:bCs/>
          </w:rPr>
          <w:delText xml:space="preserve">, Chapter 5))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Let</w:delText>
        </w:r>
      </w:del>
      <w:del w:id="7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740" w:author="PR Preview" w:date="2026-01-01T00:00:00Z">
        <w:r>
          <w:delText xml:space="preserve">.</w:delText>
        </w:r>
      </w:del>
    </w:p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Exercise 41 (Standard error of an MLE (adapted from</w:t>
        </w:r>
      </w:ins>
      <w:ins w:id="742" w:author="PR Preview" w:date="2026-01-01T00:00:00Z">
        <w:r>
          <w:rPr>
            <w:b/>
            <w:bCs/>
          </w:rP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Dobson and Barnett [1]</w:t>
        </w:r>
      </w:ins>
      <w:ins w:id="744" w:author="PR Preview" w:date="2026-01-01T00:00:00Z">
        <w:r>
          <w:rPr>
            <w:b/>
            <w:bCs/>
          </w:rPr>
          <w:t xml:space="preserve">, Chapter 5))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Let</w:t>
        </w:r>
      </w:ins>
      <w:ins w:id="7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del w:id="749" w:author="PR Preview" w:date="2026-01-01T00:00:00Z">
        <w:r>
          <w:rPr>
            <w:b/>
            <w:bCs/>
          </w:rPr>
          <w:delText xml:space="preserve">Exercise 42 (Exponential MLE (adapted from</w:delText>
        </w:r>
      </w:del>
      <w:del w:id="750" w:author="PR Preview" w:date="2026-01-01T00:00:00Z">
        <w:r>
          <w:rPr>
            <w:b/>
            <w:bCs/>
          </w:rPr>
          <w:delText xml:space="preserve"> </w:delText>
        </w:r>
      </w:del>
      <w:del w:id="751" w:author="PR Preview" w:date="2026-01-01T00:00:00Z">
        <w:r>
          <w:rPr>
            <w:b/>
            <w:bCs/>
          </w:rPr>
          <w:delText xml:space="preserve">Dobson and Barnett (2018)</w:delText>
        </w:r>
      </w:del>
      <w:del w:id="752" w:author="PR Preview" w:date="2026-01-01T00:00:00Z">
        <w:r>
          <w:rPr>
            <w:b/>
            <w:bCs/>
          </w:rPr>
          <w:delText xml:space="preserve">, Chapter 3))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Let</w:delText>
        </w:r>
      </w:del>
      <w:del w:id="7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756" w:author="PR Preview" w:date="2026-01-01T00:00:00Z">
        <w:r>
          <w:delText xml:space="preserve">,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so that</w:delText>
        </w:r>
      </w:del>
    </w:p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Exercise 42 (Exponential MLE (adapted from</w:t>
        </w:r>
      </w:ins>
      <w:ins w:id="760" w:author="PR Preview" w:date="2026-01-01T00:00:00Z">
        <w:r>
          <w:rPr>
            <w:b/>
            <w:bCs/>
          </w:rP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Dobson and Barnett [1]</w:t>
        </w:r>
      </w:ins>
      <w:ins w:id="762" w:author="PR Preview" w:date="2026-01-01T00:00:00Z">
        <w:r>
          <w:rPr>
            <w:b/>
            <w:bCs/>
          </w:rPr>
          <w:t xml:space="preserve">, Chapter 3))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Let</w:t>
        </w:r>
      </w:ins>
      <w:ins w:id="76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del w:id="769" w:author="PR Preview" w:date="2026-01-01T00:00:00Z">
        <w:r>
          <w:delText xml:space="preserve">Wikipedia contributors (2026g)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— the method, its properties and its history</w:delText>
        </w:r>
      </w:del>
    </w:p>
    <w:p>
      <w:pPr>
        <w:numPr>
          <w:ilvl w:val="0"/>
          <w:numId w:val="1007"/>
        </w:numPr>
      </w:pPr>
      <w:del w:id="772" w:author="PR Preview" w:date="2026-01-01T00:00:00Z">
        <w:r>
          <w:delText xml:space="preserve">Wikipedia contributors (2026e)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— likelihood and log-likelihood</w:delText>
        </w:r>
      </w:del>
    </w:p>
    <w:p>
      <w:pPr>
        <w:numPr>
          <w:ilvl w:val="0"/>
          <w:numId w:val="1007"/>
        </w:numPr>
      </w:pPr>
      <w:del w:id="775" w:author="PR Preview" w:date="2026-01-01T00:00:00Z">
        <w:r>
          <w:delText xml:space="preserve">Wikipedia contributors (2026d)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— the score function and its properties</w:delText>
        </w:r>
      </w:del>
    </w:p>
    <w:p>
      <w:pPr>
        <w:numPr>
          <w:ilvl w:val="0"/>
          <w:numId w:val="1007"/>
        </w:numPr>
      </w:pPr>
      <w:del w:id="778" w:author="PR Preview" w:date="2026-01-01T00:00:00Z">
        <w:r>
          <w:delText xml:space="preserve">Wikipedia contributors (2026b)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— expected and observed information</w:delText>
        </w:r>
      </w:del>
    </w:p>
    <w:p>
      <w:pPr>
        <w:numPr>
          <w:ilvl w:val="0"/>
          <w:numId w:val="1007"/>
        </w:numPr>
      </w:pPr>
      <w:del w:id="781" w:author="PR Preview" w:date="2026-01-01T00:00:00Z">
        <w:r>
          <w:delText xml:space="preserve">Wikipedia contributors (2026i)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— the Wald test and confidence interval</w:delText>
        </w:r>
      </w:del>
    </w:p>
    <w:p>
      <w:pPr>
        <w:numPr>
          <w:ilvl w:val="0"/>
          <w:numId w:val="1007"/>
        </w:numPr>
      </w:pPr>
      <w:del w:id="784" w:author="PR Preview" w:date="2026-01-01T00:00:00Z">
        <w:r>
          <w:delText xml:space="preserve">Wikipedia contributors (2026f)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— the test and Wilks’ theorem</w:delText>
        </w:r>
      </w:del>
    </w:p>
    <w:p>
      <w:pPr>
        <w:numPr>
          <w:ilvl w:val="0"/>
          <w:numId w:val="1007"/>
        </w:numPr>
      </w:pPr>
      <w:del w:id="787" w:author="PR Preview" w:date="2026-01-01T00:00:00Z">
        <w:r>
          <w:delText xml:space="preserve">Wikipedia contributors (2026h)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— how it differs from a confidence interval</w:delText>
        </w:r>
      </w:del>
    </w:p>
    <w:p>
      <w:pPr>
        <w:numPr>
          <w:ilvl w:val="0"/>
          <w:numId w:val="1007"/>
        </w:numPr>
      </w:pPr>
      <w:ins w:id="790" w:author="PR Preview" w:date="2026-01-01T00:00:00Z">
        <w:r>
          <w:t xml:space="preserve">Wikipedia contributors [5]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— the method, its properties and its history</w:t>
        </w:r>
      </w:ins>
    </w:p>
    <w:p>
      <w:pPr>
        <w:numPr>
          <w:ilvl w:val="0"/>
          <w:numId w:val="1007"/>
        </w:numPr>
      </w:pPr>
      <w:ins w:id="793" w:author="PR Preview" w:date="2026-01-01T00:00:00Z">
        <w:r>
          <w:t xml:space="preserve">Wikipedia contributors [4]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— likelihood and log-likelihood</w:t>
        </w:r>
      </w:ins>
    </w:p>
    <w:p>
      <w:pPr>
        <w:numPr>
          <w:ilvl w:val="0"/>
          <w:numId w:val="1007"/>
        </w:numPr>
      </w:pPr>
      <w:ins w:id="796" w:author="PR Preview" w:date="2026-01-01T00:00:00Z">
        <w:r>
          <w:t xml:space="preserve">Wikipedia contributors [10]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— the score function and its properties</w:t>
        </w:r>
      </w:ins>
    </w:p>
    <w:p>
      <w:pPr>
        <w:numPr>
          <w:ilvl w:val="0"/>
          <w:numId w:val="1007"/>
        </w:numPr>
      </w:pPr>
      <w:ins w:id="799" w:author="PR Preview" w:date="2026-01-01T00:00:00Z">
        <w:r>
          <w:t xml:space="preserve">Wikipedia contributors [12]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— expected and observed information</w:t>
        </w:r>
      </w:ins>
    </w:p>
    <w:p>
      <w:pPr>
        <w:numPr>
          <w:ilvl w:val="0"/>
          <w:numId w:val="1007"/>
        </w:numPr>
      </w:pPr>
      <w:ins w:id="802" w:author="PR Preview" w:date="2026-01-01T00:00:00Z">
        <w:r>
          <w:t xml:space="preserve">Wikipedia contributors [18]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— the Wald test and confidence interval</w:t>
        </w:r>
      </w:ins>
    </w:p>
    <w:p>
      <w:pPr>
        <w:numPr>
          <w:ilvl w:val="0"/>
          <w:numId w:val="1007"/>
        </w:numPr>
      </w:pPr>
      <w:ins w:id="805" w:author="PR Preview" w:date="2026-01-01T00:00:00Z">
        <w:r>
          <w:t xml:space="preserve">Wikipedia contributors [19]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— the test and Wilks’ theorem</w:t>
        </w:r>
      </w:ins>
    </w:p>
    <w:p>
      <w:pPr>
        <w:numPr>
          <w:ilvl w:val="0"/>
          <w:numId w:val="1007"/>
        </w:numPr>
      </w:pPr>
      <w:ins w:id="808" w:author="PR Preview" w:date="2026-01-01T00:00:00Z">
        <w:r>
          <w:t xml:space="preserve">Wikipedia contributors [22]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— how it differs from a confidence interval</w:t>
        </w:r>
      </w:ins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del w:id="811" w:author="PR Preview" w:date="2026-01-01T00:00:00Z">
        <w:r>
          <w:delText xml:space="preserve">5MinuteAI. n.d.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rPr>
            <w:i/>
            <w:iCs/>
          </w:rPr>
          <w:delText xml:space="preserve">Probability &amp; Statistics</w:delText>
        </w:r>
      </w:del>
      <w:del w:id="814" w:author="PR Preview" w:date="2026-01-01T00:00:00Z">
        <w:r>
          <w:delText xml:space="preserve">. Video playlist on YouTube. Accessed October 12, 2026.</w:delText>
        </w:r>
      </w:del>
      <w:del w:id="815" w:author="PR Preview" w:date="2026-01-01T00:00:00Z">
        <w:r>
          <w:delText xml:space="preserve"> </w:delText>
        </w:r>
      </w:del>
      <w:hyperlink r:id="rId345">
        <w:del w:id="816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817" w:author="PR Preview" w:date="2026-01-01T00:00:00Z">
        <w:r>
          <w:delText xml:space="preserve">.</w:delText>
        </w:r>
      </w:del>
    </w:p>
    <w:p>
      <w:pPr>
        <w:pStyle w:val="Bibliography"/>
      </w:pPr>
      <w:del w:id="818" w:author="PR Preview" w:date="2026-01-01T00:00:00Z">
        <w:r>
          <w:delText xml:space="preserve">Casella, George, and Roger Berger. 2002.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rPr>
            <w:i/>
            <w:iCs/>
          </w:rPr>
          <w:delText xml:space="preserve">Statistical Inference</w:delText>
        </w:r>
      </w:del>
      <w:del w:id="821" w:author="PR Preview" w:date="2026-01-01T00:00:00Z">
        <w:r>
          <w:delText xml:space="preserve">. 2nd ed. Cengage Learning.</w:delText>
        </w:r>
      </w:del>
      <w:del w:id="822" w:author="PR Preview" w:date="2026-01-01T00:00:00Z">
        <w:r>
          <w:delText xml:space="preserve"> </w:delText>
        </w:r>
      </w:del>
      <w:hyperlink r:id="rId339">
        <w:del w:id="823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824" w:author="PR Preview" w:date="2026-01-01T00:00:00Z">
        <w:r>
          <w:delText xml:space="preserve">.</w:delText>
        </w:r>
      </w:del>
    </w:p>
    <w:p>
      <w:pPr>
        <w:pStyle w:val="Bibliography"/>
      </w:pPr>
      <w:del w:id="825" w:author="PR Preview" w:date="2026-01-01T00:00:00Z">
        <w:r>
          <w:delText xml:space="preserve">Dobson, Annette J, and Adrian G Barnett. 2018.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828" w:author="PR Preview" w:date="2026-01-01T00:00:00Z">
        <w:r>
          <w:delText xml:space="preserve">. 4th ed. CRC press.</w:delText>
        </w:r>
      </w:del>
      <w:del w:id="829" w:author="PR Preview" w:date="2026-01-01T00:00:00Z">
        <w:r>
          <w:delText xml:space="preserve"> </w:delText>
        </w:r>
      </w:del>
      <w:hyperlink r:id="rId335">
        <w:del w:id="830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831" w:author="PR Preview" w:date="2026-01-01T00:00:00Z">
        <w:r>
          <w:delText xml:space="preserve">.</w:delText>
        </w:r>
      </w:del>
    </w:p>
    <w:p>
      <w:pPr>
        <w:pStyle w:val="Bibliography"/>
      </w:pPr>
      <w:del w:id="832" w:author="PR Preview" w:date="2026-01-01T00:00:00Z">
        <w:r>
          <w:delText xml:space="preserve">Dunn, Peter K, and Gordon K Smyth. 2018.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rPr>
            <w:i/>
            <w:iCs/>
          </w:rPr>
          <w:delText xml:space="preserve">Generalized Linear Models with Examples in</w:delText>
        </w:r>
      </w:del>
      <w:del w:id="835" w:author="PR Preview" w:date="2026-01-01T00:00:00Z">
        <w:r>
          <w:rPr>
            <w:i/>
            <w:iCs/>
          </w:rPr>
          <w:delText xml:space="preserve"> </w:delText>
        </w:r>
      </w:del>
      <w:del w:id="836" w:author="PR Preview" w:date="2026-01-01T00:00:00Z">
        <w:r>
          <w:rPr>
            <w:i/>
            <w:iCs/>
          </w:rPr>
          <w:delText xml:space="preserve">R</w:delText>
        </w:r>
      </w:del>
      <w:del w:id="837" w:author="PR Preview" w:date="2026-01-01T00:00:00Z">
        <w:r>
          <w:delText xml:space="preserve">. Vol. 53. Springer.</w:delText>
        </w:r>
      </w:del>
      <w:del w:id="838" w:author="PR Preview" w:date="2026-01-01T00:00:00Z">
        <w:r>
          <w:delText xml:space="preserve"> </w:delText>
        </w:r>
      </w:del>
      <w:hyperlink r:id="rId357">
        <w:del w:id="839" w:author="PR Preview" w:date="2026-01-01T00:00:00Z">
          <w:r>
            <w:rPr>
              <w:rStyle w:val="Hyperlink"/>
            </w:rPr>
            <w:delText xml:space="preserve">https://doi.org/10.1007/978-1-4419-0118-7</w:delText>
          </w:r>
        </w:del>
      </w:hyperlink>
      <w:del w:id="840" w:author="PR Preview" w:date="2026-01-01T00:00:00Z">
        <w:r>
          <w:delText xml:space="preserve">.</w:delText>
        </w:r>
      </w:del>
    </w:p>
    <w:p>
      <w:pPr>
        <w:pStyle w:val="Bibliography"/>
      </w:pPr>
      <w:del w:id="841" w:author="PR Preview" w:date="2026-01-01T00:00:00Z">
        <w:r>
          <w:delText xml:space="preserve">Efron, Bradley, and David V Hinkley. 1978.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“Assessing the Accuracy of the Maximum Likelihood Estimator: Observed Versus Expected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Fisher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Information.”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rPr>
            <w:i/>
            <w:iCs/>
          </w:rPr>
          <w:delText xml:space="preserve">Biometrika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65 (3): 457–83.</w:delText>
        </w:r>
      </w:del>
      <w:del w:id="852" w:author="PR Preview" w:date="2026-01-01T00:00:00Z">
        <w:r>
          <w:delText xml:space="preserve"> </w:delText>
        </w:r>
      </w:del>
      <w:hyperlink r:id="rId365">
        <w:del w:id="853" w:author="PR Preview" w:date="2026-01-01T00:00:00Z">
          <w:r>
            <w:rPr>
              <w:rStyle w:val="Hyperlink"/>
            </w:rPr>
            <w:delText xml:space="preserve">https://doi.org/10.1093/biomet/65.3.457</w:delText>
          </w:r>
        </w:del>
      </w:hyperlink>
      <w:del w:id="854" w:author="PR Preview" w:date="2026-01-01T00:00:00Z">
        <w:r>
          <w:delText xml:space="preserve">.</w:delText>
        </w:r>
      </w:del>
    </w:p>
    <w:p>
      <w:pPr>
        <w:pStyle w:val="Bibliography"/>
      </w:pPr>
      <w:del w:id="855" w:author="PR Preview" w:date="2026-01-01T00:00:00Z">
        <w:r>
          <w:delText xml:space="preserve">Hoenig, John M., and Dennis M. Heisey. 2001.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“The Abuse of Power: The Pervasive Fallacy of Power Calculations for Data Analysis.”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rPr>
            <w:i/>
            <w:iCs/>
          </w:rPr>
          <w:delText xml:space="preserve">The American Statistician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55 (1): 19–24.</w:delText>
        </w:r>
      </w:del>
      <w:del w:id="862" w:author="PR Preview" w:date="2026-01-01T00:00:00Z">
        <w:r>
          <w:delText xml:space="preserve"> </w:delText>
        </w:r>
      </w:del>
      <w:hyperlink r:id="rId381">
        <w:del w:id="863" w:author="PR Preview" w:date="2026-01-01T00:00:00Z">
          <w:r>
            <w:rPr>
              <w:rStyle w:val="Hyperlink"/>
            </w:rPr>
            <w:delText xml:space="preserve">https://doi.org/10.1198/000313001300339897</w:delText>
          </w:r>
        </w:del>
      </w:hyperlink>
      <w:del w:id="864" w:author="PR Preview" w:date="2026-01-01T00:00:00Z">
        <w:r>
          <w:delText xml:space="preserve">.</w:delText>
        </w:r>
      </w:del>
    </w:p>
    <w:p>
      <w:pPr>
        <w:pStyle w:val="Bibliography"/>
      </w:pPr>
      <w:del w:id="865" w:author="PR Preview" w:date="2026-01-01T00:00:00Z">
        <w:r>
          <w:delText xml:space="preserve">Hogg, Robert V., Elliot A. Tanis, and Dale L. Zimmerman. 2019.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868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869" w:author="PR Preview" w:date="2026-01-01T00:00:00Z">
        <w:r>
          <w:delText xml:space="preserve">Hulley, Stephen, Deborah Grady, Trudy Bush, et al. 1998.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“Randomized Trial of Estrogen Plus Progestin for Secondary Prevention of Coronary Heart Disease in Postmenopausal Women.”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rPr>
            <w:i/>
            <w:iCs/>
          </w:rPr>
          <w:delText xml:space="preserve">JAMA : The Journal of the American Medical Association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(Chicago, IL) 280 (7): 605–13.</w:delText>
        </w:r>
      </w:del>
      <w:del w:id="876" w:author="PR Preview" w:date="2026-01-01T00:00:00Z">
        <w:r>
          <w:delText xml:space="preserve"> </w:delText>
        </w:r>
      </w:del>
      <w:hyperlink r:id="rId377">
        <w:del w:id="877" w:author="PR Preview" w:date="2026-01-01T00:00:00Z">
          <w:r>
            <w:rPr>
              <w:rStyle w:val="Hyperlink"/>
            </w:rPr>
            <w:delText xml:space="preserve">https://doi.org/10.1001/jama.280.7.605</w:delText>
          </w:r>
        </w:del>
      </w:hyperlink>
      <w:del w:id="878" w:author="PR Preview" w:date="2026-01-01T00:00:00Z">
        <w:r>
          <w:delText xml:space="preserve">.</w:delText>
        </w:r>
      </w:del>
    </w:p>
    <w:p>
      <w:pPr>
        <w:pStyle w:val="Bibliography"/>
      </w:pPr>
      <w:del w:id="879" w:author="PR Preview" w:date="2026-01-01T00:00:00Z">
        <w:r>
          <w:delText xml:space="preserve">Kleinbaum, David G, Lawrence L Kupper, Azhar Nizam, K Muller, and ES Rosenberg. 2014.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rPr>
            <w:i/>
            <w:iCs/>
          </w:rPr>
          <w:delText xml:space="preserve">Applied Regression Analysis and Other Multivariable Methods</w:delText>
        </w:r>
      </w:del>
      <w:del w:id="882" w:author="PR Preview" w:date="2026-01-01T00:00:00Z">
        <w:r>
          <w:delText xml:space="preserve">. 5th ed. Cengage Learning.</w:delText>
        </w:r>
      </w:del>
      <w:del w:id="883" w:author="PR Preview" w:date="2026-01-01T00:00:00Z">
        <w:r>
          <w:delText xml:space="preserve"> </w:delText>
        </w:r>
      </w:del>
      <w:hyperlink r:id="rId383">
        <w:del w:id="884" w:author="PR Preview" w:date="2026-01-01T00:00:00Z">
          <w:r>
            <w:rPr>
              <w:rStyle w:val="Hyperlink"/>
            </w:rPr>
            <w:delText xml:space="preserve">https://www.cengage.com/c/applied-regression-analysis-and-other-multivariable-methods-5e-kleinbaum/9781285051086/</w:delText>
          </w:r>
        </w:del>
      </w:hyperlink>
      <w:del w:id="885" w:author="PR Preview" w:date="2026-01-01T00:00:00Z">
        <w:r>
          <w:delText xml:space="preserve">.</w:delText>
        </w:r>
      </w:del>
    </w:p>
    <w:p>
      <w:pPr>
        <w:pStyle w:val="Bibliography"/>
      </w:pPr>
      <w:del w:id="886" w:author="PR Preview" w:date="2026-01-01T00:00:00Z">
        <w:r>
          <w:delText xml:space="preserve">Lehmann, E. L. 1999.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rPr>
            <w:i/>
            <w:iCs/>
          </w:rPr>
          <w:delText xml:space="preserve">Elements of Large-Sample Theory</w:delText>
        </w:r>
      </w:del>
      <w:del w:id="889" w:author="PR Preview" w:date="2026-01-01T00:00:00Z">
        <w:r>
          <w:delText xml:space="preserve">. Springer Texts in Statistics. Springer.</w:delText>
        </w:r>
      </w:del>
      <w:del w:id="890" w:author="PR Preview" w:date="2026-01-01T00:00:00Z">
        <w:r>
          <w:delText xml:space="preserve"> </w:delText>
        </w:r>
      </w:del>
      <w:hyperlink r:id="rId361">
        <w:del w:id="891" w:author="PR Preview" w:date="2026-01-01T00:00:00Z">
          <w:r>
            <w:rPr>
              <w:rStyle w:val="Hyperlink"/>
            </w:rPr>
            <w:delText xml:space="preserve">https://doi.org/10.1007/b98855</w:delText>
          </w:r>
        </w:del>
      </w:hyperlink>
      <w:del w:id="892" w:author="PR Preview" w:date="2026-01-01T00:00:00Z">
        <w:r>
          <w:delText xml:space="preserve">.</w:delText>
        </w:r>
      </w:del>
    </w:p>
    <w:p>
      <w:pPr>
        <w:pStyle w:val="Bibliography"/>
      </w:pPr>
      <w:del w:id="893" w:author="PR Preview" w:date="2026-01-01T00:00:00Z">
        <w:r>
          <w:delText xml:space="preserve">McLachlan, Geoffrey J, and Thriyambakam Krishnan. 2007.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i/>
            <w:iCs/>
          </w:rPr>
          <w:delText xml:space="preserve">The</w:delText>
        </w:r>
      </w:del>
      <w:del w:id="896" w:author="PR Preview" w:date="2026-01-01T00:00:00Z">
        <w:r>
          <w:rPr>
            <w:i/>
            <w:iCs/>
          </w:rPr>
          <w:delText xml:space="preserve"> </w:delText>
        </w:r>
      </w:del>
      <w:del w:id="897" w:author="PR Preview" w:date="2026-01-01T00:00:00Z">
        <w:r>
          <w:rPr>
            <w:i/>
            <w:iCs/>
          </w:rPr>
          <w:delText xml:space="preserve">EM</w:delText>
        </w:r>
      </w:del>
      <w:del w:id="898" w:author="PR Preview" w:date="2026-01-01T00:00:00Z">
        <w:r>
          <w:rPr>
            <w:i/>
            <w:iCs/>
          </w:rPr>
          <w:delText xml:space="preserve"> </w:delText>
        </w:r>
      </w:del>
      <w:del w:id="899" w:author="PR Preview" w:date="2026-01-01T00:00:00Z">
        <w:r>
          <w:rPr>
            <w:i/>
            <w:iCs/>
          </w:rPr>
          <w:delText xml:space="preserve">Algorithm and Extensions</w:delText>
        </w:r>
      </w:del>
      <w:del w:id="900" w:author="PR Preview" w:date="2026-01-01T00:00:00Z">
        <w:r>
          <w:delText xml:space="preserve">. 2nd ed. John Wiley &amp; Sons.</w:delText>
        </w:r>
      </w:del>
      <w:del w:id="901" w:author="PR Preview" w:date="2026-01-01T00:00:00Z">
        <w:r>
          <w:delText xml:space="preserve"> </w:delText>
        </w:r>
      </w:del>
      <w:hyperlink r:id="rId337">
        <w:del w:id="902" w:author="PR Preview" w:date="2026-01-01T00:00:00Z">
          <w:r>
            <w:rPr>
              <w:rStyle w:val="Hyperlink"/>
            </w:rPr>
            <w:delText xml:space="preserve">https://doi.org/10.1002/9780470191613</w:delText>
          </w:r>
        </w:del>
      </w:hyperlink>
      <w:del w:id="903" w:author="PR Preview" w:date="2026-01-01T00:00:00Z">
        <w:r>
          <w:delText xml:space="preserve">.</w:delText>
        </w:r>
      </w:del>
    </w:p>
    <w:p>
      <w:pPr>
        <w:pStyle w:val="Bibliography"/>
      </w:pPr>
      <w:del w:id="904" w:author="PR Preview" w:date="2026-01-01T00:00:00Z">
        <w:r>
          <w:delText xml:space="preserve">Newey, Whitney K, and Daniel McFadden. 1994.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“Large Sample Estimation and Hypothesis Testing.”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In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rPr>
            <w:i/>
            <w:iCs/>
          </w:rPr>
          <w:delText xml:space="preserve">Handbook of Econometrics</w:delText>
        </w:r>
      </w:del>
      <w:del w:id="911" w:author="PR Preview" w:date="2026-01-01T00:00:00Z">
        <w:r>
          <w:delText xml:space="preserve">, edited by Robert Engle and Dan McFadden, vol. 4. Elsevier.</w:delText>
        </w:r>
      </w:del>
      <w:del w:id="912" w:author="PR Preview" w:date="2026-01-01T00:00:00Z">
        <w:r>
          <w:delText xml:space="preserve"> </w:delText>
        </w:r>
      </w:del>
      <w:hyperlink r:id="rId363">
        <w:del w:id="913" w:author="PR Preview" w:date="2026-01-01T00:00:00Z">
          <w:r>
            <w:rPr>
              <w:rStyle w:val="Hyperlink"/>
            </w:rPr>
            <w:delText xml:space="preserve">https://doi.org/10.1016/S1573-4412(05)80005-4</w:delText>
          </w:r>
        </w:del>
      </w:hyperlink>
      <w:del w:id="914" w:author="PR Preview" w:date="2026-01-01T00:00:00Z">
        <w:r>
          <w:delText xml:space="preserve">.</w:delText>
        </w:r>
      </w:del>
    </w:p>
    <w:p>
      <w:pPr>
        <w:pStyle w:val="Bibliography"/>
      </w:pPr>
      <w:del w:id="915" w:author="PR Preview" w:date="2026-01-01T00:00:00Z">
        <w:r>
          <w:delText xml:space="preserve">Rice, John A. 2007.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918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919" w:author="PR Preview" w:date="2026-01-01T00:00:00Z">
        <w:r>
          <w:delText xml:space="preserve">Vittinghoff, Eric, David V Glidden, Stephen C Shiboski, and Charles E McCulloch. 2012.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922" w:author="PR Preview" w:date="2026-01-01T00:00:00Z">
        <w:r>
          <w:delText xml:space="preserve">. 2nd ed. Springer.</w:delText>
        </w:r>
      </w:del>
      <w:del w:id="923" w:author="PR Preview" w:date="2026-01-01T00:00:00Z">
        <w:r>
          <w:delText xml:space="preserve"> </w:delText>
        </w:r>
      </w:del>
      <w:hyperlink r:id="rId379">
        <w:del w:id="924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925" w:author="PR Preview" w:date="2026-01-01T00:00:00Z">
        <w:r>
          <w:delText xml:space="preserve">.</w:delText>
        </w:r>
      </w:del>
    </w:p>
    <w:p>
      <w:pPr>
        <w:pStyle w:val="Bibliography"/>
      </w:pPr>
      <w:del w:id="926" w:author="PR Preview" w:date="2026-01-01T00:00:00Z">
        <w:r>
          <w:delText xml:space="preserve">Wikipedia contributors. 2026a.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rPr>
            <w:i/>
            <w:iCs/>
          </w:rPr>
          <w:delText xml:space="preserve">Critical Point (Mathematics) —</w:delText>
        </w:r>
      </w:del>
      <w:del w:id="929" w:author="PR Preview" w:date="2026-01-01T00:00:00Z">
        <w:r>
          <w:rPr>
            <w:i/>
            <w:iCs/>
          </w:rPr>
          <w:delText xml:space="preserve"> </w:delText>
        </w:r>
      </w:del>
      <w:del w:id="930" w:author="PR Preview" w:date="2026-01-01T00:00:00Z">
        <w:r>
          <w:rPr>
            <w:i/>
            <w:iCs/>
          </w:rPr>
          <w:delText xml:space="preserve">Wikipedia</w:delText>
        </w:r>
      </w:del>
      <w:del w:id="931" w:author="PR Preview" w:date="2026-01-01T00:00:00Z">
        <w:r>
          <w:rPr>
            <w:i/>
            <w:iCs/>
          </w:rPr>
          <w:delText xml:space="preserve">,</w:delText>
        </w:r>
      </w:del>
      <w:del w:id="932" w:author="PR Preview" w:date="2026-01-01T00:00:00Z">
        <w:r>
          <w:rPr>
            <w:i/>
            <w:iCs/>
          </w:rPr>
          <w:delText xml:space="preserve"> </w:delText>
        </w:r>
      </w:del>
      <w:del w:id="933" w:author="PR Preview" w:date="2026-01-01T00:00:00Z">
        <w:r>
          <w:rPr>
            <w:i/>
            <w:iCs/>
          </w:rPr>
          <w:delText xml:space="preserve">the Free Encyclopedia</w:delText>
        </w:r>
      </w:del>
      <w:del w:id="934" w:author="PR Preview" w:date="2026-01-01T00:00:00Z">
        <w:r>
          <w:delText xml:space="preserve">.</w:delText>
        </w:r>
      </w:del>
      <w:del w:id="935" w:author="PR Preview" w:date="2026-01-01T00:00:00Z">
        <w:r>
          <w:delText xml:space="preserve"> </w:delText>
        </w:r>
      </w:del>
      <w:hyperlink r:id="rId349">
        <w:del w:id="936" w:author="PR Preview" w:date="2026-01-01T00:00:00Z">
          <w:r>
            <w:rPr>
              <w:rStyle w:val="Hyperlink"/>
            </w:rPr>
            <w:delText xml:space="preserve">https://en.wikipedia.org/wiki/Critical_point_%28mathematics%29</w:delText>
          </w:r>
        </w:del>
      </w:hyperlink>
      <w:del w:id="937" w:author="PR Preview" w:date="2026-01-01T00:00:00Z">
        <w:r>
          <w:delText xml:space="preserve">.</w:delText>
        </w:r>
      </w:del>
    </w:p>
    <w:p>
      <w:pPr>
        <w:pStyle w:val="Bibliography"/>
      </w:pPr>
      <w:del w:id="938" w:author="PR Preview" w:date="2026-01-01T00:00:00Z">
        <w:r>
          <w:delText xml:space="preserve">Wikipedia contributors. 2026b.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rPr>
            <w:i/>
            <w:iCs/>
          </w:rPr>
          <w:delText xml:space="preserve">Fisher Information —</w:delText>
        </w:r>
      </w:del>
      <w:del w:id="941" w:author="PR Preview" w:date="2026-01-01T00:00:00Z">
        <w:r>
          <w:rPr>
            <w:i/>
            <w:iCs/>
          </w:rPr>
          <w:delText xml:space="preserve"> </w:delText>
        </w:r>
      </w:del>
      <w:del w:id="942" w:author="PR Preview" w:date="2026-01-01T00:00:00Z">
        <w:r>
          <w:rPr>
            <w:i/>
            <w:iCs/>
          </w:rPr>
          <w:delText xml:space="preserve">Wikipedia</w:delText>
        </w:r>
      </w:del>
      <w:del w:id="943" w:author="PR Preview" w:date="2026-01-01T00:00:00Z">
        <w:r>
          <w:rPr>
            <w:i/>
            <w:iCs/>
          </w:rPr>
          <w:delText xml:space="preserve">,</w:delText>
        </w:r>
      </w:del>
      <w:del w:id="944" w:author="PR Preview" w:date="2026-01-01T00:00:00Z">
        <w:r>
          <w:rPr>
            <w:i/>
            <w:iCs/>
          </w:rPr>
          <w:delText xml:space="preserve"> </w:delText>
        </w:r>
      </w:del>
      <w:del w:id="945" w:author="PR Preview" w:date="2026-01-01T00:00:00Z">
        <w:r>
          <w:rPr>
            <w:i/>
            <w:iCs/>
          </w:rPr>
          <w:delText xml:space="preserve">the Free Encyclopedia</w:delText>
        </w:r>
      </w:del>
      <w:del w:id="946" w:author="PR Preview" w:date="2026-01-01T00:00:00Z">
        <w:r>
          <w:delText xml:space="preserve">.</w:delText>
        </w:r>
      </w:del>
      <w:del w:id="947" w:author="PR Preview" w:date="2026-01-01T00:00:00Z">
        <w:r>
          <w:delText xml:space="preserve"> </w:delText>
        </w:r>
      </w:del>
      <w:hyperlink r:id="rId355">
        <w:del w:id="948" w:author="PR Preview" w:date="2026-01-01T00:00:00Z">
          <w:r>
            <w:rPr>
              <w:rStyle w:val="Hyperlink"/>
            </w:rPr>
            <w:delText xml:space="preserve">https://en.wikipedia.org/wiki/Fisher_information</w:delText>
          </w:r>
        </w:del>
      </w:hyperlink>
      <w:del w:id="949" w:author="PR Preview" w:date="2026-01-01T00:00:00Z">
        <w:r>
          <w:delText xml:space="preserve">.</w:delText>
        </w:r>
      </w:del>
    </w:p>
    <w:p>
      <w:pPr>
        <w:pStyle w:val="Bibliography"/>
      </w:pPr>
      <w:del w:id="950" w:author="PR Preview" w:date="2026-01-01T00:00:00Z">
        <w:r>
          <w:delText xml:space="preserve">Wikipedia contributors. 2026c.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rPr>
            <w:i/>
            <w:iCs/>
          </w:rPr>
          <w:delText xml:space="preserve">Hessian Matrix —</w:delText>
        </w:r>
      </w:del>
      <w:del w:id="953" w:author="PR Preview" w:date="2026-01-01T00:00:00Z">
        <w:r>
          <w:rPr>
            <w:i/>
            <w:iCs/>
          </w:rPr>
          <w:delText xml:space="preserve"> </w:delText>
        </w:r>
      </w:del>
      <w:del w:id="954" w:author="PR Preview" w:date="2026-01-01T00:00:00Z">
        <w:r>
          <w:rPr>
            <w:i/>
            <w:iCs/>
          </w:rPr>
          <w:delText xml:space="preserve">Wikipedia</w:delText>
        </w:r>
      </w:del>
      <w:del w:id="955" w:author="PR Preview" w:date="2026-01-01T00:00:00Z">
        <w:r>
          <w:rPr>
            <w:i/>
            <w:iCs/>
          </w:rPr>
          <w:delText xml:space="preserve">,</w:delText>
        </w:r>
      </w:del>
      <w:del w:id="956" w:author="PR Preview" w:date="2026-01-01T00:00:00Z">
        <w:r>
          <w:rPr>
            <w:i/>
            <w:iCs/>
          </w:rPr>
          <w:delText xml:space="preserve"> </w:delText>
        </w:r>
      </w:del>
      <w:del w:id="957" w:author="PR Preview" w:date="2026-01-01T00:00:00Z">
        <w:r>
          <w:rPr>
            <w:i/>
            <w:iCs/>
          </w:rPr>
          <w:delText xml:space="preserve">the Free Encyclopedia</w:delText>
        </w:r>
      </w:del>
      <w:del w:id="958" w:author="PR Preview" w:date="2026-01-01T00:00:00Z">
        <w:r>
          <w:delText xml:space="preserve">.</w:delText>
        </w:r>
      </w:del>
      <w:del w:id="959" w:author="PR Preview" w:date="2026-01-01T00:00:00Z">
        <w:r>
          <w:delText xml:space="preserve"> </w:delText>
        </w:r>
      </w:del>
      <w:hyperlink r:id="rId353">
        <w:del w:id="960" w:author="PR Preview" w:date="2026-01-01T00:00:00Z">
          <w:r>
            <w:rPr>
              <w:rStyle w:val="Hyperlink"/>
            </w:rPr>
            <w:delText xml:space="preserve">https://en.wikipedia.org/wiki/Hessian_matrix</w:delText>
          </w:r>
        </w:del>
      </w:hyperlink>
      <w:del w:id="961" w:author="PR Preview" w:date="2026-01-01T00:00:00Z">
        <w:r>
          <w:delText xml:space="preserve">.</w:delText>
        </w:r>
      </w:del>
    </w:p>
    <w:p>
      <w:pPr>
        <w:pStyle w:val="Bibliography"/>
      </w:pPr>
      <w:del w:id="962" w:author="PR Preview" w:date="2026-01-01T00:00:00Z">
        <w:r>
          <w:delText xml:space="preserve">Wikipedia contributors. 2026d.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rPr>
            <w:i/>
            <w:iCs/>
          </w:rPr>
          <w:delText xml:space="preserve">Informant Function —</w:delText>
        </w:r>
      </w:del>
      <w:del w:id="965" w:author="PR Preview" w:date="2026-01-01T00:00:00Z">
        <w:r>
          <w:rPr>
            <w:i/>
            <w:iCs/>
          </w:rPr>
          <w:delText xml:space="preserve"> </w:delText>
        </w:r>
      </w:del>
      <w:del w:id="966" w:author="PR Preview" w:date="2026-01-01T00:00:00Z">
        <w:r>
          <w:rPr>
            <w:i/>
            <w:iCs/>
          </w:rPr>
          <w:delText xml:space="preserve">Wikipedia</w:delText>
        </w:r>
      </w:del>
      <w:del w:id="967" w:author="PR Preview" w:date="2026-01-01T00:00:00Z">
        <w:r>
          <w:rPr>
            <w:i/>
            <w:iCs/>
          </w:rPr>
          <w:delText xml:space="preserve">,</w:delText>
        </w:r>
      </w:del>
      <w:del w:id="968" w:author="PR Preview" w:date="2026-01-01T00:00:00Z">
        <w:r>
          <w:rPr>
            <w:i/>
            <w:iCs/>
          </w:rPr>
          <w:delText xml:space="preserve"> </w:delText>
        </w:r>
      </w:del>
      <w:del w:id="969" w:author="PR Preview" w:date="2026-01-01T00:00:00Z">
        <w:r>
          <w:rPr>
            <w:i/>
            <w:iCs/>
          </w:rPr>
          <w:delText xml:space="preserve">the Free Encyclopedia</w:delText>
        </w:r>
      </w:del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  <w:hyperlink r:id="rId351">
        <w:del w:id="972" w:author="PR Preview" w:date="2026-01-01T00:00:00Z">
          <w:r>
            <w:rPr>
              <w:rStyle w:val="Hyperlink"/>
            </w:rPr>
            <w:delText xml:space="preserve">https://en.wikipedia.org/wiki/Informant_function</w:delText>
          </w:r>
        </w:del>
      </w:hyperlink>
      <w:del w:id="973" w:author="PR Preview" w:date="2026-01-01T00:00:00Z">
        <w:r>
          <w:delText xml:space="preserve">.</w:delText>
        </w:r>
      </w:del>
    </w:p>
    <w:p>
      <w:pPr>
        <w:pStyle w:val="Bibliography"/>
      </w:pPr>
      <w:del w:id="974" w:author="PR Preview" w:date="2026-01-01T00:00:00Z">
        <w:r>
          <w:delText xml:space="preserve">Wikipedia contributors. 2026e.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rPr>
            <w:i/>
            <w:iCs/>
          </w:rPr>
          <w:delText xml:space="preserve">Likelihood Function —</w:delText>
        </w:r>
      </w:del>
      <w:del w:id="977" w:author="PR Preview" w:date="2026-01-01T00:00:00Z">
        <w:r>
          <w:rPr>
            <w:i/>
            <w:iCs/>
          </w:rPr>
          <w:delText xml:space="preserve"> </w:delText>
        </w:r>
      </w:del>
      <w:del w:id="978" w:author="PR Preview" w:date="2026-01-01T00:00:00Z">
        <w:r>
          <w:rPr>
            <w:i/>
            <w:iCs/>
          </w:rPr>
          <w:delText xml:space="preserve">Wikipedia</w:delText>
        </w:r>
      </w:del>
      <w:del w:id="979" w:author="PR Preview" w:date="2026-01-01T00:00:00Z">
        <w:r>
          <w:rPr>
            <w:i/>
            <w:iCs/>
          </w:rPr>
          <w:delText xml:space="preserve">,</w:delText>
        </w:r>
      </w:del>
      <w:del w:id="980" w:author="PR Preview" w:date="2026-01-01T00:00:00Z">
        <w:r>
          <w:rPr>
            <w:i/>
            <w:iCs/>
          </w:rPr>
          <w:delText xml:space="preserve"> </w:delText>
        </w:r>
      </w:del>
      <w:del w:id="981" w:author="PR Preview" w:date="2026-01-01T00:00:00Z">
        <w:r>
          <w:rPr>
            <w:i/>
            <w:iCs/>
          </w:rPr>
          <w:delText xml:space="preserve">the Free Encyclopedia</w:delText>
        </w:r>
      </w:del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hyperlink r:id="rId341">
        <w:del w:id="984" w:author="PR Preview" w:date="2026-01-01T00:00:00Z">
          <w:r>
            <w:rPr>
              <w:rStyle w:val="Hyperlink"/>
            </w:rPr>
            <w:delText xml:space="preserve">https://en.wikipedia.org/wiki/Likelihood_function</w:delText>
          </w:r>
        </w:del>
      </w:hyperlink>
      <w:del w:id="985" w:author="PR Preview" w:date="2026-01-01T00:00:00Z">
        <w:r>
          <w:delText xml:space="preserve">.</w:delText>
        </w:r>
      </w:del>
    </w:p>
    <w:p>
      <w:pPr>
        <w:pStyle w:val="Bibliography"/>
      </w:pPr>
      <w:del w:id="986" w:author="PR Preview" w:date="2026-01-01T00:00:00Z">
        <w:r>
          <w:delText xml:space="preserve">Wikipedia contributors. 2026f.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rPr>
            <w:i/>
            <w:iCs/>
          </w:rPr>
          <w:delText xml:space="preserve">Likelihood-Ratio Test —</w:delText>
        </w:r>
      </w:del>
      <w:del w:id="989" w:author="PR Preview" w:date="2026-01-01T00:00:00Z">
        <w:r>
          <w:rPr>
            <w:i/>
            <w:iCs/>
          </w:rPr>
          <w:delText xml:space="preserve"> </w:delText>
        </w:r>
      </w:del>
      <w:del w:id="990" w:author="PR Preview" w:date="2026-01-01T00:00:00Z">
        <w:r>
          <w:rPr>
            <w:i/>
            <w:iCs/>
          </w:rPr>
          <w:delText xml:space="preserve">Wikipedia</w:delText>
        </w:r>
      </w:del>
      <w:del w:id="991" w:author="PR Preview" w:date="2026-01-01T00:00:00Z">
        <w:r>
          <w:rPr>
            <w:i/>
            <w:iCs/>
          </w:rPr>
          <w:delText xml:space="preserve">,</w:delText>
        </w:r>
      </w:del>
      <w:del w:id="992" w:author="PR Preview" w:date="2026-01-01T00:00:00Z">
        <w:r>
          <w:rPr>
            <w:i/>
            <w:iCs/>
          </w:rPr>
          <w:delText xml:space="preserve"> </w:delText>
        </w:r>
      </w:del>
      <w:del w:id="993" w:author="PR Preview" w:date="2026-01-01T00:00:00Z">
        <w:r>
          <w:rPr>
            <w:i/>
            <w:iCs/>
          </w:rPr>
          <w:delText xml:space="preserve">the Free Encyclopedia</w:delText>
        </w:r>
      </w:del>
      <w:del w:id="994" w:author="PR Preview" w:date="2026-01-01T00:00:00Z">
        <w:r>
          <w:delText xml:space="preserve">.</w:delText>
        </w:r>
      </w:del>
      <w:del w:id="995" w:author="PR Preview" w:date="2026-01-01T00:00:00Z">
        <w:r>
          <w:delText xml:space="preserve"> </w:delText>
        </w:r>
      </w:del>
      <w:hyperlink r:id="rId369">
        <w:del w:id="996" w:author="PR Preview" w:date="2026-01-01T00:00:00Z">
          <w:r>
            <w:rPr>
              <w:rStyle w:val="Hyperlink"/>
            </w:rPr>
            <w:delText xml:space="preserve">https://en.wikipedia.org/wiki/Likelihood-ratio_test</w:delText>
          </w:r>
        </w:del>
      </w:hyperlink>
      <w:del w:id="997" w:author="PR Preview" w:date="2026-01-01T00:00:00Z">
        <w:r>
          <w:delText xml:space="preserve">.</w:delText>
        </w:r>
      </w:del>
    </w:p>
    <w:p>
      <w:pPr>
        <w:pStyle w:val="Bibliography"/>
      </w:pPr>
      <w:del w:id="998" w:author="PR Preview" w:date="2026-01-01T00:00:00Z">
        <w:r>
          <w:delText xml:space="preserve">Wikipedia contributors. 2026g.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rPr>
            <w:i/>
            <w:iCs/>
          </w:rPr>
          <w:delText xml:space="preserve">Maximum Likelihood Estimation —</w:delText>
        </w:r>
      </w:del>
      <w:del w:id="1001" w:author="PR Preview" w:date="2026-01-01T00:00:00Z">
        <w:r>
          <w:rPr>
            <w:i/>
            <w:iCs/>
          </w:rPr>
          <w:delText xml:space="preserve"> </w:delText>
        </w:r>
      </w:del>
      <w:del w:id="1002" w:author="PR Preview" w:date="2026-01-01T00:00:00Z">
        <w:r>
          <w:rPr>
            <w:i/>
            <w:iCs/>
          </w:rPr>
          <w:delText xml:space="preserve">Wikipedia</w:delText>
        </w:r>
      </w:del>
      <w:del w:id="1003" w:author="PR Preview" w:date="2026-01-01T00:00:00Z">
        <w:r>
          <w:rPr>
            <w:i/>
            <w:iCs/>
          </w:rPr>
          <w:delText xml:space="preserve">,</w:delText>
        </w:r>
      </w:del>
      <w:del w:id="1004" w:author="PR Preview" w:date="2026-01-01T00:00:00Z">
        <w:r>
          <w:rPr>
            <w:i/>
            <w:iCs/>
          </w:rPr>
          <w:delText xml:space="preserve"> </w:delText>
        </w:r>
      </w:del>
      <w:del w:id="1005" w:author="PR Preview" w:date="2026-01-01T00:00:00Z">
        <w:r>
          <w:rPr>
            <w:i/>
            <w:iCs/>
          </w:rPr>
          <w:delText xml:space="preserve">the Free Encyclopedia</w:delText>
        </w:r>
      </w:del>
      <w:del w:id="1006" w:author="PR Preview" w:date="2026-01-01T00:00:00Z">
        <w:r>
          <w:delText xml:space="preserve">.</w:delText>
        </w:r>
      </w:del>
      <w:del w:id="1007" w:author="PR Preview" w:date="2026-01-01T00:00:00Z">
        <w:r>
          <w:delText xml:space="preserve"> </w:delText>
        </w:r>
      </w:del>
      <w:hyperlink r:id="rId343">
        <w:del w:id="1008" w:author="PR Preview" w:date="2026-01-01T00:00:00Z">
          <w:r>
            <w:rPr>
              <w:rStyle w:val="Hyperlink"/>
            </w:rPr>
            <w:delText xml:space="preserve">https://en.wikipedia.org/wiki/Maximum_likelihood_estimation</w:delText>
          </w:r>
        </w:del>
      </w:hyperlink>
      <w:del w:id="1009" w:author="PR Preview" w:date="2026-01-01T00:00:00Z">
        <w:r>
          <w:delText xml:space="preserve">.</w:delText>
        </w:r>
      </w:del>
    </w:p>
    <w:p>
      <w:pPr>
        <w:pStyle w:val="Bibliography"/>
      </w:pPr>
      <w:del w:id="1010" w:author="PR Preview" w:date="2026-01-01T00:00:00Z">
        <w:r>
          <w:delText xml:space="preserve">Wikipedia contributors. 2026h.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rPr>
            <w:i/>
            <w:iCs/>
          </w:rPr>
          <w:delText xml:space="preserve">Prediction Interval —</w:delText>
        </w:r>
      </w:del>
      <w:del w:id="1013" w:author="PR Preview" w:date="2026-01-01T00:00:00Z">
        <w:r>
          <w:rPr>
            <w:i/>
            <w:iCs/>
          </w:rPr>
          <w:delText xml:space="preserve"> </w:delText>
        </w:r>
      </w:del>
      <w:del w:id="1014" w:author="PR Preview" w:date="2026-01-01T00:00:00Z">
        <w:r>
          <w:rPr>
            <w:i/>
            <w:iCs/>
          </w:rPr>
          <w:delText xml:space="preserve">Wikipedia</w:delText>
        </w:r>
      </w:del>
      <w:del w:id="1015" w:author="PR Preview" w:date="2026-01-01T00:00:00Z">
        <w:r>
          <w:rPr>
            <w:i/>
            <w:iCs/>
          </w:rPr>
          <w:delText xml:space="preserve">,</w:delText>
        </w:r>
      </w:del>
      <w:del w:id="1016" w:author="PR Preview" w:date="2026-01-01T00:00:00Z">
        <w:r>
          <w:rPr>
            <w:i/>
            <w:iCs/>
          </w:rPr>
          <w:delText xml:space="preserve"> </w:delText>
        </w:r>
      </w:del>
      <w:del w:id="1017" w:author="PR Preview" w:date="2026-01-01T00:00:00Z">
        <w:r>
          <w:rPr>
            <w:i/>
            <w:iCs/>
          </w:rPr>
          <w:delText xml:space="preserve">the Free Encyclopedia</w:delText>
        </w:r>
      </w:del>
      <w:del w:id="1018" w:author="PR Preview" w:date="2026-01-01T00:00:00Z">
        <w:r>
          <w:delText xml:space="preserve">.</w:delText>
        </w:r>
      </w:del>
      <w:del w:id="1019" w:author="PR Preview" w:date="2026-01-01T00:00:00Z">
        <w:r>
          <w:delText xml:space="preserve"> </w:delText>
        </w:r>
      </w:del>
      <w:hyperlink r:id="rId375">
        <w:del w:id="1020" w:author="PR Preview" w:date="2026-01-01T00:00:00Z">
          <w:r>
            <w:rPr>
              <w:rStyle w:val="Hyperlink"/>
            </w:rPr>
            <w:delText xml:space="preserve">https://en.wikipedia.org/wiki/Prediction_interval</w:delText>
          </w:r>
        </w:del>
      </w:hyperlink>
      <w:del w:id="1021" w:author="PR Preview" w:date="2026-01-01T00:00:00Z">
        <w:r>
          <w:delText xml:space="preserve">.</w:delText>
        </w:r>
      </w:del>
    </w:p>
    <w:p>
      <w:pPr>
        <w:pStyle w:val="Bibliography"/>
      </w:pPr>
      <w:del w:id="1022" w:author="PR Preview" w:date="2026-01-01T00:00:00Z">
        <w:r>
          <w:delText xml:space="preserve">Wikipedia contributors. 2026i.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rPr>
            <w:i/>
            <w:iCs/>
          </w:rPr>
          <w:delText xml:space="preserve">Wald Test —</w:delText>
        </w:r>
      </w:del>
      <w:del w:id="1025" w:author="PR Preview" w:date="2026-01-01T00:00:00Z">
        <w:r>
          <w:rPr>
            <w:i/>
            <w:iCs/>
          </w:rPr>
          <w:delText xml:space="preserve"> </w:delText>
        </w:r>
      </w:del>
      <w:del w:id="1026" w:author="PR Preview" w:date="2026-01-01T00:00:00Z">
        <w:r>
          <w:rPr>
            <w:i/>
            <w:iCs/>
          </w:rPr>
          <w:delText xml:space="preserve">Wikipedia</w:delText>
        </w:r>
      </w:del>
      <w:del w:id="1027" w:author="PR Preview" w:date="2026-01-01T00:00:00Z">
        <w:r>
          <w:rPr>
            <w:i/>
            <w:iCs/>
          </w:rPr>
          <w:delText xml:space="preserve">,</w:delText>
        </w:r>
      </w:del>
      <w:del w:id="1028" w:author="PR Preview" w:date="2026-01-01T00:00:00Z">
        <w:r>
          <w:rPr>
            <w:i/>
            <w:iCs/>
          </w:rPr>
          <w:delText xml:space="preserve"> </w:delText>
        </w:r>
      </w:del>
      <w:del w:id="1029" w:author="PR Preview" w:date="2026-01-01T00:00:00Z">
        <w:r>
          <w:rPr>
            <w:i/>
            <w:iCs/>
          </w:rPr>
          <w:delText xml:space="preserve">the Free Encyclopedia</w:delText>
        </w:r>
      </w:del>
      <w:del w:id="1030" w:author="PR Preview" w:date="2026-01-01T00:00:00Z">
        <w:r>
          <w:delText xml:space="preserve">.</w:delText>
        </w:r>
      </w:del>
      <w:del w:id="1031" w:author="PR Preview" w:date="2026-01-01T00:00:00Z">
        <w:r>
          <w:delText xml:space="preserve"> </w:delText>
        </w:r>
      </w:del>
      <w:hyperlink r:id="rId367">
        <w:del w:id="1032" w:author="PR Preview" w:date="2026-01-01T00:00:00Z">
          <w:r>
            <w:rPr>
              <w:rStyle w:val="Hyperlink"/>
            </w:rPr>
            <w:delText xml:space="preserve">https://en.wikipedia.org/wiki/Wald_test</w:delText>
          </w:r>
        </w:del>
      </w:hyperlink>
      <w:del w:id="1033" w:author="PR Preview" w:date="2026-01-01T00:00:00Z">
        <w:r>
          <w:delText xml:space="preserve">.</w:delText>
        </w:r>
      </w:del>
    </w:p>
    <w:p>
      <w:pPr>
        <w:pStyle w:val="Bibliography"/>
      </w:pPr>
      <w:del w:id="1034" w:author="PR Preview" w:date="2026-01-01T00:00:00Z">
        <w:r>
          <w:delText xml:space="preserve">Wikipedia contributors. 2026j.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i/>
            <w:iCs/>
          </w:rPr>
          <w:delText xml:space="preserve">Wilks’ Theorem —</w:delText>
        </w:r>
      </w:del>
      <w:del w:id="1037" w:author="PR Preview" w:date="2026-01-01T00:00:00Z">
        <w:r>
          <w:rPr>
            <w:i/>
            <w:iCs/>
          </w:rPr>
          <w:delText xml:space="preserve"> </w:delText>
        </w:r>
      </w:del>
      <w:del w:id="1038" w:author="PR Preview" w:date="2026-01-01T00:00:00Z">
        <w:r>
          <w:rPr>
            <w:i/>
            <w:iCs/>
          </w:rPr>
          <w:delText xml:space="preserve">Wikipedia</w:delText>
        </w:r>
      </w:del>
      <w:del w:id="1039" w:author="PR Preview" w:date="2026-01-01T00:00:00Z">
        <w:r>
          <w:rPr>
            <w:i/>
            <w:iCs/>
          </w:rPr>
          <w:delText xml:space="preserve">,</w:delText>
        </w:r>
      </w:del>
      <w:del w:id="1040" w:author="PR Preview" w:date="2026-01-01T00:00:00Z">
        <w:r>
          <w:rPr>
            <w:i/>
            <w:iCs/>
          </w:rPr>
          <w:delText xml:space="preserve"> </w:delText>
        </w:r>
      </w:del>
      <w:del w:id="1041" w:author="PR Preview" w:date="2026-01-01T00:00:00Z">
        <w:r>
          <w:rPr>
            <w:i/>
            <w:iCs/>
          </w:rPr>
          <w:delText xml:space="preserve">the Free Encyclopedia</w:delText>
        </w:r>
      </w:del>
      <w:del w:id="1042" w:author="PR Preview" w:date="2026-01-01T00:00:00Z">
        <w:r>
          <w:delText xml:space="preserve">.</w:delText>
        </w:r>
      </w:del>
      <w:del w:id="1043" w:author="PR Preview" w:date="2026-01-01T00:00:00Z">
        <w:r>
          <w:delText xml:space="preserve"> </w:delText>
        </w:r>
      </w:del>
      <w:hyperlink r:id="rId371">
        <w:del w:id="1044" w:author="PR Preview" w:date="2026-01-01T00:00:00Z">
          <w:r>
            <w:rPr>
              <w:rStyle w:val="Hyperlink"/>
            </w:rPr>
            <w:delText xml:space="preserve">https://en.wikipedia.org/wiki/Wilks%27_theorem</w:delText>
          </w:r>
        </w:del>
      </w:hyperlink>
      <w:del w:id="1045" w:author="PR Preview" w:date="2026-01-01T00:00:00Z">
        <w:r>
          <w:delText xml:space="preserve">.</w:delText>
        </w:r>
      </w:del>
    </w:p>
    <w:p>
      <w:pPr>
        <w:pStyle w:val="Bibliography"/>
      </w:pPr>
      <w:del w:id="1046" w:author="PR Preview" w:date="2026-01-01T00:00:00Z">
        <w:r>
          <w:delText xml:space="preserve">Wilks, Samuel S. 1938.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“The Large-Sample Distribution of the Likelihood Ratio for Testing Composite Hypotheses.”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9 (1): 60–62.</w:delText>
        </w:r>
      </w:del>
      <w:del w:id="1053" w:author="PR Preview" w:date="2026-01-01T00:00:00Z">
        <w:r>
          <w:delText xml:space="preserve"> </w:delText>
        </w:r>
      </w:del>
      <w:hyperlink r:id="rId373">
        <w:del w:id="1054" w:author="PR Preview" w:date="2026-01-01T00:00:00Z">
          <w:r>
            <w:rPr>
              <w:rStyle w:val="Hyperlink"/>
            </w:rPr>
            <w:delText xml:space="preserve">https://doi.org/10.1214/aoms/1177732360</w:delText>
          </w:r>
        </w:del>
      </w:hyperlink>
      <w:del w:id="1055" w:author="PR Preview" w:date="2026-01-01T00:00:00Z">
        <w:r>
          <w:delText xml:space="preserve">.</w:delText>
        </w:r>
      </w:del>
    </w:p>
    <w:p>
      <w:pPr>
        <w:pStyle w:val="Bibliography"/>
      </w:pPr>
      <w:del w:id="1056" w:author="PR Preview" w:date="2026-01-01T00:00:00Z">
        <w:r>
          <w:delText xml:space="preserve">Wood, Simon N. 2017.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i/>
            <w:iCs/>
          </w:rPr>
          <w:delText xml:space="preserve">Generalized Additive Models: An Introduction with r</w:delText>
        </w:r>
      </w:del>
      <w:del w:id="1059" w:author="PR Preview" w:date="2026-01-01T00:00:00Z">
        <w:r>
          <w:delText xml:space="preserve">. 2nd ed. Chapman; Hall/CRC.</w:delText>
        </w:r>
      </w:del>
      <w:del w:id="1060" w:author="PR Preview" w:date="2026-01-01T00:00:00Z">
        <w:r>
          <w:delText xml:space="preserve"> </w:delText>
        </w:r>
      </w:del>
      <w:hyperlink r:id="rId359">
        <w:del w:id="1061" w:author="PR Preview" w:date="2026-01-01T00:00:00Z">
          <w:r>
            <w:rPr>
              <w:rStyle w:val="Hyperlink"/>
            </w:rPr>
            <w:delText xml:space="preserve">https://doi.org/10.1201/9781315370279</w:delText>
          </w:r>
        </w:del>
      </w:hyperlink>
      <w:del w:id="1062" w:author="PR Preview" w:date="2026-01-01T00:00:00Z">
        <w:r>
          <w:delText xml:space="preserve">.</w:delText>
        </w:r>
      </w:del>
    </w:p>
    <w:p>
      <w:pPr>
        <w:pStyle w:val="Bibliography"/>
      </w:pPr>
      <w:ins w:id="1063" w:author="PR Preview" w:date="2026-01-01T00:00:00Z">
        <w:r>
          <w:t xml:space="preserve">[1]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	</w:t>
        </w:r>
      </w:ins>
      <w:ins w:id="1066" w:author="PR Preview" w:date="2026-01-01T00:00:00Z">
        <w:r>
          <w:t xml:space="preserve">A. J. Dobson and A. G. Barnett,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069" w:author="PR Preview" w:date="2026-01-01T00:00:00Z">
        <w:r>
          <w:t xml:space="preserve">, 4th ed. CRC press, 2018. doi:</w:t>
        </w:r>
      </w:ins>
      <w:ins w:id="1070" w:author="PR Preview" w:date="2026-01-01T00:00:00Z">
        <w:r>
          <w:t xml:space="preserve"> </w:t>
        </w:r>
      </w:ins>
      <w:hyperlink r:id="rId335">
        <w:ins w:id="1071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072" w:author="PR Preview" w:date="2026-01-01T00:00:00Z">
        <w:r>
          <w:t xml:space="preserve">.</w:t>
        </w:r>
      </w:ins>
    </w:p>
    <w:bookmarkEnd w:id="336"/>
    <w:bookmarkStart w:id="338" w:name="ref-mclachlan2007em"/>
    <w:p>
      <w:pPr>
        <w:pStyle w:val="Bibliography"/>
      </w:pPr>
      <w:ins w:id="1073" w:author="PR Preview" w:date="2026-01-01T00:00:00Z">
        <w:r>
          <w:t xml:space="preserve">[2]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	</w:t>
        </w:r>
      </w:ins>
      <w:ins w:id="1076" w:author="PR Preview" w:date="2026-01-01T00:00:00Z">
        <w:r>
          <w:t xml:space="preserve">G. J. McLachlan and T. Krishnan,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i/>
            <w:iCs/>
          </w:rPr>
          <w:t xml:space="preserve">The</w:t>
        </w:r>
      </w:ins>
      <w:ins w:id="1079" w:author="PR Preview" w:date="2026-01-01T00:00:00Z">
        <w:r>
          <w:rPr>
            <w:i/>
            <w:iCs/>
          </w:rPr>
          <w:t xml:space="preserve"> </w:t>
        </w:r>
      </w:ins>
      <w:ins w:id="1080" w:author="PR Preview" w:date="2026-01-01T00:00:00Z">
        <w:r>
          <w:rPr>
            <w:i/>
            <w:iCs/>
          </w:rPr>
          <w:t xml:space="preserve">EM</w:t>
        </w:r>
      </w:ins>
      <w:ins w:id="1081" w:author="PR Preview" w:date="2026-01-01T00:00:00Z">
        <w:r>
          <w:rPr>
            <w:i/>
            <w:iCs/>
          </w:rPr>
          <w:t xml:space="preserve"> </w:t>
        </w:r>
      </w:ins>
      <w:ins w:id="1082" w:author="PR Preview" w:date="2026-01-01T00:00:00Z">
        <w:r>
          <w:rPr>
            <w:i/>
            <w:iCs/>
          </w:rPr>
          <w:t xml:space="preserve">algorithm and extensions</w:t>
        </w:r>
      </w:ins>
      <w:ins w:id="1083" w:author="PR Preview" w:date="2026-01-01T00:00:00Z">
        <w:r>
          <w:t xml:space="preserve">, 2nd ed. John Wiley &amp; Sons, 2007. doi:</w:t>
        </w:r>
      </w:ins>
      <w:ins w:id="1084" w:author="PR Preview" w:date="2026-01-01T00:00:00Z">
        <w:r>
          <w:t xml:space="preserve"> </w:t>
        </w:r>
      </w:ins>
      <w:hyperlink r:id="rId337">
        <w:ins w:id="1085" w:author="PR Preview" w:date="2026-01-01T00:00:00Z">
          <w:r>
            <w:rPr>
              <w:rStyle w:val="Hyperlink"/>
            </w:rPr>
            <w:t xml:space="preserve">10.1002/9780470191613</w:t>
          </w:r>
        </w:ins>
      </w:hyperlink>
      <w:ins w:id="1086" w:author="PR Preview" w:date="2026-01-01T00:00:00Z">
        <w:r>
          <w:t xml:space="preserve">.</w:t>
        </w:r>
      </w:ins>
    </w:p>
    <w:bookmarkEnd w:id="338"/>
    <w:bookmarkStart w:id="340" w:name="ref-CaseBerg01"/>
    <w:p>
      <w:pPr>
        <w:pStyle w:val="Bibliography"/>
      </w:pPr>
      <w:ins w:id="1087" w:author="PR Preview" w:date="2026-01-01T00:00:00Z">
        <w:r>
          <w:t xml:space="preserve">[3]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	</w:t>
        </w:r>
      </w:ins>
      <w:ins w:id="1090" w:author="PR Preview" w:date="2026-01-01T00:00:00Z">
        <w:r>
          <w:t xml:space="preserve">G. Casella and R. Berger,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rPr>
            <w:i/>
            <w:iCs/>
          </w:rPr>
          <w:t xml:space="preserve">Statistical inference</w:t>
        </w:r>
      </w:ins>
      <w:ins w:id="1093" w:author="PR Preview" w:date="2026-01-01T00:00:00Z">
        <w:r>
          <w:t xml:space="preserve">, 2nd ed. Cengage Learning, 2002. Available:</w:t>
        </w:r>
      </w:ins>
      <w:ins w:id="1094" w:author="PR Preview" w:date="2026-01-01T00:00:00Z">
        <w:r>
          <w:t xml:space="preserve"> </w:t>
        </w:r>
      </w:ins>
      <w:hyperlink r:id="rId339">
        <w:ins w:id="1095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340"/>
    <w:bookmarkStart w:id="342" w:name="ref-wikipedia_likelihood_function"/>
    <w:p>
      <w:pPr>
        <w:pStyle w:val="Bibliography"/>
      </w:pPr>
      <w:ins w:id="1096" w:author="PR Preview" w:date="2026-01-01T00:00:00Z">
        <w:r>
          <w:t xml:space="preserve">[4]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	</w:t>
        </w:r>
      </w:ins>
      <w:ins w:id="1099" w:author="PR Preview" w:date="2026-01-01T00:00:00Z">
        <w:r>
          <w:t xml:space="preserve">Wikipedia contributors,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“Likelihood function —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Wikipedia</w:t>
        </w:r>
      </w:ins>
      <w:ins w:id="1104" w:author="PR Preview" w:date="2026-01-01T00:00:00Z">
        <w:r>
          <w:t xml:space="preserve">,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the free encyclopedia.”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2026. Available:</w:t>
        </w:r>
      </w:ins>
      <w:ins w:id="1109" w:author="PR Preview" w:date="2026-01-01T00:00:00Z">
        <w:r>
          <w:t xml:space="preserve"> </w:t>
        </w:r>
      </w:ins>
      <w:hyperlink r:id="rId341">
        <w:ins w:id="1110" w:author="PR Preview" w:date="2026-01-01T00:00:00Z">
          <w:r>
            <w:rPr>
              <w:rStyle w:val="Hyperlink"/>
            </w:rPr>
            <w:t xml:space="preserve">https://en.wikipedia.org/wiki/Likelihood_function</w:t>
          </w:r>
        </w:ins>
      </w:hyperlink>
    </w:p>
    <w:bookmarkEnd w:id="342"/>
    <w:bookmarkStart w:id="344" w:name="X142553812927147babc903fbdd423360e285553"/>
    <w:p>
      <w:pPr>
        <w:pStyle w:val="Bibliography"/>
      </w:pPr>
      <w:ins w:id="1111" w:author="PR Preview" w:date="2026-01-01T00:00:00Z">
        <w:r>
          <w:t xml:space="preserve">[5]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	</w:t>
        </w:r>
      </w:ins>
      <w:ins w:id="1114" w:author="PR Preview" w:date="2026-01-01T00:00:00Z">
        <w:r>
          <w:t xml:space="preserve">Wikipedia contributors,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“Maximum likelihood estimation —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Wikipedia</w:t>
        </w:r>
      </w:ins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the free encyclopedia.”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2026. Available:</w:t>
        </w:r>
      </w:ins>
      <w:ins w:id="1124" w:author="PR Preview" w:date="2026-01-01T00:00:00Z">
        <w:r>
          <w:t xml:space="preserve"> </w:t>
        </w:r>
      </w:ins>
      <w:hyperlink r:id="rId343">
        <w:ins w:id="1125" w:author="PR Preview" w:date="2026-01-01T00:00:00Z">
          <w:r>
            <w:rPr>
              <w:rStyle w:val="Hyperlink"/>
            </w:rPr>
            <w:t xml:space="preserve">https://en.wikipedia.org/wiki/Maximum_likelihood_estimation</w:t>
          </w:r>
        </w:ins>
      </w:hyperlink>
    </w:p>
    <w:bookmarkEnd w:id="344"/>
    <w:bookmarkStart w:id="346" w:name="ref-fiveminuteai_probstat"/>
    <w:p>
      <w:pPr>
        <w:pStyle w:val="Bibliography"/>
      </w:pPr>
      <w:ins w:id="1126" w:author="PR Preview" w:date="2026-01-01T00:00:00Z">
        <w:r>
          <w:t xml:space="preserve">[6]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	</w:t>
        </w:r>
      </w:ins>
      <w:ins w:id="1129" w:author="PR Preview" w:date="2026-01-01T00:00:00Z">
        <w:r>
          <w:t xml:space="preserve">5MinuteAI,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“Probability &amp; statistics.”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Video playlist on YouTube. Accessed: Oct. 12, 2026. [Online]. Available:</w:t>
        </w:r>
      </w:ins>
      <w:ins w:id="1134" w:author="PR Preview" w:date="2026-01-01T00:00:00Z">
        <w:r>
          <w:t xml:space="preserve"> </w:t>
        </w:r>
      </w:ins>
      <w:hyperlink r:id="rId345">
        <w:ins w:id="1135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346"/>
    <w:bookmarkStart w:id="347" w:name="ref-hoggtanis2015"/>
    <w:p>
      <w:pPr>
        <w:pStyle w:val="Bibliography"/>
      </w:pPr>
      <w:ins w:id="1136" w:author="PR Preview" w:date="2026-01-01T00:00:00Z">
        <w:r>
          <w:t xml:space="preserve">[7]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	</w:t>
        </w:r>
      </w:ins>
      <w:ins w:id="1139" w:author="PR Preview" w:date="2026-01-01T00:00:00Z">
        <w:r>
          <w:t xml:space="preserve">R. V. Hogg, E. A. Tanis, and D. L. Zimmerman,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rPr>
            <w:i/>
            <w:iCs/>
          </w:rPr>
          <w:t xml:space="preserve">Probability and statistical inference</w:t>
        </w:r>
      </w:ins>
      <w:ins w:id="1142" w:author="PR Preview" w:date="2026-01-01T00:00:00Z">
        <w:r>
          <w:t xml:space="preserve">, Tenth edition. Boston: Pearson, 2019.</w:t>
        </w:r>
      </w:ins>
    </w:p>
    <w:bookmarkEnd w:id="347"/>
    <w:bookmarkStart w:id="348" w:name="ref-rice2007mathematical"/>
    <w:p>
      <w:pPr>
        <w:pStyle w:val="Bibliography"/>
      </w:pPr>
      <w:ins w:id="1143" w:author="PR Preview" w:date="2026-01-01T00:00:00Z">
        <w:r>
          <w:t xml:space="preserve">[8]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	</w:t>
        </w:r>
      </w:ins>
      <w:ins w:id="1146" w:author="PR Preview" w:date="2026-01-01T00:00:00Z">
        <w:r>
          <w:t xml:space="preserve">J. A. Rice,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rPr>
            <w:i/>
            <w:iCs/>
          </w:rPr>
          <w:t xml:space="preserve">Mathematical statistics and data analysis</w:t>
        </w:r>
      </w:ins>
      <w:ins w:id="1149" w:author="PR Preview" w:date="2026-01-01T00:00:00Z">
        <w:r>
          <w:t xml:space="preserve">, 3rd ed. Belmont, CA: Cengage Learning, 2007.</w:t>
        </w:r>
      </w:ins>
    </w:p>
    <w:bookmarkEnd w:id="348"/>
    <w:bookmarkStart w:id="350" w:name="ref-wikipedia_critical_point_mathematics"/>
    <w:p>
      <w:pPr>
        <w:pStyle w:val="Bibliography"/>
      </w:pPr>
      <w:ins w:id="1150" w:author="PR Preview" w:date="2026-01-01T00:00:00Z">
        <w:r>
          <w:t xml:space="preserve">[9]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	</w:t>
        </w:r>
      </w:ins>
      <w:ins w:id="1153" w:author="PR Preview" w:date="2026-01-01T00:00:00Z">
        <w:r>
          <w:t xml:space="preserve">Wikipedia contributors,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“Critical point (mathematics) —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Wikipedia</w:t>
        </w:r>
      </w:ins>
      <w:ins w:id="1158" w:author="PR Preview" w:date="2026-01-01T00:00:00Z">
        <w:r>
          <w:t xml:space="preserve">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 free encyclopedia.”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2026. Available:</w:t>
        </w:r>
      </w:ins>
      <w:ins w:id="1163" w:author="PR Preview" w:date="2026-01-01T00:00:00Z">
        <w:r>
          <w:t xml:space="preserve"> </w:t>
        </w:r>
      </w:ins>
      <w:hyperlink r:id="rId349">
        <w:ins w:id="1164" w:author="PR Preview" w:date="2026-01-01T00:00:00Z">
          <w:r>
            <w:rPr>
              <w:rStyle w:val="Hyperlink"/>
            </w:rPr>
            <w:t xml:space="preserve">https://en.wikipedia.org/wiki/Critical_point_%28mathematics%29</w:t>
          </w:r>
        </w:ins>
      </w:hyperlink>
    </w:p>
    <w:bookmarkEnd w:id="350"/>
    <w:bookmarkStart w:id="352" w:name="ref-wikipedia_informant_function"/>
    <w:p>
      <w:pPr>
        <w:pStyle w:val="Bibliography"/>
      </w:pPr>
      <w:ins w:id="1165" w:author="PR Preview" w:date="2026-01-01T00:00:00Z">
        <w:r>
          <w:t xml:space="preserve">[10]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	</w:t>
        </w:r>
      </w:ins>
      <w:ins w:id="1168" w:author="PR Preview" w:date="2026-01-01T00:00:00Z">
        <w:r>
          <w:t xml:space="preserve">Wikipedia contributors,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“Informant function —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Wikipedia</w:t>
        </w:r>
      </w:ins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the free encyclopedia.”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2026. Available:</w:t>
        </w:r>
      </w:ins>
      <w:ins w:id="1178" w:author="PR Preview" w:date="2026-01-01T00:00:00Z">
        <w:r>
          <w:t xml:space="preserve"> </w:t>
        </w:r>
      </w:ins>
      <w:hyperlink r:id="rId351">
        <w:ins w:id="1179" w:author="PR Preview" w:date="2026-01-01T00:00:00Z">
          <w:r>
            <w:rPr>
              <w:rStyle w:val="Hyperlink"/>
            </w:rPr>
            <w:t xml:space="preserve">https://en.wikipedia.org/wiki/Informant_function</w:t>
          </w:r>
        </w:ins>
      </w:hyperlink>
    </w:p>
    <w:bookmarkEnd w:id="352"/>
    <w:bookmarkStart w:id="354" w:name="ref-wikipedia_hessian_matrix"/>
    <w:p>
      <w:pPr>
        <w:pStyle w:val="Bibliography"/>
      </w:pPr>
      <w:ins w:id="1180" w:author="PR Preview" w:date="2026-01-01T00:00:00Z">
        <w:r>
          <w:t xml:space="preserve">[11]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	</w:t>
        </w:r>
      </w:ins>
      <w:ins w:id="1183" w:author="PR Preview" w:date="2026-01-01T00:00:00Z">
        <w:r>
          <w:t xml:space="preserve">Wikipedia contributors,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“Hessian matrix —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Wikipedia</w:t>
        </w:r>
      </w:ins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the free encyclopedia.”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2026. Available:</w:t>
        </w:r>
      </w:ins>
      <w:ins w:id="1193" w:author="PR Preview" w:date="2026-01-01T00:00:00Z">
        <w:r>
          <w:t xml:space="preserve"> </w:t>
        </w:r>
      </w:ins>
      <w:hyperlink r:id="rId353">
        <w:ins w:id="1194" w:author="PR Preview" w:date="2026-01-01T00:00:00Z">
          <w:r>
            <w:rPr>
              <w:rStyle w:val="Hyperlink"/>
            </w:rPr>
            <w:t xml:space="preserve">https://en.wikipedia.org/wiki/Hessian_matrix</w:t>
          </w:r>
        </w:ins>
      </w:hyperlink>
    </w:p>
    <w:bookmarkEnd w:id="354"/>
    <w:bookmarkStart w:id="356" w:name="ref-wikipedia_fisher_information"/>
    <w:p>
      <w:pPr>
        <w:pStyle w:val="Bibliography"/>
      </w:pPr>
      <w:ins w:id="1195" w:author="PR Preview" w:date="2026-01-01T00:00:00Z">
        <w:r>
          <w:t xml:space="preserve">[12]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	</w:t>
        </w:r>
      </w:ins>
      <w:ins w:id="1198" w:author="PR Preview" w:date="2026-01-01T00:00:00Z">
        <w:r>
          <w:t xml:space="preserve">Wikipedia contributors,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“Fisher information —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Wikipedia</w:t>
        </w:r>
      </w:ins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the free encyclopedia.”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2026. Available:</w:t>
        </w:r>
      </w:ins>
      <w:ins w:id="1208" w:author="PR Preview" w:date="2026-01-01T00:00:00Z">
        <w:r>
          <w:t xml:space="preserve"> </w:t>
        </w:r>
      </w:ins>
      <w:hyperlink r:id="rId355">
        <w:ins w:id="1209" w:author="PR Preview" w:date="2026-01-01T00:00:00Z">
          <w:r>
            <w:rPr>
              <w:rStyle w:val="Hyperlink"/>
            </w:rPr>
            <w:t xml:space="preserve">https://en.wikipedia.org/wiki/Fisher_information</w:t>
          </w:r>
        </w:ins>
      </w:hyperlink>
    </w:p>
    <w:bookmarkEnd w:id="356"/>
    <w:bookmarkStart w:id="358" w:name="ref-dunn2018generalized"/>
    <w:p>
      <w:pPr>
        <w:pStyle w:val="Bibliography"/>
      </w:pPr>
      <w:ins w:id="1210" w:author="PR Preview" w:date="2026-01-01T00:00:00Z">
        <w:r>
          <w:t xml:space="preserve">[13]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	</w:t>
        </w:r>
      </w:ins>
      <w:ins w:id="1213" w:author="PR Preview" w:date="2026-01-01T00:00:00Z">
        <w:r>
          <w:t xml:space="preserve">P. K. Dunn and G. K. Smyth,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i/>
            <w:iCs/>
          </w:rPr>
          <w:t xml:space="preserve">Generalized linear models with examples in</w:t>
        </w:r>
      </w:ins>
      <w:ins w:id="1216" w:author="PR Preview" w:date="2026-01-01T00:00:00Z">
        <w:r>
          <w:rPr>
            <w:i/>
            <w:iCs/>
          </w:rPr>
          <w:t xml:space="preserve"> </w:t>
        </w:r>
      </w:ins>
      <w:ins w:id="1217" w:author="PR Preview" w:date="2026-01-01T00:00:00Z">
        <w:r>
          <w:rPr>
            <w:i/>
            <w:iCs/>
          </w:rPr>
          <w:t xml:space="preserve">R</w:t>
        </w:r>
      </w:ins>
      <w:ins w:id="1218" w:author="PR Preview" w:date="2026-01-01T00:00:00Z">
        <w:r>
          <w:t xml:space="preserve">, vol. 53. Springer, 2018. doi:</w:t>
        </w:r>
      </w:ins>
      <w:ins w:id="1219" w:author="PR Preview" w:date="2026-01-01T00:00:00Z">
        <w:r>
          <w:t xml:space="preserve"> </w:t>
        </w:r>
      </w:ins>
      <w:hyperlink r:id="rId357">
        <w:ins w:id="1220" w:author="PR Preview" w:date="2026-01-01T00:00:00Z">
          <w:r>
            <w:rPr>
              <w:rStyle w:val="Hyperlink"/>
            </w:rPr>
            <w:t xml:space="preserve">10.1007/978-1-4419-0118-7</w:t>
          </w:r>
        </w:ins>
      </w:hyperlink>
      <w:ins w:id="1221" w:author="PR Preview" w:date="2026-01-01T00:00:00Z">
        <w:r>
          <w:t xml:space="preserve">.</w:t>
        </w:r>
      </w:ins>
    </w:p>
    <w:bookmarkEnd w:id="358"/>
    <w:bookmarkStart w:id="360" w:name="ref-wood2017generalized"/>
    <w:p>
      <w:pPr>
        <w:pStyle w:val="Bibliography"/>
      </w:pPr>
      <w:ins w:id="1222" w:author="PR Preview" w:date="2026-01-01T00:00:00Z">
        <w:r>
          <w:t xml:space="preserve">[14]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	</w:t>
        </w:r>
      </w:ins>
      <w:ins w:id="1225" w:author="PR Preview" w:date="2026-01-01T00:00:00Z">
        <w:r>
          <w:t xml:space="preserve">S. N. Wood,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rPr>
            <w:i/>
            <w:iCs/>
          </w:rPr>
          <w:t xml:space="preserve">Generalized additive models: An introduction with r</w:t>
        </w:r>
      </w:ins>
      <w:ins w:id="1228" w:author="PR Preview" w:date="2026-01-01T00:00:00Z">
        <w:r>
          <w:t xml:space="preserve">, 2nd ed. Chapman; Hall/CRC, 2017. doi:</w:t>
        </w:r>
      </w:ins>
      <w:ins w:id="1229" w:author="PR Preview" w:date="2026-01-01T00:00:00Z">
        <w:r>
          <w:t xml:space="preserve"> </w:t>
        </w:r>
      </w:ins>
      <w:hyperlink r:id="rId359">
        <w:ins w:id="1230" w:author="PR Preview" w:date="2026-01-01T00:00:00Z">
          <w:r>
            <w:rPr>
              <w:rStyle w:val="Hyperlink"/>
            </w:rPr>
            <w:t xml:space="preserve">10.1201/9781315370279</w:t>
          </w:r>
        </w:ins>
      </w:hyperlink>
      <w:ins w:id="1231" w:author="PR Preview" w:date="2026-01-01T00:00:00Z">
        <w:r>
          <w:t xml:space="preserve">.</w:t>
        </w:r>
      </w:ins>
    </w:p>
    <w:bookmarkEnd w:id="360"/>
    <w:bookmarkStart w:id="362" w:name="ref-lehmannELST"/>
    <w:p>
      <w:pPr>
        <w:pStyle w:val="Bibliography"/>
      </w:pPr>
      <w:ins w:id="1232" w:author="PR Preview" w:date="2026-01-01T00:00:00Z">
        <w:r>
          <w:t xml:space="preserve">[15]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	</w:t>
        </w:r>
      </w:ins>
      <w:ins w:id="1235" w:author="PR Preview" w:date="2026-01-01T00:00:00Z">
        <w:r>
          <w:t xml:space="preserve">E. L. Lehmann,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rPr>
            <w:i/>
            <w:iCs/>
          </w:rPr>
          <w:t xml:space="preserve">Elements of large-sample theory</w:t>
        </w:r>
      </w:ins>
      <w:ins w:id="1238" w:author="PR Preview" w:date="2026-01-01T00:00:00Z">
        <w:r>
          <w:t xml:space="preserve">. in Springer texts in statistics. New York: Springer, 1999. doi:</w:t>
        </w:r>
      </w:ins>
      <w:ins w:id="1239" w:author="PR Preview" w:date="2026-01-01T00:00:00Z">
        <w:r>
          <w:t xml:space="preserve"> </w:t>
        </w:r>
      </w:ins>
      <w:hyperlink r:id="rId361">
        <w:ins w:id="1240" w:author="PR Preview" w:date="2026-01-01T00:00:00Z">
          <w:r>
            <w:rPr>
              <w:rStyle w:val="Hyperlink"/>
            </w:rPr>
            <w:t xml:space="preserve">10.1007/b98855</w:t>
          </w:r>
        </w:ins>
      </w:hyperlink>
      <w:ins w:id="1241" w:author="PR Preview" w:date="2026-01-01T00:00:00Z">
        <w:r>
          <w:t xml:space="preserve">.</w:t>
        </w:r>
      </w:ins>
    </w:p>
    <w:bookmarkEnd w:id="362"/>
    <w:bookmarkStart w:id="364" w:name="ref-newey1994large"/>
    <w:p>
      <w:pPr>
        <w:pStyle w:val="Bibliography"/>
      </w:pPr>
      <w:ins w:id="1242" w:author="PR Preview" w:date="2026-01-01T00:00:00Z">
        <w:r>
          <w:t xml:space="preserve">[16]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	</w:t>
        </w:r>
      </w:ins>
      <w:ins w:id="1245" w:author="PR Preview" w:date="2026-01-01T00:00:00Z">
        <w:r>
          <w:t xml:space="preserve">W. K. Newey and D. McFadden,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“Large sample estimation and hypothesis testing,”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in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rPr>
            <w:i/>
            <w:iCs/>
          </w:rPr>
          <w:t xml:space="preserve">Handbook of econometrics</w:t>
        </w:r>
      </w:ins>
      <w:ins w:id="1252" w:author="PR Preview" w:date="2026-01-01T00:00:00Z">
        <w:r>
          <w:t xml:space="preserve">, vol. 4, R. Engle and D. McFadden, Eds., Elsevier, 1994, pp. 2111–2245. doi:</w:t>
        </w:r>
      </w:ins>
      <w:ins w:id="1253" w:author="PR Preview" w:date="2026-01-01T00:00:00Z">
        <w:r>
          <w:t xml:space="preserve"> </w:t>
        </w:r>
      </w:ins>
      <w:hyperlink r:id="rId363">
        <w:ins w:id="1254" w:author="PR Preview" w:date="2026-01-01T00:00:00Z">
          <w:r>
            <w:rPr>
              <w:rStyle w:val="Hyperlink"/>
            </w:rPr>
            <w:t xml:space="preserve">10.1016/S1573-4412(05)80005-4</w:t>
          </w:r>
        </w:ins>
      </w:hyperlink>
      <w:ins w:id="1255" w:author="PR Preview" w:date="2026-01-01T00:00:00Z">
        <w:r>
          <w:t xml:space="preserve">.</w:t>
        </w:r>
      </w:ins>
    </w:p>
    <w:bookmarkEnd w:id="364"/>
    <w:bookmarkStart w:id="366" w:name="ref-efron1978assessing"/>
    <w:p>
      <w:pPr>
        <w:pStyle w:val="Bibliography"/>
      </w:pPr>
      <w:ins w:id="1256" w:author="PR Preview" w:date="2026-01-01T00:00:00Z">
        <w:r>
          <w:t xml:space="preserve">[17]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	</w:t>
        </w:r>
      </w:ins>
      <w:ins w:id="1259" w:author="PR Preview" w:date="2026-01-01T00:00:00Z">
        <w:r>
          <w:t xml:space="preserve">B. Efron and D. V. Hinkley,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“Assessing the accuracy of the maximum likelihood estimator: Observed versus expected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Fisher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information,”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rPr>
            <w:i/>
            <w:iCs/>
          </w:rPr>
          <w:t xml:space="preserve">Biometrika</w:t>
        </w:r>
      </w:ins>
      <w:ins w:id="1268" w:author="PR Preview" w:date="2026-01-01T00:00:00Z">
        <w:r>
          <w:t xml:space="preserve">, vol. 65, no. 3, pp. 457–483, 1978, doi:</w:t>
        </w:r>
      </w:ins>
      <w:ins w:id="1269" w:author="PR Preview" w:date="2026-01-01T00:00:00Z">
        <w:r>
          <w:t xml:space="preserve"> </w:t>
        </w:r>
      </w:ins>
      <w:hyperlink r:id="rId365">
        <w:ins w:id="1270" w:author="PR Preview" w:date="2026-01-01T00:00:00Z">
          <w:r>
            <w:rPr>
              <w:rStyle w:val="Hyperlink"/>
            </w:rPr>
            <w:t xml:space="preserve">10.1093/biomet/65.3.457</w:t>
          </w:r>
        </w:ins>
      </w:hyperlink>
      <w:ins w:id="1271" w:author="PR Preview" w:date="2026-01-01T00:00:00Z">
        <w:r>
          <w:t xml:space="preserve">.</w:t>
        </w:r>
      </w:ins>
    </w:p>
    <w:bookmarkEnd w:id="366"/>
    <w:bookmarkStart w:id="368" w:name="ref-wikipedia_wald_test"/>
    <w:p>
      <w:pPr>
        <w:pStyle w:val="Bibliography"/>
      </w:pPr>
      <w:ins w:id="1272" w:author="PR Preview" w:date="2026-01-01T00:00:00Z">
        <w:r>
          <w:t xml:space="preserve">[18]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	</w:t>
        </w:r>
      </w:ins>
      <w:ins w:id="1275" w:author="PR Preview" w:date="2026-01-01T00:00:00Z">
        <w:r>
          <w:t xml:space="preserve">Wikipedia contributors,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“Wald test —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Wikipedia</w:t>
        </w:r>
      </w:ins>
      <w:ins w:id="1280" w:author="PR Preview" w:date="2026-01-01T00:00:00Z">
        <w:r>
          <w:t xml:space="preserve">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the free encyclopedia.”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2026. Available:</w:t>
        </w:r>
      </w:ins>
      <w:ins w:id="1285" w:author="PR Preview" w:date="2026-01-01T00:00:00Z">
        <w:r>
          <w:t xml:space="preserve"> </w:t>
        </w:r>
      </w:ins>
      <w:hyperlink r:id="rId367">
        <w:ins w:id="1286" w:author="PR Preview" w:date="2026-01-01T00:00:00Z">
          <w:r>
            <w:rPr>
              <w:rStyle w:val="Hyperlink"/>
            </w:rPr>
            <w:t xml:space="preserve">https://en.wikipedia.org/wiki/Wald_test</w:t>
          </w:r>
        </w:ins>
      </w:hyperlink>
    </w:p>
    <w:bookmarkEnd w:id="368"/>
    <w:bookmarkStart w:id="370" w:name="ref-wikipedia_likelihood_ratio_test"/>
    <w:p>
      <w:pPr>
        <w:pStyle w:val="Bibliography"/>
      </w:pPr>
      <w:ins w:id="1287" w:author="PR Preview" w:date="2026-01-01T00:00:00Z">
        <w:r>
          <w:t xml:space="preserve">[19]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	</w:t>
        </w:r>
      </w:ins>
      <w:ins w:id="1290" w:author="PR Preview" w:date="2026-01-01T00:00:00Z">
        <w:r>
          <w:t xml:space="preserve">Wikipedia contributors,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“Likelihood-ratio test —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Wikipedia</w:t>
        </w:r>
      </w:ins>
      <w:ins w:id="1295" w:author="PR Preview" w:date="2026-01-01T00:00:00Z">
        <w:r>
          <w:t xml:space="preserve">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 free encyclopedia.”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2026. Available:</w:t>
        </w:r>
      </w:ins>
      <w:ins w:id="1300" w:author="PR Preview" w:date="2026-01-01T00:00:00Z">
        <w:r>
          <w:t xml:space="preserve"> </w:t>
        </w:r>
      </w:ins>
      <w:hyperlink r:id="rId369">
        <w:ins w:id="1301" w:author="PR Preview" w:date="2026-01-01T00:00:00Z">
          <w:r>
            <w:rPr>
              <w:rStyle w:val="Hyperlink"/>
            </w:rPr>
            <w:t xml:space="preserve">https://en.wikipedia.org/wiki/Likelihood-ratio_test</w:t>
          </w:r>
        </w:ins>
      </w:hyperlink>
    </w:p>
    <w:bookmarkEnd w:id="370"/>
    <w:bookmarkStart w:id="372" w:name="ref-wikipedia_wilks_theorem"/>
    <w:p>
      <w:pPr>
        <w:pStyle w:val="Bibliography"/>
      </w:pPr>
      <w:ins w:id="1302" w:author="PR Preview" w:date="2026-01-01T00:00:00Z">
        <w:r>
          <w:t xml:space="preserve">[20]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	</w:t>
        </w:r>
      </w:ins>
      <w:ins w:id="1305" w:author="PR Preview" w:date="2026-01-01T00:00:00Z">
        <w:r>
          <w:t xml:space="preserve">Wikipedia contributors,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“Wilks’ theorem —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Wikipedia</w:t>
        </w:r>
      </w:ins>
      <w:ins w:id="1310" w:author="PR Preview" w:date="2026-01-01T00:00:00Z">
        <w:r>
          <w:t xml:space="preserve">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the free encyclopedia.”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2026. Available:</w:t>
        </w:r>
      </w:ins>
      <w:ins w:id="1315" w:author="PR Preview" w:date="2026-01-01T00:00:00Z">
        <w:r>
          <w:t xml:space="preserve"> </w:t>
        </w:r>
      </w:ins>
      <w:hyperlink r:id="rId371">
        <w:ins w:id="1316" w:author="PR Preview" w:date="2026-01-01T00:00:00Z">
          <w:r>
            <w:rPr>
              <w:rStyle w:val="Hyperlink"/>
            </w:rPr>
            <w:t xml:space="preserve">https://en.wikipedia.org/wiki/Wilks%27_theorem</w:t>
          </w:r>
        </w:ins>
      </w:hyperlink>
    </w:p>
    <w:bookmarkEnd w:id="372"/>
    <w:bookmarkStart w:id="374" w:name="ref-wilks1938"/>
    <w:p>
      <w:pPr>
        <w:pStyle w:val="Bibliography"/>
      </w:pPr>
      <w:ins w:id="1317" w:author="PR Preview" w:date="2026-01-01T00:00:00Z">
        <w:r>
          <w:t xml:space="preserve">[21]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	</w:t>
        </w:r>
      </w:ins>
      <w:ins w:id="1320" w:author="PR Preview" w:date="2026-01-01T00:00:00Z">
        <w:r>
          <w:t xml:space="preserve">S. S. Wilks,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“The large-sample distribution of the likelihood ratio for testing composite hypotheses,”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rPr>
            <w:i/>
            <w:iCs/>
          </w:rPr>
          <w:t xml:space="preserve">The Annals of Mathematical Statistics</w:t>
        </w:r>
      </w:ins>
      <w:ins w:id="1325" w:author="PR Preview" w:date="2026-01-01T00:00:00Z">
        <w:r>
          <w:t xml:space="preserve">, vol. 9, no. 1, pp. 60–62, 1938, doi:</w:t>
        </w:r>
      </w:ins>
      <w:ins w:id="1326" w:author="PR Preview" w:date="2026-01-01T00:00:00Z">
        <w:r>
          <w:t xml:space="preserve"> </w:t>
        </w:r>
      </w:ins>
      <w:hyperlink r:id="rId373">
        <w:ins w:id="1327" w:author="PR Preview" w:date="2026-01-01T00:00:00Z">
          <w:r>
            <w:rPr>
              <w:rStyle w:val="Hyperlink"/>
            </w:rPr>
            <w:t xml:space="preserve">10.1214/aoms/1177732360</w:t>
          </w:r>
        </w:ins>
      </w:hyperlink>
      <w:ins w:id="1328" w:author="PR Preview" w:date="2026-01-01T00:00:00Z">
        <w:r>
          <w:t xml:space="preserve">.</w:t>
        </w:r>
      </w:ins>
    </w:p>
    <w:bookmarkEnd w:id="374"/>
    <w:bookmarkStart w:id="376" w:name="ref-wikipedia_prediction_interval"/>
    <w:p>
      <w:pPr>
        <w:pStyle w:val="Bibliography"/>
      </w:pPr>
      <w:ins w:id="1329" w:author="PR Preview" w:date="2026-01-01T00:00:00Z">
        <w:r>
          <w:t xml:space="preserve">[22]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	</w:t>
        </w:r>
      </w:ins>
      <w:ins w:id="1332" w:author="PR Preview" w:date="2026-01-01T00:00:00Z">
        <w:r>
          <w:t xml:space="preserve">Wikipedia contributors,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“Prediction interval —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Wikipedia</w:t>
        </w:r>
      </w:ins>
      <w:ins w:id="1337" w:author="PR Preview" w:date="2026-01-01T00:00:00Z">
        <w:r>
          <w:t xml:space="preserve">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the free encyclopedia.”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2026. Available:</w:t>
        </w:r>
      </w:ins>
      <w:ins w:id="1342" w:author="PR Preview" w:date="2026-01-01T00:00:00Z">
        <w:r>
          <w:t xml:space="preserve"> </w:t>
        </w:r>
      </w:ins>
      <w:hyperlink r:id="rId375">
        <w:ins w:id="1343" w:author="PR Preview" w:date="2026-01-01T00:00:00Z">
          <w:r>
            <w:rPr>
              <w:rStyle w:val="Hyperlink"/>
            </w:rPr>
            <w:t xml:space="preserve">https://en.wikipedia.org/wiki/Prediction_interval</w:t>
          </w:r>
        </w:ins>
      </w:hyperlink>
    </w:p>
    <w:bookmarkEnd w:id="376"/>
    <w:bookmarkStart w:id="378" w:name="ref-HulleyStephen1998RToE"/>
    <w:p>
      <w:pPr>
        <w:pStyle w:val="Bibliography"/>
      </w:pPr>
      <w:ins w:id="1344" w:author="PR Preview" w:date="2026-01-01T00:00:00Z">
        <w:r>
          <w:t xml:space="preserve">[23]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	</w:t>
        </w:r>
      </w:ins>
      <w:ins w:id="1347" w:author="PR Preview" w:date="2026-01-01T00:00:00Z">
        <w:r>
          <w:t xml:space="preserve">S. Hulley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rPr>
            <w:i/>
            <w:iCs/>
          </w:rPr>
          <w:t xml:space="preserve">et al.</w:t>
        </w:r>
      </w:ins>
      <w:ins w:id="1350" w:author="PR Preview" w:date="2026-01-01T00:00:00Z">
        <w:r>
          <w:t xml:space="preserve">,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“Randomized trial of estrogen plus progestin for secondary prevention of coronary heart disease in postmenopausal women,”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rPr>
            <w:i/>
            <w:iCs/>
          </w:rPr>
          <w:t xml:space="preserve">JAMA : the journal of the American Medical Association</w:t>
        </w:r>
      </w:ins>
      <w:ins w:id="1355" w:author="PR Preview" w:date="2026-01-01T00:00:00Z">
        <w:r>
          <w:t xml:space="preserve">, vol. 280, no. 7, pp. 605–613, 1998, doi:</w:t>
        </w:r>
      </w:ins>
      <w:ins w:id="1356" w:author="PR Preview" w:date="2026-01-01T00:00:00Z">
        <w:r>
          <w:t xml:space="preserve"> </w:t>
        </w:r>
      </w:ins>
      <w:hyperlink r:id="rId377">
        <w:ins w:id="1357" w:author="PR Preview" w:date="2026-01-01T00:00:00Z">
          <w:r>
            <w:rPr>
              <w:rStyle w:val="Hyperlink"/>
            </w:rPr>
            <w:t xml:space="preserve">10.1001/jama.280.7.605</w:t>
          </w:r>
        </w:ins>
      </w:hyperlink>
      <w:ins w:id="1358" w:author="PR Preview" w:date="2026-01-01T00:00:00Z">
        <w:r>
          <w:t xml:space="preserve">.</w:t>
        </w:r>
      </w:ins>
    </w:p>
    <w:bookmarkEnd w:id="378"/>
    <w:bookmarkStart w:id="380" w:name="ref-vittinghoff2e"/>
    <w:p>
      <w:pPr>
        <w:pStyle w:val="Bibliography"/>
      </w:pPr>
      <w:ins w:id="1359" w:author="PR Preview" w:date="2026-01-01T00:00:00Z">
        <w:r>
          <w:t xml:space="preserve">[24]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	</w:t>
        </w:r>
      </w:ins>
      <w:ins w:id="1362" w:author="PR Preview" w:date="2026-01-01T00:00:00Z">
        <w:r>
          <w:t xml:space="preserve">E. Vittinghoff, D. V. Glidden, S. C. Shiboski, and C. E. McCulloch,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1365" w:author="PR Preview" w:date="2026-01-01T00:00:00Z">
        <w:r>
          <w:t xml:space="preserve">, 2nd ed. Springer, 2012. doi:</w:t>
        </w:r>
      </w:ins>
      <w:ins w:id="1366" w:author="PR Preview" w:date="2026-01-01T00:00:00Z">
        <w:r>
          <w:t xml:space="preserve"> </w:t>
        </w:r>
      </w:ins>
      <w:hyperlink r:id="rId379">
        <w:ins w:id="1367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1368" w:author="PR Preview" w:date="2026-01-01T00:00:00Z">
        <w:r>
          <w:t xml:space="preserve">.</w:t>
        </w:r>
      </w:ins>
    </w:p>
    <w:bookmarkEnd w:id="380"/>
    <w:bookmarkStart w:id="382" w:name="ref-hoenig2001abuse"/>
    <w:p>
      <w:pPr>
        <w:pStyle w:val="Bibliography"/>
      </w:pPr>
      <w:ins w:id="1369" w:author="PR Preview" w:date="2026-01-01T00:00:00Z">
        <w:r>
          <w:t xml:space="preserve">[25]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	</w:t>
        </w:r>
      </w:ins>
      <w:ins w:id="1372" w:author="PR Preview" w:date="2026-01-01T00:00:00Z">
        <w:r>
          <w:t xml:space="preserve">J. M. Hoenig and D. M. Heisey,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“The abuse of power: The pervasive fallacy of power calculations for data analysis,”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rPr>
            <w:i/>
            <w:iCs/>
          </w:rPr>
          <w:t xml:space="preserve">The American Statistician</w:t>
        </w:r>
      </w:ins>
      <w:ins w:id="1377" w:author="PR Preview" w:date="2026-01-01T00:00:00Z">
        <w:r>
          <w:t xml:space="preserve">, vol. 55, no. 1, pp. 19–24, 2001, doi:</w:t>
        </w:r>
      </w:ins>
      <w:ins w:id="1378" w:author="PR Preview" w:date="2026-01-01T00:00:00Z">
        <w:r>
          <w:t xml:space="preserve"> </w:t>
        </w:r>
      </w:ins>
      <w:hyperlink r:id="rId381">
        <w:ins w:id="1379" w:author="PR Preview" w:date="2026-01-01T00:00:00Z">
          <w:r>
            <w:rPr>
              <w:rStyle w:val="Hyperlink"/>
            </w:rPr>
            <w:t xml:space="preserve">10.1198/000313001300339897</w:t>
          </w:r>
        </w:ins>
      </w:hyperlink>
      <w:ins w:id="1380" w:author="PR Preview" w:date="2026-01-01T00:00:00Z">
        <w:r>
          <w:t xml:space="preserve">.</w:t>
        </w:r>
      </w:ins>
    </w:p>
    <w:bookmarkEnd w:id="382"/>
    <w:bookmarkStart w:id="384" w:name="ref-kleinbaum2014applied"/>
    <w:p>
      <w:pPr>
        <w:pStyle w:val="Bibliography"/>
      </w:pPr>
      <w:ins w:id="1381" w:author="PR Preview" w:date="2026-01-01T00:00:00Z">
        <w:r>
          <w:t xml:space="preserve">[26]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	</w:t>
        </w:r>
      </w:ins>
      <w:ins w:id="1384" w:author="PR Preview" w:date="2026-01-01T00:00:00Z">
        <w:r>
          <w:t xml:space="preserve">D. G. Kleinbaum, L. L. Kupper, A. Nizam, K. Muller, and E. Rosenberg,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rPr>
            <w:i/>
            <w:iCs/>
          </w:rPr>
          <w:t xml:space="preserve">Applied regression analysis and other multivariable methods</w:t>
        </w:r>
      </w:ins>
      <w:ins w:id="1387" w:author="PR Preview" w:date="2026-01-01T00:00:00Z">
        <w:r>
          <w:t xml:space="preserve">, 5th ed. Cengage Learning, 2014. Available:</w:t>
        </w:r>
      </w:ins>
      <w:ins w:id="1388" w:author="PR Preview" w:date="2026-01-01T00:00:00Z">
        <w:r>
          <w:t xml:space="preserve"> </w:t>
        </w:r>
      </w:ins>
      <w:hyperlink r:id="rId383">
        <w:ins w:id="1389" w:author="PR Preview" w:date="2026-01-01T00:00:00Z">
          <w:r>
            <w:rPr>
              <w:rStyle w:val="Hyperlink"/>
            </w:rPr>
            <w:t xml:space="preserve">https://www.cengage.com/c/applied-regression-analysis-and-other-multivariable-methods-5e-kleinbaum/9781285051086/</w:t>
          </w:r>
        </w:ins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2026-10-18T08:20:41Z</dcterms:created>
  <dcterms:modified xsi:type="dcterms:W3CDTF">2026-10-18T08:20:41Z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