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del w:id="3" w:author="PR Preview" w:date="2026-01-01T00:00:00Z">
        <w:r>
          <w:delText xml:space="preserve">This page is adapted from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Vittinghoff et al. (2012)</w:delText>
        </w:r>
      </w:del>
      <w:del w:id="6" w:author="PR Preview" w:date="2026-01-01T00:00:00Z">
        <w:r>
          <w:delText xml:space="preserve">, Chapter 3.</w:delText>
        </w:r>
      </w:del>
    </w:p>
    <w:p>
      <w:pPr>
        <w:pStyle w:val="BodyText"/>
      </w:pPr>
      <w:ins w:id="7" w:author="PR Preview" w:date="2026-01-01T00:00:00Z">
        <w:r>
          <w:t xml:space="preserve">This page is adapted from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Vittinghoff et al. [1]</w:t>
        </w:r>
      </w:ins>
      <w:ins w:id="10" w:author="PR Preview" w:date="2026-01-01T00:00:00Z">
        <w:r>
          <w:t xml:space="preserve">, Chapter 3.</w:t>
        </w:r>
      </w:ins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“heart and estrogen/progestin study”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(HERS) was a clinical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trial of hormone therapy for prevention of recurrent heart attacks and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death among 2,763 post-menopausal women with existing coronary heart disease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(CHD)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(Hulley et al. 1998)</w:delText>
        </w:r>
      </w:del>
      <w:del w:id="24" w:author="PR Preview" w:date="2026-01-01T00:00:00Z">
        <w:r>
          <w:delText xml:space="preserve">.</w:delText>
        </w:r>
      </w:del>
    </w:p>
    <w:p>
      <w:pPr>
        <w:pStyle w:val="BodyText"/>
      </w:pPr>
      <w:del w:id="25" w:author="PR Preview" w:date="2026-01-01T00:00:00Z">
        <w:r>
          <w:delText xml:space="preserve">The trial was conducted at 20 US clinical centers.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Participants were randomized to receive either conjugated equine estrogens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(0.625 mg/day) plus medroxyprogesterone acetate (2.5 mg/day)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or a matching placebo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(Hulley et al. 1998)</w:delText>
        </w:r>
      </w:del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Women were followed for an average of 4.1 years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(Hulley et al. 1998)</w:delText>
        </w:r>
      </w:del>
      <w:del w:id="39" w:author="PR Preview" w:date="2026-01-01T00:00:00Z">
        <w:r>
          <w:delText xml:space="preserve">.</w:delText>
        </w:r>
      </w:del>
    </w:p>
    <w:p>
      <w:pPr>
        <w:pStyle w:val="BodyText"/>
      </w:pPr>
      <w:del w:id="40" w:author="PR Preview" w:date="2026-01-01T00:00:00Z">
        <w:r>
          <w:delText xml:space="preserve">The primary outcome was nonfatal myocardial infarction or CHD death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(Hulley et al. 1998)</w:delText>
        </w:r>
      </w:del>
      <w:del w:id="43" w:author="PR Preview" w:date="2026-01-01T00:00:00Z">
        <w:r>
          <w:delText xml:space="preserve">.</w:delText>
        </w:r>
      </w:del>
    </w:p>
    <w:p>
      <w:pPr>
        <w:pStyle w:val="BodyText"/>
      </w:pPr>
      <w:del w:id="44" w:author="PR Preview" w:date="2026-01-01T00:00:00Z">
        <w:r>
          <w:delText xml:space="preserve">The HERS data are distributed with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Vittinghoff et al. (2012)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 the book’s companion website,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as a Stata file that R can read directly:</w:delText>
        </w:r>
      </w:del>
    </w:p>
    <w:p>
      <w:pPr>
        <w:pStyle w:val="FirstParagraph"/>
      </w:pPr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“heart and estrogen/progestin study”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(HERS) was a clinical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trial of hormone therapy for prevention of recurrent heart attacks and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death among 2,763 post-menopausal women with existing coronary heart disease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(CHD)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[2]</w:t>
        </w:r>
      </w:ins>
      <w:ins w:id="64" w:author="PR Preview" w:date="2026-01-01T00:00:00Z">
        <w:r>
          <w:t xml:space="preserve">.</w:t>
        </w:r>
      </w:ins>
    </w:p>
    <w:p>
      <w:pPr>
        <w:pStyle w:val="BodyText"/>
      </w:pPr>
      <w:ins w:id="65" w:author="PR Preview" w:date="2026-01-01T00:00:00Z">
        <w:r>
          <w:t xml:space="preserve">The trial was conducted at 20 US clinical centers.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Participants were randomized to receive either conjugated equine estrogens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(0.625 mg/day) plus medroxyprogesterone acetate (2.5 mg/day)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or a matching placebo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[2]</w:t>
        </w:r>
      </w:ins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Women were followed for an average of 4.1 years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[2]</w:t>
        </w:r>
      </w:ins>
      <w:ins w:id="79" w:author="PR Preview" w:date="2026-01-01T00:00:00Z">
        <w:r>
          <w:t xml:space="preserve">.</w:t>
        </w:r>
      </w:ins>
    </w:p>
    <w:p>
      <w:pPr>
        <w:pStyle w:val="BodyText"/>
      </w:pPr>
      <w:ins w:id="80" w:author="PR Preview" w:date="2026-01-01T00:00:00Z">
        <w:r>
          <w:t xml:space="preserve">The primary outcome was nonfatal myocardial infarction or CHD death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[2]</w:t>
        </w:r>
      </w:ins>
      <w:ins w:id="83" w:author="PR Preview" w:date="2026-01-01T00:00:00Z">
        <w:r>
          <w:t xml:space="preserve">.</w:t>
        </w:r>
      </w:ins>
    </w:p>
    <w:p>
      <w:pPr>
        <w:pStyle w:val="BodyText"/>
      </w:pPr>
      <w:ins w:id="84" w:author="PR Preview" w:date="2026-01-01T00:00:00Z">
        <w:r>
          <w:t xml:space="preserve">The HERS data are distributed with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Vittinghoff et al. [1]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on the book’s companion website,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as a Stata file that R can read directly:</w:t>
        </w:r>
      </w:ins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del w:id="91" w:author="PR Preview" w:date="2026-01-01T00:00:00Z">
        <w:r>
          <w:delText xml:space="preserve">Source: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Wikipedia contributors (2026e)</w:delText>
        </w:r>
      </w:del>
      <w:del w:id="94" w:author="PR Preview" w:date="2026-01-01T00:00:00Z">
        <w:r>
          <w:delText xml:space="preserve">.</w:delText>
        </w:r>
      </w:del>
    </w:p>
    <w:p>
      <w:pPr>
        <w:pStyle w:val="BodyText"/>
      </w:pPr>
      <w:ins w:id="95" w:author="PR Preview" w:date="2026-01-01T00:00:00Z">
        <w:r>
          <w:t xml:space="preserve">Source: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Wikipedia contributors [3]</w:t>
        </w:r>
      </w:ins>
      <w:ins w:id="98" w:author="PR Preview" w:date="2026-01-01T00:00:00Z">
        <w:r>
          <w:t xml:space="preserve">.</w:t>
        </w:r>
      </w:ins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del w:id="99" w:author="PR Preview" w:date="2026-01-01T00:00:00Z">
        <w:r>
          <w:rPr>
            <w:i/>
            <w:iCs/>
          </w:rPr>
          <w:delText xml:space="preserve">Proof</w:delText>
        </w:r>
      </w:del>
      <w:del w:id="100" w:author="PR Preview" w:date="2026-01-01T00:00:00Z">
        <w:r>
          <w:delText xml:space="preserve">. </w:delText>
        </w:r>
      </w:del>
      <w:del w:id="101" w:author="PR Preview" w:date="2026-01-01T00:00:00Z">
        <w:r>
          <w:delText xml:space="preserve">We use a standard fact about Gaussian samples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(Hogg et al. 2019, sec. 5.5, pp. 203-205)</w:delText>
        </w:r>
      </w:del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</w:delText>
        </w:r>
      </w:del>
      <w:del w:id="10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t>2</m:t>
            </m:r>
          </m:sup>
        </m:sSup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are independent,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</w:delText>
        </w:r>
      </w:del>
      <w:del w:id="113" w:author="PR Preview" w:date="2026-01-01T00:00:00Z">
        <w:r>
          <w:delText xml:space="preserve"> </w:delText>
        </w:r>
      </w:del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has the</w:delText>
        </w:r>
      </w:del>
      <w:del w:id="116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distribution.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Also,</w:delText>
        </w:r>
      </w:del>
      <w:del w:id="121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has the standard Gaussian distribution,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Z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is independent of</w:delText>
        </w:r>
      </w:del>
      <w:del w:id="129" w:author="PR Preview" w:date="2026-01-01T00:00:00Z">
        <w:r>
          <w:delText xml:space="preserve"> </w:delText>
        </w:r>
      </w:del>
      <m:oMath>
        <m:r>
          <m:t>V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because</w:delText>
        </w:r>
      </w:del>
      <w:del w:id="13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is independent of</w:delText>
        </w:r>
      </w:del>
      <w:del w:id="135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t>2</m:t>
            </m:r>
          </m:sup>
        </m:sSup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So by the</w:delText>
        </w:r>
      </w:del>
      <w:del w:id="139" w:author="PR Preview" w:date="2026-01-01T00:00:00Z">
        <w:r>
          <w:delText xml:space="preserve"> </w:delText>
        </w:r>
      </w:del>
      <w:hyperlink r:id="rId32">
        <w:del w:id="140" w:author="PR Preview" w:date="2026-01-01T00:00:00Z">
          <w:r>
            <w:rPr>
              <w:rStyle w:val="Hyperlink"/>
            </w:rPr>
            <w:delText xml:space="preserve">definition of the t-distribution</w:delText>
          </w:r>
        </w:del>
      </w:hyperlink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has the</w:delText>
        </w:r>
      </w:del>
      <w:del w:id="145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distribution,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and this ratio equals</w:delText>
        </w:r>
      </w:del>
      <w:del w:id="150" w:author="PR Preview" w:date="2026-01-01T00:00:00Z">
        <w:r>
          <w:delText xml:space="preserve"> </w:delText>
        </w:r>
      </w:del>
      <m:oMath>
        <m:r>
          <m:t>T</m:t>
        </m:r>
      </m:oMath>
      <w:del w:id="151" w:author="PR Preview" w:date="2026-01-01T00:00:00Z">
        <w:r>
          <w:delText xml:space="preserve">:</w:delText>
        </w:r>
      </w:del>
    </w:p>
    <w:p>
      <w:pPr>
        <w:pStyle w:val="BodyText"/>
      </w:pPr>
      <w:ins w:id="152" w:author="PR Preview" w:date="2026-01-01T00:00:00Z">
        <w:r>
          <w:rPr>
            <w:i/>
            <w:iCs/>
          </w:rPr>
          <w:t xml:space="preserve">Proof</w:t>
        </w:r>
      </w:ins>
      <w:ins w:id="153" w:author="PR Preview" w:date="2026-01-01T00:00:00Z">
        <w:r>
          <w:t xml:space="preserve">. </w:t>
        </w:r>
      </w:ins>
      <w:ins w:id="154" w:author="PR Preview" w:date="2026-01-01T00:00:00Z">
        <w:r>
          <w:t xml:space="preserve">We use a standard fact about Gaussian samples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[4, Sec. 5.5], pp. 203-205</w:t>
        </w:r>
      </w:ins>
      <w:ins w:id="157" w:author="PR Preview" w:date="2026-01-01T00:00:00Z">
        <w:r>
          <w:t xml:space="preserve">:</w:t>
        </w:r>
      </w:ins>
      <w:ins w:id="1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</w:t>
        </w:r>
      </w:ins>
      <w:ins w:id="16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t>2</m:t>
            </m:r>
          </m:sup>
        </m:sSup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are independent,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</w:t>
        </w:r>
      </w:ins>
      <w:ins w:id="166" w:author="PR Preview" w:date="2026-01-01T00:00:00Z">
        <w:r>
          <w:t xml:space="preserve"> </w:t>
        </w:r>
      </w:ins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has the</w:t>
        </w:r>
      </w:ins>
      <w:ins w:id="16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distribution.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Also,</w:t>
        </w:r>
      </w:ins>
      <w:ins w:id="174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has the standard Gaussian distribution,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</w:t>
        </w:r>
      </w:ins>
      <w:ins w:id="179" w:author="PR Preview" w:date="2026-01-01T00:00:00Z">
        <w:r>
          <w:t xml:space="preserve"> </w:t>
        </w:r>
      </w:ins>
      <m:oMath>
        <m:r>
          <m:t>Z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independent of</w:t>
        </w:r>
      </w:ins>
      <w:ins w:id="182" w:author="PR Preview" w:date="2026-01-01T00:00:00Z">
        <w:r>
          <w:t xml:space="preserve"> </w:t>
        </w:r>
      </w:ins>
      <m:oMath>
        <m:r>
          <m:t>V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because</w:t>
        </w:r>
      </w:ins>
      <w:ins w:id="18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independent of</w:t>
        </w:r>
      </w:ins>
      <w:ins w:id="188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t>2</m:t>
            </m:r>
          </m:sup>
        </m:sSup>
      </m:oMath>
      <w:ins w:id="189" w:author="PR Preview" w:date="2026-01-01T00:00:00Z">
        <w:r>
          <w:t xml:space="preserve">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So by the</w:t>
        </w:r>
      </w:ins>
      <w:ins w:id="192" w:author="PR Preview" w:date="2026-01-01T00:00:00Z">
        <w:r>
          <w:t xml:space="preserve"> </w:t>
        </w:r>
      </w:ins>
      <w:hyperlink r:id="rId32">
        <w:ins w:id="193" w:author="PR Preview" w:date="2026-01-01T00:00:00Z">
          <w:r>
            <w:rPr>
              <w:rStyle w:val="Hyperlink"/>
            </w:rPr>
            <w:t xml:space="preserve">definition of the t-distribution</w:t>
          </w:r>
        </w:ins>
      </w:hyperlink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has the</w:t>
        </w:r>
      </w:ins>
      <w:ins w:id="19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distribution,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 this ratio equals</w:t>
        </w:r>
      </w:ins>
      <w:ins w:id="203" w:author="PR Preview" w:date="2026-01-01T00:00:00Z">
        <w:r>
          <w:t xml:space="preserve"> </w:t>
        </w:r>
      </w:ins>
      <m:oMath>
        <m:r>
          <m:t>T</m:t>
        </m:r>
      </m:oMath>
      <w:ins w:id="2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del w:id="205" w:author="PR Preview" w:date="2026-01-01T00:00:00Z">
        <w:r>
          <w:delText xml:space="preserve">Source: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Wikipedia contributors (2026e)</w:delText>
        </w:r>
      </w:del>
      <w:del w:id="208" w:author="PR Preview" w:date="2026-01-01T00:00:00Z">
        <w:r>
          <w:delText xml:space="preserve">.</w:delText>
        </w:r>
      </w:del>
    </w:p>
    <w:p>
      <w:pPr>
        <w:pStyle w:val="BodyText"/>
      </w:pPr>
      <w:ins w:id="209" w:author="PR Preview" w:date="2026-01-01T00:00:00Z">
        <w:r>
          <w:t xml:space="preserve">Source: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Wikipedia contributors [3]</w:t>
        </w:r>
      </w:ins>
      <w:ins w:id="212" w:author="PR Preview" w:date="2026-01-01T00:00:00Z">
        <w:r>
          <w:t xml:space="preserve">.</w:t>
        </w:r>
      </w:ins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del w:id="213" w:author="PR Preview" w:date="2026-01-01T00:00:00Z">
        <w:r>
          <w:delText xml:space="preserve">Source: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Wikipedia contributors (2026f)</w:delText>
        </w:r>
      </w:del>
      <w:del w:id="216" w:author="PR Preview" w:date="2026-01-01T00:00:00Z">
        <w:r>
          <w:delText xml:space="preserve">.</w:delText>
        </w:r>
      </w:del>
    </w:p>
    <w:p>
      <w:pPr>
        <w:pStyle w:val="BodyText"/>
      </w:pPr>
      <w:ins w:id="217" w:author="PR Preview" w:date="2026-01-01T00:00:00Z">
        <w:r>
          <w:t xml:space="preserve">Source: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Wikipedia contributors [5]</w:t>
        </w:r>
      </w:ins>
      <w:ins w:id="220" w:author="PR Preview" w:date="2026-01-01T00:00:00Z">
        <w:r>
          <w:t xml:space="preserve">.</w:t>
        </w:r>
      </w:ins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1" w:author="PR Preview" w:date="2026-01-01T00:00:00Z">
        <w:r>
          <w:delText xml:space="preserve">Source: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Wikipedia contributors (2026d)</w:delText>
        </w:r>
      </w:del>
      <w:del w:id="224" w:author="PR Preview" w:date="2026-01-01T00:00:00Z">
        <w:r>
          <w:delText xml:space="preserve">.</w:delText>
        </w:r>
      </w:del>
    </w:p>
    <w:p>
      <w:pPr>
        <w:pStyle w:val="FirstParagraph"/>
      </w:pPr>
      <w:ins w:id="225" w:author="PR Preview" w:date="2026-01-01T00:00:00Z">
        <w:r>
          <w:t xml:space="preserve">Source: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Wikipedia contributors [6]</w:t>
        </w:r>
      </w:ins>
      <w:ins w:id="228" w:author="PR Preview" w:date="2026-01-01T00:00:00Z">
        <w:r>
          <w:t xml:space="preserve">.</w:t>
        </w:r>
      </w:ins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del w:id="229" w:author="PR Preview" w:date="2026-01-01T00:00:00Z">
        <w:r>
          <w:delText xml:space="preserve">Source: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Wikipedia contributors (2026e)</w:delText>
        </w:r>
      </w:del>
      <w:del w:id="232" w:author="PR Preview" w:date="2026-01-01T00:00:00Z">
        <w:r>
          <w:delText xml:space="preserve">.</w:delText>
        </w:r>
      </w:del>
    </w:p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Theorem 2 (Null distribution of the pooled t statistic)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 the observations in both groups be independent and Gaussian,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all with the same mean and the same variance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Then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p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(</w:delText>
        </w:r>
      </w:del>
      <w:hyperlink w:anchor="def-pooled-t-test">
        <w:del w:id="24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46" w:author="PR Preview" w:date="2026-01-01T00:00:00Z">
        <w:r>
          <w:delText xml:space="preserve">), computed from these random variables,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has the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distribution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(Hogg et al. 2019, sec. 8.2, p. 371)</w:delText>
        </w:r>
      </w:del>
      <w:del w:id="254" w:author="PR Preview" w:date="2026-01-01T00:00:00Z">
        <w:r>
          <w:delText xml:space="preserve">.</w:delText>
        </w:r>
      </w:del>
    </w:p>
    <w:p>
      <w:pPr>
        <w:pStyle w:val="BodyText"/>
      </w:pPr>
      <w:ins w:id="255" w:author="PR Preview" w:date="2026-01-01T00:00:00Z">
        <w:r>
          <w:t xml:space="preserve">Source: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Wikipedia contributors [3]</w:t>
        </w:r>
      </w:ins>
      <w:ins w:id="258" w:author="PR Preview" w:date="2026-01-01T00:00:00Z">
        <w:r>
          <w:t xml:space="preserve">.</w:t>
        </w:r>
      </w:ins>
    </w:p>
    <w:bookmarkEnd w:id="53"/>
    <w:bookmarkStart w:id="54" w:name="thm-pooled-t-null"/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Theorem 2 (Null distribution of the pooled t statistic)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Let the observations in both groups be independent and Gaussian,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all with the same mean and the same variance</w:t>
        </w:r>
      </w:ins>
      <w:ins w:id="26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5" w:author="PR Preview" w:date="2026-01-01T00:00:00Z">
        <w:r>
          <w:t xml:space="preserve">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Then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p</m:t>
            </m:r>
          </m:sub>
        </m:sSub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(</w:t>
        </w:r>
      </w:ins>
      <w:hyperlink w:anchor="def-pooled-t-test">
        <w:ins w:id="2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2" w:author="PR Preview" w:date="2026-01-01T00:00:00Z">
        <w:r>
          <w:t xml:space="preserve">), computed from these random variables,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has the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distribution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[4, Sec. 8.2], p. 371</w:t>
        </w:r>
      </w:ins>
      <w:ins w:id="280" w:author="PR Preview" w:date="2026-01-01T00:00:00Z">
        <w:r>
          <w:t xml:space="preserve">.</w:t>
        </w:r>
      </w:ins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del w:id="281" w:author="PR Preview" w:date="2026-01-01T00:00:00Z">
        <w:r>
          <w:delText xml:space="preserve">Hogg et al. (2019, sec. 8.2, pp. 369–377)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covers tests of the equality of two means.</w:delText>
        </w:r>
      </w:del>
    </w:p>
    <w:p>
      <w:pPr>
        <w:pStyle w:val="Compact"/>
        <w:numPr>
          <w:ilvl w:val="0"/>
          <w:numId w:val="1003"/>
        </w:numPr>
      </w:pPr>
      <w:del w:id="284" w:author="PR Preview" w:date="2026-01-01T00:00:00Z">
        <w:r>
          <w:delText xml:space="preserve">Rice (2007, sec. 11.2.1, pp. 421–432)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covers normal-theory methods for two independent samples.</w:delText>
        </w:r>
      </w:del>
    </w:p>
    <w:p>
      <w:pPr>
        <w:pStyle w:val="Compact"/>
        <w:numPr>
          <w:ilvl w:val="0"/>
          <w:numId w:val="1003"/>
        </w:numPr>
      </w:pPr>
      <w:del w:id="287" w:author="PR Preview" w:date="2026-01-01T00:00:00Z">
        <w:r>
          <w:delText xml:space="preserve">Rice (2007, sec. 11.3.1, pp. 446–447)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covers normal-theory methods for paired samples.</w:delText>
        </w:r>
      </w:del>
    </w:p>
    <w:p>
      <w:pPr>
        <w:pStyle w:val="Compact"/>
        <w:numPr>
          <w:ilvl w:val="0"/>
          <w:numId w:val="1003"/>
        </w:numPr>
      </w:pPr>
      <w:ins w:id="290" w:author="PR Preview" w:date="2026-01-01T00:00:00Z">
        <w:r>
          <w:t xml:space="preserve">Hogg et al. [4, Sec. 8.2], pp. 369–377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covers tests of the equality of two means.</w:t>
        </w:r>
      </w:ins>
    </w:p>
    <w:p>
      <w:pPr>
        <w:pStyle w:val="Compact"/>
        <w:numPr>
          <w:ilvl w:val="0"/>
          <w:numId w:val="1003"/>
        </w:numPr>
      </w:pPr>
      <w:ins w:id="293" w:author="PR Preview" w:date="2026-01-01T00:00:00Z">
        <w:r>
          <w:t xml:space="preserve">Rice [7, Sec. 11.2.1], pp. 421–432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covers normal-theory methods for two independent samples.</w:t>
        </w:r>
      </w:ins>
    </w:p>
    <w:p>
      <w:pPr>
        <w:pStyle w:val="Compact"/>
        <w:numPr>
          <w:ilvl w:val="0"/>
          <w:numId w:val="1003"/>
        </w:numPr>
      </w:pPr>
      <w:ins w:id="296" w:author="PR Preview" w:date="2026-01-01T00:00:00Z">
        <w:r>
          <w:t xml:space="preserve">Rice [7, Sec. 11.3.1], pp. 446–447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covers normal-theory methods for paired samples.</w:t>
        </w:r>
      </w:ins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del w:id="299" w:author="PR Preview" w:date="2026-01-01T00:00:00Z">
        <w:r>
          <w:delText xml:space="preserve">Hogg et al. (2019, sec. 7.2, pp. 314–322)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covers confidence intervals for the difference of two means.</w:delText>
        </w:r>
      </w:del>
    </w:p>
    <w:p>
      <w:pPr>
        <w:pStyle w:val="BodyText"/>
      </w:pPr>
      <w:ins w:id="302" w:author="PR Preview" w:date="2026-01-01T00:00:00Z">
        <w:r>
          <w:t xml:space="preserve">Hogg et al. [4, Sec. 7.2], pp. 314–322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covers confidence intervals for the difference of two means.</w:t>
        </w:r>
      </w:ins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5" w:author="PR Preview" w:date="2026-01-01T00:00:00Z">
        <w:r>
          <w:delText xml:space="preserve">Source: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Wikipedia contributors (2026c)</w:delText>
        </w:r>
      </w:del>
      <w:del w:id="308" w:author="PR Preview" w:date="2026-01-01T00:00:00Z">
        <w:r>
          <w:delText xml:space="preserve">.</w:delText>
        </w:r>
      </w:del>
    </w:p>
    <w:p>
      <w:pPr>
        <w:pStyle w:val="FirstParagraph"/>
      </w:pPr>
      <w:ins w:id="309" w:author="PR Preview" w:date="2026-01-01T00:00:00Z">
        <w:r>
          <w:t xml:space="preserve">Source: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Wikipedia contributors [8]</w:t>
        </w:r>
      </w:ins>
      <w:ins w:id="312" w:author="PR Preview" w:date="2026-01-01T00:00:00Z">
        <w:r>
          <w:t xml:space="preserve">.</w:t>
        </w:r>
      </w:ins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13" w:author="PR Preview" w:date="2026-01-01T00:00:00Z">
        <w:r>
          <w:delText xml:space="preserve">Source: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Wikipedia contributors (2026c)</w:delText>
        </w:r>
      </w:del>
      <w:del w:id="316" w:author="PR Preview" w:date="2026-01-01T00:00:00Z">
        <w:r>
          <w:delText xml:space="preserve">.</w:delText>
        </w:r>
      </w:del>
    </w:p>
    <w:p>
      <w:pPr>
        <w:pStyle w:val="FirstParagraph"/>
      </w:pPr>
      <w:ins w:id="317" w:author="PR Preview" w:date="2026-01-01T00:00:00Z">
        <w:r>
          <w:t xml:space="preserve">Source: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Wikipedia contributors [8]</w:t>
        </w:r>
      </w:ins>
      <w:ins w:id="320" w:author="PR Preview" w:date="2026-01-01T00:00:00Z">
        <w:r>
          <w:t xml:space="preserve">.</w:t>
        </w:r>
      </w:ins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del w:id="321" w:author="PR Preview" w:date="2026-01-01T00:00:00Z">
        <w:r>
          <w:delText xml:space="preserve">Source: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Wikipedia contributors (2026a)</w:delText>
        </w:r>
      </w:del>
      <w:del w:id="324" w:author="PR Preview" w:date="2026-01-01T00:00:00Z">
        <w:r>
          <w:delText xml:space="preserve">.</w:delText>
        </w:r>
      </w:del>
    </w:p>
    <w:p>
      <w:pPr>
        <w:pStyle w:val="BodyText"/>
      </w:pPr>
      <w:ins w:id="325" w:author="PR Preview" w:date="2026-01-01T00:00:00Z">
        <w:r>
          <w:t xml:space="preserve">Source: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Wikipedia contributors [9]</w:t>
        </w:r>
      </w:ins>
      <w:ins w:id="328" w:author="PR Preview" w:date="2026-01-01T00:00:00Z">
        <w:r>
          <w:t xml:space="preserve">.</w:t>
        </w:r>
      </w:ins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del w:id="329" w:author="PR Preview" w:date="2026-01-01T00:00:00Z">
        <w:r>
          <w:delText xml:space="preserve">holds,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then</w:delText>
        </w:r>
      </w:del>
      <w:del w:id="332" w:author="PR Preview" w:date="2026-01-01T00:00:00Z">
        <w:r>
          <w:delText xml:space="preserve"> </w:delText>
        </w:r>
      </w:del>
      <m:oMath>
        <m:r>
          <m:t>F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(</w:delText>
        </w:r>
      </w:del>
      <w:hyperlink w:anchor="def-one-way-anova">
        <w:del w:id="33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6" w:author="PR Preview" w:date="2026-01-01T00:00:00Z">
        <w:r>
          <w:delText xml:space="preserve">), computed from these random variables,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has the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distribution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(Hogg et al. 2019, sec. 9.3, p. 449)</w:delText>
        </w:r>
      </w:del>
      <w:del w:id="344" w:author="PR Preview" w:date="2026-01-01T00:00:00Z">
        <w:r>
          <w:delText xml:space="preserve">.</w:delText>
        </w:r>
      </w:del>
    </w:p>
    <w:p>
      <w:pPr>
        <w:pStyle w:val="FirstParagraph"/>
      </w:pPr>
      <w:ins w:id="345" w:author="PR Preview" w:date="2026-01-01T00:00:00Z">
        <w:r>
          <w:t xml:space="preserve">holds,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then</w:t>
        </w:r>
      </w:ins>
      <w:ins w:id="348" w:author="PR Preview" w:date="2026-01-01T00:00:00Z">
        <w:r>
          <w:t xml:space="preserve"> </w:t>
        </w:r>
      </w:ins>
      <m:oMath>
        <m:r>
          <m:t>F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(</w:t>
        </w:r>
      </w:ins>
      <w:hyperlink w:anchor="def-one-way-anova">
        <w:ins w:id="35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52" w:author="PR Preview" w:date="2026-01-01T00:00:00Z">
        <w:r>
          <w:t xml:space="preserve">), computed from these random variables,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has the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distribution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[4, Sec. 9.3], p. 449</w:t>
        </w:r>
      </w:ins>
      <w:ins w:id="360" w:author="PR Preview" w:date="2026-01-01T00:00:00Z">
        <w:r>
          <w:t xml:space="preserve">.</w:t>
        </w:r>
      </w:ins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del w:id="361" w:author="PR Preview" w:date="2026-01-01T00:00:00Z">
        <w:r>
          <w:delText xml:space="preserve">Hogg et al. (2019, sec. 9.3, pp. 446–455)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covers one-factor analysis of variance.</w:delText>
        </w:r>
      </w:del>
    </w:p>
    <w:p>
      <w:pPr>
        <w:pStyle w:val="Compact"/>
        <w:numPr>
          <w:ilvl w:val="0"/>
          <w:numId w:val="1004"/>
        </w:numPr>
      </w:pPr>
      <w:del w:id="364" w:author="PR Preview" w:date="2026-01-01T00:00:00Z">
        <w:r>
          <w:delText xml:space="preserve">Casella and Berger (2002, sec. 11.2, pp. 522–538)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covers oneway analysis of variance.</w:delText>
        </w:r>
      </w:del>
    </w:p>
    <w:p>
      <w:pPr>
        <w:pStyle w:val="Compact"/>
        <w:numPr>
          <w:ilvl w:val="0"/>
          <w:numId w:val="1004"/>
        </w:numPr>
      </w:pPr>
      <w:del w:id="367" w:author="PR Preview" w:date="2026-01-01T00:00:00Z">
        <w:r>
          <w:delText xml:space="preserve">Rice (2007, sec. 12.2, pp. 477–488)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covers the one-way layout.</w:delText>
        </w:r>
      </w:del>
    </w:p>
    <w:p>
      <w:pPr>
        <w:pStyle w:val="Compact"/>
        <w:numPr>
          <w:ilvl w:val="0"/>
          <w:numId w:val="1004"/>
        </w:numPr>
      </w:pPr>
      <w:ins w:id="370" w:author="PR Preview" w:date="2026-01-01T00:00:00Z">
        <w:r>
          <w:t xml:space="preserve">Hogg et al. [4, Sec. 9.3], pp. 446–455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covers one-factor analysis of variance.</w:t>
        </w:r>
      </w:ins>
    </w:p>
    <w:p>
      <w:pPr>
        <w:pStyle w:val="Compact"/>
        <w:numPr>
          <w:ilvl w:val="0"/>
          <w:numId w:val="1004"/>
        </w:numPr>
      </w:pPr>
      <w:ins w:id="373" w:author="PR Preview" w:date="2026-01-01T00:00:00Z">
        <w:r>
          <w:t xml:space="preserve">Casella and Berger [10, Sec. 11.2], pp. 522–538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covers oneway analysis of variance.</w:t>
        </w:r>
      </w:ins>
    </w:p>
    <w:p>
      <w:pPr>
        <w:pStyle w:val="Compact"/>
        <w:numPr>
          <w:ilvl w:val="0"/>
          <w:numId w:val="1004"/>
        </w:numPr>
      </w:pPr>
      <w:ins w:id="376" w:author="PR Preview" w:date="2026-01-01T00:00:00Z">
        <w:r>
          <w:t xml:space="preserve">Rice [7, Sec. 12.2], pp. 477–488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covers the one-way layout.</w:t>
        </w:r>
      </w:ins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del w:id="379" w:author="PR Preview" w:date="2026-01-01T00:00:00Z">
        <w:r>
          <w:delText xml:space="preserve">Wikipedia contributors (2026e)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— one-sample, paired and two-sample t-tests</w:delText>
        </w:r>
      </w:del>
    </w:p>
    <w:p>
      <w:pPr>
        <w:numPr>
          <w:ilvl w:val="0"/>
          <w:numId w:val="1005"/>
        </w:numPr>
      </w:pPr>
      <w:del w:id="382" w:author="PR Preview" w:date="2026-01-01T00:00:00Z">
        <w:r>
          <w:delText xml:space="preserve">Wikipedia contributors (2026f)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— the t-test for groups with unequal variances</w:delText>
        </w:r>
      </w:del>
    </w:p>
    <w:p>
      <w:pPr>
        <w:numPr>
          <w:ilvl w:val="0"/>
          <w:numId w:val="1005"/>
        </w:numPr>
      </w:pPr>
      <w:del w:id="385" w:author="PR Preview" w:date="2026-01-01T00:00:00Z">
        <w:r>
          <w:delText xml:space="preserve">Wikipedia contributors (2026a)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— ANOVA and its F-test</w:delText>
        </w:r>
      </w:del>
    </w:p>
    <w:p>
      <w:pPr>
        <w:numPr>
          <w:ilvl w:val="0"/>
          <w:numId w:val="1005"/>
        </w:numPr>
      </w:pPr>
      <w:del w:id="388" w:author="PR Preview" w:date="2026-01-01T00:00:00Z">
        <w:r>
          <w:delText xml:space="preserve">Wikipedia contributors (2026b)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— F-tests and where they arise</w:delText>
        </w:r>
      </w:del>
    </w:p>
    <w:p>
      <w:pPr>
        <w:numPr>
          <w:ilvl w:val="0"/>
          <w:numId w:val="1005"/>
        </w:numPr>
      </w:pPr>
      <w:del w:id="391" w:author="PR Preview" w:date="2026-01-01T00:00:00Z">
        <w:r>
          <w:delText xml:space="preserve">Wikipedia contributors (2026d)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— pooling the variances of several groups</w:delText>
        </w:r>
      </w:del>
    </w:p>
    <w:p>
      <w:pPr>
        <w:numPr>
          <w:ilvl w:val="0"/>
          <w:numId w:val="1005"/>
        </w:numPr>
      </w:pPr>
      <w:ins w:id="394" w:author="PR Preview" w:date="2026-01-01T00:00:00Z">
        <w:r>
          <w:t xml:space="preserve">Wikipedia contributors [3]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— one-sample, paired and two-sample t-tests</w:t>
        </w:r>
      </w:ins>
    </w:p>
    <w:p>
      <w:pPr>
        <w:numPr>
          <w:ilvl w:val="0"/>
          <w:numId w:val="1005"/>
        </w:numPr>
      </w:pPr>
      <w:ins w:id="397" w:author="PR Preview" w:date="2026-01-01T00:00:00Z">
        <w:r>
          <w:t xml:space="preserve">Wikipedia contributors [5]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— the t-test for groups with unequal variances</w:t>
        </w:r>
      </w:ins>
    </w:p>
    <w:p>
      <w:pPr>
        <w:numPr>
          <w:ilvl w:val="0"/>
          <w:numId w:val="1005"/>
        </w:numPr>
      </w:pPr>
      <w:ins w:id="400" w:author="PR Preview" w:date="2026-01-01T00:00:00Z">
        <w:r>
          <w:t xml:space="preserve">Wikipedia contributors [9]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— ANOVA and its F-test</w:t>
        </w:r>
      </w:ins>
    </w:p>
    <w:p>
      <w:pPr>
        <w:numPr>
          <w:ilvl w:val="0"/>
          <w:numId w:val="1005"/>
        </w:numPr>
      </w:pPr>
      <w:ins w:id="403" w:author="PR Preview" w:date="2026-01-01T00:00:00Z">
        <w:r>
          <w:t xml:space="preserve">Wikipedia contributors [11]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— F-tests and where they arise</w:t>
        </w:r>
      </w:ins>
    </w:p>
    <w:p>
      <w:pPr>
        <w:numPr>
          <w:ilvl w:val="0"/>
          <w:numId w:val="1005"/>
        </w:numPr>
      </w:pPr>
      <w:ins w:id="406" w:author="PR Preview" w:date="2026-01-01T00:00:00Z">
        <w:r>
          <w:t xml:space="preserve">Wikipedia contributors [6]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— pooling the variances of several groups</w:t>
        </w:r>
      </w:ins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del w:id="409" w:author="PR Preview" w:date="2026-01-01T00:00:00Z">
        <w:r>
          <w:delText xml:space="preserve">Casella, George, and Roger Berger. 2002.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rPr>
            <w:i/>
            <w:iCs/>
          </w:rPr>
          <w:delText xml:space="preserve">Statistical Inference</w:delText>
        </w:r>
      </w:del>
      <w:del w:id="412" w:author="PR Preview" w:date="2026-01-01T00:00:00Z">
        <w:r>
          <w:delText xml:space="preserve">. 2nd ed. Cengage Learning.</w:delText>
        </w:r>
      </w:del>
      <w:del w:id="413" w:author="PR Preview" w:date="2026-01-01T00:00:00Z">
        <w:r>
          <w:delText xml:space="preserve"> </w:delText>
        </w:r>
      </w:del>
      <w:hyperlink r:id="rId94">
        <w:del w:id="414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415" w:author="PR Preview" w:date="2026-01-01T00:00:00Z">
        <w:r>
          <w:delText xml:space="preserve">.</w:delText>
        </w:r>
      </w:del>
    </w:p>
    <w:p>
      <w:pPr>
        <w:pStyle w:val="Bibliography"/>
      </w:pPr>
      <w:del w:id="416" w:author="PR Preview" w:date="2026-01-01T00:00:00Z">
        <w:r>
          <w:delText xml:space="preserve">Hogg, Robert V., Elliot A. Tanis, and Dale L. Zimmerman. 2019.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419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420" w:author="PR Preview" w:date="2026-01-01T00:00:00Z">
        <w:r>
          <w:delText xml:space="preserve">Hulley, Stephen, Deborah Grady, Trudy Bush, et al. 1998.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“Randomized Trial of Estrogen Plus Progestin for Secondary Prevention of Coronary Heart Disease in Postmenopausal Women.”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rPr>
            <w:i/>
            <w:iCs/>
          </w:rPr>
          <w:delText xml:space="preserve">JAMA : The Journal of the American Medical Association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(Chicago, IL) 280 (7): 605–13.</w:delText>
        </w:r>
      </w:del>
      <w:del w:id="427" w:author="PR Preview" w:date="2026-01-01T00:00:00Z">
        <w:r>
          <w:delText xml:space="preserve"> </w:delText>
        </w:r>
      </w:del>
      <w:hyperlink r:id="rId80">
        <w:del w:id="428" w:author="PR Preview" w:date="2026-01-01T00:00:00Z">
          <w:r>
            <w:rPr>
              <w:rStyle w:val="Hyperlink"/>
            </w:rPr>
            <w:delText xml:space="preserve">https://doi.org/10.1001/jama.280.7.605</w:delText>
          </w:r>
        </w:del>
      </w:hyperlink>
      <w:del w:id="429" w:author="PR Preview" w:date="2026-01-01T00:00:00Z">
        <w:r>
          <w:delText xml:space="preserve">.</w:delText>
        </w:r>
      </w:del>
    </w:p>
    <w:p>
      <w:pPr>
        <w:pStyle w:val="Bibliography"/>
      </w:pPr>
      <w:del w:id="430" w:author="PR Preview" w:date="2026-01-01T00:00:00Z">
        <w:r>
          <w:delText xml:space="preserve">Rice, John A. 2007.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433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434" w:author="PR Preview" w:date="2026-01-01T00:00:00Z">
        <w:r>
          <w:delText xml:space="preserve">Vittinghoff, Eric, David V Glidden, Stephen C Shiboski, and Charles E McCulloch. 2012.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437" w:author="PR Preview" w:date="2026-01-01T00:00:00Z">
        <w:r>
          <w:delText xml:space="preserve">. 2nd ed. Springer.</w:delText>
        </w:r>
      </w:del>
      <w:del w:id="438" w:author="PR Preview" w:date="2026-01-01T00:00:00Z">
        <w:r>
          <w:delText xml:space="preserve"> </w:delText>
        </w:r>
      </w:del>
      <w:hyperlink r:id="rId78">
        <w:del w:id="439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440" w:author="PR Preview" w:date="2026-01-01T00:00:00Z">
        <w:r>
          <w:delText xml:space="preserve">.</w:delText>
        </w:r>
      </w:del>
    </w:p>
    <w:p>
      <w:pPr>
        <w:pStyle w:val="Bibliography"/>
      </w:pPr>
      <w:del w:id="441" w:author="PR Preview" w:date="2026-01-01T00:00:00Z">
        <w:r>
          <w:delText xml:space="preserve">Wikipedia contributors. 2026a.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rPr>
            <w:i/>
            <w:iCs/>
          </w:rPr>
          <w:delText xml:space="preserve">Analysis of Variance —</w:delText>
        </w:r>
      </w:del>
      <w:del w:id="444" w:author="PR Preview" w:date="2026-01-01T00:00:00Z">
        <w:r>
          <w:rPr>
            <w:i/>
            <w:iCs/>
          </w:rPr>
          <w:delText xml:space="preserve"> </w:delText>
        </w:r>
      </w:del>
      <w:del w:id="445" w:author="PR Preview" w:date="2026-01-01T00:00:00Z">
        <w:r>
          <w:rPr>
            <w:i/>
            <w:iCs/>
          </w:rPr>
          <w:delText xml:space="preserve">Wikipedia</w:delText>
        </w:r>
      </w:del>
      <w:del w:id="446" w:author="PR Preview" w:date="2026-01-01T00:00:00Z">
        <w:r>
          <w:rPr>
            <w:i/>
            <w:iCs/>
          </w:rPr>
          <w:delText xml:space="preserve">,</w:delText>
        </w:r>
      </w:del>
      <w:del w:id="447" w:author="PR Preview" w:date="2026-01-01T00:00:00Z">
        <w:r>
          <w:rPr>
            <w:i/>
            <w:iCs/>
          </w:rPr>
          <w:delText xml:space="preserve"> </w:delText>
        </w:r>
      </w:del>
      <w:del w:id="448" w:author="PR Preview" w:date="2026-01-01T00:00:00Z">
        <w:r>
          <w:rPr>
            <w:i/>
            <w:iCs/>
          </w:rPr>
          <w:delText xml:space="preserve">the Free Encyclopedia</w:delText>
        </w:r>
      </w:del>
      <w:del w:id="449" w:author="PR Preview" w:date="2026-01-01T00:00:00Z">
        <w:r>
          <w:delText xml:space="preserve">.</w:delText>
        </w:r>
      </w:del>
      <w:del w:id="450" w:author="PR Preview" w:date="2026-01-01T00:00:00Z">
        <w:r>
          <w:delText xml:space="preserve"> </w:delText>
        </w:r>
      </w:del>
      <w:hyperlink r:id="rId92">
        <w:del w:id="451" w:author="PR Preview" w:date="2026-01-01T00:00:00Z">
          <w:r>
            <w:rPr>
              <w:rStyle w:val="Hyperlink"/>
            </w:rPr>
            <w:delText xml:space="preserve">https://en.wikipedia.org/wiki/Analysis_of_variance</w:delText>
          </w:r>
        </w:del>
      </w:hyperlink>
      <w:del w:id="452" w:author="PR Preview" w:date="2026-01-01T00:00:00Z">
        <w:r>
          <w:delText xml:space="preserve">.</w:delText>
        </w:r>
      </w:del>
    </w:p>
    <w:p>
      <w:pPr>
        <w:pStyle w:val="Bibliography"/>
      </w:pPr>
      <w:del w:id="453" w:author="PR Preview" w:date="2026-01-01T00:00:00Z">
        <w:r>
          <w:delText xml:space="preserve">Wikipedia contributors. 2026b.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i/>
            <w:iCs/>
          </w:rPr>
          <w:delText xml:space="preserve">F-Test —</w:delText>
        </w:r>
      </w:del>
      <w:del w:id="456" w:author="PR Preview" w:date="2026-01-01T00:00:00Z">
        <w:r>
          <w:rPr>
            <w:i/>
            <w:iCs/>
          </w:rPr>
          <w:delText xml:space="preserve"> </w:delText>
        </w:r>
      </w:del>
      <w:del w:id="457" w:author="PR Preview" w:date="2026-01-01T00:00:00Z">
        <w:r>
          <w:rPr>
            <w:i/>
            <w:iCs/>
          </w:rPr>
          <w:delText xml:space="preserve">Wikipedia</w:delText>
        </w:r>
      </w:del>
      <w:del w:id="458" w:author="PR Preview" w:date="2026-01-01T00:00:00Z">
        <w:r>
          <w:rPr>
            <w:i/>
            <w:iCs/>
          </w:rPr>
          <w:delText xml:space="preserve">,</w:delText>
        </w:r>
      </w:del>
      <w:del w:id="459" w:author="PR Preview" w:date="2026-01-01T00:00:00Z">
        <w:r>
          <w:rPr>
            <w:i/>
            <w:iCs/>
          </w:rPr>
          <w:delText xml:space="preserve"> </w:delText>
        </w:r>
      </w:del>
      <w:del w:id="460" w:author="PR Preview" w:date="2026-01-01T00:00:00Z">
        <w:r>
          <w:rPr>
            <w:i/>
            <w:iCs/>
          </w:rPr>
          <w:delText xml:space="preserve">the Free Encyclopedia</w:delText>
        </w:r>
      </w:del>
      <w:del w:id="461" w:author="PR Preview" w:date="2026-01-01T00:00:00Z">
        <w:r>
          <w:delText xml:space="preserve">.</w:delText>
        </w:r>
      </w:del>
      <w:del w:id="462" w:author="PR Preview" w:date="2026-01-01T00:00:00Z">
        <w:r>
          <w:delText xml:space="preserve"> </w:delText>
        </w:r>
      </w:del>
      <w:hyperlink r:id="rId96">
        <w:del w:id="463" w:author="PR Preview" w:date="2026-01-01T00:00:00Z">
          <w:r>
            <w:rPr>
              <w:rStyle w:val="Hyperlink"/>
            </w:rPr>
            <w:delText xml:space="preserve">https://en.wikipedia.org/wiki/F-test</w:delText>
          </w:r>
        </w:del>
      </w:hyperlink>
      <w:del w:id="464" w:author="PR Preview" w:date="2026-01-01T00:00:00Z">
        <w:r>
          <w:delText xml:space="preserve">.</w:delText>
        </w:r>
      </w:del>
    </w:p>
    <w:p>
      <w:pPr>
        <w:pStyle w:val="Bibliography"/>
      </w:pPr>
      <w:del w:id="465" w:author="PR Preview" w:date="2026-01-01T00:00:00Z">
        <w:r>
          <w:delText xml:space="preserve">Wikipedia contributors. 2026c.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i/>
            <w:iCs/>
          </w:rPr>
          <w:delText xml:space="preserve">Partition of Sums of Squares —</w:delText>
        </w:r>
      </w:del>
      <w:del w:id="468" w:author="PR Preview" w:date="2026-01-01T00:00:00Z">
        <w:r>
          <w:rPr>
            <w:i/>
            <w:iCs/>
          </w:rPr>
          <w:delText xml:space="preserve"> </w:delText>
        </w:r>
      </w:del>
      <w:del w:id="469" w:author="PR Preview" w:date="2026-01-01T00:00:00Z">
        <w:r>
          <w:rPr>
            <w:i/>
            <w:iCs/>
          </w:rPr>
          <w:delText xml:space="preserve">Wikipedia</w:delText>
        </w:r>
      </w:del>
      <w:del w:id="470" w:author="PR Preview" w:date="2026-01-01T00:00:00Z">
        <w:r>
          <w:rPr>
            <w:i/>
            <w:iCs/>
          </w:rPr>
          <w:delText xml:space="preserve">,</w:delText>
        </w:r>
      </w:del>
      <w:del w:id="471" w:author="PR Preview" w:date="2026-01-01T00:00:00Z">
        <w:r>
          <w:rPr>
            <w:i/>
            <w:iCs/>
          </w:rPr>
          <w:delText xml:space="preserve"> </w:delText>
        </w:r>
      </w:del>
      <w:del w:id="472" w:author="PR Preview" w:date="2026-01-01T00:00:00Z">
        <w:r>
          <w:rPr>
            <w:i/>
            <w:iCs/>
          </w:rPr>
          <w:delText xml:space="preserve">the Free Encyclopedia</w:delText>
        </w:r>
      </w:del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hyperlink r:id="rId90">
        <w:del w:id="475" w:author="PR Preview" w:date="2026-01-01T00:00:00Z">
          <w:r>
            <w:rPr>
              <w:rStyle w:val="Hyperlink"/>
            </w:rPr>
            <w:delText xml:space="preserve">https://en.wikipedia.org/wiki/Partition_of_sums_of_squares</w:delText>
          </w:r>
        </w:del>
      </w:hyperlink>
      <w:del w:id="476" w:author="PR Preview" w:date="2026-01-01T00:00:00Z">
        <w:r>
          <w:delText xml:space="preserve">.</w:delText>
        </w:r>
      </w:del>
    </w:p>
    <w:p>
      <w:pPr>
        <w:pStyle w:val="Bibliography"/>
      </w:pPr>
      <w:del w:id="477" w:author="PR Preview" w:date="2026-01-01T00:00:00Z">
        <w:r>
          <w:delText xml:space="preserve">Wikipedia contributors. 2026d.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rPr>
            <w:i/>
            <w:iCs/>
          </w:rPr>
          <w:delText xml:space="preserve">Pooled Variance —</w:delText>
        </w:r>
      </w:del>
      <w:del w:id="480" w:author="PR Preview" w:date="2026-01-01T00:00:00Z">
        <w:r>
          <w:rPr>
            <w:i/>
            <w:iCs/>
          </w:rPr>
          <w:delText xml:space="preserve"> </w:delText>
        </w:r>
      </w:del>
      <w:del w:id="481" w:author="PR Preview" w:date="2026-01-01T00:00:00Z">
        <w:r>
          <w:rPr>
            <w:i/>
            <w:iCs/>
          </w:rPr>
          <w:delText xml:space="preserve">Wikipedia</w:delText>
        </w:r>
      </w:del>
      <w:del w:id="482" w:author="PR Preview" w:date="2026-01-01T00:00:00Z">
        <w:r>
          <w:rPr>
            <w:i/>
            <w:iCs/>
          </w:rPr>
          <w:delText xml:space="preserve">,</w:delText>
        </w:r>
      </w:del>
      <w:del w:id="483" w:author="PR Preview" w:date="2026-01-01T00:00:00Z">
        <w:r>
          <w:rPr>
            <w:i/>
            <w:iCs/>
          </w:rPr>
          <w:delText xml:space="preserve"> </w:delText>
        </w:r>
      </w:del>
      <w:del w:id="484" w:author="PR Preview" w:date="2026-01-01T00:00:00Z">
        <w:r>
          <w:rPr>
            <w:i/>
            <w:iCs/>
          </w:rPr>
          <w:delText xml:space="preserve">the Free Encyclopedia</w:delText>
        </w:r>
      </w:del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hyperlink r:id="rId87">
        <w:del w:id="487" w:author="PR Preview" w:date="2026-01-01T00:00:00Z">
          <w:r>
            <w:rPr>
              <w:rStyle w:val="Hyperlink"/>
            </w:rPr>
            <w:delText xml:space="preserve">https://en.wikipedia.org/wiki/Pooled_variance</w:delText>
          </w:r>
        </w:del>
      </w:hyperlink>
      <w:del w:id="488" w:author="PR Preview" w:date="2026-01-01T00:00:00Z">
        <w:r>
          <w:delText xml:space="preserve">.</w:delText>
        </w:r>
      </w:del>
    </w:p>
    <w:p>
      <w:pPr>
        <w:pStyle w:val="Bibliography"/>
      </w:pPr>
      <w:del w:id="489" w:author="PR Preview" w:date="2026-01-01T00:00:00Z">
        <w:r>
          <w:delText xml:space="preserve">Wikipedia contributors. 2026e.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rPr>
            <w:i/>
            <w:iCs/>
          </w:rPr>
          <w:delText xml:space="preserve">Student’s t-Test —</w:delText>
        </w:r>
      </w:del>
      <w:del w:id="492" w:author="PR Preview" w:date="2026-01-01T00:00:00Z">
        <w:r>
          <w:rPr>
            <w:i/>
            <w:iCs/>
          </w:rPr>
          <w:delText xml:space="preserve"> </w:delText>
        </w:r>
      </w:del>
      <w:del w:id="493" w:author="PR Preview" w:date="2026-01-01T00:00:00Z">
        <w:r>
          <w:rPr>
            <w:i/>
            <w:iCs/>
          </w:rPr>
          <w:delText xml:space="preserve">Wikipedia</w:delText>
        </w:r>
      </w:del>
      <w:del w:id="494" w:author="PR Preview" w:date="2026-01-01T00:00:00Z">
        <w:r>
          <w:rPr>
            <w:i/>
            <w:iCs/>
          </w:rPr>
          <w:delText xml:space="preserve">,</w:delText>
        </w:r>
      </w:del>
      <w:del w:id="495" w:author="PR Preview" w:date="2026-01-01T00:00:00Z">
        <w:r>
          <w:rPr>
            <w:i/>
            <w:iCs/>
          </w:rPr>
          <w:delText xml:space="preserve"> </w:delText>
        </w:r>
      </w:del>
      <w:del w:id="496" w:author="PR Preview" w:date="2026-01-01T00:00:00Z">
        <w:r>
          <w:rPr>
            <w:i/>
            <w:iCs/>
          </w:rPr>
          <w:delText xml:space="preserve">the Free Encyclopedia</w:delText>
        </w:r>
      </w:del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hyperlink r:id="rId82">
        <w:del w:id="499" w:author="PR Preview" w:date="2026-01-01T00:00:00Z">
          <w:r>
            <w:rPr>
              <w:rStyle w:val="Hyperlink"/>
            </w:rPr>
            <w:delText xml:space="preserve">https://en.wikipedia.org/wiki/Student%27s_t-test</w:delText>
          </w:r>
        </w:del>
      </w:hyperlink>
      <w:del w:id="500" w:author="PR Preview" w:date="2026-01-01T00:00:00Z">
        <w:r>
          <w:delText xml:space="preserve">.</w:delText>
        </w:r>
      </w:del>
    </w:p>
    <w:p>
      <w:pPr>
        <w:pStyle w:val="Bibliography"/>
      </w:pPr>
      <w:del w:id="501" w:author="PR Preview" w:date="2026-01-01T00:00:00Z">
        <w:r>
          <w:delText xml:space="preserve">Wikipedia contributors. 2026f.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i/>
            <w:iCs/>
          </w:rPr>
          <w:delText xml:space="preserve">Welch’s t-Test —</w:delText>
        </w:r>
      </w:del>
      <w:del w:id="504" w:author="PR Preview" w:date="2026-01-01T00:00:00Z">
        <w:r>
          <w:rPr>
            <w:i/>
            <w:iCs/>
          </w:rPr>
          <w:delText xml:space="preserve"> </w:delText>
        </w:r>
      </w:del>
      <w:del w:id="505" w:author="PR Preview" w:date="2026-01-01T00:00:00Z">
        <w:r>
          <w:rPr>
            <w:i/>
            <w:iCs/>
          </w:rPr>
          <w:delText xml:space="preserve">Wikipedia</w:delText>
        </w:r>
      </w:del>
      <w:del w:id="506" w:author="PR Preview" w:date="2026-01-01T00:00:00Z">
        <w:r>
          <w:rPr>
            <w:i/>
            <w:iCs/>
          </w:rPr>
          <w:delText xml:space="preserve">,</w:delText>
        </w:r>
      </w:del>
      <w:del w:id="507" w:author="PR Preview" w:date="2026-01-01T00:00:00Z">
        <w:r>
          <w:rPr>
            <w:i/>
            <w:iCs/>
          </w:rPr>
          <w:delText xml:space="preserve"> </w:delText>
        </w:r>
      </w:del>
      <w:del w:id="508" w:author="PR Preview" w:date="2026-01-01T00:00:00Z">
        <w:r>
          <w:rPr>
            <w:i/>
            <w:iCs/>
          </w:rPr>
          <w:delText xml:space="preserve">the Free Encyclopedia</w:delText>
        </w:r>
      </w:del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hyperlink r:id="rId85">
        <w:del w:id="511" w:author="PR Preview" w:date="2026-01-01T00:00:00Z">
          <w:r>
            <w:rPr>
              <w:rStyle w:val="Hyperlink"/>
            </w:rPr>
            <w:delText xml:space="preserve">https://en.wikipedia.org/wiki/Welch%27s_t-test</w:delText>
          </w:r>
        </w:del>
      </w:hyperlink>
      <w:del w:id="512" w:author="PR Preview" w:date="2026-01-01T00:00:00Z">
        <w:r>
          <w:delText xml:space="preserve">.</w:delText>
        </w:r>
      </w:del>
    </w:p>
    <w:p>
      <w:pPr>
        <w:pStyle w:val="Bibliography"/>
      </w:pPr>
      <w:ins w:id="513" w:author="PR Preview" w:date="2026-01-01T00:00:00Z">
        <w:r>
          <w:t xml:space="preserve">[1]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	</w:t>
        </w:r>
      </w:ins>
      <w:ins w:id="516" w:author="PR Preview" w:date="2026-01-01T00:00:00Z">
        <w:r>
          <w:t xml:space="preserve">E. Vittinghoff, D. V. Glidden, S. C. Shiboski, and C. E. McCulloch,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519" w:author="PR Preview" w:date="2026-01-01T00:00:00Z">
        <w:r>
          <w:t xml:space="preserve">, 2nd ed. Springer, 2012. doi:</w:t>
        </w:r>
      </w:ins>
      <w:ins w:id="520" w:author="PR Preview" w:date="2026-01-01T00:00:00Z">
        <w:r>
          <w:t xml:space="preserve"> </w:t>
        </w:r>
      </w:ins>
      <w:hyperlink r:id="rId78">
        <w:ins w:id="521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522" w:author="PR Preview" w:date="2026-01-01T00:00:00Z">
        <w:r>
          <w:t xml:space="preserve">.</w:t>
        </w:r>
      </w:ins>
    </w:p>
    <w:bookmarkEnd w:id="79"/>
    <w:bookmarkStart w:id="81" w:name="ref-HulleyStephen1998RToE"/>
    <w:p>
      <w:pPr>
        <w:pStyle w:val="Bibliography"/>
      </w:pPr>
      <w:ins w:id="523" w:author="PR Preview" w:date="2026-01-01T00:00:00Z">
        <w:r>
          <w:t xml:space="preserve">[2]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	</w:t>
        </w:r>
      </w:ins>
      <w:ins w:id="526" w:author="PR Preview" w:date="2026-01-01T00:00:00Z">
        <w:r>
          <w:t xml:space="preserve">S. Hulley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rPr>
            <w:i/>
            <w:iCs/>
          </w:rPr>
          <w:t xml:space="preserve">et al.</w:t>
        </w:r>
      </w:ins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“Randomized trial of estrogen plus progestin for secondary prevention of coronary heart disease in postmenopausal women,”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rPr>
            <w:i/>
            <w:iCs/>
          </w:rPr>
          <w:t xml:space="preserve">JAMA : the journal of the American Medical Association</w:t>
        </w:r>
      </w:ins>
      <w:ins w:id="534" w:author="PR Preview" w:date="2026-01-01T00:00:00Z">
        <w:r>
          <w:t xml:space="preserve">, vol. 280, no. 7, pp. 605–613, 1998, doi:</w:t>
        </w:r>
      </w:ins>
      <w:ins w:id="535" w:author="PR Preview" w:date="2026-01-01T00:00:00Z">
        <w:r>
          <w:t xml:space="preserve"> </w:t>
        </w:r>
      </w:ins>
      <w:hyperlink r:id="rId80">
        <w:ins w:id="536" w:author="PR Preview" w:date="2026-01-01T00:00:00Z">
          <w:r>
            <w:rPr>
              <w:rStyle w:val="Hyperlink"/>
            </w:rPr>
            <w:t xml:space="preserve">10.1001/jama.280.7.605</w:t>
          </w:r>
        </w:ins>
      </w:hyperlink>
      <w:ins w:id="537" w:author="PR Preview" w:date="2026-01-01T00:00:00Z">
        <w:r>
          <w:t xml:space="preserve">.</w:t>
        </w:r>
      </w:ins>
    </w:p>
    <w:bookmarkEnd w:id="81"/>
    <w:bookmarkStart w:id="83" w:name="ref-wikipedia_students_t_test"/>
    <w:p>
      <w:pPr>
        <w:pStyle w:val="Bibliography"/>
      </w:pPr>
      <w:ins w:id="538" w:author="PR Preview" w:date="2026-01-01T00:00:00Z">
        <w:r>
          <w:t xml:space="preserve">[3]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	</w:t>
        </w:r>
      </w:ins>
      <w:ins w:id="541" w:author="PR Preview" w:date="2026-01-01T00:00:00Z">
        <w:r>
          <w:t xml:space="preserve">Wikipedia contributors,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“Student’s t-test —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Wikipedia</w:t>
        </w:r>
      </w:ins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 free encyclopedia.”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2026. Available:</w:t>
        </w:r>
      </w:ins>
      <w:ins w:id="551" w:author="PR Preview" w:date="2026-01-01T00:00:00Z">
        <w:r>
          <w:t xml:space="preserve"> </w:t>
        </w:r>
      </w:ins>
      <w:hyperlink r:id="rId82">
        <w:ins w:id="552" w:author="PR Preview" w:date="2026-01-01T00:00:00Z">
          <w:r>
            <w:rPr>
              <w:rStyle w:val="Hyperlink"/>
            </w:rPr>
            <w:t xml:space="preserve">https://en.wikipedia.org/wiki/Student%27s_t-test</w:t>
          </w:r>
        </w:ins>
      </w:hyperlink>
    </w:p>
    <w:bookmarkEnd w:id="83"/>
    <w:bookmarkStart w:id="84" w:name="ref-hoggtanis2015"/>
    <w:p>
      <w:pPr>
        <w:pStyle w:val="Bibliography"/>
      </w:pPr>
      <w:ins w:id="553" w:author="PR Preview" w:date="2026-01-01T00:00:00Z">
        <w:r>
          <w:t xml:space="preserve">[4]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	</w:t>
        </w:r>
      </w:ins>
      <w:ins w:id="556" w:author="PR Preview" w:date="2026-01-01T00:00:00Z">
        <w:r>
          <w:t xml:space="preserve">R. V. Hogg, E. A. Tanis, and D. L. Zimmerman,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rPr>
            <w:i/>
            <w:iCs/>
          </w:rPr>
          <w:t xml:space="preserve">Probability and statistical inference</w:t>
        </w:r>
      </w:ins>
      <w:ins w:id="559" w:author="PR Preview" w:date="2026-01-01T00:00:00Z">
        <w:r>
          <w:t xml:space="preserve">, Tenth edition. Boston: Pearson, 2019.</w:t>
        </w:r>
      </w:ins>
    </w:p>
    <w:bookmarkEnd w:id="84"/>
    <w:bookmarkStart w:id="86" w:name="ref-wikipedia_welchs_t_test"/>
    <w:p>
      <w:pPr>
        <w:pStyle w:val="Bibliography"/>
      </w:pPr>
      <w:ins w:id="560" w:author="PR Preview" w:date="2026-01-01T00:00:00Z">
        <w:r>
          <w:t xml:space="preserve">[5]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	</w:t>
        </w:r>
      </w:ins>
      <w:ins w:id="563" w:author="PR Preview" w:date="2026-01-01T00:00:00Z">
        <w:r>
          <w:t xml:space="preserve">Wikipedia contributors,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“Welch’s t-test —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Wikipedia</w:t>
        </w:r>
      </w:ins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the free encyclopedia.”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2026. Available:</w:t>
        </w:r>
      </w:ins>
      <w:ins w:id="573" w:author="PR Preview" w:date="2026-01-01T00:00:00Z">
        <w:r>
          <w:t xml:space="preserve"> </w:t>
        </w:r>
      </w:ins>
      <w:hyperlink r:id="rId85">
        <w:ins w:id="574" w:author="PR Preview" w:date="2026-01-01T00:00:00Z">
          <w:r>
            <w:rPr>
              <w:rStyle w:val="Hyperlink"/>
            </w:rPr>
            <w:t xml:space="preserve">https://en.wikipedia.org/wiki/Welch%27s_t-test</w:t>
          </w:r>
        </w:ins>
      </w:hyperlink>
    </w:p>
    <w:bookmarkEnd w:id="86"/>
    <w:bookmarkStart w:id="88" w:name="ref-wikipedia_pooled_variance"/>
    <w:p>
      <w:pPr>
        <w:pStyle w:val="Bibliography"/>
      </w:pPr>
      <w:ins w:id="575" w:author="PR Preview" w:date="2026-01-01T00:00:00Z">
        <w:r>
          <w:t xml:space="preserve">[6]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	</w:t>
        </w:r>
      </w:ins>
      <w:ins w:id="578" w:author="PR Preview" w:date="2026-01-01T00:00:00Z">
        <w:r>
          <w:t xml:space="preserve">Wikipedia contributors,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“Pooled variance —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Wikipedia</w:t>
        </w:r>
      </w:ins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free encyclopedia.”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2026. Available:</w:t>
        </w:r>
      </w:ins>
      <w:ins w:id="588" w:author="PR Preview" w:date="2026-01-01T00:00:00Z">
        <w:r>
          <w:t xml:space="preserve"> </w:t>
        </w:r>
      </w:ins>
      <w:hyperlink r:id="rId87">
        <w:ins w:id="589" w:author="PR Preview" w:date="2026-01-01T00:00:00Z">
          <w:r>
            <w:rPr>
              <w:rStyle w:val="Hyperlink"/>
            </w:rPr>
            <w:t xml:space="preserve">https://en.wikipedia.org/wiki/Pooled_variance</w:t>
          </w:r>
        </w:ins>
      </w:hyperlink>
    </w:p>
    <w:bookmarkEnd w:id="88"/>
    <w:bookmarkStart w:id="89" w:name="ref-rice2007mathematical"/>
    <w:p>
      <w:pPr>
        <w:pStyle w:val="Bibliography"/>
      </w:pPr>
      <w:ins w:id="590" w:author="PR Preview" w:date="2026-01-01T00:00:00Z">
        <w:r>
          <w:t xml:space="preserve">[7]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	</w:t>
        </w:r>
      </w:ins>
      <w:ins w:id="593" w:author="PR Preview" w:date="2026-01-01T00:00:00Z">
        <w:r>
          <w:t xml:space="preserve">J. A. Rice,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rPr>
            <w:i/>
            <w:iCs/>
          </w:rPr>
          <w:t xml:space="preserve">Mathematical statistics and data analysis</w:t>
        </w:r>
      </w:ins>
      <w:ins w:id="596" w:author="PR Preview" w:date="2026-01-01T00:00:00Z">
        <w:r>
          <w:t xml:space="preserve">, 3rd ed. Belmont, CA: Cengage Learning, 2007.</w:t>
        </w:r>
      </w:ins>
    </w:p>
    <w:bookmarkEnd w:id="89"/>
    <w:bookmarkStart w:id="91" w:name="Xb77271a8c2834a333d91550be0fe1b0a3afc5b3"/>
    <w:p>
      <w:pPr>
        <w:pStyle w:val="Bibliography"/>
      </w:pPr>
      <w:ins w:id="597" w:author="PR Preview" w:date="2026-01-01T00:00:00Z">
        <w:r>
          <w:t xml:space="preserve">[8]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	</w:t>
        </w:r>
      </w:ins>
      <w:ins w:id="600" w:author="PR Preview" w:date="2026-01-01T00:00:00Z">
        <w:r>
          <w:t xml:space="preserve">Wikipedia contributors,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“Partition of sums of squares —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Wikipedia</w:t>
        </w:r>
      </w:ins>
      <w:ins w:id="605" w:author="PR Preview" w:date="2026-01-01T00:00:00Z">
        <w:r>
          <w:t xml:space="preserve">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the free encyclopedia.”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2026. Available:</w:t>
        </w:r>
      </w:ins>
      <w:ins w:id="610" w:author="PR Preview" w:date="2026-01-01T00:00:00Z">
        <w:r>
          <w:t xml:space="preserve"> </w:t>
        </w:r>
      </w:ins>
      <w:hyperlink r:id="rId90">
        <w:ins w:id="611" w:author="PR Preview" w:date="2026-01-01T00:00:00Z">
          <w:r>
            <w:rPr>
              <w:rStyle w:val="Hyperlink"/>
            </w:rPr>
            <w:t xml:space="preserve">https://en.wikipedia.org/wiki/Partition_of_sums_of_squares</w:t>
          </w:r>
        </w:ins>
      </w:hyperlink>
    </w:p>
    <w:bookmarkEnd w:id="91"/>
    <w:bookmarkStart w:id="93" w:name="ref-wikipedia_analysis_of_variance"/>
    <w:p>
      <w:pPr>
        <w:pStyle w:val="Bibliography"/>
      </w:pPr>
      <w:ins w:id="612" w:author="PR Preview" w:date="2026-01-01T00:00:00Z">
        <w:r>
          <w:t xml:space="preserve">[9]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	</w:t>
        </w:r>
      </w:ins>
      <w:ins w:id="615" w:author="PR Preview" w:date="2026-01-01T00:00:00Z">
        <w:r>
          <w:t xml:space="preserve">Wikipedia contributors,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“Analysis of variance —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Wikipedia</w:t>
        </w:r>
      </w:ins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the free encyclopedia.”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2026. Available:</w:t>
        </w:r>
      </w:ins>
      <w:ins w:id="625" w:author="PR Preview" w:date="2026-01-01T00:00:00Z">
        <w:r>
          <w:t xml:space="preserve"> </w:t>
        </w:r>
      </w:ins>
      <w:hyperlink r:id="rId92">
        <w:ins w:id="626" w:author="PR Preview" w:date="2026-01-01T00:00:00Z">
          <w:r>
            <w:rPr>
              <w:rStyle w:val="Hyperlink"/>
            </w:rPr>
            <w:t xml:space="preserve">https://en.wikipedia.org/wiki/Analysis_of_variance</w:t>
          </w:r>
        </w:ins>
      </w:hyperlink>
    </w:p>
    <w:bookmarkEnd w:id="93"/>
    <w:bookmarkStart w:id="95" w:name="ref-CaseBerg01"/>
    <w:p>
      <w:pPr>
        <w:pStyle w:val="Bibliography"/>
      </w:pPr>
      <w:ins w:id="627" w:author="PR Preview" w:date="2026-01-01T00:00:00Z">
        <w:r>
          <w:t xml:space="preserve">[10]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	</w:t>
        </w:r>
      </w:ins>
      <w:ins w:id="630" w:author="PR Preview" w:date="2026-01-01T00:00:00Z">
        <w:r>
          <w:t xml:space="preserve">G. Casella and R. Berger,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rPr>
            <w:i/>
            <w:iCs/>
          </w:rPr>
          <w:t xml:space="preserve">Statistical inference</w:t>
        </w:r>
      </w:ins>
      <w:ins w:id="633" w:author="PR Preview" w:date="2026-01-01T00:00:00Z">
        <w:r>
          <w:t xml:space="preserve">, 2nd ed. Cengage Learning, 2002. Available:</w:t>
        </w:r>
      </w:ins>
      <w:ins w:id="634" w:author="PR Preview" w:date="2026-01-01T00:00:00Z">
        <w:r>
          <w:t xml:space="preserve"> </w:t>
        </w:r>
      </w:ins>
      <w:hyperlink r:id="rId94">
        <w:ins w:id="635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95"/>
    <w:bookmarkStart w:id="97" w:name="ref-wikipedia_f_test"/>
    <w:p>
      <w:pPr>
        <w:pStyle w:val="Bibliography"/>
      </w:pPr>
      <w:ins w:id="636" w:author="PR Preview" w:date="2026-01-01T00:00:00Z">
        <w:r>
          <w:t xml:space="preserve">[11]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	</w:t>
        </w:r>
      </w:ins>
      <w:ins w:id="639" w:author="PR Preview" w:date="2026-01-01T00:00:00Z">
        <w:r>
          <w:t xml:space="preserve">Wikipedia contributors,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“F-test —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Wikipedia</w:t>
        </w:r>
      </w:ins>
      <w:ins w:id="644" w:author="PR Preview" w:date="2026-01-01T00:00:00Z">
        <w:r>
          <w:t xml:space="preserve">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the free encyclopedia.”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2026. Available:</w:t>
        </w:r>
      </w:ins>
      <w:ins w:id="649" w:author="PR Preview" w:date="2026-01-01T00:00:00Z">
        <w:r>
          <w:t xml:space="preserve"> </w:t>
        </w:r>
      </w:ins>
      <w:hyperlink r:id="rId96">
        <w:ins w:id="650" w:author="PR Preview" w:date="2026-01-01T00:00:00Z">
          <w:r>
            <w:rPr>
              <w:rStyle w:val="Hyperlink"/>
            </w:rPr>
            <w:t xml:space="preserve">https://en.wikipedia.org/wiki/F-test</w:t>
          </w:r>
        </w:ins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2" Type="http://schemas.openxmlformats.org/officeDocument/2006/relationships/hyperlink" Target="https://en.wikipedia.org/wiki/Analysis_of_variance" TargetMode="External"/><Relationship Id="rId96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4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2" Type="http://schemas.openxmlformats.org/officeDocument/2006/relationships/hyperlink" Target="https://en.wikipedia.org/wiki/Analysis_of_variance" TargetMode="External"/><Relationship Id="rId96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4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2026-10-18T08:13:22Z</dcterms:created>
  <dcterms:modified xsi:type="dcterms:W3CDTF">2026-10-18T08:13:22Z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