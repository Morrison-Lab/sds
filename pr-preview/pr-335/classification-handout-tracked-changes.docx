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01:03:13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del w:id="3" w:author="PR Preview" w:date="2026-01-01T00:00:00Z">
        <w:r>
          <w:delText xml:space="preserve">Source: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Wikipedia contributors (2026i)</w:delText>
        </w:r>
      </w:del>
      <w:del w:id="6" w:author="PR Preview" w:date="2026-01-01T00:00:00Z">
        <w:r>
          <w:delText xml:space="preserve">.</w:delText>
        </w:r>
      </w:del>
    </w:p>
    <w:p>
      <w:pPr>
        <w:pStyle w:val="BodyText"/>
      </w:pPr>
      <w:ins w:id="7" w:author="PR Preview" w:date="2026-01-01T00:00:00Z">
        <w:r>
          <w:t xml:space="preserve">Source: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Wikipedia contributors [1]</w:t>
        </w:r>
      </w:ins>
      <w:ins w:id="10" w:author="PR Preview" w:date="2026-01-01T00:00:00Z">
        <w:r>
          <w:t xml:space="preserve">.</w:t>
        </w:r>
      </w:ins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del w:id="11" w:author="PR Preview" w:date="2026-01-01T00:00:00Z">
        <w:r>
          <w:delText xml:space="preserve">Source: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Wikipedia contributors (2026h)</w:delText>
        </w:r>
      </w:del>
      <w:del w:id="14" w:author="PR Preview" w:date="2026-01-01T00:00:00Z">
        <w:r>
          <w:delText xml:space="preserve">.</w:delText>
        </w:r>
      </w:del>
    </w:p>
    <w:p>
      <w:pPr>
        <w:pStyle w:val="FirstParagraph"/>
      </w:pPr>
      <w:ins w:id="15" w:author="PR Preview" w:date="2026-01-01T00:00:00Z">
        <w:r>
          <w:t xml:space="preserve">Source: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Wikipedia contributors [2]</w:t>
        </w:r>
      </w:ins>
      <w:ins w:id="18" w:author="PR Preview" w:date="2026-01-01T00:00:00Z">
        <w:r>
          <w:t xml:space="preserve">.</w:t>
        </w:r>
      </w:ins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del w:id="19" w:author="PR Preview" w:date="2026-01-01T00:00:00Z">
        <w:r>
          <w:delText xml:space="preserve">Source: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Wikipedia contributors (2026h)</w:delText>
        </w:r>
      </w:del>
      <w:del w:id="22" w:author="PR Preview" w:date="2026-01-01T00:00:00Z">
        <w:r>
          <w:delText xml:space="preserve">.</w:delText>
        </w:r>
      </w:del>
    </w:p>
    <w:p>
      <w:pPr>
        <w:pStyle w:val="FirstParagraph"/>
      </w:pPr>
      <w:ins w:id="23" w:author="PR Preview" w:date="2026-01-01T00:00:00Z">
        <w:r>
          <w:t xml:space="preserve">Source: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Wikipedia contributors [2]</w:t>
        </w:r>
      </w:ins>
      <w:ins w:id="26" w:author="PR Preview" w:date="2026-01-01T00:00:00Z">
        <w:r>
          <w:t xml:space="preserve">.</w:t>
        </w:r>
      </w:ins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del w:id="27" w:author="PR Preview" w:date="2026-01-01T00:00:00Z">
        <w:r>
          <w:delText xml:space="preserve">Source: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Wikipedia contributors (2026f)</w:delText>
        </w:r>
      </w:del>
      <w:del w:id="30" w:author="PR Preview" w:date="2026-01-01T00:00:00Z">
        <w:r>
          <w:delText xml:space="preserve">.</w:delText>
        </w:r>
      </w:del>
    </w:p>
    <w:p>
      <w:pPr>
        <w:pStyle w:val="FirstParagraph"/>
      </w:pPr>
      <w:ins w:id="31" w:author="PR Preview" w:date="2026-01-01T00:00:00Z">
        <w:r>
          <w:t xml:space="preserve">Source: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Wikipedia contributors [3]</w:t>
        </w:r>
      </w:ins>
      <w:ins w:id="34" w:author="PR Preview" w:date="2026-01-01T00:00:00Z">
        <w:r>
          <w:t xml:space="preserve">.</w:t>
        </w:r>
      </w:ins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del w:id="35" w:author="PR Preview" w:date="2026-01-01T00:00:00Z">
        <w:r>
          <w:delText xml:space="preserve">Source: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Wikipedia contributors (2026e)</w:delText>
        </w:r>
      </w:del>
      <w:del w:id="38" w:author="PR Preview" w:date="2026-01-01T00:00:00Z">
        <w:r>
          <w:delText xml:space="preserve">.</w:delText>
        </w:r>
      </w:del>
    </w:p>
    <w:p>
      <w:pPr>
        <w:pStyle w:val="FirstParagraph"/>
      </w:pPr>
      <w:ins w:id="39" w:author="PR Preview" w:date="2026-01-01T00:00:00Z">
        <w:r>
          <w:t xml:space="preserve">Source: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Wikipedia contributors [4]</w:t>
        </w:r>
      </w:ins>
      <w:ins w:id="42" w:author="PR Preview" w:date="2026-01-01T00:00:00Z">
        <w:r>
          <w:t xml:space="preserve">.</w:t>
        </w:r>
      </w:ins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del w:id="43" w:author="PR Preview" w:date="2026-01-01T00:00:00Z">
        <w:r>
          <w:delText xml:space="preserve">Source: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Wikipedia contributors (2026e)</w:delText>
        </w:r>
      </w:del>
      <w:del w:id="46" w:author="PR Preview" w:date="2026-01-01T00:00:00Z">
        <w:r>
          <w:delText xml:space="preserve">.</w:delText>
        </w:r>
      </w:del>
    </w:p>
    <w:p>
      <w:pPr>
        <w:pStyle w:val="FirstParagraph"/>
      </w:pPr>
      <w:ins w:id="47" w:author="PR Preview" w:date="2026-01-01T00:00:00Z">
        <w:r>
          <w:t xml:space="preserve">Source: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Wikipedia contributors [4]</w:t>
        </w:r>
      </w:ins>
      <w:ins w:id="50" w:author="PR Preview" w:date="2026-01-01T00:00:00Z">
        <w:r>
          <w:t xml:space="preserve">.</w:t>
        </w:r>
      </w:ins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del w:id="51" w:author="PR Preview" w:date="2026-01-01T00:00:00Z">
        <w:r>
          <w:delText xml:space="preserve">Source: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Wikipedia contributors (2026a)</w:delText>
        </w:r>
      </w:del>
      <w:del w:id="54" w:author="PR Preview" w:date="2026-01-01T00:00:00Z">
        <w:r>
          <w:delText xml:space="preserve">.</w:delText>
        </w:r>
      </w:del>
    </w:p>
    <w:p>
      <w:pPr>
        <w:pStyle w:val="FirstParagraph"/>
      </w:pPr>
      <w:ins w:id="55" w:author="PR Preview" w:date="2026-01-01T00:00:00Z">
        <w:r>
          <w:t xml:space="preserve">Source: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Wikipedia contributors [5]</w:t>
        </w:r>
      </w:ins>
      <w:ins w:id="58" w:author="PR Preview" w:date="2026-01-01T00:00:00Z">
        <w:r>
          <w:t xml:space="preserve">.</w:t>
        </w:r>
      </w:ins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del w:id="59" w:author="PR Preview" w:date="2026-01-01T00:00:00Z">
        <w:r>
          <w:delText xml:space="preserve">Source: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Wikipedia contributors (2026c)</w:delText>
        </w:r>
      </w:del>
      <w:del w:id="62" w:author="PR Preview" w:date="2026-01-01T00:00:00Z">
        <w:r>
          <w:delText xml:space="preserve">.</w:delText>
        </w:r>
      </w:del>
    </w:p>
    <w:p>
      <w:pPr>
        <w:pStyle w:val="FirstParagraph"/>
      </w:pPr>
      <w:ins w:id="63" w:author="PR Preview" w:date="2026-01-01T00:00:00Z">
        <w:r>
          <w:t xml:space="preserve">Source: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Wikipedia contributors [6]</w:t>
        </w:r>
      </w:ins>
      <w:ins w:id="66" w:author="PR Preview" w:date="2026-01-01T00:00:00Z">
        <w:r>
          <w:t xml:space="preserve">.</w:t>
        </w:r>
      </w:ins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del w:id="67" w:author="PR Preview" w:date="2026-01-01T00:00:00Z">
        <w:r>
          <w:delText xml:space="preserve">Source: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Cicchetti and Feinstein (1990)</w:delText>
        </w:r>
      </w:del>
      <w:del w:id="70" w:author="PR Preview" w:date="2026-01-01T00:00:00Z">
        <w:r>
          <w:delText xml:space="preserve">.</w:delText>
        </w:r>
      </w:del>
    </w:p>
    <w:p>
      <w:pPr>
        <w:pStyle w:val="FirstParagraph"/>
      </w:pPr>
      <w:ins w:id="71" w:author="PR Preview" w:date="2026-01-01T00:00:00Z">
        <w:r>
          <w:t xml:space="preserve">Source: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Cicchetti and Feinstein [7]</w:t>
        </w:r>
      </w:ins>
      <w:ins w:id="74" w:author="PR Preview" w:date="2026-01-01T00:00:00Z">
        <w:r>
          <w:t xml:space="preserve">.</w:t>
        </w:r>
      </w:ins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del w:id="75" w:author="PR Preview" w:date="2026-01-01T00:00:00Z">
        <w:r>
          <w:delText xml:space="preserve">Source: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Cicchetti and Feinstein (1990)</w:delText>
        </w:r>
      </w:del>
      <w:del w:id="78" w:author="PR Preview" w:date="2026-01-01T00:00:00Z">
        <w:r>
          <w:delText xml:space="preserve">.</w:delText>
        </w:r>
      </w:del>
    </w:p>
    <w:p>
      <w:pPr>
        <w:pStyle w:val="FirstParagraph"/>
      </w:pPr>
      <w:ins w:id="79" w:author="PR Preview" w:date="2026-01-01T00:00:00Z">
        <w:r>
          <w:t xml:space="preserve">Source: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Cicchetti and Feinstein [7]</w:t>
        </w:r>
      </w:ins>
      <w:ins w:id="82" w:author="PR Preview" w:date="2026-01-01T00:00:00Z">
        <w:r>
          <w:t xml:space="preserve">.</w:t>
        </w:r>
      </w:ins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del w:id="83" w:author="PR Preview" w:date="2026-01-01T00:00:00Z">
        <w:r>
          <w:delText xml:space="preserve">Source: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Wikipedia contributors (2026d)</w:delText>
        </w:r>
      </w:del>
      <w:del w:id="86" w:author="PR Preview" w:date="2026-01-01T00:00:00Z">
        <w:r>
          <w:delText xml:space="preserve">.</w:delText>
        </w:r>
      </w:del>
    </w:p>
    <w:p>
      <w:pPr>
        <w:pStyle w:val="FirstParagraph"/>
      </w:pPr>
      <w:ins w:id="87" w:author="PR Preview" w:date="2026-01-01T00:00:00Z">
        <w:r>
          <w:t xml:space="preserve">Source: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Wikipedia contributors [8]</w:t>
        </w:r>
      </w:ins>
      <w:ins w:id="90" w:author="PR Preview" w:date="2026-01-01T00:00:00Z">
        <w:r>
          <w:t xml:space="preserve">.</w:t>
        </w:r>
      </w:ins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del w:id="91" w:author="PR Preview" w:date="2026-01-01T00:00:00Z">
        <w:r>
          <w:delText xml:space="preserve">Source: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Cohen (1960)</w:delText>
        </w:r>
      </w:del>
      <w:del w:id="94" w:author="PR Preview" w:date="2026-01-01T00:00:00Z">
        <w:r>
          <w:delText xml:space="preserve">.</w:delText>
        </w:r>
      </w:del>
    </w:p>
    <w:p>
      <w:pPr>
        <w:pStyle w:val="FirstParagraph"/>
      </w:pPr>
      <w:ins w:id="95" w:author="PR Preview" w:date="2026-01-01T00:00:00Z">
        <w:r>
          <w:t xml:space="preserve">Source: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Cohen [9]</w:t>
        </w:r>
      </w:ins>
      <w:ins w:id="98" w:author="PR Preview" w:date="2026-01-01T00:00:00Z">
        <w:r>
          <w:t xml:space="preserve">.</w:t>
        </w:r>
      </w:ins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del w:id="99" w:author="PR Preview" w:date="2026-01-01T00:00:00Z">
        <w:r>
          <w:delText xml:space="preserve">Source: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Feinstein and Cicchetti (1990)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(the first paradox).</w:delText>
        </w:r>
      </w:del>
    </w:p>
    <w:p>
      <w:pPr>
        <w:pStyle w:val="BodyText"/>
      </w:pPr>
      <w:del w:id="104" w:author="PR Preview" w:date="2026-01-01T00:00:00Z">
        <w:r>
          <w:rPr>
            <w:i/>
            <w:iCs/>
          </w:rPr>
          <w:delText xml:space="preserve">Remark 3</w:delText>
        </w:r>
      </w:del>
      <w:del w:id="105" w:author="PR Preview" w:date="2026-01-01T00:00:00Z">
        <w:r>
          <w:delText xml:space="preserve"> (Kappa depends on prevalence). </w:delText>
        </w:r>
      </w:del>
      <w:del w:id="106" w:author="PR Preview" w:date="2026-01-01T00:00:00Z">
        <w:r>
          <w:delText xml:space="preserve">When both classifiers call one category rarely,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the chance agreement</w:delText>
        </w:r>
      </w:del>
      <w:del w:id="109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e</m:t>
            </m:r>
          </m:sub>
        </m:sSub>
      </m:oMath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is close to 1,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so the same overall agreement leaves little room for agreement beyond chance,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and kappa can be low even when the overall agreement is high,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as</w:delText>
        </w:r>
      </w:del>
      <w:del w:id="118" w:author="PR Preview" w:date="2026-01-01T00:00:00Z">
        <w:r>
          <w:delText xml:space="preserve"> </w:delText>
        </w:r>
      </w:del>
      <w:hyperlink w:anchor="exm-kappa-paradox">
        <w:del w:id="119" w:author="PR Preview" w:date="2026-01-01T00:00:00Z">
          <w:r>
            <w:rPr>
              <w:rStyle w:val="Hyperlink"/>
            </w:rPr>
            <w:delText xml:space="preserve">Example 19</w:delText>
          </w:r>
        </w:del>
      </w:hyperlink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shows.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Cicchetti and Feinstein (1990)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recommend reporting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the positive and negative agreements alongside kappa,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so that poor agreement on the rarer category is not hidden.</w:delText>
        </w:r>
      </w:del>
    </w:p>
    <w:p>
      <w:pPr>
        <w:pStyle w:val="BodyText"/>
      </w:pPr>
      <w:del w:id="130" w:author="PR Preview" w:date="2026-01-01T00:00:00Z">
        <w:r>
          <w:delText xml:space="preserve">Source: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Feinstein and Cicchetti (1990)</w:delText>
        </w:r>
      </w:del>
      <w:del w:id="133" w:author="PR Preview" w:date="2026-01-01T00:00:00Z">
        <w:r>
          <w:delText xml:space="preserve">;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Cicchetti and Feinstein (1990)</w:delText>
        </w:r>
      </w:del>
      <w:del w:id="136" w:author="PR Preview" w:date="2026-01-01T00:00:00Z">
        <w:r>
          <w:delText xml:space="preserve">.</w:delText>
        </w:r>
      </w:del>
    </w:p>
    <w:p>
      <w:pPr>
        <w:pStyle w:val="BodyText"/>
      </w:pPr>
      <w:ins w:id="137" w:author="PR Preview" w:date="2026-01-01T00:00:00Z">
        <w:r>
          <w:t xml:space="preserve">Source: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Feinstein and Cicchetti [11]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(the first paradox).</w:t>
        </w:r>
      </w:ins>
    </w:p>
    <w:bookmarkEnd w:id="120"/>
    <w:bookmarkStart w:id="121" w:name="rem-kappa-prevalence"/>
    <w:p>
      <w:pPr>
        <w:pStyle w:val="BodyText"/>
      </w:pPr>
      <w:ins w:id="142" w:author="PR Preview" w:date="2026-01-01T00:00:00Z">
        <w:r>
          <w:rPr>
            <w:i/>
            <w:iCs/>
          </w:rPr>
          <w:t xml:space="preserve">Remark 3</w:t>
        </w:r>
      </w:ins>
      <w:ins w:id="143" w:author="PR Preview" w:date="2026-01-01T00:00:00Z">
        <w:r>
          <w:t xml:space="preserve"> (Kappa depends on prevalence). </w:t>
        </w:r>
      </w:ins>
      <w:ins w:id="144" w:author="PR Preview" w:date="2026-01-01T00:00:00Z">
        <w:r>
          <w:t xml:space="preserve">When both classifiers call one category rarely,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the chance agreement</w:t>
        </w:r>
      </w:ins>
      <w:ins w:id="147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e</m:t>
            </m:r>
          </m:sub>
        </m:sSub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is close to 1,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so the same overall agreement leaves little room for agreement beyond chance,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and kappa can be low even when the overall agreement is high,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as</w:t>
        </w:r>
      </w:ins>
      <w:ins w:id="156" w:author="PR Preview" w:date="2026-01-01T00:00:00Z">
        <w:r>
          <w:t xml:space="preserve"> </w:t>
        </w:r>
      </w:ins>
      <w:hyperlink w:anchor="exm-kappa-paradox">
        <w:ins w:id="157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shows.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Cicchetti and Feinstein [7]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recommend reporting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the positive and negative agreements alongside kappa,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so that poor agreement on the rarer category is not hidden.</w:t>
        </w:r>
      </w:ins>
    </w:p>
    <w:p>
      <w:pPr>
        <w:pStyle w:val="BodyText"/>
      </w:pPr>
      <w:ins w:id="168" w:author="PR Preview" w:date="2026-01-01T00:00:00Z">
        <w:r>
          <w:t xml:space="preserve">Source: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Feinstein and Cicchetti [11]</w:t>
        </w:r>
      </w:ins>
      <w:ins w:id="171" w:author="PR Preview" w:date="2026-01-01T00:00:00Z">
        <w:r>
          <w:t xml:space="preserve">;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Cicchetti and Feinstein [7]</w:t>
        </w:r>
      </w:ins>
      <w:ins w:id="174" w:author="PR Preview" w:date="2026-01-01T00:00:00Z">
        <w:r>
          <w:t xml:space="preserve">.</w:t>
        </w:r>
      </w:ins>
    </w:p>
    <w:bookmarkEnd w:id="121"/>
    <w:bookmarkEnd w:id="122"/>
    <w:bookmarkStart w:id="12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del w:id="175" w:author="PR Preview" w:date="2026-01-01T00:00:00Z">
        <w:r>
          <w:delText xml:space="preserve">Wikipedia contributors (2026i)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— classification rules and their evaluation</w:delText>
        </w:r>
      </w:del>
    </w:p>
    <w:p>
      <w:pPr>
        <w:numPr>
          <w:ilvl w:val="0"/>
          <w:numId w:val="1007"/>
        </w:numPr>
      </w:pPr>
      <w:del w:id="178" w:author="PR Preview" w:date="2026-01-01T00:00:00Z">
        <w:r>
          <w:delText xml:space="preserve">Wikipedia contributors (2026h)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— the two measures of a diagnostic test</w:delText>
        </w:r>
      </w:del>
    </w:p>
    <w:p>
      <w:pPr>
        <w:numPr>
          <w:ilvl w:val="0"/>
          <w:numId w:val="1007"/>
        </w:numPr>
      </w:pPr>
      <w:del w:id="181" w:author="PR Preview" w:date="2026-01-01T00:00:00Z">
        <w:r>
          <w:delText xml:space="preserve">Wikipedia contributors (2026e)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— predictive values and their dependence on prevalence</w:delText>
        </w:r>
      </w:del>
    </w:p>
    <w:p>
      <w:pPr>
        <w:numPr>
          <w:ilvl w:val="0"/>
          <w:numId w:val="1007"/>
        </w:numPr>
      </w:pPr>
      <w:del w:id="184" w:author="PR Preview" w:date="2026-01-01T00:00:00Z">
        <w:r>
          <w:delText xml:space="preserve">Wikipedia contributors (2026c)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— the table of predicted and true classes</w:delText>
        </w:r>
      </w:del>
    </w:p>
    <w:p>
      <w:pPr>
        <w:numPr>
          <w:ilvl w:val="0"/>
          <w:numId w:val="1007"/>
        </w:numPr>
      </w:pPr>
      <w:del w:id="187" w:author="PR Preview" w:date="2026-01-01T00:00:00Z">
        <w:r>
          <w:delText xml:space="preserve">Wikipedia contributors (2026b)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— agreement between two raters beyond chance</w:delText>
        </w:r>
      </w:del>
    </w:p>
    <w:p>
      <w:pPr>
        <w:numPr>
          <w:ilvl w:val="0"/>
          <w:numId w:val="1007"/>
        </w:numPr>
      </w:pPr>
      <w:del w:id="190" w:author="PR Preview" w:date="2026-01-01T00:00:00Z">
        <w:r>
          <w:delText xml:space="preserve">Wikipedia contributors (2026g)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— ROC curves and the area under them</w:delText>
        </w:r>
      </w:del>
    </w:p>
    <w:p>
      <w:pPr>
        <w:numPr>
          <w:ilvl w:val="0"/>
          <w:numId w:val="1007"/>
        </w:numPr>
      </w:pPr>
      <w:del w:id="193" w:author="PR Preview" w:date="2026-01-01T00:00:00Z">
        <w:r>
          <w:delText xml:space="preserve">Wikipedia contributors (2026a)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— the Wikipedia article on bayes’ theorem</w:delText>
        </w:r>
      </w:del>
    </w:p>
    <w:p>
      <w:pPr>
        <w:numPr>
          <w:ilvl w:val="0"/>
          <w:numId w:val="1007"/>
        </w:numPr>
      </w:pPr>
      <w:del w:id="196" w:author="PR Preview" w:date="2026-01-01T00:00:00Z">
        <w:r>
          <w:delText xml:space="preserve">Wikipedia contributors (2026d)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— the Wikipedia article on harmonic mean</w:delText>
        </w:r>
      </w:del>
    </w:p>
    <w:p>
      <w:pPr>
        <w:numPr>
          <w:ilvl w:val="0"/>
          <w:numId w:val="1007"/>
        </w:numPr>
      </w:pPr>
      <w:del w:id="199" w:author="PR Preview" w:date="2026-01-01T00:00:00Z">
        <w:r>
          <w:delText xml:space="preserve">Wikipedia contributors (2026f)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— the Wikipedia article on prevalence</w:delText>
        </w:r>
      </w:del>
    </w:p>
    <w:p>
      <w:pPr>
        <w:numPr>
          <w:ilvl w:val="0"/>
          <w:numId w:val="1007"/>
        </w:numPr>
      </w:pPr>
      <w:ins w:id="202" w:author="PR Preview" w:date="2026-01-01T00:00:00Z">
        <w:r>
          <w:t xml:space="preserve">Wikipedia contributors [1]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— classification rules and their evaluation</w:t>
        </w:r>
      </w:ins>
    </w:p>
    <w:p>
      <w:pPr>
        <w:numPr>
          <w:ilvl w:val="0"/>
          <w:numId w:val="1007"/>
        </w:numPr>
      </w:pPr>
      <w:ins w:id="205" w:author="PR Preview" w:date="2026-01-01T00:00:00Z">
        <w:r>
          <w:t xml:space="preserve">Wikipedia contributors [2]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— the two measures of a diagnostic test</w:t>
        </w:r>
      </w:ins>
    </w:p>
    <w:p>
      <w:pPr>
        <w:numPr>
          <w:ilvl w:val="0"/>
          <w:numId w:val="1007"/>
        </w:numPr>
      </w:pPr>
      <w:ins w:id="208" w:author="PR Preview" w:date="2026-01-01T00:00:00Z">
        <w:r>
          <w:t xml:space="preserve">Wikipedia contributors [4]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— predictive values and their dependence on prevalence</w:t>
        </w:r>
      </w:ins>
    </w:p>
    <w:p>
      <w:pPr>
        <w:numPr>
          <w:ilvl w:val="0"/>
          <w:numId w:val="1007"/>
        </w:numPr>
      </w:pPr>
      <w:ins w:id="211" w:author="PR Preview" w:date="2026-01-01T00:00:00Z">
        <w:r>
          <w:t xml:space="preserve">Wikipedia contributors [6]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— the table of predicted and true classes</w:t>
        </w:r>
      </w:ins>
    </w:p>
    <w:p>
      <w:pPr>
        <w:numPr>
          <w:ilvl w:val="0"/>
          <w:numId w:val="1007"/>
        </w:numPr>
      </w:pPr>
      <w:ins w:id="214" w:author="PR Preview" w:date="2026-01-01T00:00:00Z">
        <w:r>
          <w:t xml:space="preserve">Wikipedia contributors [10]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— agreement between two raters beyond chance</w:t>
        </w:r>
      </w:ins>
    </w:p>
    <w:p>
      <w:pPr>
        <w:numPr>
          <w:ilvl w:val="0"/>
          <w:numId w:val="1007"/>
        </w:numPr>
      </w:pPr>
      <w:ins w:id="217" w:author="PR Preview" w:date="2026-01-01T00:00:00Z">
        <w:r>
          <w:t xml:space="preserve">Wikipedia contributors [12]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— ROC curves and the area under them</w:t>
        </w:r>
      </w:ins>
    </w:p>
    <w:p>
      <w:pPr>
        <w:numPr>
          <w:ilvl w:val="0"/>
          <w:numId w:val="1007"/>
        </w:numPr>
      </w:pPr>
      <w:ins w:id="220" w:author="PR Preview" w:date="2026-01-01T00:00:00Z">
        <w:r>
          <w:t xml:space="preserve">Wikipedia contributors [5]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— the Wikipedia article on bayes’ theorem</w:t>
        </w:r>
      </w:ins>
    </w:p>
    <w:p>
      <w:pPr>
        <w:numPr>
          <w:ilvl w:val="0"/>
          <w:numId w:val="1007"/>
        </w:numPr>
      </w:pPr>
      <w:ins w:id="223" w:author="PR Preview" w:date="2026-01-01T00:00:00Z">
        <w:r>
          <w:t xml:space="preserve">Wikipedia contributors [8]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— the Wikipedia article on harmonic mean</w:t>
        </w:r>
      </w:ins>
    </w:p>
    <w:p>
      <w:pPr>
        <w:numPr>
          <w:ilvl w:val="0"/>
          <w:numId w:val="1007"/>
        </w:numPr>
      </w:pPr>
      <w:ins w:id="226" w:author="PR Preview" w:date="2026-01-01T00:00:00Z">
        <w:r>
          <w:t xml:space="preserve">Wikipedia contributors [3]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— the Wikipedia article on prevalence</w:t>
        </w:r>
      </w:ins>
    </w:p>
    <w:bookmarkEnd w:id="123"/>
    <w:bookmarkStart w:id="149" w:name="references"/>
    <w:p>
      <w:pPr>
        <w:pStyle w:val="Heading2"/>
      </w:pPr>
      <w:r>
        <w:t xml:space="preserve">References</w:t>
      </w:r>
    </w:p>
    <w:bookmarkStart w:id="148" w:name="refs"/>
    <w:bookmarkStart w:id="125" w:name="ref-wikipedia_statistical_classification"/>
    <w:p>
      <w:pPr>
        <w:pStyle w:val="Bibliography"/>
      </w:pPr>
      <w:del w:id="229" w:author="PR Preview" w:date="2026-01-01T00:00:00Z">
        <w:r>
          <w:delText xml:space="preserve">Cicchetti, Domenic V., and Alvan R. Feinstein. 1990.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“High Agreement but Low Kappa: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II</w:delText>
        </w:r>
      </w:del>
      <w:del w:id="234" w:author="PR Preview" w:date="2026-01-01T00:00:00Z">
        <w:r>
          <w:delText xml:space="preserve">.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Resolving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the Paradoxes.”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rPr>
            <w:i/>
            <w:iCs/>
          </w:rPr>
          <w:delText xml:space="preserve">Journal of Clinical Epidemiology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43 (6): 551–58.</w:delText>
        </w:r>
      </w:del>
      <w:del w:id="243" w:author="PR Preview" w:date="2026-01-01T00:00:00Z">
        <w:r>
          <w:delText xml:space="preserve"> </w:delText>
        </w:r>
      </w:del>
      <w:hyperlink r:id="rId136">
        <w:del w:id="244" w:author="PR Preview" w:date="2026-01-01T00:00:00Z">
          <w:r>
            <w:rPr>
              <w:rStyle w:val="Hyperlink"/>
            </w:rPr>
            <w:delText xml:space="preserve">https://doi.org/10.1016/0895-4356(90)90159-M</w:delText>
          </w:r>
        </w:del>
      </w:hyperlink>
      <w:del w:id="245" w:author="PR Preview" w:date="2026-01-01T00:00:00Z">
        <w:r>
          <w:delText xml:space="preserve">.</w:delText>
        </w:r>
      </w:del>
    </w:p>
    <w:p>
      <w:pPr>
        <w:pStyle w:val="Bibliography"/>
      </w:pPr>
      <w:del w:id="246" w:author="PR Preview" w:date="2026-01-01T00:00:00Z">
        <w:r>
          <w:delText xml:space="preserve">Cohen, Jacob. 1960.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“A Coefficient of Agreement for Nominal Scales.”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rPr>
            <w:i/>
            <w:iCs/>
          </w:rPr>
          <w:delText xml:space="preserve">Educational and Psychological Measurement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20 (1): 37–46.</w:delText>
        </w:r>
      </w:del>
      <w:del w:id="253" w:author="PR Preview" w:date="2026-01-01T00:00:00Z">
        <w:r>
          <w:delText xml:space="preserve"> </w:delText>
        </w:r>
      </w:del>
      <w:hyperlink r:id="rId140">
        <w:del w:id="254" w:author="PR Preview" w:date="2026-01-01T00:00:00Z">
          <w:r>
            <w:rPr>
              <w:rStyle w:val="Hyperlink"/>
            </w:rPr>
            <w:delText xml:space="preserve">https://doi.org/10.1177/001316446002000104</w:delText>
          </w:r>
        </w:del>
      </w:hyperlink>
      <w:del w:id="255" w:author="PR Preview" w:date="2026-01-01T00:00:00Z">
        <w:r>
          <w:delText xml:space="preserve">.</w:delText>
        </w:r>
      </w:del>
    </w:p>
    <w:p>
      <w:pPr>
        <w:pStyle w:val="Bibliography"/>
      </w:pPr>
      <w:del w:id="256" w:author="PR Preview" w:date="2026-01-01T00:00:00Z">
        <w:r>
          <w:delText xml:space="preserve">Feinstein, Alvan R., and Domenic V. Cicchetti. 1990.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“High Agreement but Low Kappa: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I</w:delText>
        </w:r>
      </w:del>
      <w:del w:id="261" w:author="PR Preview" w:date="2026-01-01T00:00:00Z">
        <w:r>
          <w:delText xml:space="preserve">.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The</w:delText>
        </w:r>
      </w:del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Problems of Two Paradoxes.”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rPr>
            <w:i/>
            <w:iCs/>
          </w:rPr>
          <w:delText xml:space="preserve">Journal of Clinical Epidemiology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43 (6): 543–49.</w:delText>
        </w:r>
      </w:del>
      <w:del w:id="270" w:author="PR Preview" w:date="2026-01-01T00:00:00Z">
        <w:r>
          <w:delText xml:space="preserve"> </w:delText>
        </w:r>
      </w:del>
      <w:hyperlink r:id="rId144">
        <w:del w:id="271" w:author="PR Preview" w:date="2026-01-01T00:00:00Z">
          <w:r>
            <w:rPr>
              <w:rStyle w:val="Hyperlink"/>
            </w:rPr>
            <w:delText xml:space="preserve">https://doi.org/10.1016/0895-4356(90)90158-L</w:delText>
          </w:r>
        </w:del>
      </w:hyperlink>
      <w:del w:id="272" w:author="PR Preview" w:date="2026-01-01T00:00:00Z">
        <w:r>
          <w:delText xml:space="preserve">.</w:delText>
        </w:r>
      </w:del>
    </w:p>
    <w:p>
      <w:pPr>
        <w:pStyle w:val="Bibliography"/>
      </w:pPr>
      <w:del w:id="273" w:author="PR Preview" w:date="2026-01-01T00:00:00Z">
        <w:r>
          <w:delText xml:space="preserve">Wikipedia contributors. 2026a.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rPr>
            <w:i/>
            <w:iCs/>
          </w:rPr>
          <w:delText xml:space="preserve">Bayes’ Theorem —</w:delText>
        </w:r>
      </w:del>
      <w:del w:id="276" w:author="PR Preview" w:date="2026-01-01T00:00:00Z">
        <w:r>
          <w:rPr>
            <w:i/>
            <w:iCs/>
          </w:rPr>
          <w:delText xml:space="preserve"> </w:delText>
        </w:r>
      </w:del>
      <w:del w:id="277" w:author="PR Preview" w:date="2026-01-01T00:00:00Z">
        <w:r>
          <w:rPr>
            <w:i/>
            <w:iCs/>
          </w:rPr>
          <w:delText xml:space="preserve">Wikipedia</w:delText>
        </w:r>
      </w:del>
      <w:del w:id="278" w:author="PR Preview" w:date="2026-01-01T00:00:00Z">
        <w:r>
          <w:rPr>
            <w:i/>
            <w:iCs/>
          </w:rPr>
          <w:delText xml:space="preserve">,</w:delText>
        </w:r>
      </w:del>
      <w:del w:id="279" w:author="PR Preview" w:date="2026-01-01T00:00:00Z">
        <w:r>
          <w:rPr>
            <w:i/>
            <w:iCs/>
          </w:rPr>
          <w:delText xml:space="preserve"> </w:delText>
        </w:r>
      </w:del>
      <w:del w:id="280" w:author="PR Preview" w:date="2026-01-01T00:00:00Z">
        <w:r>
          <w:rPr>
            <w:i/>
            <w:iCs/>
          </w:rPr>
          <w:delText xml:space="preserve">the Free Encyclopedia</w:delText>
        </w:r>
      </w:del>
      <w:del w:id="281" w:author="PR Preview" w:date="2026-01-01T00:00:00Z">
        <w:r>
          <w:delText xml:space="preserve">.</w:delText>
        </w:r>
      </w:del>
      <w:del w:id="282" w:author="PR Preview" w:date="2026-01-01T00:00:00Z">
        <w:r>
          <w:delText xml:space="preserve"> </w:delText>
        </w:r>
      </w:del>
      <w:hyperlink r:id="rId132">
        <w:del w:id="283" w:author="PR Preview" w:date="2026-01-01T00:00:00Z">
          <w:r>
            <w:rPr>
              <w:rStyle w:val="Hyperlink"/>
            </w:rPr>
            <w:delText xml:space="preserve">https://en.wikipedia.org/wiki/Bayes%27_theorem</w:delText>
          </w:r>
        </w:del>
      </w:hyperlink>
      <w:del w:id="284" w:author="PR Preview" w:date="2026-01-01T00:00:00Z">
        <w:r>
          <w:delText xml:space="preserve">.</w:delText>
        </w:r>
      </w:del>
    </w:p>
    <w:p>
      <w:pPr>
        <w:pStyle w:val="Bibliography"/>
      </w:pPr>
      <w:del w:id="285" w:author="PR Preview" w:date="2026-01-01T00:00:00Z">
        <w:r>
          <w:delText xml:space="preserve">Wikipedia contributors. 2026b.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rPr>
            <w:i/>
            <w:iCs/>
          </w:rPr>
          <w:delText xml:space="preserve">Cohen’s Kappa —</w:delText>
        </w:r>
      </w:del>
      <w:del w:id="288" w:author="PR Preview" w:date="2026-01-01T00:00:00Z">
        <w:r>
          <w:rPr>
            <w:i/>
            <w:iCs/>
          </w:rPr>
          <w:delText xml:space="preserve"> </w:delText>
        </w:r>
      </w:del>
      <w:del w:id="289" w:author="PR Preview" w:date="2026-01-01T00:00:00Z">
        <w:r>
          <w:rPr>
            <w:i/>
            <w:iCs/>
          </w:rPr>
          <w:delText xml:space="preserve">Wikipedia</w:delText>
        </w:r>
      </w:del>
      <w:del w:id="290" w:author="PR Preview" w:date="2026-01-01T00:00:00Z">
        <w:r>
          <w:rPr>
            <w:i/>
            <w:iCs/>
          </w:rPr>
          <w:delText xml:space="preserve">,</w:delText>
        </w:r>
      </w:del>
      <w:del w:id="291" w:author="PR Preview" w:date="2026-01-01T00:00:00Z">
        <w:r>
          <w:rPr>
            <w:i/>
            <w:iCs/>
          </w:rPr>
          <w:delText xml:space="preserve"> </w:delText>
        </w:r>
      </w:del>
      <w:del w:id="292" w:author="PR Preview" w:date="2026-01-01T00:00:00Z">
        <w:r>
          <w:rPr>
            <w:i/>
            <w:iCs/>
          </w:rPr>
          <w:delText xml:space="preserve">the Free Encyclopedia</w:delText>
        </w:r>
      </w:del>
      <w:del w:id="293" w:author="PR Preview" w:date="2026-01-01T00:00:00Z">
        <w:r>
          <w:delText xml:space="preserve">.</w:delText>
        </w:r>
      </w:del>
      <w:del w:id="294" w:author="PR Preview" w:date="2026-01-01T00:00:00Z">
        <w:r>
          <w:delText xml:space="preserve"> </w:delText>
        </w:r>
      </w:del>
      <w:hyperlink r:id="rId142">
        <w:del w:id="295" w:author="PR Preview" w:date="2026-01-01T00:00:00Z">
          <w:r>
            <w:rPr>
              <w:rStyle w:val="Hyperlink"/>
            </w:rPr>
            <w:delText xml:space="preserve">https://en.wikipedia.org/wiki/Cohen%27s_kappa</w:delText>
          </w:r>
        </w:del>
      </w:hyperlink>
      <w:del w:id="296" w:author="PR Preview" w:date="2026-01-01T00:00:00Z">
        <w:r>
          <w:delText xml:space="preserve">.</w:delText>
        </w:r>
      </w:del>
    </w:p>
    <w:p>
      <w:pPr>
        <w:pStyle w:val="Bibliography"/>
      </w:pPr>
      <w:del w:id="297" w:author="PR Preview" w:date="2026-01-01T00:00:00Z">
        <w:r>
          <w:delText xml:space="preserve">Wikipedia contributors. 2026c.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rPr>
            <w:i/>
            <w:iCs/>
          </w:rPr>
          <w:delText xml:space="preserve">Confusion Matrix —</w:delText>
        </w:r>
      </w:del>
      <w:del w:id="300" w:author="PR Preview" w:date="2026-01-01T00:00:00Z">
        <w:r>
          <w:rPr>
            <w:i/>
            <w:iCs/>
          </w:rPr>
          <w:delText xml:space="preserve"> </w:delText>
        </w:r>
      </w:del>
      <w:del w:id="301" w:author="PR Preview" w:date="2026-01-01T00:00:00Z">
        <w:r>
          <w:rPr>
            <w:i/>
            <w:iCs/>
          </w:rPr>
          <w:delText xml:space="preserve">Wikipedia</w:delText>
        </w:r>
      </w:del>
      <w:del w:id="302" w:author="PR Preview" w:date="2026-01-01T00:00:00Z">
        <w:r>
          <w:rPr>
            <w:i/>
            <w:iCs/>
          </w:rPr>
          <w:delText xml:space="preserve">,</w:delText>
        </w:r>
      </w:del>
      <w:del w:id="303" w:author="PR Preview" w:date="2026-01-01T00:00:00Z">
        <w:r>
          <w:rPr>
            <w:i/>
            <w:iCs/>
          </w:rPr>
          <w:delText xml:space="preserve"> </w:delText>
        </w:r>
      </w:del>
      <w:del w:id="304" w:author="PR Preview" w:date="2026-01-01T00:00:00Z">
        <w:r>
          <w:rPr>
            <w:i/>
            <w:iCs/>
          </w:rPr>
          <w:delText xml:space="preserve">the Free Encyclopedia</w:delText>
        </w:r>
      </w:del>
      <w:del w:id="305" w:author="PR Preview" w:date="2026-01-01T00:00:00Z">
        <w:r>
          <w:delText xml:space="preserve">.</w:delText>
        </w:r>
      </w:del>
      <w:del w:id="306" w:author="PR Preview" w:date="2026-01-01T00:00:00Z">
        <w:r>
          <w:delText xml:space="preserve"> </w:delText>
        </w:r>
      </w:del>
      <w:hyperlink r:id="rId134">
        <w:del w:id="307" w:author="PR Preview" w:date="2026-01-01T00:00:00Z">
          <w:r>
            <w:rPr>
              <w:rStyle w:val="Hyperlink"/>
            </w:rPr>
            <w:delText xml:space="preserve">https://en.wikipedia.org/wiki/Confusion_matrix</w:delText>
          </w:r>
        </w:del>
      </w:hyperlink>
      <w:del w:id="308" w:author="PR Preview" w:date="2026-01-01T00:00:00Z">
        <w:r>
          <w:delText xml:space="preserve">.</w:delText>
        </w:r>
      </w:del>
    </w:p>
    <w:p>
      <w:pPr>
        <w:pStyle w:val="Bibliography"/>
      </w:pPr>
      <w:del w:id="309" w:author="PR Preview" w:date="2026-01-01T00:00:00Z">
        <w:r>
          <w:delText xml:space="preserve">Wikipedia contributors. 2026d.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rPr>
            <w:i/>
            <w:iCs/>
          </w:rPr>
          <w:delText xml:space="preserve">Harmonic Mean —</w:delText>
        </w:r>
      </w:del>
      <w:del w:id="312" w:author="PR Preview" w:date="2026-01-01T00:00:00Z">
        <w:r>
          <w:rPr>
            <w:i/>
            <w:iCs/>
          </w:rPr>
          <w:delText xml:space="preserve"> </w:delText>
        </w:r>
      </w:del>
      <w:del w:id="313" w:author="PR Preview" w:date="2026-01-01T00:00:00Z">
        <w:r>
          <w:rPr>
            <w:i/>
            <w:iCs/>
          </w:rPr>
          <w:delText xml:space="preserve">Wikipedia</w:delText>
        </w:r>
      </w:del>
      <w:del w:id="314" w:author="PR Preview" w:date="2026-01-01T00:00:00Z">
        <w:r>
          <w:rPr>
            <w:i/>
            <w:iCs/>
          </w:rPr>
          <w:delText xml:space="preserve">,</w:delText>
        </w:r>
      </w:del>
      <w:del w:id="315" w:author="PR Preview" w:date="2026-01-01T00:00:00Z">
        <w:r>
          <w:rPr>
            <w:i/>
            <w:iCs/>
          </w:rPr>
          <w:delText xml:space="preserve"> </w:delText>
        </w:r>
      </w:del>
      <w:del w:id="316" w:author="PR Preview" w:date="2026-01-01T00:00:00Z">
        <w:r>
          <w:rPr>
            <w:i/>
            <w:iCs/>
          </w:rPr>
          <w:delText xml:space="preserve">the Free Encyclopedia</w:delText>
        </w:r>
      </w:del>
      <w:del w:id="317" w:author="PR Preview" w:date="2026-01-01T00:00:00Z">
        <w:r>
          <w:delText xml:space="preserve">.</w:delText>
        </w:r>
      </w:del>
      <w:del w:id="318" w:author="PR Preview" w:date="2026-01-01T00:00:00Z">
        <w:r>
          <w:delText xml:space="preserve"> </w:delText>
        </w:r>
      </w:del>
      <w:hyperlink r:id="rId138">
        <w:del w:id="319" w:author="PR Preview" w:date="2026-01-01T00:00:00Z">
          <w:r>
            <w:rPr>
              <w:rStyle w:val="Hyperlink"/>
            </w:rPr>
            <w:delText xml:space="preserve">https://en.wikipedia.org/wiki/Harmonic_mean</w:delText>
          </w:r>
        </w:del>
      </w:hyperlink>
      <w:del w:id="320" w:author="PR Preview" w:date="2026-01-01T00:00:00Z">
        <w:r>
          <w:delText xml:space="preserve">.</w:delText>
        </w:r>
      </w:del>
    </w:p>
    <w:p>
      <w:pPr>
        <w:pStyle w:val="Bibliography"/>
      </w:pPr>
      <w:del w:id="321" w:author="PR Preview" w:date="2026-01-01T00:00:00Z">
        <w:r>
          <w:delText xml:space="preserve">Wikipedia contributors. 2026e.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rPr>
            <w:i/>
            <w:iCs/>
          </w:rPr>
          <w:delText xml:space="preserve">Positive and Negative Predictive Values —</w:delText>
        </w:r>
      </w:del>
      <w:del w:id="324" w:author="PR Preview" w:date="2026-01-01T00:00:00Z">
        <w:r>
          <w:rPr>
            <w:i/>
            <w:iCs/>
          </w:rPr>
          <w:delText xml:space="preserve"> </w:delText>
        </w:r>
      </w:del>
      <w:del w:id="325" w:author="PR Preview" w:date="2026-01-01T00:00:00Z">
        <w:r>
          <w:rPr>
            <w:i/>
            <w:iCs/>
          </w:rPr>
          <w:delText xml:space="preserve">Wikipedia</w:delText>
        </w:r>
      </w:del>
      <w:del w:id="326" w:author="PR Preview" w:date="2026-01-01T00:00:00Z">
        <w:r>
          <w:rPr>
            <w:i/>
            <w:iCs/>
          </w:rPr>
          <w:delText xml:space="preserve">,</w:delText>
        </w:r>
      </w:del>
      <w:del w:id="327" w:author="PR Preview" w:date="2026-01-01T00:00:00Z">
        <w:r>
          <w:rPr>
            <w:i/>
            <w:iCs/>
          </w:rPr>
          <w:delText xml:space="preserve"> </w:delText>
        </w:r>
      </w:del>
      <w:del w:id="328" w:author="PR Preview" w:date="2026-01-01T00:00:00Z">
        <w:r>
          <w:rPr>
            <w:i/>
            <w:iCs/>
          </w:rPr>
          <w:delText xml:space="preserve">the Free Encyclopedia</w:delText>
        </w:r>
      </w:del>
      <w:del w:id="329" w:author="PR Preview" w:date="2026-01-01T00:00:00Z">
        <w:r>
          <w:delText xml:space="preserve">.</w:delText>
        </w:r>
      </w:del>
      <w:del w:id="330" w:author="PR Preview" w:date="2026-01-01T00:00:00Z">
        <w:r>
          <w:delText xml:space="preserve"> </w:delText>
        </w:r>
      </w:del>
      <w:hyperlink r:id="rId130">
        <w:del w:id="331" w:author="PR Preview" w:date="2026-01-01T00:00:00Z">
          <w:r>
            <w:rPr>
              <w:rStyle w:val="Hyperlink"/>
            </w:rPr>
            <w:delText xml:space="preserve">https://en.wikipedia.org/wiki/Positive_and_negative_predictive_values</w:delText>
          </w:r>
        </w:del>
      </w:hyperlink>
      <w:del w:id="332" w:author="PR Preview" w:date="2026-01-01T00:00:00Z">
        <w:r>
          <w:delText xml:space="preserve">.</w:delText>
        </w:r>
      </w:del>
    </w:p>
    <w:p>
      <w:pPr>
        <w:pStyle w:val="Bibliography"/>
      </w:pPr>
      <w:del w:id="333" w:author="PR Preview" w:date="2026-01-01T00:00:00Z">
        <w:r>
          <w:delText xml:space="preserve">Wikipedia contributors. 2026f.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rPr>
            <w:i/>
            <w:iCs/>
          </w:rPr>
          <w:delText xml:space="preserve">Prevalence —</w:delText>
        </w:r>
      </w:del>
      <w:del w:id="336" w:author="PR Preview" w:date="2026-01-01T00:00:00Z">
        <w:r>
          <w:rPr>
            <w:i/>
            <w:iCs/>
          </w:rPr>
          <w:delText xml:space="preserve"> </w:delText>
        </w:r>
      </w:del>
      <w:del w:id="337" w:author="PR Preview" w:date="2026-01-01T00:00:00Z">
        <w:r>
          <w:rPr>
            <w:i/>
            <w:iCs/>
          </w:rPr>
          <w:delText xml:space="preserve">Wikipedia</w:delText>
        </w:r>
      </w:del>
      <w:del w:id="338" w:author="PR Preview" w:date="2026-01-01T00:00:00Z">
        <w:r>
          <w:rPr>
            <w:i/>
            <w:iCs/>
          </w:rPr>
          <w:delText xml:space="preserve">,</w:delText>
        </w:r>
      </w:del>
      <w:del w:id="339" w:author="PR Preview" w:date="2026-01-01T00:00:00Z">
        <w:r>
          <w:rPr>
            <w:i/>
            <w:iCs/>
          </w:rPr>
          <w:delText xml:space="preserve"> </w:delText>
        </w:r>
      </w:del>
      <w:del w:id="340" w:author="PR Preview" w:date="2026-01-01T00:00:00Z">
        <w:r>
          <w:rPr>
            <w:i/>
            <w:iCs/>
          </w:rPr>
          <w:delText xml:space="preserve">the Free Encyclopedia</w:delText>
        </w:r>
      </w:del>
      <w:del w:id="341" w:author="PR Preview" w:date="2026-01-01T00:00:00Z">
        <w:r>
          <w:delText xml:space="preserve">.</w:delText>
        </w:r>
      </w:del>
      <w:del w:id="342" w:author="PR Preview" w:date="2026-01-01T00:00:00Z">
        <w:r>
          <w:delText xml:space="preserve"> </w:delText>
        </w:r>
      </w:del>
      <w:hyperlink r:id="rId128">
        <w:del w:id="343" w:author="PR Preview" w:date="2026-01-01T00:00:00Z">
          <w:r>
            <w:rPr>
              <w:rStyle w:val="Hyperlink"/>
            </w:rPr>
            <w:delText xml:space="preserve">https://en.wikipedia.org/wiki/Prevalence</w:delText>
          </w:r>
        </w:del>
      </w:hyperlink>
      <w:del w:id="344" w:author="PR Preview" w:date="2026-01-01T00:00:00Z">
        <w:r>
          <w:delText xml:space="preserve">.</w:delText>
        </w:r>
      </w:del>
    </w:p>
    <w:p>
      <w:pPr>
        <w:pStyle w:val="Bibliography"/>
      </w:pPr>
      <w:del w:id="345" w:author="PR Preview" w:date="2026-01-01T00:00:00Z">
        <w:r>
          <w:delText xml:space="preserve">Wikipedia contributors. 2026g.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rPr>
            <w:i/>
            <w:iCs/>
          </w:rPr>
          <w:delText xml:space="preserve">Receiver Operating Characteristic —</w:delText>
        </w:r>
      </w:del>
      <w:del w:id="348" w:author="PR Preview" w:date="2026-01-01T00:00:00Z">
        <w:r>
          <w:rPr>
            <w:i/>
            <w:iCs/>
          </w:rPr>
          <w:delText xml:space="preserve"> </w:delText>
        </w:r>
      </w:del>
      <w:del w:id="349" w:author="PR Preview" w:date="2026-01-01T00:00:00Z">
        <w:r>
          <w:rPr>
            <w:i/>
            <w:iCs/>
          </w:rPr>
          <w:delText xml:space="preserve">Wikipedia</w:delText>
        </w:r>
      </w:del>
      <w:del w:id="350" w:author="PR Preview" w:date="2026-01-01T00:00:00Z">
        <w:r>
          <w:rPr>
            <w:i/>
            <w:iCs/>
          </w:rPr>
          <w:delText xml:space="preserve">,</w:delText>
        </w:r>
      </w:del>
      <w:del w:id="351" w:author="PR Preview" w:date="2026-01-01T00:00:00Z">
        <w:r>
          <w:rPr>
            <w:i/>
            <w:iCs/>
          </w:rPr>
          <w:delText xml:space="preserve"> </w:delText>
        </w:r>
      </w:del>
      <w:del w:id="352" w:author="PR Preview" w:date="2026-01-01T00:00:00Z">
        <w:r>
          <w:rPr>
            <w:i/>
            <w:iCs/>
          </w:rPr>
          <w:delText xml:space="preserve">the Free Encyclopedia</w:delText>
        </w:r>
      </w:del>
      <w:del w:id="353" w:author="PR Preview" w:date="2026-01-01T00:00:00Z">
        <w:r>
          <w:delText xml:space="preserve">.</w:delText>
        </w:r>
      </w:del>
      <w:del w:id="354" w:author="PR Preview" w:date="2026-01-01T00:00:00Z">
        <w:r>
          <w:delText xml:space="preserve"> </w:delText>
        </w:r>
      </w:del>
      <w:hyperlink r:id="rId146">
        <w:del w:id="355" w:author="PR Preview" w:date="2026-01-01T00:00:00Z">
          <w:r>
            <w:rPr>
              <w:rStyle w:val="Hyperlink"/>
            </w:rPr>
            <w:delText xml:space="preserve">https://en.wikipedia.org/wiki/Receiver_operating_characteristic</w:delText>
          </w:r>
        </w:del>
      </w:hyperlink>
      <w:del w:id="356" w:author="PR Preview" w:date="2026-01-01T00:00:00Z">
        <w:r>
          <w:delText xml:space="preserve">.</w:delText>
        </w:r>
      </w:del>
    </w:p>
    <w:p>
      <w:pPr>
        <w:pStyle w:val="Bibliography"/>
      </w:pPr>
      <w:del w:id="357" w:author="PR Preview" w:date="2026-01-01T00:00:00Z">
        <w:r>
          <w:delText xml:space="preserve">Wikipedia contributors. 2026h.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rPr>
            <w:i/>
            <w:iCs/>
          </w:rPr>
          <w:delText xml:space="preserve">Sensitivity and Specificity —</w:delText>
        </w:r>
      </w:del>
      <w:del w:id="360" w:author="PR Preview" w:date="2026-01-01T00:00:00Z">
        <w:r>
          <w:rPr>
            <w:i/>
            <w:iCs/>
          </w:rPr>
          <w:delText xml:space="preserve"> </w:delText>
        </w:r>
      </w:del>
      <w:del w:id="361" w:author="PR Preview" w:date="2026-01-01T00:00:00Z">
        <w:r>
          <w:rPr>
            <w:i/>
            <w:iCs/>
          </w:rPr>
          <w:delText xml:space="preserve">Wikipedia</w:delText>
        </w:r>
      </w:del>
      <w:del w:id="362" w:author="PR Preview" w:date="2026-01-01T00:00:00Z">
        <w:r>
          <w:rPr>
            <w:i/>
            <w:iCs/>
          </w:rPr>
          <w:delText xml:space="preserve">,</w:delText>
        </w:r>
      </w:del>
      <w:del w:id="363" w:author="PR Preview" w:date="2026-01-01T00:00:00Z">
        <w:r>
          <w:rPr>
            <w:i/>
            <w:iCs/>
          </w:rPr>
          <w:delText xml:space="preserve"> </w:delText>
        </w:r>
      </w:del>
      <w:del w:id="364" w:author="PR Preview" w:date="2026-01-01T00:00:00Z">
        <w:r>
          <w:rPr>
            <w:i/>
            <w:iCs/>
          </w:rPr>
          <w:delText xml:space="preserve">the Free Encyclopedia</w:delText>
        </w:r>
      </w:del>
      <w:del w:id="365" w:author="PR Preview" w:date="2026-01-01T00:00:00Z">
        <w:r>
          <w:delText xml:space="preserve">.</w:delText>
        </w:r>
      </w:del>
      <w:del w:id="366" w:author="PR Preview" w:date="2026-01-01T00:00:00Z">
        <w:r>
          <w:delText xml:space="preserve"> </w:delText>
        </w:r>
      </w:del>
      <w:hyperlink r:id="rId126">
        <w:del w:id="367" w:author="PR Preview" w:date="2026-01-01T00:00:00Z">
          <w:r>
            <w:rPr>
              <w:rStyle w:val="Hyperlink"/>
            </w:rPr>
            <w:delText xml:space="preserve">https://en.wikipedia.org/wiki/Sensitivity_and_specificity</w:delText>
          </w:r>
        </w:del>
      </w:hyperlink>
      <w:del w:id="368" w:author="PR Preview" w:date="2026-01-01T00:00:00Z">
        <w:r>
          <w:delText xml:space="preserve">.</w:delText>
        </w:r>
      </w:del>
    </w:p>
    <w:p>
      <w:pPr>
        <w:pStyle w:val="Bibliography"/>
      </w:pPr>
      <w:del w:id="369" w:author="PR Preview" w:date="2026-01-01T00:00:00Z">
        <w:r>
          <w:delText xml:space="preserve">Wikipedia contributors. 2026i.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rPr>
            <w:i/>
            <w:iCs/>
          </w:rPr>
          <w:delText xml:space="preserve">Statistical Classification —</w:delText>
        </w:r>
      </w:del>
      <w:del w:id="372" w:author="PR Preview" w:date="2026-01-01T00:00:00Z">
        <w:r>
          <w:rPr>
            <w:i/>
            <w:iCs/>
          </w:rPr>
          <w:delText xml:space="preserve"> </w:delText>
        </w:r>
      </w:del>
      <w:del w:id="373" w:author="PR Preview" w:date="2026-01-01T00:00:00Z">
        <w:r>
          <w:rPr>
            <w:i/>
            <w:iCs/>
          </w:rPr>
          <w:delText xml:space="preserve">Wikipedia</w:delText>
        </w:r>
      </w:del>
      <w:del w:id="374" w:author="PR Preview" w:date="2026-01-01T00:00:00Z">
        <w:r>
          <w:rPr>
            <w:i/>
            <w:iCs/>
          </w:rPr>
          <w:delText xml:space="preserve">,</w:delText>
        </w:r>
      </w:del>
      <w:del w:id="375" w:author="PR Preview" w:date="2026-01-01T00:00:00Z">
        <w:r>
          <w:rPr>
            <w:i/>
            <w:iCs/>
          </w:rPr>
          <w:delText xml:space="preserve"> </w:delText>
        </w:r>
      </w:del>
      <w:del w:id="376" w:author="PR Preview" w:date="2026-01-01T00:00:00Z">
        <w:r>
          <w:rPr>
            <w:i/>
            <w:iCs/>
          </w:rPr>
          <w:delText xml:space="preserve">the Free Encyclopedia</w:delText>
        </w:r>
      </w:del>
      <w:del w:id="377" w:author="PR Preview" w:date="2026-01-01T00:00:00Z">
        <w:r>
          <w:delText xml:space="preserve">.</w:delText>
        </w:r>
      </w:del>
      <w:del w:id="378" w:author="PR Preview" w:date="2026-01-01T00:00:00Z">
        <w:r>
          <w:delText xml:space="preserve"> </w:delText>
        </w:r>
      </w:del>
      <w:hyperlink r:id="rId124">
        <w:del w:id="379" w:author="PR Preview" w:date="2026-01-01T00:00:00Z">
          <w:r>
            <w:rPr>
              <w:rStyle w:val="Hyperlink"/>
            </w:rPr>
            <w:delText xml:space="preserve">https://en.wikipedia.org/wiki/Statistical_classification</w:delText>
          </w:r>
        </w:del>
      </w:hyperlink>
      <w:del w:id="380" w:author="PR Preview" w:date="2026-01-01T00:00:00Z">
        <w:r>
          <w:delText xml:space="preserve">.</w:delText>
        </w:r>
      </w:del>
    </w:p>
    <w:p>
      <w:pPr>
        <w:pStyle w:val="Bibliography"/>
      </w:pPr>
      <w:ins w:id="381" w:author="PR Preview" w:date="2026-01-01T00:00:00Z">
        <w:r>
          <w:t xml:space="preserve">[1]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	</w:t>
        </w:r>
      </w:ins>
      <w:ins w:id="384" w:author="PR Preview" w:date="2026-01-01T00:00:00Z">
        <w:r>
          <w:t xml:space="preserve">Wikipedia contributors,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“Statistical classification —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Wikipedia</w:t>
        </w:r>
      </w:ins>
      <w:ins w:id="389" w:author="PR Preview" w:date="2026-01-01T00:00:00Z">
        <w:r>
          <w:t xml:space="preserve">,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the free encyclopedia.”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2026. Available:</w:t>
        </w:r>
      </w:ins>
      <w:ins w:id="394" w:author="PR Preview" w:date="2026-01-01T00:00:00Z">
        <w:r>
          <w:t xml:space="preserve"> </w:t>
        </w:r>
      </w:ins>
      <w:hyperlink r:id="rId124">
        <w:ins w:id="395" w:author="PR Preview" w:date="2026-01-01T00:00:00Z">
          <w:r>
            <w:rPr>
              <w:rStyle w:val="Hyperlink"/>
            </w:rPr>
            <w:t xml:space="preserve">https://en.wikipedia.org/wiki/Statistical_classification</w:t>
          </w:r>
        </w:ins>
      </w:hyperlink>
    </w:p>
    <w:bookmarkEnd w:id="125"/>
    <w:bookmarkStart w:id="127" w:name="Xbceaa659ebcdaa6beedc7b326ccf5dd7dd38991"/>
    <w:p>
      <w:pPr>
        <w:pStyle w:val="Bibliography"/>
      </w:pPr>
      <w:ins w:id="396" w:author="PR Preview" w:date="2026-01-01T00:00:00Z">
        <w:r>
          <w:t xml:space="preserve">[2]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	</w:t>
        </w:r>
      </w:ins>
      <w:ins w:id="399" w:author="PR Preview" w:date="2026-01-01T00:00:00Z">
        <w:r>
          <w:t xml:space="preserve">Wikipedia contributors,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“Sensitivity and specificity —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Wikipedia</w:t>
        </w:r>
      </w:ins>
      <w:ins w:id="404" w:author="PR Preview" w:date="2026-01-01T00:00:00Z">
        <w:r>
          <w:t xml:space="preserve">,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the free encyclopedia.”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2026. Available:</w:t>
        </w:r>
      </w:ins>
      <w:ins w:id="409" w:author="PR Preview" w:date="2026-01-01T00:00:00Z">
        <w:r>
          <w:t xml:space="preserve"> </w:t>
        </w:r>
      </w:ins>
      <w:hyperlink r:id="rId126">
        <w:ins w:id="410" w:author="PR Preview" w:date="2026-01-01T00:00:00Z">
          <w:r>
            <w:rPr>
              <w:rStyle w:val="Hyperlink"/>
            </w:rPr>
            <w:t xml:space="preserve">https://en.wikipedia.org/wiki/Sensitivity_and_specificity</w:t>
          </w:r>
        </w:ins>
      </w:hyperlink>
    </w:p>
    <w:bookmarkEnd w:id="127"/>
    <w:bookmarkStart w:id="129" w:name="ref-wikipedia_prevalence"/>
    <w:p>
      <w:pPr>
        <w:pStyle w:val="Bibliography"/>
      </w:pPr>
      <w:ins w:id="411" w:author="PR Preview" w:date="2026-01-01T00:00:00Z">
        <w:r>
          <w:t xml:space="preserve">[3]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	</w:t>
        </w:r>
      </w:ins>
      <w:ins w:id="414" w:author="PR Preview" w:date="2026-01-01T00:00:00Z">
        <w:r>
          <w:t xml:space="preserve">Wikipedia contributors,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“Prevalence —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Wikipedia</w:t>
        </w:r>
      </w:ins>
      <w:ins w:id="419" w:author="PR Preview" w:date="2026-01-01T00:00:00Z">
        <w:r>
          <w:t xml:space="preserve">,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the free encyclopedia.”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2026. Available:</w:t>
        </w:r>
      </w:ins>
      <w:ins w:id="424" w:author="PR Preview" w:date="2026-01-01T00:00:00Z">
        <w:r>
          <w:t xml:space="preserve"> </w:t>
        </w:r>
      </w:ins>
      <w:hyperlink r:id="rId128">
        <w:ins w:id="425" w:author="PR Preview" w:date="2026-01-01T00:00:00Z">
          <w:r>
            <w:rPr>
              <w:rStyle w:val="Hyperlink"/>
            </w:rPr>
            <w:t xml:space="preserve">https://en.wikipedia.org/wiki/Prevalence</w:t>
          </w:r>
        </w:ins>
      </w:hyperlink>
    </w:p>
    <w:bookmarkEnd w:id="129"/>
    <w:bookmarkStart w:id="131" w:name="X75cf9b9a05792cf5ef16b86615766f184108c69"/>
    <w:p>
      <w:pPr>
        <w:pStyle w:val="Bibliography"/>
      </w:pPr>
      <w:ins w:id="426" w:author="PR Preview" w:date="2026-01-01T00:00:00Z">
        <w:r>
          <w:t xml:space="preserve">[4]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	</w:t>
        </w:r>
      </w:ins>
      <w:ins w:id="429" w:author="PR Preview" w:date="2026-01-01T00:00:00Z">
        <w:r>
          <w:t xml:space="preserve">Wikipedia contributors,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“Positive and negative predictive values —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Wikipedia</w:t>
        </w:r>
      </w:ins>
      <w:ins w:id="434" w:author="PR Preview" w:date="2026-01-01T00:00:00Z">
        <w:r>
          <w:t xml:space="preserve">,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the free encyclopedia.”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2026. Available:</w:t>
        </w:r>
      </w:ins>
      <w:ins w:id="439" w:author="PR Preview" w:date="2026-01-01T00:00:00Z">
        <w:r>
          <w:t xml:space="preserve"> </w:t>
        </w:r>
      </w:ins>
      <w:hyperlink r:id="rId130">
        <w:ins w:id="440" w:author="PR Preview" w:date="2026-01-01T00:00:00Z">
          <w:r>
            <w:rPr>
              <w:rStyle w:val="Hyperlink"/>
            </w:rPr>
            <w:t xml:space="preserve">https://en.wikipedia.org/wiki/Positive_and_negative_predictive_values</w:t>
          </w:r>
        </w:ins>
      </w:hyperlink>
    </w:p>
    <w:bookmarkEnd w:id="131"/>
    <w:bookmarkStart w:id="133" w:name="ref-wikipedia_bayes_theorem"/>
    <w:p>
      <w:pPr>
        <w:pStyle w:val="Bibliography"/>
      </w:pPr>
      <w:ins w:id="441" w:author="PR Preview" w:date="2026-01-01T00:00:00Z">
        <w:r>
          <w:t xml:space="preserve">[5]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	</w:t>
        </w:r>
      </w:ins>
      <w:ins w:id="444" w:author="PR Preview" w:date="2026-01-01T00:00:00Z">
        <w:r>
          <w:t xml:space="preserve">Wikipedia contributors,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“Bayes’ theorem —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Wikipedia</w:t>
        </w:r>
      </w:ins>
      <w:ins w:id="449" w:author="PR Preview" w:date="2026-01-01T00:00:00Z">
        <w:r>
          <w:t xml:space="preserve">,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the free encyclopedia.”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2026. Available:</w:t>
        </w:r>
      </w:ins>
      <w:ins w:id="454" w:author="PR Preview" w:date="2026-01-01T00:00:00Z">
        <w:r>
          <w:t xml:space="preserve"> </w:t>
        </w:r>
      </w:ins>
      <w:hyperlink r:id="rId132">
        <w:ins w:id="455" w:author="PR Preview" w:date="2026-01-01T00:00:00Z">
          <w:r>
            <w:rPr>
              <w:rStyle w:val="Hyperlink"/>
            </w:rPr>
            <w:t xml:space="preserve">https://en.wikipedia.org/wiki/Bayes%27_theorem</w:t>
          </w:r>
        </w:ins>
      </w:hyperlink>
    </w:p>
    <w:bookmarkEnd w:id="133"/>
    <w:bookmarkStart w:id="135" w:name="ref-wikipedia_confusion_matrix"/>
    <w:p>
      <w:pPr>
        <w:pStyle w:val="Bibliography"/>
      </w:pPr>
      <w:ins w:id="456" w:author="PR Preview" w:date="2026-01-01T00:00:00Z">
        <w:r>
          <w:t xml:space="preserve">[6]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	</w:t>
        </w:r>
      </w:ins>
      <w:ins w:id="459" w:author="PR Preview" w:date="2026-01-01T00:00:00Z">
        <w:r>
          <w:t xml:space="preserve">Wikipedia contributors,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“Confusion matrix —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Wikipedia</w:t>
        </w:r>
      </w:ins>
      <w:ins w:id="464" w:author="PR Preview" w:date="2026-01-01T00:00:00Z">
        <w:r>
          <w:t xml:space="preserve">,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the free encyclopedia.”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2026. Available:</w:t>
        </w:r>
      </w:ins>
      <w:ins w:id="469" w:author="PR Preview" w:date="2026-01-01T00:00:00Z">
        <w:r>
          <w:t xml:space="preserve"> </w:t>
        </w:r>
      </w:ins>
      <w:hyperlink r:id="rId134">
        <w:ins w:id="470" w:author="PR Preview" w:date="2026-01-01T00:00:00Z">
          <w:r>
            <w:rPr>
              <w:rStyle w:val="Hyperlink"/>
            </w:rPr>
            <w:t xml:space="preserve">https://en.wikipedia.org/wiki/Confusion_matrix</w:t>
          </w:r>
        </w:ins>
      </w:hyperlink>
    </w:p>
    <w:bookmarkEnd w:id="135"/>
    <w:bookmarkStart w:id="137" w:name="ref-cicchetti1990high"/>
    <w:p>
      <w:pPr>
        <w:pStyle w:val="Bibliography"/>
      </w:pPr>
      <w:ins w:id="471" w:author="PR Preview" w:date="2026-01-01T00:00:00Z">
        <w:r>
          <w:t xml:space="preserve">[7]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	</w:t>
        </w:r>
      </w:ins>
      <w:ins w:id="474" w:author="PR Preview" w:date="2026-01-01T00:00:00Z">
        <w:r>
          <w:t xml:space="preserve">D. V. Cicchetti and A. R. Feinstein,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“High agreement but low kappa: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II</w:t>
        </w:r>
      </w:ins>
      <w:ins w:id="479" w:author="PR Preview" w:date="2026-01-01T00:00:00Z">
        <w:r>
          <w:t xml:space="preserve">.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Resolving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the paradoxes,”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rPr>
            <w:i/>
            <w:iCs/>
          </w:rPr>
          <w:t xml:space="preserve">Journal of Clinical Epidemiology</w:t>
        </w:r>
      </w:ins>
      <w:ins w:id="486" w:author="PR Preview" w:date="2026-01-01T00:00:00Z">
        <w:r>
          <w:t xml:space="preserve">, vol. 43, no. 6, pp. 551–558, 1990, doi:</w:t>
        </w:r>
      </w:ins>
      <w:ins w:id="487" w:author="PR Preview" w:date="2026-01-01T00:00:00Z">
        <w:r>
          <w:t xml:space="preserve"> </w:t>
        </w:r>
      </w:ins>
      <w:hyperlink r:id="rId136">
        <w:ins w:id="488" w:author="PR Preview" w:date="2026-01-01T00:00:00Z">
          <w:r>
            <w:rPr>
              <w:rStyle w:val="Hyperlink"/>
            </w:rPr>
            <w:t xml:space="preserve">10.1016/0895-4356(90)90159-M</w:t>
          </w:r>
        </w:ins>
      </w:hyperlink>
      <w:ins w:id="489" w:author="PR Preview" w:date="2026-01-01T00:00:00Z">
        <w:r>
          <w:t xml:space="preserve">.</w:t>
        </w:r>
      </w:ins>
    </w:p>
    <w:bookmarkEnd w:id="137"/>
    <w:bookmarkStart w:id="139" w:name="ref-wikipedia_harmonic_mean"/>
    <w:p>
      <w:pPr>
        <w:pStyle w:val="Bibliography"/>
      </w:pPr>
      <w:ins w:id="490" w:author="PR Preview" w:date="2026-01-01T00:00:00Z">
        <w:r>
          <w:t xml:space="preserve">[8]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	</w:t>
        </w:r>
      </w:ins>
      <w:ins w:id="493" w:author="PR Preview" w:date="2026-01-01T00:00:00Z">
        <w:r>
          <w:t xml:space="preserve">Wikipedia contributors,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“Harmonic mean —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Wikipedia</w:t>
        </w:r>
      </w:ins>
      <w:ins w:id="498" w:author="PR Preview" w:date="2026-01-01T00:00:00Z">
        <w:r>
          <w:t xml:space="preserve">,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the free encyclopedia.”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2026. Available:</w:t>
        </w:r>
      </w:ins>
      <w:ins w:id="503" w:author="PR Preview" w:date="2026-01-01T00:00:00Z">
        <w:r>
          <w:t xml:space="preserve"> </w:t>
        </w:r>
      </w:ins>
      <w:hyperlink r:id="rId138">
        <w:ins w:id="504" w:author="PR Preview" w:date="2026-01-01T00:00:00Z">
          <w:r>
            <w:rPr>
              <w:rStyle w:val="Hyperlink"/>
            </w:rPr>
            <w:t xml:space="preserve">https://en.wikipedia.org/wiki/Harmonic_mean</w:t>
          </w:r>
        </w:ins>
      </w:hyperlink>
    </w:p>
    <w:bookmarkEnd w:id="139"/>
    <w:bookmarkStart w:id="141" w:name="ref-cohen1960coefficient"/>
    <w:p>
      <w:pPr>
        <w:pStyle w:val="Bibliography"/>
      </w:pPr>
      <w:ins w:id="505" w:author="PR Preview" w:date="2026-01-01T00:00:00Z">
        <w:r>
          <w:t xml:space="preserve">[9]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	</w:t>
        </w:r>
      </w:ins>
      <w:ins w:id="508" w:author="PR Preview" w:date="2026-01-01T00:00:00Z">
        <w:r>
          <w:t xml:space="preserve">J. Cohen,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“A coefficient of agreement for nominal scales,”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rPr>
            <w:i/>
            <w:iCs/>
          </w:rPr>
          <w:t xml:space="preserve">Educational and Psychological Measurement</w:t>
        </w:r>
      </w:ins>
      <w:ins w:id="513" w:author="PR Preview" w:date="2026-01-01T00:00:00Z">
        <w:r>
          <w:t xml:space="preserve">, vol. 20, no. 1, pp. 37–46, 1960, doi:</w:t>
        </w:r>
      </w:ins>
      <w:ins w:id="514" w:author="PR Preview" w:date="2026-01-01T00:00:00Z">
        <w:r>
          <w:t xml:space="preserve"> </w:t>
        </w:r>
      </w:ins>
      <w:hyperlink r:id="rId140">
        <w:ins w:id="515" w:author="PR Preview" w:date="2026-01-01T00:00:00Z">
          <w:r>
            <w:rPr>
              <w:rStyle w:val="Hyperlink"/>
            </w:rPr>
            <w:t xml:space="preserve">10.1177/001316446002000104</w:t>
          </w:r>
        </w:ins>
      </w:hyperlink>
      <w:ins w:id="516" w:author="PR Preview" w:date="2026-01-01T00:00:00Z">
        <w:r>
          <w:t xml:space="preserve">.</w:t>
        </w:r>
      </w:ins>
    </w:p>
    <w:bookmarkEnd w:id="141"/>
    <w:bookmarkStart w:id="143" w:name="ref-wikipedia_cohens_kappa"/>
    <w:p>
      <w:pPr>
        <w:pStyle w:val="Bibliography"/>
      </w:pPr>
      <w:ins w:id="517" w:author="PR Preview" w:date="2026-01-01T00:00:00Z">
        <w:r>
          <w:t xml:space="preserve">[10]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	</w:t>
        </w:r>
      </w:ins>
      <w:ins w:id="520" w:author="PR Preview" w:date="2026-01-01T00:00:00Z">
        <w:r>
          <w:t xml:space="preserve">Wikipedia contributors,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“Cohen’s kappa —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Wikipedia</w:t>
        </w:r>
      </w:ins>
      <w:ins w:id="525" w:author="PR Preview" w:date="2026-01-01T00:00:00Z">
        <w:r>
          <w:t xml:space="preserve">,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the free encyclopedia.”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2026. Available:</w:t>
        </w:r>
      </w:ins>
      <w:ins w:id="530" w:author="PR Preview" w:date="2026-01-01T00:00:00Z">
        <w:r>
          <w:t xml:space="preserve"> </w:t>
        </w:r>
      </w:ins>
      <w:hyperlink r:id="rId142">
        <w:ins w:id="531" w:author="PR Preview" w:date="2026-01-01T00:00:00Z">
          <w:r>
            <w:rPr>
              <w:rStyle w:val="Hyperlink"/>
            </w:rPr>
            <w:t xml:space="preserve">https://en.wikipedia.org/wiki/Cohen%27s_kappa</w:t>
          </w:r>
        </w:ins>
      </w:hyperlink>
    </w:p>
    <w:bookmarkEnd w:id="143"/>
    <w:bookmarkStart w:id="145" w:name="ref-feinstein1990high"/>
    <w:p>
      <w:pPr>
        <w:pStyle w:val="Bibliography"/>
      </w:pPr>
      <w:ins w:id="532" w:author="PR Preview" w:date="2026-01-01T00:00:00Z">
        <w:r>
          <w:t xml:space="preserve">[11]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	</w:t>
        </w:r>
      </w:ins>
      <w:ins w:id="535" w:author="PR Preview" w:date="2026-01-01T00:00:00Z">
        <w:r>
          <w:t xml:space="preserve">A. R. Feinstein and D. V. Cicchetti,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“High agreement but low kappa: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I</w:t>
        </w:r>
      </w:ins>
      <w:ins w:id="540" w:author="PR Preview" w:date="2026-01-01T00:00:00Z">
        <w:r>
          <w:t xml:space="preserve">.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The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problems of two paradoxes,”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rPr>
            <w:i/>
            <w:iCs/>
          </w:rPr>
          <w:t xml:space="preserve">Journal of Clinical Epidemiology</w:t>
        </w:r>
      </w:ins>
      <w:ins w:id="547" w:author="PR Preview" w:date="2026-01-01T00:00:00Z">
        <w:r>
          <w:t xml:space="preserve">, vol. 43, no. 6, pp. 543–549, 1990, doi:</w:t>
        </w:r>
      </w:ins>
      <w:ins w:id="548" w:author="PR Preview" w:date="2026-01-01T00:00:00Z">
        <w:r>
          <w:t xml:space="preserve"> </w:t>
        </w:r>
      </w:ins>
      <w:hyperlink r:id="rId144">
        <w:ins w:id="549" w:author="PR Preview" w:date="2026-01-01T00:00:00Z">
          <w:r>
            <w:rPr>
              <w:rStyle w:val="Hyperlink"/>
            </w:rPr>
            <w:t xml:space="preserve">10.1016/0895-4356(90)90158-L</w:t>
          </w:r>
        </w:ins>
      </w:hyperlink>
      <w:ins w:id="550" w:author="PR Preview" w:date="2026-01-01T00:00:00Z">
        <w:r>
          <w:t xml:space="preserve">.</w:t>
        </w:r>
      </w:ins>
    </w:p>
    <w:bookmarkEnd w:id="145"/>
    <w:bookmarkStart w:id="147" w:name="Xfffb53f5b0ad1d419681ebafca95a6a82b949a7"/>
    <w:p>
      <w:pPr>
        <w:pStyle w:val="Bibliography"/>
      </w:pPr>
      <w:ins w:id="551" w:author="PR Preview" w:date="2026-01-01T00:00:00Z">
        <w:r>
          <w:t xml:space="preserve">[12]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	</w:t>
        </w:r>
      </w:ins>
      <w:ins w:id="554" w:author="PR Preview" w:date="2026-01-01T00:00:00Z">
        <w:r>
          <w:t xml:space="preserve">Wikipedia contributors,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“Receiver operating characteristic —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Wikipedia</w:t>
        </w:r>
      </w:ins>
      <w:ins w:id="559" w:author="PR Preview" w:date="2026-01-01T00:00:00Z">
        <w:r>
          <w:t xml:space="preserve">,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the free encyclopedia.”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2026. Available:</w:t>
        </w:r>
      </w:ins>
      <w:ins w:id="564" w:author="PR Preview" w:date="2026-01-01T00:00:00Z">
        <w:r>
          <w:t xml:space="preserve"> </w:t>
        </w:r>
      </w:ins>
      <w:hyperlink r:id="rId146">
        <w:ins w:id="565" w:author="PR Preview" w:date="2026-01-01T00:00:00Z">
          <w:r>
            <w:rPr>
              <w:rStyle w:val="Hyperlink"/>
            </w:rPr>
            <w:t xml:space="preserve">https://en.wikipedia.org/wiki/Receiver_operating_characteristic</w:t>
          </w:r>
        </w:ins>
      </w:hyperlink>
    </w:p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32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0" Type="http://schemas.openxmlformats.org/officeDocument/2006/relationships/hyperlink" Target="https://en.wikipedia.org/wiki/Positive_and_negative_predictive_values" TargetMode="External"/><Relationship Id="rId128" Type="http://schemas.openxmlformats.org/officeDocument/2006/relationships/hyperlink" Target="https://en.wikipedia.org/wiki/Prevalence" TargetMode="External"/><Relationship Id="rId146" Type="http://schemas.openxmlformats.org/officeDocument/2006/relationships/hyperlink" Target="https://en.wikipedia.org/wiki/Receiver_operating_characteristic" TargetMode="External"/><Relationship Id="rId126" Type="http://schemas.openxmlformats.org/officeDocument/2006/relationships/hyperlink" Target="https://en.wikipedia.org/wiki/Sensitivity_and_specificity" TargetMode="External"/><Relationship Id="rId124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32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0" Type="http://schemas.openxmlformats.org/officeDocument/2006/relationships/hyperlink" Target="https://en.wikipedia.org/wiki/Positive_and_negative_predictive_values" TargetMode="External"/><Relationship Id="rId128" Type="http://schemas.openxmlformats.org/officeDocument/2006/relationships/hyperlink" Target="https://en.wikipedia.org/wiki/Prevalence" TargetMode="External"/><Relationship Id="rId146" Type="http://schemas.openxmlformats.org/officeDocument/2006/relationships/hyperlink" Target="https://en.wikipedia.org/wiki/Receiver_operating_characteristic" TargetMode="External"/><Relationship Id="rId126" Type="http://schemas.openxmlformats.org/officeDocument/2006/relationships/hyperlink" Target="https://en.wikipedia.org/wiki/Sensitivity_and_specificity" TargetMode="External"/><Relationship Id="rId124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2026-10-18T08:16:35Z</dcterms:created>
  <dcterms:modified xsi:type="dcterms:W3CDTF">2026-10-18T08:16:35Z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