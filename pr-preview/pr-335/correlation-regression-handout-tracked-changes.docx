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FirstParagraph"/>
      </w:pPr>
      <w:del w:id="2" w:author="PR Preview" w:date="2026-01-01T00:00:00Z">
        <w:r>
          <w:delText xml:space="preserve">This page reviews two ways to relate two continuous variables:</w:delText>
        </w:r>
      </w:del>
      <w:del w:id="3" w:author="PR Preview" w:date="2026-01-01T00:00:00Z">
        <w:r>
          <w:delText xml:space="preserve"> </w:delText>
        </w:r>
      </w:del>
      <w:del w:id="4" w:author="PR Preview" w:date="2026-01-01T00:00:00Z">
        <w:r>
          <w:delText xml:space="preserve">correlation coefficients, with tests of whether they differ from zero,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and simple linear regression.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It uses the</w:delText>
        </w:r>
      </w:del>
      <w:del w:id="9" w:author="PR Preview" w:date="2026-01-01T00:00:00Z">
        <w:r>
          <w:delText xml:space="preserve"> </w:delText>
        </w:r>
      </w:del>
      <m:oMath>
        <m:r>
          <m:t>t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reference distribution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defined on the</w:delText>
        </w:r>
      </w:del>
      <w:del w:id="14" w:author="PR Preview" w:date="2026-01-01T00:00:00Z">
        <w:r>
          <w:delText xml:space="preserve"> </w:delText>
        </w:r>
      </w:del>
      <w:hyperlink r:id="rId9">
        <w:del w:id="15" w:author="PR Preview" w:date="2026-01-01T00:00:00Z">
          <w:r>
            <w:rPr>
              <w:rStyle w:val="Hyperlink"/>
            </w:rPr>
            <w:delText xml:space="preserve">Statistical Inference</w:delText>
          </w:r>
        </w:del>
      </w:hyperlink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page.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This page is adapted from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Vittinghoff et al. (2012)</w:delText>
        </w:r>
      </w:del>
      <w:del w:id="22" w:author="PR Preview" w:date="2026-01-01T00:00:00Z">
        <w:r>
          <w:delText xml:space="preserve">, Chapter 3.</w:delText>
        </w:r>
      </w:del>
    </w:p>
    <w:p>
      <w:pPr>
        <w:pStyle w:val="Date"/>
      </w:pPr>
      <w:ins w:id="23" w:author="PR Preview" w:date="2026-01-01T00:00:00Z">
        <w:r>
          <w:t xml:space="preserve">Last modified: 2026-10-18 01:03:13 (PDT)</w:t>
        </w:r>
      </w:ins>
    </w:p>
    <w:p>
      <w:pPr>
        <w:pStyle w:val="FirstParagraph"/>
      </w:pPr>
      <w:ins w:id="24" w:author="PR Preview" w:date="2026-01-01T00:00:00Z">
        <w:r>
          <w:t xml:space="preserve">This page reviews two ways to relate two continuous variables: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correlation coefficients, with tests of whether they differ from zero,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and simple linear regression.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It uses the</w:t>
        </w:r>
      </w:ins>
      <w:ins w:id="31" w:author="PR Preview" w:date="2026-01-01T00:00:00Z">
        <w:r>
          <w:t xml:space="preserve"> </w:t>
        </w:r>
      </w:ins>
      <m:oMath>
        <m:r>
          <m:t>t</m:t>
        </m:r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reference distribution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defined on the</w:t>
        </w:r>
      </w:ins>
      <w:ins w:id="36" w:author="PR Preview" w:date="2026-01-01T00:00:00Z">
        <w:r>
          <w:t xml:space="preserve"> </w:t>
        </w:r>
      </w:ins>
      <w:hyperlink r:id="rId9">
        <w:ins w:id="37" w:author="PR Preview" w:date="2026-01-01T00:00:00Z">
          <w:r>
            <w:rPr>
              <w:rStyle w:val="Hyperlink"/>
            </w:rPr>
            <w:t xml:space="preserve">Statistical Inference</w:t>
          </w:r>
        </w:ins>
      </w:hyperlink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page.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This page is adapted from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Vittinghoff et al. [1]</w:t>
        </w:r>
      </w:ins>
      <w:ins w:id="44" w:author="PR Preview" w:date="2026-01-01T00:00:00Z">
        <w:r>
          <w:t xml:space="preserve">, Chapter 3.</w:t>
        </w:r>
      </w:ins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del w:id="45" w:author="PR Preview" w:date="2026-01-01T00:00:00Z">
        <w:r>
          <w:delText xml:space="preserve">Source: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Wikipedia contributors (2026e)</w:delText>
        </w:r>
      </w:del>
      <w:del w:id="48" w:author="PR Preview" w:date="2026-01-01T00:00:00Z">
        <w:r>
          <w:delText xml:space="preserve">.</w:delText>
        </w:r>
      </w:del>
    </w:p>
    <w:p>
      <w:pPr>
        <w:pStyle w:val="BodyText"/>
      </w:pPr>
      <w:ins w:id="49" w:author="PR Preview" w:date="2026-01-01T00:00:00Z">
        <w:r>
          <w:t xml:space="preserve">Source: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Wikipedia contributors [2]</w:t>
        </w:r>
      </w:ins>
      <w:ins w:id="52" w:author="PR Preview" w:date="2026-01-01T00:00:00Z">
        <w:r>
          <w:t xml:space="preserve">.</w:t>
        </w:r>
      </w:ins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del w:id="53" w:author="PR Preview" w:date="2026-01-01T00:00:00Z">
        <w:r>
          <w:rPr>
            <w:b/>
            <w:bCs/>
          </w:rPr>
          <w:delText xml:space="preserve">Theorem 1 (Null distribution of the correlation t statistic)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Let the pairs</w:delText>
        </w:r>
      </w:del>
      <w:del w:id="5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be independent,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and let each</w:delText>
        </w:r>
      </w:del>
      <w:del w:id="6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62" w:author="PR Preview" w:date="2026-01-01T00:00:00Z">
        <w:r>
          <w:delText xml:space="preserve">, given</w:delText>
        </w:r>
      </w:del>
      <w:del w:id="6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64" w:author="PR Preview" w:date="2026-01-01T00:00:00Z">
        <w:r>
          <w:delText xml:space="preserve">,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be Gaussian with a mean and variance that do not depend on the</w:delText>
        </w:r>
      </w:del>
      <w:del w:id="67" w:author="PR Preview" w:date="2026-01-01T00:00:00Z">
        <w:r>
          <w:delText xml:space="preserve"> </w:delText>
        </w:r>
      </w:del>
      <m:oMath>
        <m:r>
          <m:t>X</m:t>
        </m:r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values.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Then the statistic</w:delText>
        </w:r>
      </w:del>
      <w:del w:id="72" w:author="PR Preview" w:date="2026-01-01T00:00:00Z">
        <w:r>
          <w:delText xml:space="preserve"> </w:delText>
        </w:r>
      </w:del>
      <m:oMath>
        <m:r>
          <m:t>t</m:t>
        </m:r>
      </m:oMath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of</w:delText>
        </w:r>
      </w:del>
      <w:del w:id="75" w:author="PR Preview" w:date="2026-01-01T00:00:00Z">
        <w:r>
          <w:delText xml:space="preserve"> </w:delText>
        </w:r>
      </w:del>
      <w:hyperlink w:anchor="def-pearson-test">
        <w:del w:id="76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has the</w:delText>
        </w:r>
      </w:del>
      <w:del w:id="79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distribution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(Hogg et al. 2019, sec. 9.6, pp. 472-473)</w:delText>
        </w:r>
      </w:del>
      <w:del w:id="84" w:author="PR Preview" w:date="2026-01-01T00:00:00Z">
        <w:r>
          <w:delText xml:space="preserve">:</w:delText>
        </w:r>
      </w:del>
    </w:p>
    <w:p>
      <w:pPr>
        <w:pStyle w:val="BodyText"/>
      </w:pPr>
      <w:ins w:id="85" w:author="PR Preview" w:date="2026-01-01T00:00:00Z">
        <w:r>
          <w:rPr>
            <w:b/>
            <w:bCs/>
          </w:rPr>
          <w:t xml:space="preserve">Theorem 1 (Null distribution of the correlation t statistic)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Let the pairs</w:t>
        </w:r>
      </w:ins>
      <w:ins w:id="8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be independent,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and let each</w:t>
        </w:r>
      </w:ins>
      <w:ins w:id="9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94" w:author="PR Preview" w:date="2026-01-01T00:00:00Z">
        <w:r>
          <w:t xml:space="preserve">, given</w:t>
        </w:r>
      </w:ins>
      <w:ins w:id="9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96" w:author="PR Preview" w:date="2026-01-01T00:00:00Z">
        <w:r>
          <w:t xml:space="preserve">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be Gaussian with a mean and variance that do not depend on the</w:t>
        </w:r>
      </w:ins>
      <w:ins w:id="99" w:author="PR Preview" w:date="2026-01-01T00:00:00Z">
        <w:r>
          <w:t xml:space="preserve"> </w:t>
        </w:r>
      </w:ins>
      <m:oMath>
        <m:r>
          <m:t>X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values.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Then the statistic</w:t>
        </w:r>
      </w:ins>
      <w:ins w:id="104" w:author="PR Preview" w:date="2026-01-01T00:00:00Z">
        <w:r>
          <w:t xml:space="preserve"> </w:t>
        </w:r>
      </w:ins>
      <m:oMath>
        <m:r>
          <m:t>t</m:t>
        </m:r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of</w:t>
        </w:r>
      </w:ins>
      <w:ins w:id="107" w:author="PR Preview" w:date="2026-01-01T00:00:00Z">
        <w:r>
          <w:t xml:space="preserve"> </w:t>
        </w:r>
      </w:ins>
      <w:hyperlink w:anchor="def-pearson-test">
        <w:ins w:id="108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has the</w:t>
        </w:r>
      </w:ins>
      <w:ins w:id="111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distribution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[3, Sec. 9.6], pp. 472-473</w:t>
        </w:r>
      </w:ins>
      <w:ins w:id="11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del w:id="117" w:author="PR Preview" w:date="2026-01-01T00:00:00Z">
        <w:r>
          <w:delText xml:space="preserve">Hogg et al. (2019, sec. 9.6, pp. 471–476)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covers tests concerning regression and correlation.</w:delText>
        </w:r>
      </w:del>
    </w:p>
    <w:p>
      <w:pPr>
        <w:pStyle w:val="Compact"/>
        <w:numPr>
          <w:ilvl w:val="0"/>
          <w:numId w:val="1001"/>
        </w:numPr>
      </w:pPr>
      <w:del w:id="120" w:author="PR Preview" w:date="2026-01-01T00:00:00Z">
        <w:r>
          <w:delText xml:space="preserve">Rice (2007, sec. 14.2.3, pp. 560–563)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covers correlation and regression.</w:delText>
        </w:r>
      </w:del>
    </w:p>
    <w:p>
      <w:pPr>
        <w:pStyle w:val="Compact"/>
        <w:numPr>
          <w:ilvl w:val="0"/>
          <w:numId w:val="1001"/>
        </w:numPr>
      </w:pPr>
      <w:ins w:id="123" w:author="PR Preview" w:date="2026-01-01T00:00:00Z">
        <w:r>
          <w:t xml:space="preserve">Hogg et al. [3, Sec. 9.6], pp. 471–476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covers tests concerning regression and correlation.</w:t>
        </w:r>
      </w:ins>
    </w:p>
    <w:p>
      <w:pPr>
        <w:pStyle w:val="Compact"/>
        <w:numPr>
          <w:ilvl w:val="0"/>
          <w:numId w:val="1001"/>
        </w:numPr>
      </w:pPr>
      <w:ins w:id="126" w:author="PR Preview" w:date="2026-01-01T00:00:00Z">
        <w:r>
          <w:t xml:space="preserve">Rice [4, Sec. 14.2.3], pp. 560–563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covers correlation and regression.</w:t>
        </w:r>
      </w:ins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29" w:author="PR Preview" w:date="2026-01-01T00:00:00Z">
        <w:r>
          <w:delText xml:space="preserve">Source: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Wikipedia contributors (2026h)</w:delText>
        </w:r>
      </w:del>
      <w:del w:id="132" w:author="PR Preview" w:date="2026-01-01T00:00:00Z">
        <w:r>
          <w:delText xml:space="preserve">.</w:delText>
        </w:r>
      </w:del>
    </w:p>
    <w:p>
      <w:pPr>
        <w:pStyle w:val="FirstParagraph"/>
      </w:pPr>
      <w:ins w:id="133" w:author="PR Preview" w:date="2026-01-01T00:00:00Z">
        <w:r>
          <w:t xml:space="preserve">Source: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Wikipedia contributors [5]</w:t>
        </w:r>
      </w:ins>
      <w:ins w:id="136" w:author="PR Preview" w:date="2026-01-01T00:00:00Z">
        <w:r>
          <w:t xml:space="preserve">.</w:t>
        </w:r>
      </w:ins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37" w:author="PR Preview" w:date="2026-01-01T00:00:00Z">
        <w:r>
          <w:delText xml:space="preserve">Source: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Wikipedia contributors (2026b)</w:delText>
        </w:r>
      </w:del>
      <w:del w:id="140" w:author="PR Preview" w:date="2026-01-01T00:00:00Z">
        <w:r>
          <w:delText xml:space="preserve">.</w:delText>
        </w:r>
      </w:del>
    </w:p>
    <w:p>
      <w:pPr>
        <w:pStyle w:val="FirstParagraph"/>
      </w:pPr>
      <w:ins w:id="141" w:author="PR Preview" w:date="2026-01-01T00:00:00Z">
        <w:r>
          <w:t xml:space="preserve">Source: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Wikipedia contributors [6]</w:t>
        </w:r>
      </w:ins>
      <w:ins w:id="144" w:author="PR Preview" w:date="2026-01-01T00:00:00Z">
        <w:r>
          <w:t xml:space="preserve">.</w:t>
        </w:r>
      </w:ins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45" w:author="PR Preview" w:date="2026-01-01T00:00:00Z">
        <w:r>
          <w:delText xml:space="preserve">Source: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Wikipedia contributors (2026c)</w:delText>
        </w:r>
      </w:del>
      <w:del w:id="148" w:author="PR Preview" w:date="2026-01-01T00:00:00Z">
        <w:r>
          <w:delText xml:space="preserve">.</w:delText>
        </w:r>
      </w:del>
    </w:p>
    <w:p>
      <w:pPr>
        <w:pStyle w:val="FirstParagraph"/>
      </w:pPr>
      <w:ins w:id="149" w:author="PR Preview" w:date="2026-01-01T00:00:00Z">
        <w:r>
          <w:t xml:space="preserve">Source: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Wikipedia contributors [7]</w:t>
        </w:r>
      </w:ins>
      <w:ins w:id="152" w:author="PR Preview" w:date="2026-01-01T00:00:00Z">
        <w:r>
          <w:t xml:space="preserve">.</w:t>
        </w:r>
      </w:ins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53" w:author="PR Preview" w:date="2026-01-01T00:00:00Z">
        <w:r>
          <w:delText xml:space="preserve">Source: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Wikipedia contributors (2026g)</w:delText>
        </w:r>
      </w:del>
      <w:del w:id="156" w:author="PR Preview" w:date="2026-01-01T00:00:00Z">
        <w:r>
          <w:delText xml:space="preserve">.</w:delText>
        </w:r>
      </w:del>
    </w:p>
    <w:p>
      <w:pPr>
        <w:pStyle w:val="FirstParagraph"/>
      </w:pPr>
      <w:ins w:id="157" w:author="PR Preview" w:date="2026-01-01T00:00:00Z">
        <w:r>
          <w:t xml:space="preserve">Source: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Wikipedia contributors [8]</w:t>
        </w:r>
      </w:ins>
      <w:ins w:id="160" w:author="PR Preview" w:date="2026-01-01T00:00:00Z">
        <w:r>
          <w:t xml:space="preserve">.</w:t>
        </w:r>
      </w:ins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del w:id="161" w:author="PR Preview" w:date="2026-01-01T00:00:00Z">
        <w:r>
          <w:delText xml:space="preserve">Source: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Wikipedia contributors (2026f)</w:delText>
        </w:r>
      </w:del>
      <w:del w:id="164" w:author="PR Preview" w:date="2026-01-01T00:00:00Z">
        <w:r>
          <w:delText xml:space="preserve">.</w:delText>
        </w:r>
      </w:del>
    </w:p>
    <w:p>
      <w:pPr>
        <w:pStyle w:val="BodyText"/>
      </w:pPr>
      <w:ins w:id="165" w:author="PR Preview" w:date="2026-01-01T00:00:00Z">
        <w:r>
          <w:t xml:space="preserve">Source: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Wikipedia contributors [9]</w:t>
        </w:r>
      </w:ins>
      <w:ins w:id="168" w:author="PR Preview" w:date="2026-01-01T00:00:00Z">
        <w:r>
          <w:t xml:space="preserve">.</w:t>
        </w:r>
      </w:ins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del w:id="169" w:author="PR Preview" w:date="2026-01-01T00:00:00Z">
        <w:r>
          <w:delText xml:space="preserve">Source: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Wikipedia contributors (2026d)</w:delText>
        </w:r>
      </w:del>
      <w:del w:id="172" w:author="PR Preview" w:date="2026-01-01T00:00:00Z">
        <w:r>
          <w:delText xml:space="preserve">.</w:delText>
        </w:r>
      </w:del>
    </w:p>
    <w:p>
      <w:pPr>
        <w:pStyle w:val="FirstParagraph"/>
      </w:pPr>
      <w:ins w:id="173" w:author="PR Preview" w:date="2026-01-01T00:00:00Z">
        <w:r>
          <w:t xml:space="preserve">Source: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Wikipedia contributors [10]</w:t>
        </w:r>
      </w:ins>
      <w:ins w:id="176" w:author="PR Preview" w:date="2026-01-01T00:00:00Z">
        <w:r>
          <w:t xml:space="preserve">.</w:t>
        </w:r>
      </w:ins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del w:id="177" w:author="PR Preview" w:date="2026-01-01T00:00:00Z">
        <w:r>
          <w:delText xml:space="preserve">Hogg et al. (2019, sec. 6.5, pp. 277–284)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covers a simple regression problem.</w:delText>
        </w:r>
      </w:del>
    </w:p>
    <w:p>
      <w:pPr>
        <w:pStyle w:val="Compact"/>
        <w:numPr>
          <w:ilvl w:val="0"/>
          <w:numId w:val="1002"/>
        </w:numPr>
      </w:pPr>
      <w:del w:id="180" w:author="PR Preview" w:date="2026-01-01T00:00:00Z">
        <w:r>
          <w:delText xml:space="preserve">Casella and Berger (2002, sec. 11.3, pp. 539–562)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covers simple linear regression.</w:delText>
        </w:r>
      </w:del>
    </w:p>
    <w:p>
      <w:pPr>
        <w:pStyle w:val="Compact"/>
        <w:numPr>
          <w:ilvl w:val="0"/>
          <w:numId w:val="1002"/>
        </w:numPr>
      </w:pPr>
      <w:del w:id="183" w:author="PR Preview" w:date="2026-01-01T00:00:00Z">
        <w:r>
          <w:delText xml:space="preserve">Rice (2007, sec. 14.2.1, pp. 547–549)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covers slope and intercept properties.</w:delText>
        </w:r>
      </w:del>
    </w:p>
    <w:p>
      <w:pPr>
        <w:pStyle w:val="Compact"/>
        <w:numPr>
          <w:ilvl w:val="0"/>
          <w:numId w:val="1002"/>
        </w:numPr>
      </w:pPr>
      <w:ins w:id="186" w:author="PR Preview" w:date="2026-01-01T00:00:00Z">
        <w:r>
          <w:t xml:space="preserve">Hogg et al. [3, Sec. 6.5], pp. 277–284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covers a simple regression problem.</w:t>
        </w:r>
      </w:ins>
    </w:p>
    <w:p>
      <w:pPr>
        <w:pStyle w:val="Compact"/>
        <w:numPr>
          <w:ilvl w:val="0"/>
          <w:numId w:val="1002"/>
        </w:numPr>
      </w:pPr>
      <w:ins w:id="189" w:author="PR Preview" w:date="2026-01-01T00:00:00Z">
        <w:r>
          <w:t xml:space="preserve">Casella and Berger [12, Sec. 11.3], pp. 539–562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covers simple linear regression.</w:t>
        </w:r>
      </w:ins>
    </w:p>
    <w:p>
      <w:pPr>
        <w:pStyle w:val="Compact"/>
        <w:numPr>
          <w:ilvl w:val="0"/>
          <w:numId w:val="1002"/>
        </w:numPr>
      </w:pPr>
      <w:ins w:id="192" w:author="PR Preview" w:date="2026-01-01T00:00:00Z">
        <w:r>
          <w:t xml:space="preserve">Rice [4, Sec. 14.2.1], pp. 547–549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covers slope and intercept properties.</w:t>
        </w:r>
      </w:ins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95" w:author="PR Preview" w:date="2026-01-01T00:00:00Z">
        <w:r>
          <w:delText xml:space="preserve">Source: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Wikipedia contributors (2026i)</w:delText>
        </w:r>
      </w:del>
      <w:del w:id="198" w:author="PR Preview" w:date="2026-01-01T00:00:00Z">
        <w:r>
          <w:delText xml:space="preserve">.</w:delText>
        </w:r>
      </w:del>
    </w:p>
    <w:p>
      <w:pPr>
        <w:pStyle w:val="FirstParagraph"/>
      </w:pPr>
      <w:ins w:id="199" w:author="PR Preview" w:date="2026-01-01T00:00:00Z">
        <w:r>
          <w:t xml:space="preserve">Source: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Wikipedia contributors [13]</w:t>
        </w:r>
      </w:ins>
      <w:ins w:id="202" w:author="PR Preview" w:date="2026-01-01T00:00:00Z">
        <w:r>
          <w:t xml:space="preserve">.</w:t>
        </w:r>
      </w:ins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del w:id="203" w:author="PR Preview" w:date="2026-01-01T00:00:00Z">
        <w:r>
          <w:delText xml:space="preserve">Source: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Wikipedia contributors (2026a)</w:delText>
        </w:r>
      </w:del>
      <w:del w:id="206" w:author="PR Preview" w:date="2026-01-01T00:00:00Z">
        <w:r>
          <w:delText xml:space="preserve">.</w:delText>
        </w:r>
      </w:del>
    </w:p>
    <w:p>
      <w:pPr>
        <w:pStyle w:val="FirstParagraph"/>
      </w:pPr>
      <w:ins w:id="207" w:author="PR Preview" w:date="2026-01-01T00:00:00Z">
        <w:r>
          <w:t xml:space="preserve">Source: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Wikipedia contributors [14]</w:t>
        </w:r>
      </w:ins>
      <w:ins w:id="210" w:author="PR Preview" w:date="2026-01-01T00:00:00Z">
        <w:r>
          <w:t xml:space="preserve">.</w:t>
        </w:r>
      </w:ins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del w:id="211" w:author="PR Preview" w:date="2026-01-01T00:00:00Z">
        <w:r>
          <w:delText xml:space="preserve">Hogg et al. (2019, sec. 7.6, pp. 344–352)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covers more regression.</w:delText>
        </w:r>
      </w:del>
    </w:p>
    <w:p>
      <w:pPr>
        <w:pStyle w:val="Compact"/>
        <w:numPr>
          <w:ilvl w:val="0"/>
          <w:numId w:val="1003"/>
        </w:numPr>
      </w:pPr>
      <w:del w:id="214" w:author="PR Preview" w:date="2026-01-01T00:00:00Z">
        <w:r>
          <w:delText xml:space="preserve">Rice (2007, sec. 14.2.2, pp. 550–559)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covers assessing the fit of a regression line.</w:delText>
        </w:r>
      </w:del>
    </w:p>
    <w:p>
      <w:pPr>
        <w:pStyle w:val="Compact"/>
        <w:numPr>
          <w:ilvl w:val="0"/>
          <w:numId w:val="1003"/>
        </w:numPr>
      </w:pPr>
      <w:ins w:id="217" w:author="PR Preview" w:date="2026-01-01T00:00:00Z">
        <w:r>
          <w:t xml:space="preserve">Hogg et al. [3, Sec. 7.6], pp. 344–352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covers more regression.</w:t>
        </w:r>
      </w:ins>
    </w:p>
    <w:p>
      <w:pPr>
        <w:pStyle w:val="Compact"/>
        <w:numPr>
          <w:ilvl w:val="0"/>
          <w:numId w:val="1003"/>
        </w:numPr>
      </w:pPr>
      <w:ins w:id="220" w:author="PR Preview" w:date="2026-01-01T00:00:00Z">
        <w:r>
          <w:t xml:space="preserve">Rice [4, Sec. 14.2.2], pp. 550–559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covers assessing the fit of a regression line.</w:t>
        </w:r>
      </w:ins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del w:id="223" w:author="PR Preview" w:date="2026-01-01T00:00:00Z">
          <w:r>
            <w:rPr>
              <w:rStyle w:val="Hyperlink"/>
            </w:rPr>
            <w:delText xml:space="preserve">Linear Models Overview</w:delText>
          </w:r>
        </w:del>
      </w:hyperlink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covers linear regression in depth,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including inference for the coefficients and multiple predictors.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Vittinghoff et al. (2012)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cover linear regression in Chapter 4.</w:delText>
        </w:r>
      </w:del>
    </w:p>
    <w:p>
      <w:pPr>
        <w:pStyle w:val="FirstParagraph"/>
      </w:pPr>
      <w:hyperlink r:id="rId142">
        <w:ins w:id="232" w:author="PR Preview" w:date="2026-01-01T00:00:00Z">
          <w:r>
            <w:rPr>
              <w:rStyle w:val="Hyperlink"/>
            </w:rPr>
            <w:t xml:space="preserve">Linear Models Overview</w:t>
          </w:r>
        </w:ins>
      </w:hyperlink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covers linear regression in depth,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including inference for the coefficients and multiple predictors.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Vittinghoff et al. [1]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cover linear regression in Chapter 4.</w:t>
        </w:r>
      </w:ins>
    </w:p>
    <w:bookmarkEnd w:id="143"/>
    <w:bookmarkEnd w:id="144"/>
    <w:bookmarkStart w:id="145" w:name="further-reading-1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del w:id="241" w:author="PR Preview" w:date="2026-01-01T00:00:00Z">
        <w:r>
          <w:delText xml:space="preserve">Wikipedia contributors (2026e)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— the coefficient and its properties</w:delText>
        </w:r>
      </w:del>
    </w:p>
    <w:p>
      <w:pPr>
        <w:numPr>
          <w:ilvl w:val="0"/>
          <w:numId w:val="1004"/>
        </w:numPr>
      </w:pPr>
      <w:del w:id="244" w:author="PR Preview" w:date="2026-01-01T00:00:00Z">
        <w:r>
          <w:delText xml:space="preserve">Wikipedia contributors (2026h)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— a rank-based measure of association</w:delText>
        </w:r>
      </w:del>
    </w:p>
    <w:p>
      <w:pPr>
        <w:numPr>
          <w:ilvl w:val="0"/>
          <w:numId w:val="1004"/>
        </w:numPr>
      </w:pPr>
      <w:del w:id="247" w:author="PR Preview" w:date="2026-01-01T00:00:00Z">
        <w:r>
          <w:delText xml:space="preserve">Wikipedia contributors (2026g)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— the model with one covariate</w:delText>
        </w:r>
      </w:del>
    </w:p>
    <w:p>
      <w:pPr>
        <w:numPr>
          <w:ilvl w:val="0"/>
          <w:numId w:val="1004"/>
        </w:numPr>
      </w:pPr>
      <w:del w:id="250" w:author="PR Preview" w:date="2026-01-01T00:00:00Z">
        <w:r>
          <w:delText xml:space="preserve">Wikipedia contributors (2026c)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— the model, its assumptions and its estimation</w:delText>
        </w:r>
      </w:del>
    </w:p>
    <w:p>
      <w:pPr>
        <w:numPr>
          <w:ilvl w:val="0"/>
          <w:numId w:val="1004"/>
        </w:numPr>
      </w:pPr>
      <w:del w:id="253" w:author="PR Preview" w:date="2026-01-01T00:00:00Z">
        <w:r>
          <w:delText xml:space="preserve">Wikipedia contributors (2026d)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— least squares estimation and its properties</w:delText>
        </w:r>
      </w:del>
    </w:p>
    <w:p>
      <w:pPr>
        <w:numPr>
          <w:ilvl w:val="0"/>
          <w:numId w:val="1004"/>
        </w:numPr>
      </w:pPr>
      <w:del w:id="256" w:author="PR Preview" w:date="2026-01-01T00:00:00Z">
        <w:r>
          <w:delText xml:space="preserve">Wikipedia contributors (2026a)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— R squared and its interpretation</w:delText>
        </w:r>
      </w:del>
    </w:p>
    <w:p>
      <w:pPr>
        <w:numPr>
          <w:ilvl w:val="0"/>
          <w:numId w:val="1004"/>
        </w:numPr>
      </w:pPr>
      <w:ins w:id="259" w:author="PR Preview" w:date="2026-01-01T00:00:00Z">
        <w:r>
          <w:t xml:space="preserve">Wikipedia contributors [2]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— the coefficient and its properties</w:t>
        </w:r>
      </w:ins>
    </w:p>
    <w:p>
      <w:pPr>
        <w:numPr>
          <w:ilvl w:val="0"/>
          <w:numId w:val="1004"/>
        </w:numPr>
      </w:pPr>
      <w:ins w:id="262" w:author="PR Preview" w:date="2026-01-01T00:00:00Z">
        <w:r>
          <w:t xml:space="preserve">Wikipedia contributors [5]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— a rank-based measure of association</w:t>
        </w:r>
      </w:ins>
    </w:p>
    <w:p>
      <w:pPr>
        <w:numPr>
          <w:ilvl w:val="0"/>
          <w:numId w:val="1004"/>
        </w:numPr>
      </w:pPr>
      <w:ins w:id="265" w:author="PR Preview" w:date="2026-01-01T00:00:00Z">
        <w:r>
          <w:t xml:space="preserve">Wikipedia contributors [8]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— the model with one covariate</w:t>
        </w:r>
      </w:ins>
    </w:p>
    <w:p>
      <w:pPr>
        <w:numPr>
          <w:ilvl w:val="0"/>
          <w:numId w:val="1004"/>
        </w:numPr>
      </w:pPr>
      <w:ins w:id="268" w:author="PR Preview" w:date="2026-01-01T00:00:00Z">
        <w:r>
          <w:t xml:space="preserve">Wikipedia contributors [7]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— the model, its assumptions and its estimation</w:t>
        </w:r>
      </w:ins>
    </w:p>
    <w:p>
      <w:pPr>
        <w:numPr>
          <w:ilvl w:val="0"/>
          <w:numId w:val="1004"/>
        </w:numPr>
      </w:pPr>
      <w:ins w:id="271" w:author="PR Preview" w:date="2026-01-01T00:00:00Z">
        <w:r>
          <w:t xml:space="preserve">Wikipedia contributors [10]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— least squares estimation and its properties</w:t>
        </w:r>
      </w:ins>
    </w:p>
    <w:p>
      <w:pPr>
        <w:numPr>
          <w:ilvl w:val="0"/>
          <w:numId w:val="1004"/>
        </w:numPr>
      </w:pPr>
      <w:ins w:id="274" w:author="PR Preview" w:date="2026-01-01T00:00:00Z">
        <w:r>
          <w:t xml:space="preserve">Wikipedia contributors [14]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— R squared and its interpretation</w:t>
        </w:r>
      </w:ins>
    </w:p>
    <w:bookmarkEnd w:id="145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47" w:name="ref-vittinghoff2e"/>
    <w:p>
      <w:pPr>
        <w:pStyle w:val="Bibliography"/>
      </w:pPr>
      <w:del w:id="277" w:author="PR Preview" w:date="2026-01-01T00:00:00Z">
        <w:r>
          <w:delText xml:space="preserve">Casella, George, and Roger Berger. 2002.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rPr>
            <w:i/>
            <w:iCs/>
          </w:rPr>
          <w:delText xml:space="preserve">Statistical Inference</w:delText>
        </w:r>
      </w:del>
      <w:del w:id="280" w:author="PR Preview" w:date="2026-01-01T00:00:00Z">
        <w:r>
          <w:delText xml:space="preserve">. 2nd ed. Cengage Learning.</w:delText>
        </w:r>
      </w:del>
      <w:del w:id="281" w:author="PR Preview" w:date="2026-01-01T00:00:00Z">
        <w:r>
          <w:delText xml:space="preserve"> </w:delText>
        </w:r>
      </w:del>
      <w:hyperlink r:id="rId166">
        <w:del w:id="282" w:author="PR Preview" w:date="2026-01-01T00:00:00Z">
          <w:r>
            <w:rPr>
              <w:rStyle w:val="Hyperlink"/>
            </w:rPr>
            <w:delText xml:space="preserve">https://www.cengage.com/c/statistical-inference-2e-casella-berger/9780534243128/</w:delText>
          </w:r>
        </w:del>
      </w:hyperlink>
      <w:del w:id="283" w:author="PR Preview" w:date="2026-01-01T00:00:00Z">
        <w:r>
          <w:delText xml:space="preserve">.</w:delText>
        </w:r>
      </w:del>
    </w:p>
    <w:p>
      <w:pPr>
        <w:pStyle w:val="Bibliography"/>
      </w:pPr>
      <w:del w:id="284" w:author="PR Preview" w:date="2026-01-01T00:00:00Z">
        <w:r>
          <w:delText xml:space="preserve">Hogg, Robert V., Elliot A. Tanis, and Dale L. Zimmerman. 2019.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rPr>
            <w:i/>
            <w:iCs/>
          </w:rPr>
          <w:delText xml:space="preserve">Probability and Statistical Inference</w:delText>
        </w:r>
      </w:del>
      <w:del w:id="287" w:author="PR Preview" w:date="2026-01-01T00:00:00Z">
        <w:r>
          <w:delText xml:space="preserve">. Tenth edition. Pearson.</w:delText>
        </w:r>
      </w:del>
    </w:p>
    <w:p>
      <w:pPr>
        <w:pStyle w:val="Bibliography"/>
      </w:pPr>
      <w:del w:id="288" w:author="PR Preview" w:date="2026-01-01T00:00:00Z">
        <w:r>
          <w:delText xml:space="preserve">Hutchinson, Brian. n.d.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rPr>
            <w:i/>
            <w:iCs/>
          </w:rPr>
          <w:delText xml:space="preserve">DATA</w:delText>
        </w:r>
      </w:del>
      <w:del w:id="291" w:author="PR Preview" w:date="2026-01-01T00:00:00Z">
        <w:r>
          <w:rPr>
            <w:i/>
            <w:iCs/>
          </w:rPr>
          <w:delText xml:space="preserve"> </w:delText>
        </w:r>
      </w:del>
      <w:del w:id="292" w:author="PR Preview" w:date="2026-01-01T00:00:00Z">
        <w:r>
          <w:rPr>
            <w:i/>
            <w:iCs/>
          </w:rPr>
          <w:delText xml:space="preserve">471/571 (Machine Learning) and</w:delText>
        </w:r>
      </w:del>
      <w:del w:id="293" w:author="PR Preview" w:date="2026-01-01T00:00:00Z">
        <w:r>
          <w:rPr>
            <w:i/>
            <w:iCs/>
          </w:rPr>
          <w:delText xml:space="preserve"> </w:delText>
        </w:r>
      </w:del>
      <w:del w:id="294" w:author="PR Preview" w:date="2026-01-01T00:00:00Z">
        <w:r>
          <w:rPr>
            <w:i/>
            <w:iCs/>
          </w:rPr>
          <w:delText xml:space="preserve">CSCI</w:delText>
        </w:r>
      </w:del>
      <w:del w:id="295" w:author="PR Preview" w:date="2026-01-01T00:00:00Z">
        <w:r>
          <w:rPr>
            <w:i/>
            <w:iCs/>
          </w:rPr>
          <w:delText xml:space="preserve"> </w:delText>
        </w:r>
      </w:del>
      <w:del w:id="296" w:author="PR Preview" w:date="2026-01-01T00:00:00Z">
        <w:r>
          <w:rPr>
            <w:i/>
            <w:iCs/>
          </w:rPr>
          <w:delText xml:space="preserve">481/581 (Deep Learning) Video Lectures</w:delText>
        </w:r>
      </w:del>
      <w:del w:id="297" w:author="PR Preview" w:date="2026-01-01T00:00:00Z">
        <w:r>
          <w:delText xml:space="preserve">. Western Washington University. Accessed September 28, 2026.</w:delText>
        </w:r>
      </w:del>
      <w:del w:id="298" w:author="PR Preview" w:date="2026-01-01T00:00:00Z">
        <w:r>
          <w:delText xml:space="preserve"> </w:delText>
        </w:r>
      </w:del>
      <w:hyperlink r:id="rId164">
        <w:del w:id="299" w:author="PR Preview" w:date="2026-01-01T00:00:00Z">
          <w:r>
            <w:rPr>
              <w:rStyle w:val="Hyperlink"/>
            </w:rPr>
            <w:delText xml:space="preserve">https://facultyweb.cs.wwu.edu/~hutchib2/video_lectures/data371/</w:delText>
          </w:r>
        </w:del>
      </w:hyperlink>
      <w:del w:id="300" w:author="PR Preview" w:date="2026-01-01T00:00:00Z">
        <w:r>
          <w:delText xml:space="preserve">.</w:delText>
        </w:r>
      </w:del>
    </w:p>
    <w:p>
      <w:pPr>
        <w:pStyle w:val="Bibliography"/>
      </w:pPr>
      <w:del w:id="301" w:author="PR Preview" w:date="2026-01-01T00:00:00Z">
        <w:r>
          <w:delText xml:space="preserve">Rice, John A. 2007.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rPr>
            <w:i/>
            <w:iCs/>
          </w:rPr>
          <w:delText xml:space="preserve">Mathematical Statistics and Data Analysis</w:delText>
        </w:r>
      </w:del>
      <w:del w:id="304" w:author="PR Preview" w:date="2026-01-01T00:00:00Z">
        <w:r>
          <w:delText xml:space="preserve">. 3rd ed. Cengage Learning.</w:delText>
        </w:r>
      </w:del>
    </w:p>
    <w:p>
      <w:pPr>
        <w:pStyle w:val="Bibliography"/>
      </w:pPr>
      <w:del w:id="305" w:author="PR Preview" w:date="2026-01-01T00:00:00Z">
        <w:r>
          <w:delText xml:space="preserve">Vittinghoff, Eric, David V Glidden, Stephen C Shiboski, and Charles E McCulloch. 2012.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rPr>
            <w:i/>
            <w:iCs/>
          </w:rPr>
          <w:delText xml:space="preserve">Regression Methods in Biostatistics: Linear, Logistic, Survival, and Repeated Measures Models</w:delText>
        </w:r>
      </w:del>
      <w:del w:id="308" w:author="PR Preview" w:date="2026-01-01T00:00:00Z">
        <w:r>
          <w:delText xml:space="preserve">. 2nd ed. Springer.</w:delText>
        </w:r>
      </w:del>
      <w:del w:id="309" w:author="PR Preview" w:date="2026-01-01T00:00:00Z">
        <w:r>
          <w:delText xml:space="preserve"> </w:delText>
        </w:r>
      </w:del>
      <w:hyperlink r:id="rId146">
        <w:del w:id="310" w:author="PR Preview" w:date="2026-01-01T00:00:00Z">
          <w:r>
            <w:rPr>
              <w:rStyle w:val="Hyperlink"/>
            </w:rPr>
            <w:delText xml:space="preserve">https://doi.org/10.1007/978-1-4614-1353-0</w:delText>
          </w:r>
        </w:del>
      </w:hyperlink>
      <w:del w:id="311" w:author="PR Preview" w:date="2026-01-01T00:00:00Z">
        <w:r>
          <w:delText xml:space="preserve">.</w:delText>
        </w:r>
      </w:del>
    </w:p>
    <w:p>
      <w:pPr>
        <w:pStyle w:val="Bibliography"/>
      </w:pPr>
      <w:del w:id="312" w:author="PR Preview" w:date="2026-01-01T00:00:00Z">
        <w:r>
          <w:delText xml:space="preserve">Wikipedia contributors. 2026a.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rPr>
            <w:i/>
            <w:iCs/>
          </w:rPr>
          <w:delText xml:space="preserve">Coefficient of Determination —</w:delText>
        </w:r>
      </w:del>
      <w:del w:id="315" w:author="PR Preview" w:date="2026-01-01T00:00:00Z">
        <w:r>
          <w:rPr>
            <w:i/>
            <w:iCs/>
          </w:rPr>
          <w:delText xml:space="preserve"> </w:delText>
        </w:r>
      </w:del>
      <w:del w:id="316" w:author="PR Preview" w:date="2026-01-01T00:00:00Z">
        <w:r>
          <w:rPr>
            <w:i/>
            <w:iCs/>
          </w:rPr>
          <w:delText xml:space="preserve">Wikipedia</w:delText>
        </w:r>
      </w:del>
      <w:del w:id="317" w:author="PR Preview" w:date="2026-01-01T00:00:00Z">
        <w:r>
          <w:rPr>
            <w:i/>
            <w:iCs/>
          </w:rPr>
          <w:delText xml:space="preserve">,</w:delText>
        </w:r>
      </w:del>
      <w:del w:id="318" w:author="PR Preview" w:date="2026-01-01T00:00:00Z">
        <w:r>
          <w:rPr>
            <w:i/>
            <w:iCs/>
          </w:rPr>
          <w:delText xml:space="preserve"> </w:delText>
        </w:r>
      </w:del>
      <w:del w:id="319" w:author="PR Preview" w:date="2026-01-01T00:00:00Z">
        <w:r>
          <w:rPr>
            <w:i/>
            <w:iCs/>
          </w:rPr>
          <w:delText xml:space="preserve">the Free Encyclopedia</w:delText>
        </w:r>
      </w:del>
      <w:del w:id="320" w:author="PR Preview" w:date="2026-01-01T00:00:00Z">
        <w:r>
          <w:delText xml:space="preserve">.</w:delText>
        </w:r>
      </w:del>
      <w:del w:id="321" w:author="PR Preview" w:date="2026-01-01T00:00:00Z">
        <w:r>
          <w:delText xml:space="preserve"> </w:delText>
        </w:r>
      </w:del>
      <w:hyperlink r:id="rId170">
        <w:del w:id="322" w:author="PR Preview" w:date="2026-01-01T00:00:00Z">
          <w:r>
            <w:rPr>
              <w:rStyle w:val="Hyperlink"/>
            </w:rPr>
            <w:delText xml:space="preserve">https://en.wikipedia.org/wiki/Coefficient_of_determination</w:delText>
          </w:r>
        </w:del>
      </w:hyperlink>
      <w:del w:id="323" w:author="PR Preview" w:date="2026-01-01T00:00:00Z">
        <w:r>
          <w:delText xml:space="preserve">.</w:delText>
        </w:r>
      </w:del>
    </w:p>
    <w:p>
      <w:pPr>
        <w:pStyle w:val="Bibliography"/>
      </w:pPr>
      <w:del w:id="324" w:author="PR Preview" w:date="2026-01-01T00:00:00Z">
        <w:r>
          <w:delText xml:space="preserve">Wikipedia contributors. 2026b.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rPr>
            <w:i/>
            <w:iCs/>
          </w:rPr>
          <w:delText xml:space="preserve">Homoscedasticity and Heteroscedasticity —</w:delText>
        </w:r>
      </w:del>
      <w:del w:id="327" w:author="PR Preview" w:date="2026-01-01T00:00:00Z">
        <w:r>
          <w:rPr>
            <w:i/>
            <w:iCs/>
          </w:rPr>
          <w:delText xml:space="preserve"> </w:delText>
        </w:r>
      </w:del>
      <w:del w:id="328" w:author="PR Preview" w:date="2026-01-01T00:00:00Z">
        <w:r>
          <w:rPr>
            <w:i/>
            <w:iCs/>
          </w:rPr>
          <w:delText xml:space="preserve">Wikipedia</w:delText>
        </w:r>
      </w:del>
      <w:del w:id="329" w:author="PR Preview" w:date="2026-01-01T00:00:00Z">
        <w:r>
          <w:rPr>
            <w:i/>
            <w:iCs/>
          </w:rPr>
          <w:delText xml:space="preserve">,</w:delText>
        </w:r>
      </w:del>
      <w:del w:id="330" w:author="PR Preview" w:date="2026-01-01T00:00:00Z">
        <w:r>
          <w:rPr>
            <w:i/>
            <w:iCs/>
          </w:rPr>
          <w:delText xml:space="preserve"> </w:delText>
        </w:r>
      </w:del>
      <w:del w:id="331" w:author="PR Preview" w:date="2026-01-01T00:00:00Z">
        <w:r>
          <w:rPr>
            <w:i/>
            <w:iCs/>
          </w:rPr>
          <w:delText xml:space="preserve">the Free Encyclopedia</w:delText>
        </w:r>
      </w:del>
      <w:del w:id="332" w:author="PR Preview" w:date="2026-01-01T00:00:00Z">
        <w:r>
          <w:delText xml:space="preserve">.</w:delText>
        </w:r>
      </w:del>
      <w:del w:id="333" w:author="PR Preview" w:date="2026-01-01T00:00:00Z">
        <w:r>
          <w:delText xml:space="preserve"> </w:delText>
        </w:r>
      </w:del>
      <w:hyperlink r:id="rId154">
        <w:del w:id="334" w:author="PR Preview" w:date="2026-01-01T00:00:00Z">
          <w:r>
            <w:rPr>
              <w:rStyle w:val="Hyperlink"/>
            </w:rPr>
            <w:delText xml:space="preserve">https://en.wikipedia.org/wiki/Homoscedasticity_and_heteroscedasticity</w:delText>
          </w:r>
        </w:del>
      </w:hyperlink>
      <w:del w:id="335" w:author="PR Preview" w:date="2026-01-01T00:00:00Z">
        <w:r>
          <w:delText xml:space="preserve">.</w:delText>
        </w:r>
      </w:del>
    </w:p>
    <w:p>
      <w:pPr>
        <w:pStyle w:val="Bibliography"/>
      </w:pPr>
      <w:del w:id="336" w:author="PR Preview" w:date="2026-01-01T00:00:00Z">
        <w:r>
          <w:delText xml:space="preserve">Wikipedia contributors. 2026c.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rPr>
            <w:i/>
            <w:iCs/>
          </w:rPr>
          <w:delText xml:space="preserve">Linear Regression —</w:delText>
        </w:r>
      </w:del>
      <w:del w:id="339" w:author="PR Preview" w:date="2026-01-01T00:00:00Z">
        <w:r>
          <w:rPr>
            <w:i/>
            <w:iCs/>
          </w:rPr>
          <w:delText xml:space="preserve"> </w:delText>
        </w:r>
      </w:del>
      <w:del w:id="340" w:author="PR Preview" w:date="2026-01-01T00:00:00Z">
        <w:r>
          <w:rPr>
            <w:i/>
            <w:iCs/>
          </w:rPr>
          <w:delText xml:space="preserve">Wikipedia</w:delText>
        </w:r>
      </w:del>
      <w:del w:id="341" w:author="PR Preview" w:date="2026-01-01T00:00:00Z">
        <w:r>
          <w:rPr>
            <w:i/>
            <w:iCs/>
          </w:rPr>
          <w:delText xml:space="preserve">,</w:delText>
        </w:r>
      </w:del>
      <w:del w:id="342" w:author="PR Preview" w:date="2026-01-01T00:00:00Z">
        <w:r>
          <w:rPr>
            <w:i/>
            <w:iCs/>
          </w:rPr>
          <w:delText xml:space="preserve"> </w:delText>
        </w:r>
      </w:del>
      <w:del w:id="343" w:author="PR Preview" w:date="2026-01-01T00:00:00Z">
        <w:r>
          <w:rPr>
            <w:i/>
            <w:iCs/>
          </w:rPr>
          <w:delText xml:space="preserve">the Free Encyclopedia</w:delText>
        </w:r>
      </w:del>
      <w:del w:id="344" w:author="PR Preview" w:date="2026-01-01T00:00:00Z">
        <w:r>
          <w:delText xml:space="preserve">.</w:delText>
        </w:r>
      </w:del>
      <w:del w:id="345" w:author="PR Preview" w:date="2026-01-01T00:00:00Z">
        <w:r>
          <w:delText xml:space="preserve"> </w:delText>
        </w:r>
      </w:del>
      <w:hyperlink r:id="rId156">
        <w:del w:id="346" w:author="PR Preview" w:date="2026-01-01T00:00:00Z">
          <w:r>
            <w:rPr>
              <w:rStyle w:val="Hyperlink"/>
            </w:rPr>
            <w:delText xml:space="preserve">https://en.wikipedia.org/wiki/Linear_regression</w:delText>
          </w:r>
        </w:del>
      </w:hyperlink>
      <w:del w:id="347" w:author="PR Preview" w:date="2026-01-01T00:00:00Z">
        <w:r>
          <w:delText xml:space="preserve">.</w:delText>
        </w:r>
      </w:del>
    </w:p>
    <w:p>
      <w:pPr>
        <w:pStyle w:val="Bibliography"/>
      </w:pPr>
      <w:del w:id="348" w:author="PR Preview" w:date="2026-01-01T00:00:00Z">
        <w:r>
          <w:delText xml:space="preserve">Wikipedia contributors. 2026d.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rPr>
            <w:i/>
            <w:iCs/>
          </w:rPr>
          <w:delText xml:space="preserve">Ordinary Least Squares —</w:delText>
        </w:r>
      </w:del>
      <w:del w:id="351" w:author="PR Preview" w:date="2026-01-01T00:00:00Z">
        <w:r>
          <w:rPr>
            <w:i/>
            <w:iCs/>
          </w:rPr>
          <w:delText xml:space="preserve"> </w:delText>
        </w:r>
      </w:del>
      <w:del w:id="352" w:author="PR Preview" w:date="2026-01-01T00:00:00Z">
        <w:r>
          <w:rPr>
            <w:i/>
            <w:iCs/>
          </w:rPr>
          <w:delText xml:space="preserve">Wikipedia</w:delText>
        </w:r>
      </w:del>
      <w:del w:id="353" w:author="PR Preview" w:date="2026-01-01T00:00:00Z">
        <w:r>
          <w:rPr>
            <w:i/>
            <w:iCs/>
          </w:rPr>
          <w:delText xml:space="preserve">,</w:delText>
        </w:r>
      </w:del>
      <w:del w:id="354" w:author="PR Preview" w:date="2026-01-01T00:00:00Z">
        <w:r>
          <w:rPr>
            <w:i/>
            <w:iCs/>
          </w:rPr>
          <w:delText xml:space="preserve"> </w:delText>
        </w:r>
      </w:del>
      <w:del w:id="355" w:author="PR Preview" w:date="2026-01-01T00:00:00Z">
        <w:r>
          <w:rPr>
            <w:i/>
            <w:iCs/>
          </w:rPr>
          <w:delText xml:space="preserve">the Free Encyclopedia</w:delText>
        </w:r>
      </w:del>
      <w:del w:id="356" w:author="PR Preview" w:date="2026-01-01T00:00:00Z">
        <w:r>
          <w:delText xml:space="preserve">.</w:delText>
        </w:r>
      </w:del>
      <w:del w:id="357" w:author="PR Preview" w:date="2026-01-01T00:00:00Z">
        <w:r>
          <w:delText xml:space="preserve"> </w:delText>
        </w:r>
      </w:del>
      <w:hyperlink r:id="rId162">
        <w:del w:id="358" w:author="PR Preview" w:date="2026-01-01T00:00:00Z">
          <w:r>
            <w:rPr>
              <w:rStyle w:val="Hyperlink"/>
            </w:rPr>
            <w:delText xml:space="preserve">https://en.wikipedia.org/wiki/Ordinary_least_squares</w:delText>
          </w:r>
        </w:del>
      </w:hyperlink>
      <w:del w:id="359" w:author="PR Preview" w:date="2026-01-01T00:00:00Z">
        <w:r>
          <w:delText xml:space="preserve">.</w:delText>
        </w:r>
      </w:del>
    </w:p>
    <w:p>
      <w:pPr>
        <w:pStyle w:val="Bibliography"/>
      </w:pPr>
      <w:del w:id="360" w:author="PR Preview" w:date="2026-01-01T00:00:00Z">
        <w:r>
          <w:delText xml:space="preserve">Wikipedia contributors. 2026e.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rPr>
            <w:i/>
            <w:iCs/>
          </w:rPr>
          <w:delText xml:space="preserve">Pearson Correlation Coefficient —</w:delText>
        </w:r>
      </w:del>
      <w:del w:id="363" w:author="PR Preview" w:date="2026-01-01T00:00:00Z">
        <w:r>
          <w:rPr>
            <w:i/>
            <w:iCs/>
          </w:rPr>
          <w:delText xml:space="preserve"> </w:delText>
        </w:r>
      </w:del>
      <w:del w:id="364" w:author="PR Preview" w:date="2026-01-01T00:00:00Z">
        <w:r>
          <w:rPr>
            <w:i/>
            <w:iCs/>
          </w:rPr>
          <w:delText xml:space="preserve">Wikipedia</w:delText>
        </w:r>
      </w:del>
      <w:del w:id="365" w:author="PR Preview" w:date="2026-01-01T00:00:00Z">
        <w:r>
          <w:rPr>
            <w:i/>
            <w:iCs/>
          </w:rPr>
          <w:delText xml:space="preserve">,</w:delText>
        </w:r>
      </w:del>
      <w:del w:id="366" w:author="PR Preview" w:date="2026-01-01T00:00:00Z">
        <w:r>
          <w:rPr>
            <w:i/>
            <w:iCs/>
          </w:rPr>
          <w:delText xml:space="preserve"> </w:delText>
        </w:r>
      </w:del>
      <w:del w:id="367" w:author="PR Preview" w:date="2026-01-01T00:00:00Z">
        <w:r>
          <w:rPr>
            <w:i/>
            <w:iCs/>
          </w:rPr>
          <w:delText xml:space="preserve">the Free Encyclopedia</w:delText>
        </w:r>
      </w:del>
      <w:del w:id="368" w:author="PR Preview" w:date="2026-01-01T00:00:00Z">
        <w:r>
          <w:delText xml:space="preserve">.</w:delText>
        </w:r>
      </w:del>
      <w:del w:id="369" w:author="PR Preview" w:date="2026-01-01T00:00:00Z">
        <w:r>
          <w:delText xml:space="preserve"> </w:delText>
        </w:r>
      </w:del>
      <w:hyperlink r:id="rId148">
        <w:del w:id="370" w:author="PR Preview" w:date="2026-01-01T00:00:00Z">
          <w:r>
            <w:rPr>
              <w:rStyle w:val="Hyperlink"/>
            </w:rPr>
            <w:delText xml:space="preserve">https://en.wikipedia.org/wiki/Pearson_correlation_coefficient</w:delText>
          </w:r>
        </w:del>
      </w:hyperlink>
      <w:del w:id="371" w:author="PR Preview" w:date="2026-01-01T00:00:00Z">
        <w:r>
          <w:delText xml:space="preserve">.</w:delText>
        </w:r>
      </w:del>
    </w:p>
    <w:p>
      <w:pPr>
        <w:pStyle w:val="Bibliography"/>
      </w:pPr>
      <w:del w:id="372" w:author="PR Preview" w:date="2026-01-01T00:00:00Z">
        <w:r>
          <w:delText xml:space="preserve">Wikipedia contributors. 2026f.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rPr>
            <w:i/>
            <w:iCs/>
          </w:rPr>
          <w:delText xml:space="preserve">Residual Sum of Squares —</w:delText>
        </w:r>
      </w:del>
      <w:del w:id="375" w:author="PR Preview" w:date="2026-01-01T00:00:00Z">
        <w:r>
          <w:rPr>
            <w:i/>
            <w:iCs/>
          </w:rPr>
          <w:delText xml:space="preserve"> </w:delText>
        </w:r>
      </w:del>
      <w:del w:id="376" w:author="PR Preview" w:date="2026-01-01T00:00:00Z">
        <w:r>
          <w:rPr>
            <w:i/>
            <w:iCs/>
          </w:rPr>
          <w:delText xml:space="preserve">Wikipedia</w:delText>
        </w:r>
      </w:del>
      <w:del w:id="377" w:author="PR Preview" w:date="2026-01-01T00:00:00Z">
        <w:r>
          <w:rPr>
            <w:i/>
            <w:iCs/>
          </w:rPr>
          <w:delText xml:space="preserve">,</w:delText>
        </w:r>
      </w:del>
      <w:del w:id="378" w:author="PR Preview" w:date="2026-01-01T00:00:00Z">
        <w:r>
          <w:rPr>
            <w:i/>
            <w:iCs/>
          </w:rPr>
          <w:delText xml:space="preserve"> </w:delText>
        </w:r>
      </w:del>
      <w:del w:id="379" w:author="PR Preview" w:date="2026-01-01T00:00:00Z">
        <w:r>
          <w:rPr>
            <w:i/>
            <w:iCs/>
          </w:rPr>
          <w:delText xml:space="preserve">the Free Encyclopedia</w:delText>
        </w:r>
      </w:del>
      <w:del w:id="380" w:author="PR Preview" w:date="2026-01-01T00:00:00Z">
        <w:r>
          <w:delText xml:space="preserve">.</w:delText>
        </w:r>
      </w:del>
      <w:del w:id="381" w:author="PR Preview" w:date="2026-01-01T00:00:00Z">
        <w:r>
          <w:delText xml:space="preserve"> </w:delText>
        </w:r>
      </w:del>
      <w:hyperlink r:id="rId160">
        <w:del w:id="382" w:author="PR Preview" w:date="2026-01-01T00:00:00Z">
          <w:r>
            <w:rPr>
              <w:rStyle w:val="Hyperlink"/>
            </w:rPr>
            <w:delText xml:space="preserve">https://en.wikipedia.org/wiki/Residual_sum_of_squares</w:delText>
          </w:r>
        </w:del>
      </w:hyperlink>
      <w:del w:id="383" w:author="PR Preview" w:date="2026-01-01T00:00:00Z">
        <w:r>
          <w:delText xml:space="preserve">.</w:delText>
        </w:r>
      </w:del>
    </w:p>
    <w:p>
      <w:pPr>
        <w:pStyle w:val="Bibliography"/>
      </w:pPr>
      <w:del w:id="384" w:author="PR Preview" w:date="2026-01-01T00:00:00Z">
        <w:r>
          <w:delText xml:space="preserve">Wikipedia contributors. 2026g.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rPr>
            <w:i/>
            <w:iCs/>
          </w:rPr>
          <w:delText xml:space="preserve">Simple Linear Regression —</w:delText>
        </w:r>
      </w:del>
      <w:del w:id="387" w:author="PR Preview" w:date="2026-01-01T00:00:00Z">
        <w:r>
          <w:rPr>
            <w:i/>
            <w:iCs/>
          </w:rPr>
          <w:delText xml:space="preserve"> </w:delText>
        </w:r>
      </w:del>
      <w:del w:id="388" w:author="PR Preview" w:date="2026-01-01T00:00:00Z">
        <w:r>
          <w:rPr>
            <w:i/>
            <w:iCs/>
          </w:rPr>
          <w:delText xml:space="preserve">Wikipedia</w:delText>
        </w:r>
      </w:del>
      <w:del w:id="389" w:author="PR Preview" w:date="2026-01-01T00:00:00Z">
        <w:r>
          <w:rPr>
            <w:i/>
            <w:iCs/>
          </w:rPr>
          <w:delText xml:space="preserve">,</w:delText>
        </w:r>
      </w:del>
      <w:del w:id="390" w:author="PR Preview" w:date="2026-01-01T00:00:00Z">
        <w:r>
          <w:rPr>
            <w:i/>
            <w:iCs/>
          </w:rPr>
          <w:delText xml:space="preserve"> </w:delText>
        </w:r>
      </w:del>
      <w:del w:id="391" w:author="PR Preview" w:date="2026-01-01T00:00:00Z">
        <w:r>
          <w:rPr>
            <w:i/>
            <w:iCs/>
          </w:rPr>
          <w:delText xml:space="preserve">the Free Encyclopedia</w:delText>
        </w:r>
      </w:del>
      <w:del w:id="392" w:author="PR Preview" w:date="2026-01-01T00:00:00Z">
        <w:r>
          <w:delText xml:space="preserve">.</w:delText>
        </w:r>
      </w:del>
      <w:del w:id="393" w:author="PR Preview" w:date="2026-01-01T00:00:00Z">
        <w:r>
          <w:delText xml:space="preserve"> </w:delText>
        </w:r>
      </w:del>
      <w:hyperlink r:id="rId158">
        <w:del w:id="394" w:author="PR Preview" w:date="2026-01-01T00:00:00Z">
          <w:r>
            <w:rPr>
              <w:rStyle w:val="Hyperlink"/>
            </w:rPr>
            <w:delText xml:space="preserve">https://en.wikipedia.org/wiki/Simple_linear_regression</w:delText>
          </w:r>
        </w:del>
      </w:hyperlink>
      <w:del w:id="395" w:author="PR Preview" w:date="2026-01-01T00:00:00Z">
        <w:r>
          <w:delText xml:space="preserve">.</w:delText>
        </w:r>
      </w:del>
    </w:p>
    <w:p>
      <w:pPr>
        <w:pStyle w:val="Bibliography"/>
      </w:pPr>
      <w:del w:id="396" w:author="PR Preview" w:date="2026-01-01T00:00:00Z">
        <w:r>
          <w:delText xml:space="preserve">Wikipedia contributors. 2026h.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rPr>
            <w:i/>
            <w:iCs/>
          </w:rPr>
          <w:delText xml:space="preserve">Spearman’s Rank Correlation Coefficient —</w:delText>
        </w:r>
      </w:del>
      <w:del w:id="399" w:author="PR Preview" w:date="2026-01-01T00:00:00Z">
        <w:r>
          <w:rPr>
            <w:i/>
            <w:iCs/>
          </w:rPr>
          <w:delText xml:space="preserve"> </w:delText>
        </w:r>
      </w:del>
      <w:del w:id="400" w:author="PR Preview" w:date="2026-01-01T00:00:00Z">
        <w:r>
          <w:rPr>
            <w:i/>
            <w:iCs/>
          </w:rPr>
          <w:delText xml:space="preserve">Wikipedia</w:delText>
        </w:r>
      </w:del>
      <w:del w:id="401" w:author="PR Preview" w:date="2026-01-01T00:00:00Z">
        <w:r>
          <w:rPr>
            <w:i/>
            <w:iCs/>
          </w:rPr>
          <w:delText xml:space="preserve">,</w:delText>
        </w:r>
      </w:del>
      <w:del w:id="402" w:author="PR Preview" w:date="2026-01-01T00:00:00Z">
        <w:r>
          <w:rPr>
            <w:i/>
            <w:iCs/>
          </w:rPr>
          <w:delText xml:space="preserve"> </w:delText>
        </w:r>
      </w:del>
      <w:del w:id="403" w:author="PR Preview" w:date="2026-01-01T00:00:00Z">
        <w:r>
          <w:rPr>
            <w:i/>
            <w:iCs/>
          </w:rPr>
          <w:delText xml:space="preserve">the Free Encyclopedia</w:delText>
        </w:r>
      </w:del>
      <w:del w:id="404" w:author="PR Preview" w:date="2026-01-01T00:00:00Z">
        <w:r>
          <w:delText xml:space="preserve">.</w:delText>
        </w:r>
      </w:del>
      <w:del w:id="405" w:author="PR Preview" w:date="2026-01-01T00:00:00Z">
        <w:r>
          <w:delText xml:space="preserve"> </w:delText>
        </w:r>
      </w:del>
      <w:hyperlink r:id="rId152">
        <w:del w:id="406" w:author="PR Preview" w:date="2026-01-01T00:00:00Z">
          <w:r>
            <w:rPr>
              <w:rStyle w:val="Hyperlink"/>
            </w:rPr>
            <w:delText xml:space="preserve">https://en.wikipedia.org/wiki/Spearman%27s_rank_correlation_coefficient</w:delText>
          </w:r>
        </w:del>
      </w:hyperlink>
      <w:del w:id="407" w:author="PR Preview" w:date="2026-01-01T00:00:00Z">
        <w:r>
          <w:delText xml:space="preserve">.</w:delText>
        </w:r>
      </w:del>
    </w:p>
    <w:p>
      <w:pPr>
        <w:pStyle w:val="Bibliography"/>
      </w:pPr>
      <w:del w:id="408" w:author="PR Preview" w:date="2026-01-01T00:00:00Z">
        <w:r>
          <w:delText xml:space="preserve">Wikipedia contributors. 2026i.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rPr>
            <w:i/>
            <w:iCs/>
          </w:rPr>
          <w:delText xml:space="preserve">Total Sum of Squares —</w:delText>
        </w:r>
      </w:del>
      <w:del w:id="411" w:author="PR Preview" w:date="2026-01-01T00:00:00Z">
        <w:r>
          <w:rPr>
            <w:i/>
            <w:iCs/>
          </w:rPr>
          <w:delText xml:space="preserve"> </w:delText>
        </w:r>
      </w:del>
      <w:del w:id="412" w:author="PR Preview" w:date="2026-01-01T00:00:00Z">
        <w:r>
          <w:rPr>
            <w:i/>
            <w:iCs/>
          </w:rPr>
          <w:delText xml:space="preserve">Wikipedia</w:delText>
        </w:r>
      </w:del>
      <w:del w:id="413" w:author="PR Preview" w:date="2026-01-01T00:00:00Z">
        <w:r>
          <w:rPr>
            <w:i/>
            <w:iCs/>
          </w:rPr>
          <w:delText xml:space="preserve">,</w:delText>
        </w:r>
      </w:del>
      <w:del w:id="414" w:author="PR Preview" w:date="2026-01-01T00:00:00Z">
        <w:r>
          <w:rPr>
            <w:i/>
            <w:iCs/>
          </w:rPr>
          <w:delText xml:space="preserve"> </w:delText>
        </w:r>
      </w:del>
      <w:del w:id="415" w:author="PR Preview" w:date="2026-01-01T00:00:00Z">
        <w:r>
          <w:rPr>
            <w:i/>
            <w:iCs/>
          </w:rPr>
          <w:delText xml:space="preserve">the Free Encyclopedia</w:delText>
        </w:r>
      </w:del>
      <w:del w:id="416" w:author="PR Preview" w:date="2026-01-01T00:00:00Z">
        <w:r>
          <w:delText xml:space="preserve">.</w:delText>
        </w:r>
      </w:del>
      <w:del w:id="417" w:author="PR Preview" w:date="2026-01-01T00:00:00Z">
        <w:r>
          <w:delText xml:space="preserve"> </w:delText>
        </w:r>
      </w:del>
      <w:hyperlink r:id="rId168">
        <w:del w:id="418" w:author="PR Preview" w:date="2026-01-01T00:00:00Z">
          <w:r>
            <w:rPr>
              <w:rStyle w:val="Hyperlink"/>
            </w:rPr>
            <w:delText xml:space="preserve">https://en.wikipedia.org/wiki/Total_sum_of_squares</w:delText>
          </w:r>
        </w:del>
      </w:hyperlink>
      <w:del w:id="419" w:author="PR Preview" w:date="2026-01-01T00:00:00Z">
        <w:r>
          <w:delText xml:space="preserve">.</w:delText>
        </w:r>
      </w:del>
    </w:p>
    <w:p>
      <w:pPr>
        <w:pStyle w:val="Bibliography"/>
      </w:pPr>
      <w:ins w:id="420" w:author="PR Preview" w:date="2026-01-01T00:00:00Z">
        <w:r>
          <w:t xml:space="preserve">[1]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	</w:t>
        </w:r>
      </w:ins>
      <w:ins w:id="423" w:author="PR Preview" w:date="2026-01-01T00:00:00Z">
        <w:r>
          <w:t xml:space="preserve">E. Vittinghoff, D. V. Glidden, S. C. Shiboski, and C. E. McCulloch,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rPr>
            <w:i/>
            <w:iCs/>
          </w:rPr>
          <w:t xml:space="preserve">Regression methods in biostatistics: Linear, logistic, survival, and repeated measures models</w:t>
        </w:r>
      </w:ins>
      <w:ins w:id="426" w:author="PR Preview" w:date="2026-01-01T00:00:00Z">
        <w:r>
          <w:t xml:space="preserve">, 2nd ed. Springer, 2012. doi:</w:t>
        </w:r>
      </w:ins>
      <w:ins w:id="427" w:author="PR Preview" w:date="2026-01-01T00:00:00Z">
        <w:r>
          <w:t xml:space="preserve"> </w:t>
        </w:r>
      </w:ins>
      <w:hyperlink r:id="rId146">
        <w:ins w:id="428" w:author="PR Preview" w:date="2026-01-01T00:00:00Z">
          <w:r>
            <w:rPr>
              <w:rStyle w:val="Hyperlink"/>
            </w:rPr>
            <w:t xml:space="preserve">10.1007/978-1-4614-1353-0</w:t>
          </w:r>
        </w:ins>
      </w:hyperlink>
      <w:ins w:id="429" w:author="PR Preview" w:date="2026-01-01T00:00:00Z">
        <w:r>
          <w:t xml:space="preserve">.</w:t>
        </w:r>
      </w:ins>
    </w:p>
    <w:bookmarkEnd w:id="147"/>
    <w:bookmarkStart w:id="149" w:name="X9c68751dcff429bb8eebfb08e71b6f746222990"/>
    <w:p>
      <w:pPr>
        <w:pStyle w:val="Bibliography"/>
      </w:pPr>
      <w:ins w:id="430" w:author="PR Preview" w:date="2026-01-01T00:00:00Z">
        <w:r>
          <w:t xml:space="preserve">[2]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	</w:t>
        </w:r>
      </w:ins>
      <w:ins w:id="433" w:author="PR Preview" w:date="2026-01-01T00:00:00Z">
        <w:r>
          <w:t xml:space="preserve">Wikipedia contributors,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“Pearson correlation coefficient —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Wikipedia</w:t>
        </w:r>
      </w:ins>
      <w:ins w:id="438" w:author="PR Preview" w:date="2026-01-01T00:00:00Z">
        <w:r>
          <w:t xml:space="preserve">,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the free encyclopedia.”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2026. Available:</w:t>
        </w:r>
      </w:ins>
      <w:ins w:id="443" w:author="PR Preview" w:date="2026-01-01T00:00:00Z">
        <w:r>
          <w:t xml:space="preserve"> </w:t>
        </w:r>
      </w:ins>
      <w:hyperlink r:id="rId148">
        <w:ins w:id="444" w:author="PR Preview" w:date="2026-01-01T00:00:00Z">
          <w:r>
            <w:rPr>
              <w:rStyle w:val="Hyperlink"/>
            </w:rPr>
            <w:t xml:space="preserve">https://en.wikipedia.org/wiki/Pearson_correlation_coefficient</w:t>
          </w:r>
        </w:ins>
      </w:hyperlink>
    </w:p>
    <w:bookmarkEnd w:id="149"/>
    <w:bookmarkStart w:id="150" w:name="ref-hoggtanis2015"/>
    <w:p>
      <w:pPr>
        <w:pStyle w:val="Bibliography"/>
      </w:pPr>
      <w:ins w:id="445" w:author="PR Preview" w:date="2026-01-01T00:00:00Z">
        <w:r>
          <w:t xml:space="preserve">[3]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	</w:t>
        </w:r>
      </w:ins>
      <w:ins w:id="448" w:author="PR Preview" w:date="2026-01-01T00:00:00Z">
        <w:r>
          <w:t xml:space="preserve">R. V. Hogg, E. A. Tanis, and D. L. Zimmerman,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rPr>
            <w:i/>
            <w:iCs/>
          </w:rPr>
          <w:t xml:space="preserve">Probability and statistical inference</w:t>
        </w:r>
      </w:ins>
      <w:ins w:id="451" w:author="PR Preview" w:date="2026-01-01T00:00:00Z">
        <w:r>
          <w:t xml:space="preserve">, Tenth edition. Boston: Pearson, 2019.</w:t>
        </w:r>
      </w:ins>
    </w:p>
    <w:bookmarkEnd w:id="150"/>
    <w:bookmarkStart w:id="151" w:name="ref-rice2007mathematical"/>
    <w:p>
      <w:pPr>
        <w:pStyle w:val="Bibliography"/>
      </w:pPr>
      <w:ins w:id="452" w:author="PR Preview" w:date="2026-01-01T00:00:00Z">
        <w:r>
          <w:t xml:space="preserve">[4]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	</w:t>
        </w:r>
      </w:ins>
      <w:ins w:id="455" w:author="PR Preview" w:date="2026-01-01T00:00:00Z">
        <w:r>
          <w:t xml:space="preserve">J. A. Rice,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rPr>
            <w:i/>
            <w:iCs/>
          </w:rPr>
          <w:t xml:space="preserve">Mathematical statistics and data analysis</w:t>
        </w:r>
      </w:ins>
      <w:ins w:id="458" w:author="PR Preview" w:date="2026-01-01T00:00:00Z">
        <w:r>
          <w:t xml:space="preserve">, 3rd ed. Belmont, CA: Cengage Learning, 2007.</w:t>
        </w:r>
      </w:ins>
    </w:p>
    <w:bookmarkEnd w:id="151"/>
    <w:bookmarkStart w:id="153" w:name="Xa16f107eac264c6362bfc3672301bd764727388"/>
    <w:p>
      <w:pPr>
        <w:pStyle w:val="Bibliography"/>
      </w:pPr>
      <w:ins w:id="459" w:author="PR Preview" w:date="2026-01-01T00:00:00Z">
        <w:r>
          <w:t xml:space="preserve">[5]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	</w:t>
        </w:r>
      </w:ins>
      <w:ins w:id="462" w:author="PR Preview" w:date="2026-01-01T00:00:00Z">
        <w:r>
          <w:t xml:space="preserve">Wikipedia contributors,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“Spearman’s rank correlation coefficient —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Wikipedia</w:t>
        </w:r>
      </w:ins>
      <w:ins w:id="467" w:author="PR Preview" w:date="2026-01-01T00:00:00Z">
        <w:r>
          <w:t xml:space="preserve">,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the free encyclopedia.”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2026. Available:</w:t>
        </w:r>
      </w:ins>
      <w:ins w:id="472" w:author="PR Preview" w:date="2026-01-01T00:00:00Z">
        <w:r>
          <w:t xml:space="preserve"> </w:t>
        </w:r>
      </w:ins>
      <w:hyperlink r:id="rId152">
        <w:ins w:id="473" w:author="PR Preview" w:date="2026-01-01T00:00:00Z">
          <w:r>
            <w:rPr>
              <w:rStyle w:val="Hyperlink"/>
            </w:rPr>
            <w:t xml:space="preserve">https://en.wikipedia.org/wiki/Spearman%27s_rank_correlation_coefficient</w:t>
          </w:r>
        </w:ins>
      </w:hyperlink>
    </w:p>
    <w:bookmarkEnd w:id="153"/>
    <w:bookmarkStart w:id="155" w:name="X77ec95df2e524293cd476e93fa6c354ef0dc636"/>
    <w:p>
      <w:pPr>
        <w:pStyle w:val="Bibliography"/>
      </w:pPr>
      <w:ins w:id="474" w:author="PR Preview" w:date="2026-01-01T00:00:00Z">
        <w:r>
          <w:t xml:space="preserve">[6]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	</w:t>
        </w:r>
      </w:ins>
      <w:ins w:id="477" w:author="PR Preview" w:date="2026-01-01T00:00:00Z">
        <w:r>
          <w:t xml:space="preserve">Wikipedia contributors,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“Homoscedasticity and heteroscedasticity —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Wikipedia</w:t>
        </w:r>
      </w:ins>
      <w:ins w:id="482" w:author="PR Preview" w:date="2026-01-01T00:00:00Z">
        <w:r>
          <w:t xml:space="preserve">,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the free encyclopedia.”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2026. Available:</w:t>
        </w:r>
      </w:ins>
      <w:ins w:id="487" w:author="PR Preview" w:date="2026-01-01T00:00:00Z">
        <w:r>
          <w:t xml:space="preserve"> </w:t>
        </w:r>
      </w:ins>
      <w:hyperlink r:id="rId154">
        <w:ins w:id="488" w:author="PR Preview" w:date="2026-01-01T00:00:00Z">
          <w:r>
            <w:rPr>
              <w:rStyle w:val="Hyperlink"/>
            </w:rPr>
            <w:t xml:space="preserve">https://en.wikipedia.org/wiki/Homoscedasticity_and_heteroscedasticity</w:t>
          </w:r>
        </w:ins>
      </w:hyperlink>
    </w:p>
    <w:bookmarkEnd w:id="155"/>
    <w:bookmarkStart w:id="157" w:name="ref-wikipedia_linear_regression"/>
    <w:p>
      <w:pPr>
        <w:pStyle w:val="Bibliography"/>
      </w:pPr>
      <w:ins w:id="489" w:author="PR Preview" w:date="2026-01-01T00:00:00Z">
        <w:r>
          <w:t xml:space="preserve">[7]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	</w:t>
        </w:r>
      </w:ins>
      <w:ins w:id="492" w:author="PR Preview" w:date="2026-01-01T00:00:00Z">
        <w:r>
          <w:t xml:space="preserve">Wikipedia contributors,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“Linear regression —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Wikipedia</w:t>
        </w:r>
      </w:ins>
      <w:ins w:id="497" w:author="PR Preview" w:date="2026-01-01T00:00:00Z">
        <w:r>
          <w:t xml:space="preserve">,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the free encyclopedia.”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2026. Available:</w:t>
        </w:r>
      </w:ins>
      <w:ins w:id="502" w:author="PR Preview" w:date="2026-01-01T00:00:00Z">
        <w:r>
          <w:t xml:space="preserve"> </w:t>
        </w:r>
      </w:ins>
      <w:hyperlink r:id="rId156">
        <w:ins w:id="503" w:author="PR Preview" w:date="2026-01-01T00:00:00Z">
          <w:r>
            <w:rPr>
              <w:rStyle w:val="Hyperlink"/>
            </w:rPr>
            <w:t xml:space="preserve">https://en.wikipedia.org/wiki/Linear_regression</w:t>
          </w:r>
        </w:ins>
      </w:hyperlink>
    </w:p>
    <w:bookmarkEnd w:id="157"/>
    <w:bookmarkStart w:id="159" w:name="ref-wikipedia_simple_linear_regression"/>
    <w:p>
      <w:pPr>
        <w:pStyle w:val="Bibliography"/>
      </w:pPr>
      <w:ins w:id="504" w:author="PR Preview" w:date="2026-01-01T00:00:00Z">
        <w:r>
          <w:t xml:space="preserve">[8]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	</w:t>
        </w:r>
      </w:ins>
      <w:ins w:id="507" w:author="PR Preview" w:date="2026-01-01T00:00:00Z">
        <w:r>
          <w:t xml:space="preserve">Wikipedia contributors,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“Simple linear regression —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Wikipedia</w:t>
        </w:r>
      </w:ins>
      <w:ins w:id="512" w:author="PR Preview" w:date="2026-01-01T00:00:00Z">
        <w:r>
          <w:t xml:space="preserve">,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the free encyclopedia.”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2026. Available:</w:t>
        </w:r>
      </w:ins>
      <w:ins w:id="517" w:author="PR Preview" w:date="2026-01-01T00:00:00Z">
        <w:r>
          <w:t xml:space="preserve"> </w:t>
        </w:r>
      </w:ins>
      <w:hyperlink r:id="rId158">
        <w:ins w:id="518" w:author="PR Preview" w:date="2026-01-01T00:00:00Z">
          <w:r>
            <w:rPr>
              <w:rStyle w:val="Hyperlink"/>
            </w:rPr>
            <w:t xml:space="preserve">https://en.wikipedia.org/wiki/Simple_linear_regression</w:t>
          </w:r>
        </w:ins>
      </w:hyperlink>
    </w:p>
    <w:bookmarkEnd w:id="159"/>
    <w:bookmarkStart w:id="161" w:name="ref-wikipedia_residual_sum_of_squares"/>
    <w:p>
      <w:pPr>
        <w:pStyle w:val="Bibliography"/>
      </w:pPr>
      <w:ins w:id="519" w:author="PR Preview" w:date="2026-01-01T00:00:00Z">
        <w:r>
          <w:t xml:space="preserve">[9]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	</w:t>
        </w:r>
      </w:ins>
      <w:ins w:id="522" w:author="PR Preview" w:date="2026-01-01T00:00:00Z">
        <w:r>
          <w:t xml:space="preserve">Wikipedia contributors,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“Residual sum of squares —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Wikipedia</w:t>
        </w:r>
      </w:ins>
      <w:ins w:id="527" w:author="PR Preview" w:date="2026-01-01T00:00:00Z">
        <w:r>
          <w:t xml:space="preserve">,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the free encyclopedia.”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2026. Available:</w:t>
        </w:r>
      </w:ins>
      <w:ins w:id="532" w:author="PR Preview" w:date="2026-01-01T00:00:00Z">
        <w:r>
          <w:t xml:space="preserve"> </w:t>
        </w:r>
      </w:ins>
      <w:hyperlink r:id="rId160">
        <w:ins w:id="533" w:author="PR Preview" w:date="2026-01-01T00:00:00Z">
          <w:r>
            <w:rPr>
              <w:rStyle w:val="Hyperlink"/>
            </w:rPr>
            <w:t xml:space="preserve">https://en.wikipedia.org/wiki/Residual_sum_of_squares</w:t>
          </w:r>
        </w:ins>
      </w:hyperlink>
    </w:p>
    <w:bookmarkEnd w:id="161"/>
    <w:bookmarkStart w:id="163" w:name="ref-wikipedia_ordinary_least_squares"/>
    <w:p>
      <w:pPr>
        <w:pStyle w:val="Bibliography"/>
      </w:pPr>
      <w:ins w:id="534" w:author="PR Preview" w:date="2026-01-01T00:00:00Z">
        <w:r>
          <w:t xml:space="preserve">[10]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	</w:t>
        </w:r>
      </w:ins>
      <w:ins w:id="537" w:author="PR Preview" w:date="2026-01-01T00:00:00Z">
        <w:r>
          <w:t xml:space="preserve">Wikipedia contributors,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“Ordinary least squares —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Wikipedia</w:t>
        </w:r>
      </w:ins>
      <w:ins w:id="542" w:author="PR Preview" w:date="2026-01-01T00:00:00Z">
        <w:r>
          <w:t xml:space="preserve">,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the free encyclopedia.”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2026. Available:</w:t>
        </w:r>
      </w:ins>
      <w:ins w:id="547" w:author="PR Preview" w:date="2026-01-01T00:00:00Z">
        <w:r>
          <w:t xml:space="preserve"> </w:t>
        </w:r>
      </w:ins>
      <w:hyperlink r:id="rId162">
        <w:ins w:id="548" w:author="PR Preview" w:date="2026-01-01T00:00:00Z">
          <w:r>
            <w:rPr>
              <w:rStyle w:val="Hyperlink"/>
            </w:rPr>
            <w:t xml:space="preserve">https://en.wikipedia.org/wiki/Ordinary_least_squares</w:t>
          </w:r>
        </w:ins>
      </w:hyperlink>
    </w:p>
    <w:bookmarkEnd w:id="163"/>
    <w:bookmarkStart w:id="165" w:name="ref-hutchinson_wwu_ml_videos"/>
    <w:p>
      <w:pPr>
        <w:pStyle w:val="Bibliography"/>
      </w:pPr>
      <w:ins w:id="549" w:author="PR Preview" w:date="2026-01-01T00:00:00Z">
        <w:r>
          <w:t xml:space="preserve">[11]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	</w:t>
        </w:r>
      </w:ins>
      <w:ins w:id="552" w:author="PR Preview" w:date="2026-01-01T00:00:00Z">
        <w:r>
          <w:t xml:space="preserve">B. Hutchinson,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“</w:t>
        </w:r>
      </w:ins>
      <w:ins w:id="555" w:author="PR Preview" w:date="2026-01-01T00:00:00Z">
        <w:r>
          <w:t xml:space="preserve">DATA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471/571 (machine learning) and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CSCI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481/581 (deep learning) video lectures.”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Western Washington University. Accessed: Sep. 28, 2026. [Online]. Available:</w:t>
        </w:r>
      </w:ins>
      <w:ins w:id="564" w:author="PR Preview" w:date="2026-01-01T00:00:00Z">
        <w:r>
          <w:t xml:space="preserve"> </w:t>
        </w:r>
      </w:ins>
      <w:hyperlink r:id="rId164">
        <w:ins w:id="565" w:author="PR Preview" w:date="2026-01-01T00:00:00Z">
          <w:r>
            <w:rPr>
              <w:rStyle w:val="Hyperlink"/>
            </w:rPr>
            <w:t xml:space="preserve">https://facultyweb.cs.wwu.edu/~hutchib2/video_lectures/data371/</w:t>
          </w:r>
        </w:ins>
      </w:hyperlink>
    </w:p>
    <w:bookmarkEnd w:id="165"/>
    <w:bookmarkStart w:id="167" w:name="ref-CaseBerg01"/>
    <w:p>
      <w:pPr>
        <w:pStyle w:val="Bibliography"/>
      </w:pPr>
      <w:ins w:id="566" w:author="PR Preview" w:date="2026-01-01T00:00:00Z">
        <w:r>
          <w:t xml:space="preserve">[12]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	</w:t>
        </w:r>
      </w:ins>
      <w:ins w:id="569" w:author="PR Preview" w:date="2026-01-01T00:00:00Z">
        <w:r>
          <w:t xml:space="preserve">G. Casella and R. Berger,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rPr>
            <w:i/>
            <w:iCs/>
          </w:rPr>
          <w:t xml:space="preserve">Statistical inference</w:t>
        </w:r>
      </w:ins>
      <w:ins w:id="572" w:author="PR Preview" w:date="2026-01-01T00:00:00Z">
        <w:r>
          <w:t xml:space="preserve">, 2nd ed. Cengage Learning, 2002. Available:</w:t>
        </w:r>
      </w:ins>
      <w:ins w:id="573" w:author="PR Preview" w:date="2026-01-01T00:00:00Z">
        <w:r>
          <w:t xml:space="preserve"> </w:t>
        </w:r>
      </w:ins>
      <w:hyperlink r:id="rId166">
        <w:ins w:id="574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</w:p>
    <w:bookmarkEnd w:id="167"/>
    <w:bookmarkStart w:id="169" w:name="ref-wikipedia_total_sum_of_squares"/>
    <w:p>
      <w:pPr>
        <w:pStyle w:val="Bibliography"/>
      </w:pPr>
      <w:ins w:id="575" w:author="PR Preview" w:date="2026-01-01T00:00:00Z">
        <w:r>
          <w:t xml:space="preserve">[13]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	</w:t>
        </w:r>
      </w:ins>
      <w:ins w:id="578" w:author="PR Preview" w:date="2026-01-01T00:00:00Z">
        <w:r>
          <w:t xml:space="preserve">Wikipedia contributors,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“Total sum of squares —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Wikipedia</w:t>
        </w:r>
      </w:ins>
      <w:ins w:id="583" w:author="PR Preview" w:date="2026-01-01T00:00:00Z">
        <w:r>
          <w:t xml:space="preserve">,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the free encyclopedia.”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2026. Available:</w:t>
        </w:r>
      </w:ins>
      <w:ins w:id="588" w:author="PR Preview" w:date="2026-01-01T00:00:00Z">
        <w:r>
          <w:t xml:space="preserve"> </w:t>
        </w:r>
      </w:ins>
      <w:hyperlink r:id="rId168">
        <w:ins w:id="589" w:author="PR Preview" w:date="2026-01-01T00:00:00Z">
          <w:r>
            <w:rPr>
              <w:rStyle w:val="Hyperlink"/>
            </w:rPr>
            <w:t xml:space="preserve">https://en.wikipedia.org/wiki/Total_sum_of_squares</w:t>
          </w:r>
        </w:ins>
      </w:hyperlink>
    </w:p>
    <w:bookmarkEnd w:id="169"/>
    <w:bookmarkStart w:id="171" w:name="X0d0d355937664870ae38fa71453bbcd35dcecab"/>
    <w:p>
      <w:pPr>
        <w:pStyle w:val="Bibliography"/>
      </w:pPr>
      <w:ins w:id="590" w:author="PR Preview" w:date="2026-01-01T00:00:00Z">
        <w:r>
          <w:t xml:space="preserve">[14]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	</w:t>
        </w:r>
      </w:ins>
      <w:ins w:id="593" w:author="PR Preview" w:date="2026-01-01T00:00:00Z">
        <w:r>
          <w:t xml:space="preserve">Wikipedia contributors,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“Coefficient of determination —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Wikipedia</w:t>
        </w:r>
      </w:ins>
      <w:ins w:id="598" w:author="PR Preview" w:date="2026-01-01T00:00:00Z">
        <w:r>
          <w:t xml:space="preserve">,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the free encyclopedia.”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2026. Available:</w:t>
        </w:r>
      </w:ins>
      <w:ins w:id="603" w:author="PR Preview" w:date="2026-01-01T00:00:00Z">
        <w:r>
          <w:t xml:space="preserve"> </w:t>
        </w:r>
      </w:ins>
      <w:hyperlink r:id="rId170">
        <w:ins w:id="604" w:author="PR Preview" w:date="2026-01-01T00:00:00Z">
          <w:r>
            <w:rPr>
              <w:rStyle w:val="Hyperlink"/>
            </w:rPr>
            <w:t xml:space="preserve">https://en.wikipedia.org/wiki/Coefficient_of_determination</w:t>
          </w:r>
        </w:ins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6" Type="http://schemas.openxmlformats.org/officeDocument/2006/relationships/hyperlink" Target="https://doi.org/10.1007/978-1-4614-1353-0" TargetMode="External"/><Relationship Id="rId170" Type="http://schemas.openxmlformats.org/officeDocument/2006/relationships/hyperlink" Target="https://en.wikipedia.org/wiki/Coefficient_of_determination" TargetMode="External"/><Relationship Id="rId154" Type="http://schemas.openxmlformats.org/officeDocument/2006/relationships/hyperlink" Target="https://en.wikipedia.org/wiki/Homoscedasticity_and_heteroscedasticity" TargetMode="External"/><Relationship Id="rId156" Type="http://schemas.openxmlformats.org/officeDocument/2006/relationships/hyperlink" Target="https://en.wikipedia.org/wiki/Linear_regression" TargetMode="External"/><Relationship Id="rId162" Type="http://schemas.openxmlformats.org/officeDocument/2006/relationships/hyperlink" Target="https://en.wikipedia.org/wiki/Ordinary_least_squares" TargetMode="External"/><Relationship Id="rId148" Type="http://schemas.openxmlformats.org/officeDocument/2006/relationships/hyperlink" Target="https://en.wikipedia.org/wiki/Pearson_correlation_coefficient" TargetMode="External"/><Relationship Id="rId160" Type="http://schemas.openxmlformats.org/officeDocument/2006/relationships/hyperlink" Target="https://en.wikipedia.org/wiki/Residual_sum_of_squares" TargetMode="External"/><Relationship Id="rId158" Type="http://schemas.openxmlformats.org/officeDocument/2006/relationships/hyperlink" Target="https://en.wikipedia.org/wiki/Simple_linear_regression" TargetMode="External"/><Relationship Id="rId152" Type="http://schemas.openxmlformats.org/officeDocument/2006/relationships/hyperlink" Target="https://en.wikipedia.org/wiki/Spearman%27s_rank_correlation_coefficient" TargetMode="External"/><Relationship Id="rId168" Type="http://schemas.openxmlformats.org/officeDocument/2006/relationships/hyperlink" Target="https://en.wikipedia.org/wiki/Total_sum_of_squares" TargetMode="External"/><Relationship Id="rId164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6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6" Type="http://schemas.openxmlformats.org/officeDocument/2006/relationships/hyperlink" Target="https://doi.org/10.1007/978-1-4614-1353-0" TargetMode="External"/><Relationship Id="rId170" Type="http://schemas.openxmlformats.org/officeDocument/2006/relationships/hyperlink" Target="https://en.wikipedia.org/wiki/Coefficient_of_determination" TargetMode="External"/><Relationship Id="rId154" Type="http://schemas.openxmlformats.org/officeDocument/2006/relationships/hyperlink" Target="https://en.wikipedia.org/wiki/Homoscedasticity_and_heteroscedasticity" TargetMode="External"/><Relationship Id="rId156" Type="http://schemas.openxmlformats.org/officeDocument/2006/relationships/hyperlink" Target="https://en.wikipedia.org/wiki/Linear_regression" TargetMode="External"/><Relationship Id="rId162" Type="http://schemas.openxmlformats.org/officeDocument/2006/relationships/hyperlink" Target="https://en.wikipedia.org/wiki/Ordinary_least_squares" TargetMode="External"/><Relationship Id="rId148" Type="http://schemas.openxmlformats.org/officeDocument/2006/relationships/hyperlink" Target="https://en.wikipedia.org/wiki/Pearson_correlation_coefficient" TargetMode="External"/><Relationship Id="rId160" Type="http://schemas.openxmlformats.org/officeDocument/2006/relationships/hyperlink" Target="https://en.wikipedia.org/wiki/Residual_sum_of_squares" TargetMode="External"/><Relationship Id="rId158" Type="http://schemas.openxmlformats.org/officeDocument/2006/relationships/hyperlink" Target="https://en.wikipedia.org/wiki/Simple_linear_regression" TargetMode="External"/><Relationship Id="rId152" Type="http://schemas.openxmlformats.org/officeDocument/2006/relationships/hyperlink" Target="https://en.wikipedia.org/wiki/Spearman%27s_rank_correlation_coefficient" TargetMode="External"/><Relationship Id="rId168" Type="http://schemas.openxmlformats.org/officeDocument/2006/relationships/hyperlink" Target="https://en.wikipedia.org/wiki/Total_sum_of_squares" TargetMode="External"/><Relationship Id="rId164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6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2026-10-18T08:17:09Z</dcterms:created>
  <dcterms:modified xsi:type="dcterms:W3CDTF">2026-10-18T08:17:09Z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