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del w:id="3" w:author="PR Preview" w:date="2026-01-01T00:00:00Z">
        <w:r>
          <w:delText xml:space="preserve">[</w:delText>
        </w:r>
      </w:del>
      <w:del w:id="4" w:author="PR Preview" w:date="2026-01-01T00:00:00Z">
        <w:r>
          <w:delText xml:space="preserve">Box and Draper (1987)</w:delText>
        </w:r>
      </w:del>
      <w:del w:id="5" w:author="PR Preview" w:date="2026-01-01T00:00:00Z">
        <w:r>
          <w:delText xml:space="preserve">, p. 424; emphasis added]</w:delText>
        </w:r>
      </w:del>
    </w:p>
    <w:p>
      <w:pPr>
        <w:pStyle w:val="BodyText"/>
      </w:pPr>
      <w:del w:id="6" w:author="PR Preview" w:date="2026-01-01T00:00:00Z">
        <w:r>
          <w:delText xml:space="preserve">See also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(Dunn and Smyth 2018, sec. 1.8)</w:delText>
        </w:r>
      </w:del>
      <w:del w:id="9" w:author="PR Preview" w:date="2026-01-01T00:00:00Z">
        <w:r>
          <w:delText xml:space="preserve">.</w:delText>
        </w:r>
      </w:del>
    </w:p>
    <w:p>
      <w:pPr>
        <w:pStyle w:val="FirstParagraph"/>
      </w:pPr>
      <w:ins w:id="10" w:author="PR Preview" w:date="2026-01-01T00:00:00Z">
        <w:r>
          <w:t xml:space="preserve">[</w:t>
        </w:r>
      </w:ins>
      <w:ins w:id="11" w:author="PR Preview" w:date="2026-01-01T00:00:00Z">
        <w:r>
          <w:t xml:space="preserve">Box and Draper [1]</w:t>
        </w:r>
      </w:ins>
      <w:ins w:id="12" w:author="PR Preview" w:date="2026-01-01T00:00:00Z">
        <w:r>
          <w:t xml:space="preserve">, p. 424; emphasis added]</w:t>
        </w:r>
      </w:ins>
    </w:p>
    <w:p>
      <w:pPr>
        <w:pStyle w:val="BodyText"/>
      </w:pPr>
      <w:ins w:id="13" w:author="PR Preview" w:date="2026-01-01T00:00:00Z">
        <w:r>
          <w:t xml:space="preserve">See also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[2, Sec. 1.8]</w:t>
        </w:r>
      </w:ins>
      <w:ins w:id="16" w:author="PR Preview" w:date="2026-01-01T00:00:00Z">
        <w:r>
          <w:t xml:space="preserve">.</w:t>
        </w:r>
      </w:ins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del w:id="17" w:author="PR Preview" w:date="2026-01-01T00:00:00Z">
        <w:r>
          <w:delText xml:space="preserve">These kinds of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i/>
            <w:iCs/>
          </w:rPr>
          <w:delText xml:space="preserve">missing data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issues are outside the scope of these notes;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see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Van Buuren (2018)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more details.</w:delText>
        </w:r>
      </w:del>
    </w:p>
    <w:p>
      <w:pPr>
        <w:pStyle w:val="BodyText"/>
      </w:pPr>
      <w:ins w:id="28" w:author="PR Preview" w:date="2026-01-01T00:00:00Z">
        <w:r>
          <w:t xml:space="preserve">These kinds of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i/>
            <w:iCs/>
          </w:rPr>
          <w:t xml:space="preserve">missing data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issues are outside the scope of these notes;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see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Van Buuren [3]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for more details.</w:t>
        </w:r>
      </w:ins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2 (Estimand)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estimand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an unknown quantity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whose value we want to know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(Pohl et al. 2021; Lawrance et al. 2020)</w:delText>
        </w:r>
      </w:del>
      <w:del w:id="51" w:author="PR Preview" w:date="2026-01-01T00:00:00Z">
        <w:r>
          <w:delText xml:space="preserve">.</w:delText>
        </w:r>
      </w:del>
    </w:p>
    <w:p>
      <w:pPr>
        <w:pStyle w:val="BodyText"/>
      </w:pPr>
      <w:del w:id="52" w:author="PR Preview" w:date="2026-01-01T00:00:00Z">
        <w:r>
          <w:delText xml:space="preserve">Source: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Wikipedia contributors (2026b)</w:delText>
        </w:r>
      </w:del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2 (Estimand)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estimand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an unknown quantity</w:t>
        </w:r>
      </w:ins>
      <w:ins w:id="63" w:author="PR Preview" w:date="2026-01-01T00:00:00Z">
        <w:r>
          <w:t xml:space="preserve"> </w:t>
        </w:r>
      </w:ins>
      <m:oMath>
        <m:r>
          <m:t>θ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whose value we want to know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[4], [5]</w:t>
        </w:r>
      </w:ins>
      <w:ins w:id="68" w:author="PR Preview" w:date="2026-01-01T00:00:00Z">
        <w:r>
          <w:t xml:space="preserve">.</w:t>
        </w:r>
      </w:ins>
    </w:p>
    <w:p>
      <w:pPr>
        <w:pStyle w:val="BodyText"/>
      </w:pPr>
      <w:ins w:id="69" w:author="PR Preview" w:date="2026-01-01T00:00:00Z">
        <w:r>
          <w:t xml:space="preserve">Source: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Wikipedia contributors [6]</w:t>
        </w:r>
      </w:ins>
      <w:ins w:id="72" w:author="PR Preview" w:date="2026-01-01T00:00:00Z">
        <w:r>
          <w:t xml:space="preserve">.</w:t>
        </w:r>
      </w:ins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3" w:author="PR Preview" w:date="2026-01-01T00:00:00Z">
        <w:r>
          <w:delText xml:space="preserve">Source: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Wikipedia contributors (2026c)</w:delText>
        </w:r>
      </w:del>
      <w:del w:id="76" w:author="PR Preview" w:date="2026-01-01T00:00:00Z">
        <w:r>
          <w:delText xml:space="preserve">.</w:delText>
        </w:r>
      </w:del>
    </w:p>
    <w:p>
      <w:pPr>
        <w:pStyle w:val="FirstParagraph"/>
      </w:pPr>
      <w:ins w:id="77" w:author="PR Preview" w:date="2026-01-01T00:00:00Z">
        <w:r>
          <w:t xml:space="preserve">Source: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Wikipedia contributors [7]</w:t>
        </w:r>
      </w:ins>
      <w:ins w:id="80" w:author="PR Preview" w:date="2026-01-01T00:00:00Z">
        <w:r>
          <w:t xml:space="preserve">.</w:t>
        </w:r>
      </w:ins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del w:id="81" w:author="PR Preview" w:date="2026-01-01T00:00:00Z">
        <w:r>
          <w:delText xml:space="preserve">Source: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Wikipedia contributors (2026g)</w:delText>
        </w:r>
      </w:del>
      <w:del w:id="84" w:author="PR Preview" w:date="2026-01-01T00:00:00Z">
        <w:r>
          <w:delText xml:space="preserve">.</w:delText>
        </w:r>
      </w:del>
    </w:p>
    <w:p>
      <w:pPr>
        <w:pStyle w:val="BodyText"/>
      </w:pPr>
      <w:ins w:id="85" w:author="PR Preview" w:date="2026-01-01T00:00:00Z">
        <w:r>
          <w:t xml:space="preserve">Source: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Wikipedia contributors [8]</w:t>
        </w:r>
      </w:ins>
      <w:ins w:id="88" w:author="PR Preview" w:date="2026-01-01T00:00:00Z">
        <w:r>
          <w:t xml:space="preserve">.</w:t>
        </w:r>
      </w:ins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del w:id="89" w:author="PR Preview" w:date="2026-01-01T00:00:00Z">
        <w:r>
          <w:delText xml:space="preserve">Hogg et al. (2019, sec. 6.4, pp. 264–276)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covers maximum likelihood and method of moments estimation.</w:delText>
        </w:r>
      </w:del>
    </w:p>
    <w:p>
      <w:pPr>
        <w:pStyle w:val="Compact"/>
        <w:numPr>
          <w:ilvl w:val="0"/>
          <w:numId w:val="1002"/>
        </w:numPr>
      </w:pPr>
      <w:del w:id="92" w:author="PR Preview" w:date="2026-01-01T00:00:00Z">
        <w:r>
          <w:delText xml:space="preserve">Casella and Berger (2002, sec. 7.2, pp. 312–329)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covers methods of finding estimators.</w:delText>
        </w:r>
      </w:del>
    </w:p>
    <w:p>
      <w:pPr>
        <w:pStyle w:val="Compact"/>
        <w:numPr>
          <w:ilvl w:val="0"/>
          <w:numId w:val="1002"/>
        </w:numPr>
      </w:pPr>
      <w:del w:id="95" w:author="PR Preview" w:date="2026-01-01T00:00:00Z">
        <w:r>
          <w:delText xml:space="preserve">Rice (2007, secs. 8.3–8.4, pp. 257–266)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covers parameter estimation and the method of moments.</w:delText>
        </w:r>
      </w:del>
    </w:p>
    <w:p>
      <w:pPr>
        <w:pStyle w:val="Compact"/>
        <w:numPr>
          <w:ilvl w:val="0"/>
          <w:numId w:val="1002"/>
        </w:numPr>
      </w:pPr>
      <w:ins w:id="98" w:author="PR Preview" w:date="2026-01-01T00:00:00Z">
        <w:r>
          <w:t xml:space="preserve">Hogg et al. [9, Sec. 6.4], pp. 264–276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covers maximum likelihood and method of moments estimation.</w:t>
        </w:r>
      </w:ins>
    </w:p>
    <w:p>
      <w:pPr>
        <w:pStyle w:val="Compact"/>
        <w:numPr>
          <w:ilvl w:val="0"/>
          <w:numId w:val="1002"/>
        </w:numPr>
      </w:pPr>
      <w:ins w:id="101" w:author="PR Preview" w:date="2026-01-01T00:00:00Z">
        <w:r>
          <w:t xml:space="preserve">Casella and Berger [10, Sec. 7.2], pp. 312–329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covers methods of finding estimators.</w:t>
        </w:r>
      </w:ins>
    </w:p>
    <w:p>
      <w:pPr>
        <w:pStyle w:val="Compact"/>
        <w:numPr>
          <w:ilvl w:val="0"/>
          <w:numId w:val="1002"/>
        </w:numPr>
      </w:pPr>
      <w:ins w:id="104" w:author="PR Preview" w:date="2026-01-01T00:00:00Z">
        <w:r>
          <w:t xml:space="preserve">Rice [11, Secs. 8.3–8.4], pp. 257–266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covers parameter estimation and the method of moments.</w:t>
        </w:r>
      </w:ins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del w:id="107" w:author="PR Preview" w:date="2026-01-01T00:00:00Z">
        <w:r>
          <w:delText xml:space="preserve">Source: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Wikipedia contributors (2026a)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t xml:space="preserve">Source: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Wikipedia contributors [12]</w:t>
        </w:r>
      </w:ins>
      <w:ins w:id="114" w:author="PR Preview" w:date="2026-01-01T00:00:00Z">
        <w:r>
          <w:t xml:space="preserve">.</w:t>
        </w:r>
      </w:ins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15" w:author="PR Preview" w:date="2026-01-01T00:00:00Z">
        <w:r>
          <w:delText xml:space="preserve">Source: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Wikipedia contributors (2026e)</w:delText>
        </w:r>
      </w:del>
      <w:del w:id="118" w:author="PR Preview" w:date="2026-01-01T00:00:00Z">
        <w:r>
          <w:delText xml:space="preserve">.</w:delText>
        </w:r>
      </w:del>
    </w:p>
    <w:p>
      <w:pPr>
        <w:pStyle w:val="FirstParagraph"/>
      </w:pPr>
      <w:ins w:id="119" w:author="PR Preview" w:date="2026-01-01T00:00:00Z">
        <w:r>
          <w:t xml:space="preserve">Source: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Wikipedia contributors [13]</w:t>
        </w:r>
      </w:ins>
      <w:ins w:id="122" w:author="PR Preview" w:date="2026-01-01T00:00:00Z">
        <w:r>
          <w:t xml:space="preserve">.</w:t>
        </w:r>
      </w:ins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123" w:author="PR Preview" w:date="2026-01-01T00:00:00Z">
        <w:r>
          <w:delText xml:space="preserve">Source: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Wikipedia contributors (2026f)</w:delText>
        </w:r>
      </w:del>
      <w:del w:id="126" w:author="PR Preview" w:date="2026-01-01T00:00:00Z">
        <w:r>
          <w:delText xml:space="preserve">.</w:delText>
        </w:r>
      </w:del>
    </w:p>
    <w:p>
      <w:pPr>
        <w:pStyle w:val="FirstParagraph"/>
      </w:pPr>
      <w:ins w:id="127" w:author="PR Preview" w:date="2026-01-01T00:00:00Z">
        <w:r>
          <w:t xml:space="preserve">Source: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Wikipedia contributors [14]</w:t>
        </w:r>
      </w:ins>
      <w:ins w:id="130" w:author="PR Preview" w:date="2026-01-01T00:00:00Z">
        <w:r>
          <w:t xml:space="preserve">.</w:t>
        </w:r>
      </w:ins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del w:id="131" w:author="PR Preview" w:date="2026-01-01T00:00:00Z">
        <w:r>
          <w:delText xml:space="preserve">Casella and Berger (2002, sec. 7.3.1, pp. 330–333)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covers mean squared error.</w:delText>
        </w:r>
      </w:del>
    </w:p>
    <w:p>
      <w:pPr>
        <w:pStyle w:val="BodyText"/>
      </w:pPr>
      <w:ins w:id="134" w:author="PR Preview" w:date="2026-01-01T00:00:00Z">
        <w:r>
          <w:t xml:space="preserve">Casella and Berger [10, Sec. 7.3.1], pp. 330–333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covers mean squared error.</w:t>
        </w:r>
      </w:ins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del w:id="137" w:author="PR Preview" w:date="2026-01-01T00:00:00Z">
        <w:r>
          <w:delText xml:space="preserve">5MinuteAI covers the</w:delText>
        </w:r>
      </w:del>
      <w:del w:id="138" w:author="PR Preview" w:date="2026-01-01T00:00:00Z">
        <w:r>
          <w:delText xml:space="preserve"> </w:delText>
        </w:r>
      </w:del>
      <w:hyperlink r:id="rId87">
        <w:del w:id="139" w:author="PR Preview" w:date="2026-01-01T00:00:00Z">
          <w:r>
            <w:rPr>
              <w:rStyle w:val="Hyperlink"/>
            </w:rPr>
            <w:delText xml:space="preserve">properties of estimators</w:delText>
          </w:r>
        </w:del>
      </w:hyperlink>
      <w:del w:id="140" w:author="PR Preview" w:date="2026-01-01T00:00:00Z">
        <w:r>
          <w:delText xml:space="preserve">, including bias,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following the University of Washington’s CSE 312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(5MinuteAI, n.d.)</w:delText>
        </w:r>
      </w:del>
      <w:del w:id="145" w:author="PR Preview" w:date="2026-01-01T00:00:00Z">
        <w:r>
          <w:delText xml:space="preserve">.</w:delText>
        </w:r>
      </w:del>
    </w:p>
    <w:p>
      <w:pPr>
        <w:pStyle w:val="BodyText"/>
      </w:pPr>
      <w:ins w:id="146" w:author="PR Preview" w:date="2026-01-01T00:00:00Z">
        <w:r>
          <w:t xml:space="preserve">5MinuteAI covers the</w:t>
        </w:r>
      </w:ins>
      <w:ins w:id="147" w:author="PR Preview" w:date="2026-01-01T00:00:00Z">
        <w:r>
          <w:t xml:space="preserve"> </w:t>
        </w:r>
      </w:ins>
      <w:hyperlink r:id="rId87">
        <w:ins w:id="148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149" w:author="PR Preview" w:date="2026-01-01T00:00:00Z">
        <w:r>
          <w:t xml:space="preserve">, including bias,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following the University of Washington’s CSE 312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[15]</w:t>
        </w:r>
      </w:ins>
      <w:ins w:id="154" w:author="PR Preview" w:date="2026-01-01T00:00:00Z">
        <w:r>
          <w:t xml:space="preserve">.</w:t>
        </w:r>
      </w:ins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55" w:author="PR Preview" w:date="2026-01-01T00:00:00Z">
        <w:r>
          <w:delText xml:space="preserve">Source: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Wikipedia contributors (2026d)</w:delText>
        </w:r>
      </w:del>
      <w:del w:id="158" w:author="PR Preview" w:date="2026-01-01T00:00:00Z">
        <w:r>
          <w:delText xml:space="preserve">.</w:delText>
        </w:r>
      </w:del>
    </w:p>
    <w:p>
      <w:pPr>
        <w:pStyle w:val="FirstParagraph"/>
      </w:pPr>
      <w:ins w:id="159" w:author="PR Preview" w:date="2026-01-01T00:00:00Z">
        <w:r>
          <w:t xml:space="preserve">Source: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Wikipedia contributors [16]</w:t>
        </w:r>
      </w:ins>
      <w:ins w:id="162" w:author="PR Preview" w:date="2026-01-01T00:00:00Z">
        <w:r>
          <w:t xml:space="preserve">.</w:t>
        </w:r>
      </w:ins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163" w:author="PR Preview" w:date="2026-01-01T00:00:00Z">
        <w:r>
          <w:delText xml:space="preserve">Source: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Wikipedia contributors (2026h)</w:delText>
        </w:r>
      </w:del>
      <w:del w:id="166" w:author="PR Preview" w:date="2026-01-01T00:00:00Z">
        <w:r>
          <w:delText xml:space="preserve">.</w:delText>
        </w:r>
      </w:del>
    </w:p>
    <w:p>
      <w:pPr>
        <w:pStyle w:val="FirstParagraph"/>
      </w:pPr>
      <w:ins w:id="167" w:author="PR Preview" w:date="2026-01-01T00:00:00Z">
        <w:r>
          <w:t xml:space="preserve">Source: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Wikipedia contributors [17]</w:t>
        </w:r>
      </w:ins>
      <w:ins w:id="170" w:author="PR Preview" w:date="2026-01-01T00:00:00Z">
        <w:r>
          <w:t xml:space="preserve">.</w:t>
        </w:r>
      </w:ins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del w:id="171" w:author="PR Preview" w:date="2026-01-01T00:00:00Z">
        <w:r>
          <w:delText xml:space="preserve">Wikipedia contributors (2026c)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— estimators and their properties</w:delText>
        </w:r>
      </w:del>
    </w:p>
    <w:p>
      <w:pPr>
        <w:numPr>
          <w:ilvl w:val="0"/>
          <w:numId w:val="1005"/>
        </w:numPr>
      </w:pPr>
      <w:del w:id="174" w:author="PR Preview" w:date="2026-01-01T00:00:00Z">
        <w:r>
          <w:delText xml:space="preserve">Wikipedia contributors (2026b)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— the target of an estimate</w:delText>
        </w:r>
      </w:del>
    </w:p>
    <w:p>
      <w:pPr>
        <w:numPr>
          <w:ilvl w:val="0"/>
          <w:numId w:val="1005"/>
        </w:numPr>
      </w:pPr>
      <w:del w:id="177" w:author="PR Preview" w:date="2026-01-01T00:00:00Z">
        <w:r>
          <w:delText xml:space="preserve">Wikipedia contributors (2026a)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— bias, with examples</w:delText>
        </w:r>
      </w:del>
    </w:p>
    <w:p>
      <w:pPr>
        <w:numPr>
          <w:ilvl w:val="0"/>
          <w:numId w:val="1005"/>
        </w:numPr>
      </w:pPr>
      <w:del w:id="180" w:author="PR Preview" w:date="2026-01-01T00:00:00Z">
        <w:r>
          <w:delText xml:space="preserve">Wikipedia contributors (2026e)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— the mean squared error and its decomposition</w:delText>
        </w:r>
      </w:del>
    </w:p>
    <w:p>
      <w:pPr>
        <w:numPr>
          <w:ilvl w:val="0"/>
          <w:numId w:val="1005"/>
        </w:numPr>
      </w:pPr>
      <w:del w:id="183" w:author="PR Preview" w:date="2026-01-01T00:00:00Z">
        <w:r>
          <w:delText xml:space="preserve">Wikipedia contributors (2026g)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— the distribution of a statistic across samples</w:delText>
        </w:r>
      </w:del>
    </w:p>
    <w:p>
      <w:pPr>
        <w:numPr>
          <w:ilvl w:val="0"/>
          <w:numId w:val="1005"/>
        </w:numPr>
      </w:pPr>
      <w:ins w:id="186" w:author="PR Preview" w:date="2026-01-01T00:00:00Z">
        <w:r>
          <w:t xml:space="preserve">Wikipedia contributors [7]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— estimators and their properties</w:t>
        </w:r>
      </w:ins>
    </w:p>
    <w:p>
      <w:pPr>
        <w:numPr>
          <w:ilvl w:val="0"/>
          <w:numId w:val="1005"/>
        </w:numPr>
      </w:pPr>
      <w:ins w:id="189" w:author="PR Preview" w:date="2026-01-01T00:00:00Z">
        <w:r>
          <w:t xml:space="preserve">Wikipedia contributors [6]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— the target of an estimate</w:t>
        </w:r>
      </w:ins>
    </w:p>
    <w:p>
      <w:pPr>
        <w:numPr>
          <w:ilvl w:val="0"/>
          <w:numId w:val="1005"/>
        </w:numPr>
      </w:pPr>
      <w:ins w:id="192" w:author="PR Preview" w:date="2026-01-01T00:00:00Z">
        <w:r>
          <w:t xml:space="preserve">Wikipedia contributors [12]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— bias, with examples</w:t>
        </w:r>
      </w:ins>
    </w:p>
    <w:p>
      <w:pPr>
        <w:numPr>
          <w:ilvl w:val="0"/>
          <w:numId w:val="1005"/>
        </w:numPr>
      </w:pPr>
      <w:ins w:id="195" w:author="PR Preview" w:date="2026-01-01T00:00:00Z">
        <w:r>
          <w:t xml:space="preserve">Wikipedia contributors [13]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— the mean squared error and its decomposition</w:t>
        </w:r>
      </w:ins>
    </w:p>
    <w:p>
      <w:pPr>
        <w:numPr>
          <w:ilvl w:val="0"/>
          <w:numId w:val="1005"/>
        </w:numPr>
      </w:pPr>
      <w:ins w:id="198" w:author="PR Preview" w:date="2026-01-01T00:00:00Z">
        <w:r>
          <w:t xml:space="preserve">Wikipedia contributors [8]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— the distribution of a statistic across samples</w:t>
        </w:r>
      </w:ins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del w:id="201" w:author="PR Preview" w:date="2026-01-01T00:00:00Z">
        <w:r>
          <w:delText xml:space="preserve">5MinuteAI. n.d.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rPr>
            <w:i/>
            <w:iCs/>
          </w:rPr>
          <w:delText xml:space="preserve">Probability &amp; Statistics</w:delText>
        </w:r>
      </w:del>
      <w:del w:id="204" w:author="PR Preview" w:date="2026-01-01T00:00:00Z">
        <w:r>
          <w:delText xml:space="preserve">. Video playlist on YouTube. Accessed October 12, 2026.</w:delText>
        </w:r>
      </w:del>
      <w:del w:id="205" w:author="PR Preview" w:date="2026-01-01T00:00:00Z">
        <w:r>
          <w:delText xml:space="preserve"> </w:delText>
        </w:r>
      </w:del>
      <w:hyperlink r:id="rId133">
        <w:del w:id="206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207" w:author="PR Preview" w:date="2026-01-01T00:00:00Z">
        <w:r>
          <w:delText xml:space="preserve">.</w:delText>
        </w:r>
      </w:del>
    </w:p>
    <w:p>
      <w:pPr>
        <w:pStyle w:val="Bibliography"/>
      </w:pPr>
      <w:del w:id="208" w:author="PR Preview" w:date="2026-01-01T00:00:00Z">
        <w:r>
          <w:delText xml:space="preserve">Box, George E. P., and Norman Richard. Draper. 1987.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rPr>
            <w:i/>
            <w:iCs/>
          </w:rPr>
          <w:delText xml:space="preserve">Empirical Model-Building and Response Surfaces</w:delText>
        </w:r>
      </w:del>
      <w:del w:id="211" w:author="PR Preview" w:date="2026-01-01T00:00:00Z">
        <w:r>
          <w:delText xml:space="preserve">. Wiley Series in Probability and Mathematical Statistics. Applied Probability and Statistics. Wiley.</w:delText>
        </w:r>
      </w:del>
    </w:p>
    <w:p>
      <w:pPr>
        <w:pStyle w:val="Bibliography"/>
      </w:pPr>
      <w:del w:id="212" w:author="PR Preview" w:date="2026-01-01T00:00:00Z">
        <w:r>
          <w:delText xml:space="preserve">Casella, George, and Roger Berger. 2002.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i/>
            <w:iCs/>
          </w:rPr>
          <w:delText xml:space="preserve">Statistical Inference</w:delText>
        </w:r>
      </w:del>
      <w:del w:id="215" w:author="PR Preview" w:date="2026-01-01T00:00:00Z">
        <w:r>
          <w:delText xml:space="preserve">. 2nd ed. Cengage Learning.</w:delText>
        </w:r>
      </w:del>
      <w:del w:id="216" w:author="PR Preview" w:date="2026-01-01T00:00:00Z">
        <w:r>
          <w:delText xml:space="preserve"> </w:delText>
        </w:r>
      </w:del>
      <w:hyperlink r:id="rId124">
        <w:del w:id="217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218" w:author="PR Preview" w:date="2026-01-01T00:00:00Z">
        <w:r>
          <w:delText xml:space="preserve">.</w:delText>
        </w:r>
      </w:del>
    </w:p>
    <w:p>
      <w:pPr>
        <w:pStyle w:val="Bibliography"/>
      </w:pPr>
      <w:del w:id="219" w:author="PR Preview" w:date="2026-01-01T00:00:00Z">
        <w:r>
          <w:delText xml:space="preserve">Dunn, Peter K, and Gordon K Smyth. 2018.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Generalized Linear Models with Examples in</w:delText>
        </w:r>
      </w:del>
      <w:del w:id="222" w:author="PR Preview" w:date="2026-01-01T00:00:00Z">
        <w:r>
          <w:rPr>
            <w:i/>
            <w:iCs/>
          </w:rPr>
          <w:delText xml:space="preserve"> </w:delText>
        </w:r>
      </w:del>
      <w:del w:id="223" w:author="PR Preview" w:date="2026-01-01T00:00:00Z">
        <w:r>
          <w:rPr>
            <w:i/>
            <w:iCs/>
          </w:rPr>
          <w:delText xml:space="preserve">R</w:delText>
        </w:r>
      </w:del>
      <w:del w:id="224" w:author="PR Preview" w:date="2026-01-01T00:00:00Z">
        <w:r>
          <w:delText xml:space="preserve">. Vol. 53. Springer.</w:delText>
        </w:r>
      </w:del>
      <w:del w:id="225" w:author="PR Preview" w:date="2026-01-01T00:00:00Z">
        <w:r>
          <w:delText xml:space="preserve"> </w:delText>
        </w:r>
      </w:del>
      <w:hyperlink r:id="rId109">
        <w:del w:id="226" w:author="PR Preview" w:date="2026-01-01T00:00:00Z">
          <w:r>
            <w:rPr>
              <w:rStyle w:val="Hyperlink"/>
            </w:rPr>
            <w:delText xml:space="preserve">https://doi.org/10.1007/978-1-4419-0118-7</w:delText>
          </w:r>
        </w:del>
      </w:hyperlink>
      <w:del w:id="227" w:author="PR Preview" w:date="2026-01-01T00:00:00Z">
        <w:r>
          <w:delText xml:space="preserve">.</w:delText>
        </w:r>
      </w:del>
    </w:p>
    <w:p>
      <w:pPr>
        <w:pStyle w:val="Bibliography"/>
      </w:pPr>
      <w:del w:id="228" w:author="PR Preview" w:date="2026-01-01T00:00:00Z">
        <w:r>
          <w:delText xml:space="preserve">Hogg, Robert V., Elliot A. Tanis, and Dale L. Zimmerman. 2019.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231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232" w:author="PR Preview" w:date="2026-01-01T00:00:00Z">
        <w:r>
          <w:delText xml:space="preserve">Lawrance, Rachael, Evgeny Degtyarev, Philip Griffiths, et al. 2020.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“What Is an Estimand, and How Does It Relate to Quantifying the Effect of Treatment on Patient-Reported Quality of Life Outcomes in Clinical Trials?”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rPr>
            <w:i/>
            <w:iCs/>
          </w:rPr>
          <w:delText xml:space="preserve">Journal of Patient-Reported Outcomes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4 (1): 1–8.</w:delText>
        </w:r>
      </w:del>
      <w:del w:id="239" w:author="PR Preview" w:date="2026-01-01T00:00:00Z">
        <w:r>
          <w:delText xml:space="preserve"> </w:delText>
        </w:r>
      </w:del>
      <w:hyperlink r:id="rId115">
        <w:del w:id="240" w:author="PR Preview" w:date="2026-01-01T00:00:00Z">
          <w:r>
            <w:rPr>
              <w:rStyle w:val="Hyperlink"/>
            </w:rPr>
            <w:delText xml:space="preserve">https://doi.org/10.1186/s41687-020-00218-5</w:delText>
          </w:r>
        </w:del>
      </w:hyperlink>
      <w:del w:id="241" w:author="PR Preview" w:date="2026-01-01T00:00:00Z">
        <w:r>
          <w:delText xml:space="preserve">.</w:delText>
        </w:r>
      </w:del>
    </w:p>
    <w:p>
      <w:pPr>
        <w:pStyle w:val="Bibliography"/>
      </w:pPr>
      <w:del w:id="242" w:author="PR Preview" w:date="2026-01-01T00:00:00Z">
        <w:r>
          <w:delText xml:space="preserve">Pohl, Moritz, Lukas Baumann, Rouven Behnisch, Marietta Kirchner, Johannes Krisam, and Anja Sander. 2021.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“</w:delText>
        </w:r>
      </w:del>
      <w:del w:id="245" w:author="PR Preview" w:date="2026-01-01T00:00:00Z">
        <w:r>
          <w:delText xml:space="preserve">Estimands—A Basic Element for Clinical Trials</w:delText>
        </w:r>
      </w:del>
      <w:del w:id="246" w:author="PR Preview" w:date="2026-01-01T00:00:00Z">
        <w:r>
          <w:delText xml:space="preserve">.”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i/>
            <w:iCs/>
          </w:rPr>
          <w:delText xml:space="preserve">Deutsches</w:delText>
        </w:r>
      </w:del>
      <w:del w:id="249" w:author="PR Preview" w:date="2026-01-01T00:00:00Z">
        <w:r>
          <w:rPr>
            <w:i/>
            <w:iCs/>
          </w:rPr>
          <w:delText xml:space="preserve"> </w:delText>
        </w:r>
      </w:del>
      <w:del w:id="250" w:author="PR Preview" w:date="2026-01-01T00:00:00Z">
        <w:r>
          <w:rPr>
            <w:i/>
            <w:iCs/>
          </w:rPr>
          <w:delText xml:space="preserve">Ä</w:delText>
        </w:r>
      </w:del>
      <w:del w:id="251" w:author="PR Preview" w:date="2026-01-01T00:00:00Z">
        <w:r>
          <w:rPr>
            <w:i/>
            <w:iCs/>
          </w:rPr>
          <w:delText xml:space="preserve">rzteblatt International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118 (51-52): 883–88.</w:delText>
        </w:r>
      </w:del>
      <w:del w:id="254" w:author="PR Preview" w:date="2026-01-01T00:00:00Z">
        <w:r>
          <w:delText xml:space="preserve"> </w:delText>
        </w:r>
      </w:del>
      <w:hyperlink r:id="rId113">
        <w:del w:id="255" w:author="PR Preview" w:date="2026-01-01T00:00:00Z">
          <w:r>
            <w:rPr>
              <w:rStyle w:val="Hyperlink"/>
            </w:rPr>
            <w:delText xml:space="preserve">https://doi.org/10.3238/arztebl.m2021.0373</w:delText>
          </w:r>
        </w:del>
      </w:hyperlink>
      <w:del w:id="256" w:author="PR Preview" w:date="2026-01-01T00:00:00Z">
        <w:r>
          <w:delText xml:space="preserve">.</w:delText>
        </w:r>
      </w:del>
    </w:p>
    <w:p>
      <w:pPr>
        <w:pStyle w:val="Bibliography"/>
      </w:pPr>
      <w:del w:id="257" w:author="PR Preview" w:date="2026-01-01T00:00:00Z">
        <w:r>
          <w:delText xml:space="preserve">Rice, John A. 2007.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260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261" w:author="PR Preview" w:date="2026-01-01T00:00:00Z">
        <w:r>
          <w:delText xml:space="preserve">Van Buuren, Stef. 2018.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rPr>
            <w:i/>
            <w:iCs/>
          </w:rPr>
          <w:delText xml:space="preserve">Flexible Imputation of Missing Data</w:delText>
        </w:r>
      </w:del>
      <w:del w:id="264" w:author="PR Preview" w:date="2026-01-01T00:00:00Z">
        <w:r>
          <w:delText xml:space="preserve">. CRC press.</w:delText>
        </w:r>
      </w:del>
      <w:del w:id="265" w:author="PR Preview" w:date="2026-01-01T00:00:00Z">
        <w:r>
          <w:delText xml:space="preserve"> </w:delText>
        </w:r>
      </w:del>
      <w:hyperlink r:id="rId111">
        <w:del w:id="266" w:author="PR Preview" w:date="2026-01-01T00:00:00Z">
          <w:r>
            <w:rPr>
              <w:rStyle w:val="Hyperlink"/>
            </w:rPr>
            <w:delText xml:space="preserve">https://stefvanbuuren.name/fimd/</w:delText>
          </w:r>
        </w:del>
      </w:hyperlink>
      <w:del w:id="267" w:author="PR Preview" w:date="2026-01-01T00:00:00Z">
        <w:r>
          <w:delText xml:space="preserve">.</w:delText>
        </w:r>
      </w:del>
    </w:p>
    <w:p>
      <w:pPr>
        <w:pStyle w:val="Bibliography"/>
      </w:pPr>
      <w:del w:id="268" w:author="PR Preview" w:date="2026-01-01T00:00:00Z">
        <w:r>
          <w:delText xml:space="preserve">Wikipedia contributors. 2026a.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rPr>
            <w:i/>
            <w:iCs/>
          </w:rPr>
          <w:delText xml:space="preserve">Bias of an Estimator —</w:delText>
        </w:r>
      </w:del>
      <w:del w:id="271" w:author="PR Preview" w:date="2026-01-01T00:00:00Z">
        <w:r>
          <w:rPr>
            <w:i/>
            <w:iCs/>
          </w:rPr>
          <w:delText xml:space="preserve"> </w:delText>
        </w:r>
      </w:del>
      <w:del w:id="272" w:author="PR Preview" w:date="2026-01-01T00:00:00Z">
        <w:r>
          <w:rPr>
            <w:i/>
            <w:iCs/>
          </w:rPr>
          <w:delText xml:space="preserve">Wikipedia</w:delText>
        </w:r>
      </w:del>
      <w:del w:id="273" w:author="PR Preview" w:date="2026-01-01T00:00:00Z">
        <w:r>
          <w:rPr>
            <w:i/>
            <w:iCs/>
          </w:rPr>
          <w:delText xml:space="preserve">,</w:delText>
        </w:r>
      </w:del>
      <w:del w:id="274" w:author="PR Preview" w:date="2026-01-01T00:00:00Z">
        <w:r>
          <w:rPr>
            <w:i/>
            <w:iCs/>
          </w:rPr>
          <w:delText xml:space="preserve"> </w:delText>
        </w:r>
      </w:del>
      <w:del w:id="275" w:author="PR Preview" w:date="2026-01-01T00:00:00Z">
        <w:r>
          <w:rPr>
            <w:i/>
            <w:iCs/>
          </w:rPr>
          <w:delText xml:space="preserve">the Free Encyclopedia</w:delText>
        </w:r>
      </w:del>
      <w:del w:id="276" w:author="PR Preview" w:date="2026-01-01T00:00:00Z">
        <w:r>
          <w:delText xml:space="preserve">.</w:delText>
        </w:r>
      </w:del>
      <w:del w:id="277" w:author="PR Preview" w:date="2026-01-01T00:00:00Z">
        <w:r>
          <w:delText xml:space="preserve"> </w:delText>
        </w:r>
      </w:del>
      <w:hyperlink r:id="rId127">
        <w:del w:id="278" w:author="PR Preview" w:date="2026-01-01T00:00:00Z">
          <w:r>
            <w:rPr>
              <w:rStyle w:val="Hyperlink"/>
            </w:rPr>
            <w:delText xml:space="preserve">https://en.wikipedia.org/wiki/Bias_of_an_estimator</w:delText>
          </w:r>
        </w:del>
      </w:hyperlink>
      <w:del w:id="279" w:author="PR Preview" w:date="2026-01-01T00:00:00Z">
        <w:r>
          <w:delText xml:space="preserve">.</w:delText>
        </w:r>
      </w:del>
    </w:p>
    <w:p>
      <w:pPr>
        <w:pStyle w:val="Bibliography"/>
      </w:pPr>
      <w:del w:id="280" w:author="PR Preview" w:date="2026-01-01T00:00:00Z">
        <w:r>
          <w:delText xml:space="preserve">Wikipedia contributors. 2026b.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i/>
            <w:iCs/>
          </w:rPr>
          <w:delText xml:space="preserve">Estimand —</w:delText>
        </w:r>
      </w:del>
      <w:del w:id="283" w:author="PR Preview" w:date="2026-01-01T00:00:00Z">
        <w:r>
          <w:rPr>
            <w:i/>
            <w:iCs/>
          </w:rPr>
          <w:delText xml:space="preserve"> </w:delText>
        </w:r>
      </w:del>
      <w:del w:id="284" w:author="PR Preview" w:date="2026-01-01T00:00:00Z">
        <w:r>
          <w:rPr>
            <w:i/>
            <w:iCs/>
          </w:rPr>
          <w:delText xml:space="preserve">Wikipedia</w:delText>
        </w:r>
      </w:del>
      <w:del w:id="285" w:author="PR Preview" w:date="2026-01-01T00:00:00Z">
        <w:r>
          <w:rPr>
            <w:i/>
            <w:iCs/>
          </w:rPr>
          <w:delText xml:space="preserve">,</w:delText>
        </w:r>
      </w:del>
      <w:del w:id="286" w:author="PR Preview" w:date="2026-01-01T00:00:00Z">
        <w:r>
          <w:rPr>
            <w:i/>
            <w:iCs/>
          </w:rPr>
          <w:delText xml:space="preserve"> </w:delText>
        </w:r>
      </w:del>
      <w:del w:id="287" w:author="PR Preview" w:date="2026-01-01T00:00:00Z">
        <w:r>
          <w:rPr>
            <w:i/>
            <w:iCs/>
          </w:rPr>
          <w:delText xml:space="preserve">the Free Encyclopedia</w:delText>
        </w:r>
      </w:del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hyperlink r:id="rId117">
        <w:del w:id="290" w:author="PR Preview" w:date="2026-01-01T00:00:00Z">
          <w:r>
            <w:rPr>
              <w:rStyle w:val="Hyperlink"/>
            </w:rPr>
            <w:delText xml:space="preserve">https://en.wikipedia.org/wiki/Estimand</w:delText>
          </w:r>
        </w:del>
      </w:hyperlink>
      <w:del w:id="291" w:author="PR Preview" w:date="2026-01-01T00:00:00Z">
        <w:r>
          <w:delText xml:space="preserve">.</w:delText>
        </w:r>
      </w:del>
    </w:p>
    <w:p>
      <w:pPr>
        <w:pStyle w:val="Bibliography"/>
      </w:pPr>
      <w:del w:id="292" w:author="PR Preview" w:date="2026-01-01T00:00:00Z">
        <w:r>
          <w:delText xml:space="preserve">Wikipedia contributors. 2026c.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rPr>
            <w:i/>
            <w:iCs/>
          </w:rPr>
          <w:delText xml:space="preserve">Estimator —</w:delText>
        </w:r>
      </w:del>
      <w:del w:id="295" w:author="PR Preview" w:date="2026-01-01T00:00:00Z">
        <w:r>
          <w:rPr>
            <w:i/>
            <w:iCs/>
          </w:rPr>
          <w:delText xml:space="preserve"> </w:delText>
        </w:r>
      </w:del>
      <w:del w:id="296" w:author="PR Preview" w:date="2026-01-01T00:00:00Z">
        <w:r>
          <w:rPr>
            <w:i/>
            <w:iCs/>
          </w:rPr>
          <w:delText xml:space="preserve">Wikipedia</w:delText>
        </w:r>
      </w:del>
      <w:del w:id="297" w:author="PR Preview" w:date="2026-01-01T00:00:00Z">
        <w:r>
          <w:rPr>
            <w:i/>
            <w:iCs/>
          </w:rPr>
          <w:delText xml:space="preserve">,</w:delText>
        </w:r>
      </w:del>
      <w:del w:id="298" w:author="PR Preview" w:date="2026-01-01T00:00:00Z">
        <w:r>
          <w:rPr>
            <w:i/>
            <w:iCs/>
          </w:rPr>
          <w:delText xml:space="preserve"> </w:delText>
        </w:r>
      </w:del>
      <w:del w:id="299" w:author="PR Preview" w:date="2026-01-01T00:00:00Z">
        <w:r>
          <w:rPr>
            <w:i/>
            <w:iCs/>
          </w:rPr>
          <w:delText xml:space="preserve">the Free Encyclopedia</w:delText>
        </w:r>
      </w:del>
      <w:del w:id="300" w:author="PR Preview" w:date="2026-01-01T00:00:00Z">
        <w:r>
          <w:delText xml:space="preserve">.</w:delText>
        </w:r>
      </w:del>
      <w:del w:id="301" w:author="PR Preview" w:date="2026-01-01T00:00:00Z">
        <w:r>
          <w:delText xml:space="preserve"> </w:delText>
        </w:r>
      </w:del>
      <w:hyperlink r:id="rId119">
        <w:del w:id="302" w:author="PR Preview" w:date="2026-01-01T00:00:00Z">
          <w:r>
            <w:rPr>
              <w:rStyle w:val="Hyperlink"/>
            </w:rPr>
            <w:delText xml:space="preserve">https://en.wikipedia.org/wiki/Estimator</w:delText>
          </w:r>
        </w:del>
      </w:hyperlink>
      <w:del w:id="303" w:author="PR Preview" w:date="2026-01-01T00:00:00Z">
        <w:r>
          <w:delText xml:space="preserve">.</w:delText>
        </w:r>
      </w:del>
    </w:p>
    <w:p>
      <w:pPr>
        <w:pStyle w:val="Bibliography"/>
      </w:pPr>
      <w:del w:id="304" w:author="PR Preview" w:date="2026-01-01T00:00:00Z">
        <w:r>
          <w:delText xml:space="preserve">Wikipedia contributors. 2026d.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rPr>
            <w:i/>
            <w:iCs/>
          </w:rPr>
          <w:delText xml:space="preserve">Mean Absolute Error —</w:delText>
        </w:r>
      </w:del>
      <w:del w:id="307" w:author="PR Preview" w:date="2026-01-01T00:00:00Z">
        <w:r>
          <w:rPr>
            <w:i/>
            <w:iCs/>
          </w:rPr>
          <w:delText xml:space="preserve"> </w:delText>
        </w:r>
      </w:del>
      <w:del w:id="308" w:author="PR Preview" w:date="2026-01-01T00:00:00Z">
        <w:r>
          <w:rPr>
            <w:i/>
            <w:iCs/>
          </w:rPr>
          <w:delText xml:space="preserve">Wikipedia</w:delText>
        </w:r>
      </w:del>
      <w:del w:id="309" w:author="PR Preview" w:date="2026-01-01T00:00:00Z">
        <w:r>
          <w:rPr>
            <w:i/>
            <w:iCs/>
          </w:rPr>
          <w:delText xml:space="preserve">,</w:delText>
        </w:r>
      </w:del>
      <w:del w:id="310" w:author="PR Preview" w:date="2026-01-01T00:00:00Z">
        <w:r>
          <w:rPr>
            <w:i/>
            <w:iCs/>
          </w:rPr>
          <w:delText xml:space="preserve"> </w:delText>
        </w:r>
      </w:del>
      <w:del w:id="311" w:author="PR Preview" w:date="2026-01-01T00:00:00Z">
        <w:r>
          <w:rPr>
            <w:i/>
            <w:iCs/>
          </w:rPr>
          <w:delText xml:space="preserve">the Free Encyclopedia</w:delText>
        </w:r>
      </w:del>
      <w:del w:id="312" w:author="PR Preview" w:date="2026-01-01T00:00:00Z">
        <w:r>
          <w:delText xml:space="preserve">.</w:delText>
        </w:r>
      </w:del>
      <w:del w:id="313" w:author="PR Preview" w:date="2026-01-01T00:00:00Z">
        <w:r>
          <w:delText xml:space="preserve"> </w:delText>
        </w:r>
      </w:del>
      <w:hyperlink r:id="rId135">
        <w:del w:id="314" w:author="PR Preview" w:date="2026-01-01T00:00:00Z">
          <w:r>
            <w:rPr>
              <w:rStyle w:val="Hyperlink"/>
            </w:rPr>
            <w:delText xml:space="preserve">https://en.wikipedia.org/wiki/Mean_absolute_error</w:delText>
          </w:r>
        </w:del>
      </w:hyperlink>
      <w:del w:id="315" w:author="PR Preview" w:date="2026-01-01T00:00:00Z">
        <w:r>
          <w:delText xml:space="preserve">.</w:delText>
        </w:r>
      </w:del>
    </w:p>
    <w:p>
      <w:pPr>
        <w:pStyle w:val="Bibliography"/>
      </w:pPr>
      <w:del w:id="316" w:author="PR Preview" w:date="2026-01-01T00:00:00Z">
        <w:r>
          <w:delText xml:space="preserve">Wikipedia contributors. 2026e.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rPr>
            <w:i/>
            <w:iCs/>
          </w:rPr>
          <w:delText xml:space="preserve">Mean Squared Error —</w:delText>
        </w:r>
      </w:del>
      <w:del w:id="319" w:author="PR Preview" w:date="2026-01-01T00:00:00Z">
        <w:r>
          <w:rPr>
            <w:i/>
            <w:iCs/>
          </w:rPr>
          <w:delText xml:space="preserve"> </w:delText>
        </w:r>
      </w:del>
      <w:del w:id="320" w:author="PR Preview" w:date="2026-01-01T00:00:00Z">
        <w:r>
          <w:rPr>
            <w:i/>
            <w:iCs/>
          </w:rPr>
          <w:delText xml:space="preserve">Wikipedia</w:delText>
        </w:r>
      </w:del>
      <w:del w:id="321" w:author="PR Preview" w:date="2026-01-01T00:00:00Z">
        <w:r>
          <w:rPr>
            <w:i/>
            <w:iCs/>
          </w:rPr>
          <w:delText xml:space="preserve">,</w:delText>
        </w:r>
      </w:del>
      <w:del w:id="322" w:author="PR Preview" w:date="2026-01-01T00:00:00Z">
        <w:r>
          <w:rPr>
            <w:i/>
            <w:iCs/>
          </w:rPr>
          <w:delText xml:space="preserve"> </w:delText>
        </w:r>
      </w:del>
      <w:del w:id="323" w:author="PR Preview" w:date="2026-01-01T00:00:00Z">
        <w:r>
          <w:rPr>
            <w:i/>
            <w:iCs/>
          </w:rPr>
          <w:delText xml:space="preserve">the Free Encyclopedia</w:delText>
        </w:r>
      </w:del>
      <w:del w:id="324" w:author="PR Preview" w:date="2026-01-01T00:00:00Z">
        <w:r>
          <w:delText xml:space="preserve">.</w:delText>
        </w:r>
      </w:del>
      <w:del w:id="325" w:author="PR Preview" w:date="2026-01-01T00:00:00Z">
        <w:r>
          <w:delText xml:space="preserve"> </w:delText>
        </w:r>
      </w:del>
      <w:hyperlink r:id="rId129">
        <w:del w:id="326" w:author="PR Preview" w:date="2026-01-01T00:00:00Z">
          <w:r>
            <w:rPr>
              <w:rStyle w:val="Hyperlink"/>
            </w:rPr>
            <w:delText xml:space="preserve">https://en.wikipedia.org/wiki/Mean_squared_error</w:delText>
          </w:r>
        </w:del>
      </w:hyperlink>
      <w:del w:id="327" w:author="PR Preview" w:date="2026-01-01T00:00:00Z">
        <w:r>
          <w:delText xml:space="preserve">.</w:delText>
        </w:r>
      </w:del>
    </w:p>
    <w:p>
      <w:pPr>
        <w:pStyle w:val="Bibliography"/>
      </w:pPr>
      <w:del w:id="328" w:author="PR Preview" w:date="2026-01-01T00:00:00Z">
        <w:r>
          <w:delText xml:space="preserve">Wikipedia contributors. 2026f.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rPr>
            <w:i/>
            <w:iCs/>
          </w:rPr>
          <w:delText xml:space="preserve">Root Mean Square Deviation —</w:delText>
        </w:r>
      </w:del>
      <w:del w:id="331" w:author="PR Preview" w:date="2026-01-01T00:00:00Z">
        <w:r>
          <w:rPr>
            <w:i/>
            <w:iCs/>
          </w:rPr>
          <w:delText xml:space="preserve"> </w:delText>
        </w:r>
      </w:del>
      <w:del w:id="332" w:author="PR Preview" w:date="2026-01-01T00:00:00Z">
        <w:r>
          <w:rPr>
            <w:i/>
            <w:iCs/>
          </w:rPr>
          <w:delText xml:space="preserve">Wikipedia</w:delText>
        </w:r>
      </w:del>
      <w:del w:id="333" w:author="PR Preview" w:date="2026-01-01T00:00:00Z">
        <w:r>
          <w:rPr>
            <w:i/>
            <w:iCs/>
          </w:rPr>
          <w:delText xml:space="preserve">,</w:delText>
        </w:r>
      </w:del>
      <w:del w:id="334" w:author="PR Preview" w:date="2026-01-01T00:00:00Z">
        <w:r>
          <w:rPr>
            <w:i/>
            <w:iCs/>
          </w:rPr>
          <w:delText xml:space="preserve"> </w:delText>
        </w:r>
      </w:del>
      <w:del w:id="335" w:author="PR Preview" w:date="2026-01-01T00:00:00Z">
        <w:r>
          <w:rPr>
            <w:i/>
            <w:iCs/>
          </w:rPr>
          <w:delText xml:space="preserve">the Free Encyclopedia</w:delText>
        </w:r>
      </w:del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hyperlink r:id="rId131">
        <w:del w:id="338" w:author="PR Preview" w:date="2026-01-01T00:00:00Z">
          <w:r>
            <w:rPr>
              <w:rStyle w:val="Hyperlink"/>
            </w:rPr>
            <w:delText xml:space="preserve">https://en.wikipedia.org/wiki/Root_mean_square_deviation</w:delText>
          </w:r>
        </w:del>
      </w:hyperlink>
      <w:del w:id="339" w:author="PR Preview" w:date="2026-01-01T00:00:00Z">
        <w:r>
          <w:delText xml:space="preserve">.</w:delText>
        </w:r>
      </w:del>
    </w:p>
    <w:p>
      <w:pPr>
        <w:pStyle w:val="Bibliography"/>
      </w:pPr>
      <w:del w:id="340" w:author="PR Preview" w:date="2026-01-01T00:00:00Z">
        <w:r>
          <w:delText xml:space="preserve">Wikipedia contributors. 2026g.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rPr>
            <w:i/>
            <w:iCs/>
          </w:rPr>
          <w:delText xml:space="preserve">Sampling Distribution —</w:delText>
        </w:r>
      </w:del>
      <w:del w:id="343" w:author="PR Preview" w:date="2026-01-01T00:00:00Z">
        <w:r>
          <w:rPr>
            <w:i/>
            <w:iCs/>
          </w:rPr>
          <w:delText xml:space="preserve"> </w:delText>
        </w:r>
      </w:del>
      <w:del w:id="344" w:author="PR Preview" w:date="2026-01-01T00:00:00Z">
        <w:r>
          <w:rPr>
            <w:i/>
            <w:iCs/>
          </w:rPr>
          <w:delText xml:space="preserve">Wikipedia</w:delText>
        </w:r>
      </w:del>
      <w:del w:id="345" w:author="PR Preview" w:date="2026-01-01T00:00:00Z">
        <w:r>
          <w:rPr>
            <w:i/>
            <w:iCs/>
          </w:rPr>
          <w:delText xml:space="preserve">,</w:delText>
        </w:r>
      </w:del>
      <w:del w:id="346" w:author="PR Preview" w:date="2026-01-01T00:00:00Z">
        <w:r>
          <w:rPr>
            <w:i/>
            <w:iCs/>
          </w:rP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the Free Encyclopedia</w:delText>
        </w:r>
      </w:del>
      <w:del w:id="348" w:author="PR Preview" w:date="2026-01-01T00:00:00Z">
        <w:r>
          <w:delText xml:space="preserve">.</w:delText>
        </w:r>
      </w:del>
      <w:del w:id="349" w:author="PR Preview" w:date="2026-01-01T00:00:00Z">
        <w:r>
          <w:delText xml:space="preserve"> </w:delText>
        </w:r>
      </w:del>
      <w:hyperlink r:id="rId121">
        <w:del w:id="350" w:author="PR Preview" w:date="2026-01-01T00:00:00Z">
          <w:r>
            <w:rPr>
              <w:rStyle w:val="Hyperlink"/>
            </w:rPr>
            <w:delText xml:space="preserve">https://en.wikipedia.org/wiki/Sampling_distribution</w:delText>
          </w:r>
        </w:del>
      </w:hyperlink>
      <w:del w:id="351" w:author="PR Preview" w:date="2026-01-01T00:00:00Z">
        <w:r>
          <w:delText xml:space="preserve">.</w:delText>
        </w:r>
      </w:del>
    </w:p>
    <w:p>
      <w:pPr>
        <w:pStyle w:val="Bibliography"/>
      </w:pPr>
      <w:del w:id="352" w:author="PR Preview" w:date="2026-01-01T00:00:00Z">
        <w:r>
          <w:delText xml:space="preserve">Wikipedia contributors. 2026h.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i/>
            <w:iCs/>
          </w:rPr>
          <w:delText xml:space="preserve">Standard Error —</w:delText>
        </w:r>
      </w:del>
      <w:del w:id="355" w:author="PR Preview" w:date="2026-01-01T00:00:00Z">
        <w:r>
          <w:rPr>
            <w:i/>
            <w:iCs/>
          </w:rPr>
          <w:delText xml:space="preserve"> </w:delText>
        </w:r>
      </w:del>
      <w:del w:id="356" w:author="PR Preview" w:date="2026-01-01T00:00:00Z">
        <w:r>
          <w:rPr>
            <w:i/>
            <w:iCs/>
          </w:rPr>
          <w:delText xml:space="preserve">Wikipedia</w:delText>
        </w:r>
      </w:del>
      <w:del w:id="357" w:author="PR Preview" w:date="2026-01-01T00:00:00Z">
        <w:r>
          <w:rPr>
            <w:i/>
            <w:iCs/>
          </w:rPr>
          <w:delText xml:space="preserve">,</w:delText>
        </w:r>
      </w:del>
      <w:del w:id="358" w:author="PR Preview" w:date="2026-01-01T00:00:00Z">
        <w:r>
          <w:rPr>
            <w:i/>
            <w:iCs/>
          </w:rPr>
          <w:delText xml:space="preserve"> </w:delText>
        </w:r>
      </w:del>
      <w:del w:id="359" w:author="PR Preview" w:date="2026-01-01T00:00:00Z">
        <w:r>
          <w:rPr>
            <w:i/>
            <w:iCs/>
          </w:rPr>
          <w:delText xml:space="preserve">the Free Encyclopedia</w:delText>
        </w:r>
      </w:del>
      <w:del w:id="360" w:author="PR Preview" w:date="2026-01-01T00:00:00Z">
        <w:r>
          <w:delText xml:space="preserve">.</w:delText>
        </w:r>
      </w:del>
      <w:del w:id="361" w:author="PR Preview" w:date="2026-01-01T00:00:00Z">
        <w:r>
          <w:delText xml:space="preserve"> </w:delText>
        </w:r>
      </w:del>
      <w:hyperlink r:id="rId137">
        <w:del w:id="362" w:author="PR Preview" w:date="2026-01-01T00:00:00Z">
          <w:r>
            <w:rPr>
              <w:rStyle w:val="Hyperlink"/>
            </w:rPr>
            <w:delText xml:space="preserve">https://en.wikipedia.org/wiki/Standard_error</w:delText>
          </w:r>
        </w:del>
      </w:hyperlink>
      <w:del w:id="363" w:author="PR Preview" w:date="2026-01-01T00:00:00Z">
        <w:r>
          <w:delText xml:space="preserve">.</w:delText>
        </w:r>
      </w:del>
    </w:p>
    <w:p>
      <w:pPr>
        <w:pStyle w:val="Bibliography"/>
      </w:pPr>
      <w:ins w:id="364" w:author="PR Preview" w:date="2026-01-01T00:00:00Z">
        <w:r>
          <w:t xml:space="preserve">[1]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	</w:t>
        </w:r>
      </w:ins>
      <w:ins w:id="367" w:author="PR Preview" w:date="2026-01-01T00:00:00Z">
        <w:r>
          <w:t xml:space="preserve">G. E. P. Box and N. Richard. Draper,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rPr>
            <w:i/>
            <w:iCs/>
          </w:rPr>
          <w:t xml:space="preserve">Empirical model-building and response surfaces</w:t>
        </w:r>
      </w:ins>
      <w:ins w:id="370" w:author="PR Preview" w:date="2026-01-01T00:00:00Z">
        <w:r>
          <w:t xml:space="preserve">. in Wiley series in probability and mathematical statistics. Applied probability and statistics. New York: Wiley, 1987.</w:t>
        </w:r>
      </w:ins>
    </w:p>
    <w:bookmarkEnd w:id="108"/>
    <w:bookmarkStart w:id="110" w:name="ref-dunn2018generalized"/>
    <w:p>
      <w:pPr>
        <w:pStyle w:val="Bibliography"/>
      </w:pPr>
      <w:ins w:id="371" w:author="PR Preview" w:date="2026-01-01T00:00:00Z">
        <w:r>
          <w:t xml:space="preserve">[2]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	</w:t>
        </w:r>
      </w:ins>
      <w:ins w:id="374" w:author="PR Preview" w:date="2026-01-01T00:00:00Z">
        <w:r>
          <w:t xml:space="preserve">P. K. Dunn and G. K. Smyth,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i/>
            <w:iCs/>
          </w:rPr>
          <w:t xml:space="preserve">Generalized linear models with examples in</w:t>
        </w:r>
      </w:ins>
      <w:ins w:id="377" w:author="PR Preview" w:date="2026-01-01T00:00:00Z">
        <w:r>
          <w:rPr>
            <w:i/>
            <w:iCs/>
          </w:rPr>
          <w:t xml:space="preserve"> </w:t>
        </w:r>
      </w:ins>
      <w:ins w:id="378" w:author="PR Preview" w:date="2026-01-01T00:00:00Z">
        <w:r>
          <w:rPr>
            <w:i/>
            <w:iCs/>
          </w:rPr>
          <w:t xml:space="preserve">R</w:t>
        </w:r>
      </w:ins>
      <w:ins w:id="379" w:author="PR Preview" w:date="2026-01-01T00:00:00Z">
        <w:r>
          <w:t xml:space="preserve">, vol. 53. Springer, 2018. doi:</w:t>
        </w:r>
      </w:ins>
      <w:ins w:id="380" w:author="PR Preview" w:date="2026-01-01T00:00:00Z">
        <w:r>
          <w:t xml:space="preserve"> </w:t>
        </w:r>
      </w:ins>
      <w:hyperlink r:id="rId109">
        <w:ins w:id="381" w:author="PR Preview" w:date="2026-01-01T00:00:00Z">
          <w:r>
            <w:rPr>
              <w:rStyle w:val="Hyperlink"/>
            </w:rPr>
            <w:t xml:space="preserve">10.1007/978-1-4419-0118-7</w:t>
          </w:r>
        </w:ins>
      </w:hyperlink>
      <w:ins w:id="382" w:author="PR Preview" w:date="2026-01-01T00:00:00Z">
        <w:r>
          <w:t xml:space="preserve">.</w:t>
        </w:r>
      </w:ins>
    </w:p>
    <w:bookmarkEnd w:id="110"/>
    <w:bookmarkStart w:id="112" w:name="ref-van2018flexible"/>
    <w:p>
      <w:pPr>
        <w:pStyle w:val="Bibliography"/>
      </w:pPr>
      <w:ins w:id="383" w:author="PR Preview" w:date="2026-01-01T00:00:00Z">
        <w:r>
          <w:t xml:space="preserve">[3]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	</w:t>
        </w:r>
      </w:ins>
      <w:ins w:id="386" w:author="PR Preview" w:date="2026-01-01T00:00:00Z">
        <w:r>
          <w:t xml:space="preserve">S. Van Buuren,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rPr>
            <w:i/>
            <w:iCs/>
          </w:rPr>
          <w:t xml:space="preserve">Flexible imputation of missing data</w:t>
        </w:r>
      </w:ins>
      <w:ins w:id="389" w:author="PR Preview" w:date="2026-01-01T00:00:00Z">
        <w:r>
          <w:t xml:space="preserve">. CRC press, 2018. Available:</w:t>
        </w:r>
      </w:ins>
      <w:ins w:id="390" w:author="PR Preview" w:date="2026-01-01T00:00:00Z">
        <w:r>
          <w:t xml:space="preserve"> </w:t>
        </w:r>
      </w:ins>
      <w:hyperlink r:id="rId111">
        <w:ins w:id="391" w:author="PR Preview" w:date="2026-01-01T00:00:00Z">
          <w:r>
            <w:rPr>
              <w:rStyle w:val="Hyperlink"/>
            </w:rPr>
            <w:t xml:space="preserve">https://stefvanbuuren.name/fimd/</w:t>
          </w:r>
        </w:ins>
      </w:hyperlink>
    </w:p>
    <w:bookmarkEnd w:id="112"/>
    <w:bookmarkStart w:id="114" w:name="ref-pohl2021estimands"/>
    <w:p>
      <w:pPr>
        <w:pStyle w:val="Bibliography"/>
      </w:pPr>
      <w:ins w:id="392" w:author="PR Preview" w:date="2026-01-01T00:00:00Z">
        <w:r>
          <w:t xml:space="preserve">[4]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	</w:t>
        </w:r>
      </w:ins>
      <w:ins w:id="395" w:author="PR Preview" w:date="2026-01-01T00:00:00Z">
        <w:r>
          <w:t xml:space="preserve">M. Pohl, L. Baumann, R. Behnisch, M. Kirchner, J. Krisam, and A. Sander,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“</w:t>
        </w:r>
      </w:ins>
      <w:ins w:id="398" w:author="PR Preview" w:date="2026-01-01T00:00:00Z">
        <w:r>
          <w:t xml:space="preserve">Estimands—A Basic Element for Clinical Trials</w:t>
        </w:r>
      </w:ins>
      <w:ins w:id="399" w:author="PR Preview" w:date="2026-01-01T00:00:00Z">
        <w:r>
          <w:t xml:space="preserve">,”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i/>
            <w:iCs/>
          </w:rPr>
          <w:t xml:space="preserve">Deutsches</w:t>
        </w:r>
      </w:ins>
      <w:ins w:id="402" w:author="PR Preview" w:date="2026-01-01T00:00:00Z">
        <w:r>
          <w:rPr>
            <w:i/>
            <w:iCs/>
          </w:rPr>
          <w:t xml:space="preserve"> </w:t>
        </w:r>
      </w:ins>
      <w:ins w:id="403" w:author="PR Preview" w:date="2026-01-01T00:00:00Z">
        <w:r>
          <w:rPr>
            <w:i/>
            <w:iCs/>
          </w:rPr>
          <w:t xml:space="preserve">Ä</w:t>
        </w:r>
      </w:ins>
      <w:ins w:id="404" w:author="PR Preview" w:date="2026-01-01T00:00:00Z">
        <w:r>
          <w:rPr>
            <w:i/>
            <w:iCs/>
          </w:rPr>
          <w:t xml:space="preserve">rzteblatt International</w:t>
        </w:r>
      </w:ins>
      <w:ins w:id="405" w:author="PR Preview" w:date="2026-01-01T00:00:00Z">
        <w:r>
          <w:t xml:space="preserve">, vol. 118, no. 51–52, pp. 883–888, 2021, doi:</w:t>
        </w:r>
      </w:ins>
      <w:ins w:id="406" w:author="PR Preview" w:date="2026-01-01T00:00:00Z">
        <w:r>
          <w:t xml:space="preserve"> </w:t>
        </w:r>
      </w:ins>
      <w:hyperlink r:id="rId113">
        <w:ins w:id="407" w:author="PR Preview" w:date="2026-01-01T00:00:00Z">
          <w:r>
            <w:rPr>
              <w:rStyle w:val="Hyperlink"/>
            </w:rPr>
            <w:t xml:space="preserve">10.3238/arztebl.m2021.0373</w:t>
          </w:r>
        </w:ins>
      </w:hyperlink>
      <w:ins w:id="408" w:author="PR Preview" w:date="2026-01-01T00:00:00Z">
        <w:r>
          <w:t xml:space="preserve">.</w:t>
        </w:r>
      </w:ins>
    </w:p>
    <w:bookmarkEnd w:id="114"/>
    <w:bookmarkStart w:id="116" w:name="ref-lawrance2020estimand"/>
    <w:p>
      <w:pPr>
        <w:pStyle w:val="Bibliography"/>
      </w:pPr>
      <w:ins w:id="409" w:author="PR Preview" w:date="2026-01-01T00:00:00Z">
        <w:r>
          <w:t xml:space="preserve">[5]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	</w:t>
        </w:r>
      </w:ins>
      <w:ins w:id="412" w:author="PR Preview" w:date="2026-01-01T00:00:00Z">
        <w:r>
          <w:t xml:space="preserve">R. Lawrance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i/>
            <w:iCs/>
          </w:rPr>
          <w:t xml:space="preserve">et al.</w:t>
        </w:r>
      </w:ins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“What is an estimand, and how does it relate to quantifying the effect of treatment on patient-reported quality of life outcomes in clinical trials?”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i/>
            <w:iCs/>
          </w:rPr>
          <w:t xml:space="preserve">Journal of Patient-Reported Outcomes</w:t>
        </w:r>
      </w:ins>
      <w:ins w:id="420" w:author="PR Preview" w:date="2026-01-01T00:00:00Z">
        <w:r>
          <w:t xml:space="preserve">, vol. 4, no. 1, pp. 1–8, 2020, doi:</w:t>
        </w:r>
      </w:ins>
      <w:ins w:id="421" w:author="PR Preview" w:date="2026-01-01T00:00:00Z">
        <w:r>
          <w:t xml:space="preserve"> </w:t>
        </w:r>
      </w:ins>
      <w:hyperlink r:id="rId115">
        <w:ins w:id="422" w:author="PR Preview" w:date="2026-01-01T00:00:00Z">
          <w:r>
            <w:rPr>
              <w:rStyle w:val="Hyperlink"/>
            </w:rPr>
            <w:t xml:space="preserve">10.1186/s41687-020-00218-5</w:t>
          </w:r>
        </w:ins>
      </w:hyperlink>
      <w:ins w:id="423" w:author="PR Preview" w:date="2026-01-01T00:00:00Z">
        <w:r>
          <w:t xml:space="preserve">.</w:t>
        </w:r>
      </w:ins>
    </w:p>
    <w:bookmarkEnd w:id="116"/>
    <w:bookmarkStart w:id="118" w:name="ref-wikipedia_estimand"/>
    <w:p>
      <w:pPr>
        <w:pStyle w:val="Bibliography"/>
      </w:pPr>
      <w:ins w:id="424" w:author="PR Preview" w:date="2026-01-01T00:00:00Z">
        <w:r>
          <w:t xml:space="preserve">[6]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	</w:t>
        </w:r>
      </w:ins>
      <w:ins w:id="427" w:author="PR Preview" w:date="2026-01-01T00:00:00Z">
        <w:r>
          <w:t xml:space="preserve">Wikipedia contributors,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“Estimand —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Wikipedia</w:t>
        </w:r>
      </w:ins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 free encyclopedia.”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2026. Available:</w:t>
        </w:r>
      </w:ins>
      <w:ins w:id="437" w:author="PR Preview" w:date="2026-01-01T00:00:00Z">
        <w:r>
          <w:t xml:space="preserve"> </w:t>
        </w:r>
      </w:ins>
      <w:hyperlink r:id="rId117">
        <w:ins w:id="438" w:author="PR Preview" w:date="2026-01-01T00:00:00Z">
          <w:r>
            <w:rPr>
              <w:rStyle w:val="Hyperlink"/>
            </w:rPr>
            <w:t xml:space="preserve">https://en.wikipedia.org/wiki/Estimand</w:t>
          </w:r>
        </w:ins>
      </w:hyperlink>
    </w:p>
    <w:bookmarkEnd w:id="118"/>
    <w:bookmarkStart w:id="120" w:name="ref-wikipedia_estimator"/>
    <w:p>
      <w:pPr>
        <w:pStyle w:val="Bibliography"/>
      </w:pPr>
      <w:ins w:id="439" w:author="PR Preview" w:date="2026-01-01T00:00:00Z">
        <w:r>
          <w:t xml:space="preserve">[7]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	</w:t>
        </w:r>
      </w:ins>
      <w:ins w:id="442" w:author="PR Preview" w:date="2026-01-01T00:00:00Z">
        <w:r>
          <w:t xml:space="preserve">Wikipedia contributors,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“Estimator —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Wikipedia</w:t>
        </w:r>
      </w:ins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free encyclopedia.”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2026. Available:</w:t>
        </w:r>
      </w:ins>
      <w:ins w:id="452" w:author="PR Preview" w:date="2026-01-01T00:00:00Z">
        <w:r>
          <w:t xml:space="preserve"> </w:t>
        </w:r>
      </w:ins>
      <w:hyperlink r:id="rId119">
        <w:ins w:id="453" w:author="PR Preview" w:date="2026-01-01T00:00:00Z">
          <w:r>
            <w:rPr>
              <w:rStyle w:val="Hyperlink"/>
            </w:rPr>
            <w:t xml:space="preserve">https://en.wikipedia.org/wiki/Estimator</w:t>
          </w:r>
        </w:ins>
      </w:hyperlink>
    </w:p>
    <w:bookmarkEnd w:id="120"/>
    <w:bookmarkStart w:id="122" w:name="ref-wikipedia_sampling_distribution"/>
    <w:p>
      <w:pPr>
        <w:pStyle w:val="Bibliography"/>
      </w:pPr>
      <w:ins w:id="454" w:author="PR Preview" w:date="2026-01-01T00:00:00Z">
        <w:r>
          <w:t xml:space="preserve">[8]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	</w:t>
        </w:r>
      </w:ins>
      <w:ins w:id="457" w:author="PR Preview" w:date="2026-01-01T00:00:00Z">
        <w:r>
          <w:t xml:space="preserve">Wikipedia contributors,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“Sampling distribution —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Wikipedia</w:t>
        </w:r>
      </w:ins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free encyclopedia.”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2026. Available:</w:t>
        </w:r>
      </w:ins>
      <w:ins w:id="467" w:author="PR Preview" w:date="2026-01-01T00:00:00Z">
        <w:r>
          <w:t xml:space="preserve"> </w:t>
        </w:r>
      </w:ins>
      <w:hyperlink r:id="rId121">
        <w:ins w:id="468" w:author="PR Preview" w:date="2026-01-01T00:00:00Z">
          <w:r>
            <w:rPr>
              <w:rStyle w:val="Hyperlink"/>
            </w:rPr>
            <w:t xml:space="preserve">https://en.wikipedia.org/wiki/Sampling_distribution</w:t>
          </w:r>
        </w:ins>
      </w:hyperlink>
    </w:p>
    <w:bookmarkEnd w:id="122"/>
    <w:bookmarkStart w:id="123" w:name="ref-hoggtanis2015"/>
    <w:p>
      <w:pPr>
        <w:pStyle w:val="Bibliography"/>
      </w:pPr>
      <w:ins w:id="469" w:author="PR Preview" w:date="2026-01-01T00:00:00Z">
        <w:r>
          <w:t xml:space="preserve">[9]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	</w:t>
        </w:r>
      </w:ins>
      <w:ins w:id="472" w:author="PR Preview" w:date="2026-01-01T00:00:00Z">
        <w:r>
          <w:t xml:space="preserve">R. V. Hogg, E. A. Tanis, and D. L. Zimmerman,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rPr>
            <w:i/>
            <w:iCs/>
          </w:rPr>
          <w:t xml:space="preserve">Probability and statistical inference</w:t>
        </w:r>
      </w:ins>
      <w:ins w:id="475" w:author="PR Preview" w:date="2026-01-01T00:00:00Z">
        <w:r>
          <w:t xml:space="preserve">, Tenth edition. Boston: Pearson, 2019.</w:t>
        </w:r>
      </w:ins>
    </w:p>
    <w:bookmarkEnd w:id="123"/>
    <w:bookmarkStart w:id="125" w:name="ref-CaseBerg01"/>
    <w:p>
      <w:pPr>
        <w:pStyle w:val="Bibliography"/>
      </w:pPr>
      <w:ins w:id="476" w:author="PR Preview" w:date="2026-01-01T00:00:00Z">
        <w:r>
          <w:t xml:space="preserve">[10]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	</w:t>
        </w:r>
      </w:ins>
      <w:ins w:id="479" w:author="PR Preview" w:date="2026-01-01T00:00:00Z">
        <w:r>
          <w:t xml:space="preserve">G. Casella and R. Berger,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i/>
            <w:iCs/>
          </w:rPr>
          <w:t xml:space="preserve">Statistical inference</w:t>
        </w:r>
      </w:ins>
      <w:ins w:id="482" w:author="PR Preview" w:date="2026-01-01T00:00:00Z">
        <w:r>
          <w:t xml:space="preserve">, 2nd ed. Cengage Learning, 2002. Available:</w:t>
        </w:r>
      </w:ins>
      <w:ins w:id="483" w:author="PR Preview" w:date="2026-01-01T00:00:00Z">
        <w:r>
          <w:t xml:space="preserve"> </w:t>
        </w:r>
      </w:ins>
      <w:hyperlink r:id="rId124">
        <w:ins w:id="48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25"/>
    <w:bookmarkStart w:id="126" w:name="ref-rice2007mathematical"/>
    <w:p>
      <w:pPr>
        <w:pStyle w:val="Bibliography"/>
      </w:pPr>
      <w:ins w:id="485" w:author="PR Preview" w:date="2026-01-01T00:00:00Z">
        <w:r>
          <w:t xml:space="preserve">[11]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	</w:t>
        </w:r>
      </w:ins>
      <w:ins w:id="488" w:author="PR Preview" w:date="2026-01-01T00:00:00Z">
        <w:r>
          <w:t xml:space="preserve">J. A. Rice,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rPr>
            <w:i/>
            <w:iCs/>
          </w:rPr>
          <w:t xml:space="preserve">Mathematical statistics and data analysis</w:t>
        </w:r>
      </w:ins>
      <w:ins w:id="491" w:author="PR Preview" w:date="2026-01-01T00:00:00Z">
        <w:r>
          <w:t xml:space="preserve">, 3rd ed. Belmont, CA: Cengage Learning, 2007.</w:t>
        </w:r>
      </w:ins>
    </w:p>
    <w:bookmarkEnd w:id="126"/>
    <w:bookmarkStart w:id="128" w:name="ref-wikipedia_bias_of_an_estimator"/>
    <w:p>
      <w:pPr>
        <w:pStyle w:val="Bibliography"/>
      </w:pPr>
      <w:ins w:id="492" w:author="PR Preview" w:date="2026-01-01T00:00:00Z">
        <w:r>
          <w:t xml:space="preserve">[12]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	</w:t>
        </w:r>
      </w:ins>
      <w:ins w:id="495" w:author="PR Preview" w:date="2026-01-01T00:00:00Z">
        <w:r>
          <w:t xml:space="preserve">Wikipedia contributors,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“Bias of an estimator —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Wikipedia</w:t>
        </w:r>
      </w:ins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the free encyclopedia.”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2026. Available:</w:t>
        </w:r>
      </w:ins>
      <w:ins w:id="505" w:author="PR Preview" w:date="2026-01-01T00:00:00Z">
        <w:r>
          <w:t xml:space="preserve"> </w:t>
        </w:r>
      </w:ins>
      <w:hyperlink r:id="rId127">
        <w:ins w:id="506" w:author="PR Preview" w:date="2026-01-01T00:00:00Z">
          <w:r>
            <w:rPr>
              <w:rStyle w:val="Hyperlink"/>
            </w:rPr>
            <w:t xml:space="preserve">https://en.wikipedia.org/wiki/Bias_of_an_estimator</w:t>
          </w:r>
        </w:ins>
      </w:hyperlink>
    </w:p>
    <w:bookmarkEnd w:id="128"/>
    <w:bookmarkStart w:id="130" w:name="ref-wikipedia_mean_squared_error"/>
    <w:p>
      <w:pPr>
        <w:pStyle w:val="Bibliography"/>
      </w:pPr>
      <w:ins w:id="507" w:author="PR Preview" w:date="2026-01-01T00:00:00Z">
        <w:r>
          <w:t xml:space="preserve">[13]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	</w:t>
        </w:r>
      </w:ins>
      <w:ins w:id="510" w:author="PR Preview" w:date="2026-01-01T00:00:00Z">
        <w:r>
          <w:t xml:space="preserve">Wikipedia contributors,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“Mean squared error —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Wikipedia</w:t>
        </w:r>
      </w:ins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 free encyclopedia.”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2026. Available:</w:t>
        </w:r>
      </w:ins>
      <w:ins w:id="520" w:author="PR Preview" w:date="2026-01-01T00:00:00Z">
        <w:r>
          <w:t xml:space="preserve"> </w:t>
        </w:r>
      </w:ins>
      <w:hyperlink r:id="rId129">
        <w:ins w:id="521" w:author="PR Preview" w:date="2026-01-01T00:00:00Z">
          <w:r>
            <w:rPr>
              <w:rStyle w:val="Hyperlink"/>
            </w:rPr>
            <w:t xml:space="preserve">https://en.wikipedia.org/wiki/Mean_squared_error</w:t>
          </w:r>
        </w:ins>
      </w:hyperlink>
    </w:p>
    <w:bookmarkEnd w:id="130"/>
    <w:bookmarkStart w:id="132" w:name="ref-wikipedia_root_mean_square_deviation"/>
    <w:p>
      <w:pPr>
        <w:pStyle w:val="Bibliography"/>
      </w:pPr>
      <w:ins w:id="522" w:author="PR Preview" w:date="2026-01-01T00:00:00Z">
        <w:r>
          <w:t xml:space="preserve">[14]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	</w:t>
        </w:r>
      </w:ins>
      <w:ins w:id="525" w:author="PR Preview" w:date="2026-01-01T00:00:00Z">
        <w:r>
          <w:t xml:space="preserve">Wikipedia contributors,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“Root mean square deviation —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Wikipedia</w:t>
        </w:r>
      </w:ins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the free encyclopedia.”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2026. Available:</w:t>
        </w:r>
      </w:ins>
      <w:ins w:id="535" w:author="PR Preview" w:date="2026-01-01T00:00:00Z">
        <w:r>
          <w:t xml:space="preserve"> </w:t>
        </w:r>
      </w:ins>
      <w:hyperlink r:id="rId131">
        <w:ins w:id="536" w:author="PR Preview" w:date="2026-01-01T00:00:00Z">
          <w:r>
            <w:rPr>
              <w:rStyle w:val="Hyperlink"/>
            </w:rPr>
            <w:t xml:space="preserve">https://en.wikipedia.org/wiki/Root_mean_square_deviation</w:t>
          </w:r>
        </w:ins>
      </w:hyperlink>
    </w:p>
    <w:bookmarkEnd w:id="132"/>
    <w:bookmarkStart w:id="134" w:name="ref-fiveminuteai_probstat"/>
    <w:p>
      <w:pPr>
        <w:pStyle w:val="Bibliography"/>
      </w:pPr>
      <w:ins w:id="537" w:author="PR Preview" w:date="2026-01-01T00:00:00Z">
        <w:r>
          <w:t xml:space="preserve">[15]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	</w:t>
        </w:r>
      </w:ins>
      <w:ins w:id="540" w:author="PR Preview" w:date="2026-01-01T00:00:00Z">
        <w:r>
          <w:t xml:space="preserve">5MinuteAI,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“Probability &amp; statistics.”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Video playlist on YouTube. Accessed: Oct. 12, 2026. [Online]. Available:</w:t>
        </w:r>
      </w:ins>
      <w:ins w:id="545" w:author="PR Preview" w:date="2026-01-01T00:00:00Z">
        <w:r>
          <w:t xml:space="preserve"> </w:t>
        </w:r>
      </w:ins>
      <w:hyperlink r:id="rId133">
        <w:ins w:id="546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34"/>
    <w:bookmarkStart w:id="136" w:name="ref-wikipedia_mean_absolute_error"/>
    <w:p>
      <w:pPr>
        <w:pStyle w:val="Bibliography"/>
      </w:pPr>
      <w:ins w:id="547" w:author="PR Preview" w:date="2026-01-01T00:00:00Z">
        <w:r>
          <w:t xml:space="preserve">[16]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	</w:t>
        </w:r>
      </w:ins>
      <w:ins w:id="550" w:author="PR Preview" w:date="2026-01-01T00:00:00Z">
        <w:r>
          <w:t xml:space="preserve">Wikipedia contributors,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“Mean absolute error —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Wikipedia</w:t>
        </w:r>
      </w:ins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free encyclopedia.”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2026. Available:</w:t>
        </w:r>
      </w:ins>
      <w:ins w:id="560" w:author="PR Preview" w:date="2026-01-01T00:00:00Z">
        <w:r>
          <w:t xml:space="preserve"> </w:t>
        </w:r>
      </w:ins>
      <w:hyperlink r:id="rId135">
        <w:ins w:id="561" w:author="PR Preview" w:date="2026-01-01T00:00:00Z">
          <w:r>
            <w:rPr>
              <w:rStyle w:val="Hyperlink"/>
            </w:rPr>
            <w:t xml:space="preserve">https://en.wikipedia.org/wiki/Mean_absolute_error</w:t>
          </w:r>
        </w:ins>
      </w:hyperlink>
    </w:p>
    <w:bookmarkEnd w:id="136"/>
    <w:bookmarkStart w:id="138" w:name="ref-wikipedia_standard_error"/>
    <w:p>
      <w:pPr>
        <w:pStyle w:val="Bibliography"/>
      </w:pPr>
      <w:ins w:id="562" w:author="PR Preview" w:date="2026-01-01T00:00:00Z">
        <w:r>
          <w:t xml:space="preserve">[17]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	</w:t>
        </w:r>
      </w:ins>
      <w:ins w:id="565" w:author="PR Preview" w:date="2026-01-01T00:00:00Z">
        <w:r>
          <w:t xml:space="preserve">Wikipedia contributors,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“Standard error —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Wikipedia</w:t>
        </w:r>
      </w:ins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free encyclopedia.”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2026. Available:</w:t>
        </w:r>
      </w:ins>
      <w:ins w:id="575" w:author="PR Preview" w:date="2026-01-01T00:00:00Z">
        <w:r>
          <w:t xml:space="preserve"> </w:t>
        </w:r>
      </w:ins>
      <w:hyperlink r:id="rId137">
        <w:ins w:id="576" w:author="PR Preview" w:date="2026-01-01T00:00:00Z">
          <w:r>
            <w:rPr>
              <w:rStyle w:val="Hyperlink"/>
            </w:rPr>
            <w:t xml:space="preserve">https://en.wikipedia.org/wiki/Standard_error</w:t>
          </w:r>
        </w:ins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2026-10-18T08:17:56Z</dcterms:created>
  <dcterms:modified xsi:type="dcterms:W3CDTF">2026-10-18T08:17:56Z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