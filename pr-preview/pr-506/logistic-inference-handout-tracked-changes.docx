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del w:id="367" w:author="PR Preview" w:date="2026-01-01T00:00:00Z">
        <w:r>
          <w:rPr>
            <w:i/>
            <w:iCs/>
          </w:rPr>
          <w:delText xml:space="preserve">Proof</w:delText>
        </w:r>
      </w:del>
      <w:del w:id="368" w:author="PR Preview" w:date="2026-01-01T00:00:00Z">
        <w:r>
          <w:delText xml:space="preserve">. </w:delText>
        </w:r>
      </w:del>
      <w:del w:id="369" w:author="PR Preview" w:date="2026-01-01T00:00:00Z">
        <w:r>
          <w:delText xml:space="preserve">The log-likelihood has score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${X}^{\top} \mathopen{}\left(\mathord{\smash[b]{\underset{\raise.3ex\hbox{$\scriptstyle\sim$}}{y}}\vphantom{y}}- \mathord{\smash[b]{\underset{\raise.3ex\hbox{$\scriptstyle\sim$}}{\pi}}\vphantom{\pi}}\right)\mathclose{}$</w:delText>
        </w:r>
      </w:del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and its Hessian is</w:delText>
        </w:r>
      </w:del>
      <w:del w:id="3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376" w:author="PR Preview" w:date="2026-01-01T00:00:00Z">
        <w:r>
          <w:delText xml:space="preserve">, which does not involve the outcomes.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The observed and expected information are therefore both</w:delText>
        </w:r>
      </w:del>
      <w:del w:id="37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380" w:author="PR Preview" w:date="2026-01-01T00:00:00Z">
        <w:r>
          <w:delText xml:space="preserve">.</w:delText>
        </w:r>
      </w:del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The claim is the Gaussian approximation of the</w:delText>
        </w:r>
      </w:del>
      <w:del w:id="383" w:author="PR Preview" w:date="2026-01-01T00:00:00Z">
        <w:r>
          <w:delText xml:space="preserve"> </w:delText>
        </w:r>
      </w:del>
      <w:hyperlink r:id="rId81">
        <w:del w:id="384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385" w:author="PR Preview" w:date="2026-01-01T00:00:00Z">
        <w:r>
          <w:delText xml:space="preserve">, with this information in place of the inverse covariance.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result is stated for logistic regression by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Hastie et al. [6, Sec. 4.4.3]</w:delText>
        </w:r>
      </w:del>
      <w:del w:id="390" w:author="PR Preview" w:date="2026-01-01T00:00:00Z">
        <w:r>
          <w:delText xml:space="preserve">.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For independent but non-identically distributed outcomes it holds under conditions on the predictors that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Fahrmeir and Kaufmann [10]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give.</w:delText>
        </w:r>
      </w:del>
    </w:p>
    <w:p>
      <w:pPr>
        <w:pStyle w:val="FirstParagraph"/>
      </w:pPr>
      <w:ins w:id="397" w:author="PR Preview" w:date="2026-01-01T00:00:00Z">
        <w:r>
          <w:rPr>
            <w:i/>
            <w:iCs/>
          </w:rPr>
          <w:t xml:space="preserve">Proof</w:t>
        </w:r>
      </w:ins>
      <w:ins w:id="398" w:author="PR Preview" w:date="2026-01-01T00:00:00Z">
        <w:r>
          <w:t xml:space="preserve">. </w:t>
        </w:r>
      </w:ins>
      <w:ins w:id="399" w:author="PR Preview" w:date="2026-01-01T00:00:00Z">
        <w:r>
          <w:t xml:space="preserve">The log-likelihood has score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and its</w:t>
        </w:r>
      </w:ins>
      <w:ins w:id="405" w:author="PR Preview" w:date="2026-01-01T00:00:00Z">
        <w:r>
          <w:t xml:space="preserve"> </w:t>
        </w:r>
      </w:ins>
      <w:hyperlink r:id="rId32">
        <w:ins w:id="406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</w:t>
        </w:r>
      </w:ins>
      <w:ins w:id="4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which does not involve the outcomes.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hyperlink r:id="rId33">
        <w:ins w:id="416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and</w:t>
        </w:r>
      </w:ins>
      <w:ins w:id="419" w:author="PR Preview" w:date="2026-01-01T00:00:00Z">
        <w:r>
          <w:t xml:space="preserve"> </w:t>
        </w:r>
      </w:ins>
      <w:hyperlink r:id="rId34">
        <w:ins w:id="420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are therefore both</w:t>
        </w:r>
      </w:ins>
      <w:ins w:id="42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424" w:author="PR Preview" w:date="2026-01-01T00:00:00Z">
        <w:r>
          <w:t xml:space="preserve">.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The claim is the Gaussian approximation of the</w:t>
        </w:r>
      </w:ins>
      <w:ins w:id="427" w:author="PR Preview" w:date="2026-01-01T00:00:00Z">
        <w:r>
          <w:t xml:space="preserve"> </w:t>
        </w:r>
      </w:ins>
      <w:hyperlink r:id="rId81">
        <w:ins w:id="428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429" w:author="PR Preview" w:date="2026-01-01T00:00:00Z">
        <w:r>
          <w:t xml:space="preserve">, with this information in place of the inverse covariance.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result is stated for logistic regression by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Hastie et al. [6, Sec. 4.4.3]</w:t>
        </w:r>
      </w:ins>
      <w:ins w:id="434" w:author="PR Preview" w:date="2026-01-01T00:00:00Z">
        <w:r>
          <w:t xml:space="preserve">.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For independent but non-identically distributed outcomes it holds under conditions on the predictors that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Fahrmeir and Kaufmann [10]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give.</w:t>
        </w:r>
      </w:ins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2026-10-30T08:46:25Z</dcterms:created>
  <dcterms:modified xsi:type="dcterms:W3CDTF">2026-10-30T08:46:25Z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