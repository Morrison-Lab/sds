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Properties of Estimators</w:t>
      </w:r>
    </w:p>
    <w:p>
      <w:pPr>
        <w:pStyle w:val="Date"/>
      </w:pPr>
      <w:del w:id="1" w:author="PR Preview" w:date="2026-01-01T00:00:00Z">
        <w:r>
          <w:delText xml:space="preserve">Last modified: 2026-10-30 00:29:08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2026-10-30 01:26:30 (PDT)</w:t>
        </w:r>
      </w:ins>
    </w:p>
    <w:p>
      <w:pPr>
        <w:pStyle w:val="FirstParagraph"/>
      </w:pPr>
      <w:hyperlink r:id="rId9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the accuracy of an estimator</w:t>
      </w:r>
      <w:r>
        <w:t xml:space="preserve"> </w:t>
      </w:r>
      <w:r>
        <w:t xml:space="preserve">at one sample size, through its bias, variance and population mean squared error.</w:t>
      </w:r>
      <w:r>
        <w:t xml:space="preserve"> </w:t>
      </w:r>
      <w:r>
        <w:t xml:space="preserve">This page asks two further questions:</w:t>
      </w:r>
      <w:r>
        <w:t xml:space="preserve"> </w:t>
      </w:r>
      <w:r>
        <w:t xml:space="preserve">what happens to an estimator as the sample size grows,</w:t>
      </w:r>
      <w:r>
        <w:t xml:space="preserve"> </w:t>
      </w:r>
      <w:r>
        <w:t xml:space="preserve">and how small can the variance of an unbiased estimator be?</w:t>
      </w:r>
    </w:p>
    <w:bookmarkStart w:id="35" w:name="sec-consistency"/>
    <w:p>
      <w:pPr>
        <w:pStyle w:val="Heading2"/>
      </w:pPr>
      <w:r>
        <w:t xml:space="preserve">1 Consistency</w:t>
      </w:r>
    </w:p>
    <w:bookmarkStart w:id="13" w:name="def-consistent"/>
    <w:p>
      <w:pPr>
        <w:pStyle w:val="FirstParagraph"/>
      </w:pPr>
      <w:r>
        <w:rPr>
          <w:b/>
          <w:bCs/>
        </w:rPr>
        <w:t xml:space="preserve">Definition 1 (Consistent estimator)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be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computed from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estimator is</w:t>
      </w:r>
      <w:r>
        <w:t xml:space="preserve"> </w:t>
      </w:r>
      <w:r>
        <w:rPr>
          <w:b/>
          <w:bCs/>
        </w:rPr>
        <w:t xml:space="preserve">consistent</w:t>
      </w:r>
      <w:r>
        <w:t xml:space="preserve"> </w:t>
      </w:r>
      <w:r>
        <w:t xml:space="preserve">if, for every distance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probability that it lands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goes to zero as the</w:t>
      </w:r>
      <w:r>
        <w:t xml:space="preserve"> </w:t>
      </w:r>
      <w:hyperlink r:id="rId10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size grows:</w:t>
      </w:r>
      <w:r>
        <w:t xml:space="preserve"> </w:t>
      </w:r>
    </w:p>
    <w:p>
      <w:pPr>
        <w:pStyle w:val="BodyText"/>
      </w:pPr>
      <w:bookmarkStart w:id="11" w:name="eq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1"/>
    </w:p>
    <w:p>
      <w:pPr>
        <w:pStyle w:val="FirstParagraph"/>
      </w:pPr>
      <w:r>
        <w:t xml:space="preserve">In words,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hyperlink r:id="rId12">
        <w:r>
          <w:rPr>
            <w:rStyle w:val="Hyperlink"/>
          </w:rPr>
          <w:t xml:space="preserve">converges in probability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θ</m:t>
        </m:r>
      </m:oMath>
      <w:r>
        <w:t xml:space="preserve">, which we write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θ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Casella and Berger [1], Def. 10.1.1</w:t>
      </w:r>
      <w:r>
        <w:t xml:space="preserve">;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7" w:name="rem-consistent-sequence"/>
    <w:p>
      <w:pPr>
        <w:pStyle w:val="BodyText"/>
      </w:pPr>
      <w:r>
        <w:rPr>
          <w:i/>
          <w:iCs/>
        </w:rPr>
        <w:t xml:space="preserve">Remark 1</w:t>
      </w:r>
      <w:r>
        <w:t xml:space="preserve"> (Consistency describes a sequence of estimators). </w:t>
      </w:r>
      <w:r>
        <w:t xml:space="preserve">An estimator such as the</w:t>
      </w:r>
      <w:r>
        <w:t xml:space="preserve"> </w:t>
      </w:r>
      <w:hyperlink r:id="rId14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a formula that applies to any sample size,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 sequence of estimators,</w:t>
      </w:r>
      <w:r>
        <w:t xml:space="preserve"> </w:t>
      </w:r>
      <w:r>
        <w:t xml:space="preserve">one for each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hyperlink r:id="rId15">
        <w:r>
          <w:rPr>
            <w:rStyle w:val="Hyperlink"/>
          </w:rPr>
          <w:t xml:space="preserve">Unbiasedness</w:t>
        </w:r>
      </w:hyperlink>
      <w:r>
        <w:t xml:space="preserve"> </w:t>
      </w:r>
      <w:r>
        <w:t xml:space="preserve">and</w:t>
      </w:r>
      <w:r>
        <w:t xml:space="preserve"> </w:t>
      </w:r>
      <w:hyperlink r:id="rId16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describe an estimator at one fixed sample size;</w:t>
      </w:r>
      <w:r>
        <w:t xml:space="preserve"> </w:t>
      </w:r>
      <w:r>
        <w:t xml:space="preserve">consistency describes what happens to the whole sequence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An estimator can be consistent and biased 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or unbiased at every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not consistent</w:t>
      </w:r>
      <w:r>
        <w:t xml:space="preserve"> </w:t>
      </w:r>
      <w:r>
        <w:t xml:space="preserve">(the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 a mean is the standard example).</w:t>
      </w:r>
    </w:p>
    <w:bookmarkEnd w:id="17"/>
    <w:bookmarkStart w:id="19" w:name="exr-estimation-error-bound"/>
    <w:p>
      <w:pPr>
        <w:pStyle w:val="BodyText"/>
      </w:pPr>
      <w:r>
        <w:rPr>
          <w:b/>
          <w:bCs/>
        </w:rPr>
        <w:t xml:space="preserve">Exercise 1 (Bounding the chance of a large estimation error)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</w:t>
      </w:r>
      <w:r>
        <w:t xml:space="preserve"> </w:t>
      </w:r>
      <w:hyperlink r:id="rId16">
        <w:r>
          <w:rPr>
            <w:rStyle w:val="Hyperlink"/>
          </w:rPr>
          <w:t xml:space="preserve">pMSE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hyperlink r:id="rId18">
        <w:r>
          <w:rPr>
            <w:rStyle w:val="Hyperlink"/>
          </w:rPr>
          <w:t xml:space="preserve">Markov’s inequality</w:t>
        </w:r>
      </w:hyperlink>
      <w:r>
        <w:t xml:space="preserve"> </w:t>
      </w:r>
      <w:r>
        <w:t xml:space="preserve">to 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9"/>
    <w:bookmarkStart w:id="20" w:name="sol-estimation-error-boun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Both sides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e>
        </m:d>
        <m:r>
          <m:t>​</m:t>
        </m:r>
        <m:r>
          <m:rPr>
            <m:sty m:val="p"/>
          </m:rPr>
          <m:t>≥</m:t>
        </m:r>
        <m:r>
          <m:t>ε</m:t>
        </m:r>
      </m:oMath>
      <w:r>
        <w:t xml:space="preserve"> </w:t>
      </w:r>
      <w:r>
        <w:t xml:space="preserve">are nonnegative,</w:t>
      </w:r>
      <w:r>
        <w:t xml:space="preserve"> </w:t>
      </w:r>
      <w:r>
        <w:t xml:space="preserve">so squaring them keeps the inequality.</w:t>
      </w:r>
      <w:r>
        <w:t xml:space="preserve"> </w:t>
      </w:r>
      <w:r>
        <w:t xml:space="preserve">The random variable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nonnegative,</w:t>
      </w:r>
      <w:r>
        <w:t xml:space="preserve"> </w:t>
      </w:r>
      <w:r>
        <w:t xml:space="preserve">so Markov’s inequality applies to it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≥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both nonnegative sides)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θ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(Markov’s inequality, 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ε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θ</m:t>
                                      </m:r>
                                    </m:e>
                                  </m:acc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 squared error)</m:t>
              </m:r>
            </m:e>
          </m:eqArr>
        </m:oMath>
      </m:oMathPara>
    </w:p>
    <w:bookmarkEnd w:id="20"/>
    <w:bookmarkStart w:id="22" w:name="lem-estimation-error-bound"/>
    <w:p>
      <w:pPr>
        <w:pStyle w:val="FirstParagraph"/>
      </w:pPr>
      <w:r>
        <w:rPr>
          <w:b/>
          <w:bCs/>
        </w:rPr>
        <w:t xml:space="preserve">Lemma 1 (Chance of a large estimation error)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pMSE,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probability of an estimation error</w:t>
      </w:r>
      <w:r>
        <w:t xml:space="preserve"> </w:t>
      </w:r>
      <w:r>
        <w:t xml:space="preserve">of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at most the pMSE</w:t>
      </w:r>
      <w:r>
        <w:t xml:space="preserve"> </w:t>
      </w:r>
      <w:r>
        <w:t xml:space="preserve">divided by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21" w:name="eq-estimation-error-bound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num>
            <m:den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1"/>
    </w:p>
    <w:bookmarkEnd w:id="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stimation-error-boun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4" w:name="thm-mse-consistent"/>
    <w:p>
      <w:pPr>
        <w:pStyle w:val="BodyText"/>
      </w:pPr>
      <w:r>
        <w:rPr>
          <w:b/>
          <w:bCs/>
        </w:rPr>
        <w:t xml:space="preserve">Theorem 1 (Vanishing population mean squared error implies consistency)</w:t>
      </w:r>
      <w:r>
        <w:t xml:space="preserve"> </w:t>
      </w:r>
      <w:r>
        <w:t xml:space="preserve">If the pMSE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goes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w:anchor="def-consistent">
        <w:r>
          <w:rPr>
            <w:rStyle w:val="Hyperlink"/>
          </w:rPr>
          <w:t xml:space="preserve">consistent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3" w:name="eq-mse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</m:t>
          </m:r>
          <m:r>
            <m:rPr>
              <m:sty m:val="p"/>
            </m:rPr>
            <m:t>⇒</m:t>
          </m:r>
          <m:r>
            <m:t> 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r>
                <m:t>p</m:t>
              </m:r>
            </m:lim>
          </m:limUpp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3"/>
    </w:p>
    <w:bookmarkEnd w:id="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estimation-error-bound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upper bound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fixed and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probability, squeezed between zero and the bound, goes to zero.</w:t>
      </w:r>
      <w:r>
        <w:t xml:space="preserve"> </w:t>
      </w:r>
      <w:r>
        <w:t xml:space="preserve">This holds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which is</w:t>
      </w:r>
      <w:r>
        <w:t xml:space="preserve"> </w:t>
      </w:r>
      <w:hyperlink w:anchor="eq-consistent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5" w:name="cor-sample-mean-consistent"/>
    <w:p>
      <w:pPr>
        <w:pStyle w:val="BodyText"/>
      </w:pPr>
      <w:r>
        <w:rPr>
          <w:b/>
          <w:bCs/>
        </w:rPr>
        <w:t xml:space="preserve">Corollary 1 (The sample mean is consistent)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 with common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common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 the sample mean is a</w:t>
      </w:r>
      <w:r>
        <w:t xml:space="preserve"> </w:t>
      </w:r>
      <w:hyperlink w:anchor="def-consistent">
        <w:r>
          <w:rPr>
            <w:rStyle w:val="Hyperlink"/>
          </w:rPr>
          <w:t xml:space="preserve">consistent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μ</m:t>
        </m:r>
      </m:oMath>
      <w:r>
        <w:t xml:space="preserve">: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r>
        <w:t xml:space="preserve">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26">
        <w:r>
          <w:rPr>
            <w:rStyle w:val="Hyperlink"/>
          </w:rPr>
          <w:t xml:space="preserve">the example on two estimators of a mean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hyperlink w:anchor="thm-mse-consisten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then gives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r>
        <w:t xml:space="preserve">.</w:t>
      </w:r>
      <w:r>
        <w:t xml:space="preserve"> </w:t>
      </w:r>
      <w:r>
        <w:t xml:space="preserve">This is the</w:t>
      </w:r>
      <w:r>
        <w:t xml:space="preserve"> </w:t>
      </w:r>
      <w:hyperlink r:id="rId27">
        <w:r>
          <w:rPr>
            <w:rStyle w:val="Hyperlink"/>
          </w:rPr>
          <w:t xml:space="preserve">weak law of large numbers</w:t>
        </w:r>
      </w:hyperlink>
      <w:r>
        <w:t xml:space="preserve">,</w:t>
      </w:r>
      <w:r>
        <w:t xml:space="preserve"> </w:t>
      </w:r>
      <w:r>
        <w:t xml:space="preserve">proved in pds directly from Chebyshev’s inequality.</w:t>
      </w:r>
    </w:p>
    <w:bookmarkStart w:id="34" w:name="exm-consistency-birthwt"/>
    <w:p>
      <w:pPr>
        <w:pStyle w:val="BodyText"/>
      </w:pPr>
      <w:r>
        <w:rPr>
          <w:b/>
          <w:bCs/>
        </w:rPr>
        <w:t xml:space="preserve">Example 1 (Consistency of the sample mean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[3]</w:t>
      </w:r>
      <w:r>
        <w:t xml:space="preserve">; the data ship with the R package</w:t>
      </w:r>
      <w:r>
        <w:t xml:space="preserve"> </w:t>
      </w:r>
      <w:hyperlink r:id="rId28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29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To see</w:t>
      </w:r>
      <w:r>
        <w:t xml:space="preserve"> </w:t>
      </w:r>
      <w:hyperlink w:anchor="cor-sample-mean-consisten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at work,</w:t>
      </w:r>
      <w:r>
        <w:t xml:space="preserve"> </w:t>
      </w:r>
      <w:r>
        <w:t xml:space="preserve">treat these babies as a finite population</w:t>
      </w:r>
      <w:r>
        <w:t xml:space="preserve"> </w:t>
      </w:r>
      <w:r>
        <w:t xml:space="preserve">and let the estimand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their population mean birth weight.</w:t>
      </w:r>
      <w:r>
        <w:t xml:space="preserve"> </w:t>
      </w:r>
      <w:r>
        <w:t xml:space="preserve">We draw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babies at random with replacement,</w:t>
      </w:r>
      <w:r>
        <w:t xml:space="preserve"> </w:t>
      </w:r>
      <w:r>
        <w:t xml:space="preserve">so the draws are independent with the population’s mean and variance,</w:t>
      </w:r>
      <w:r>
        <w:t xml:space="preserve"> </w:t>
      </w:r>
      <w:r>
        <w:t xml:space="preserve">and we ask how often the sample mean misses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at least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grams.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we repeat the sampling 2000 times</w:t>
      </w:r>
      <w:r>
        <w:t xml:space="preserve"> </w:t>
      </w:r>
      <w:r>
        <w:t xml:space="preserve">and report the fraction of repeats that miss,</w:t>
      </w:r>
      <w:r>
        <w:t xml:space="preserve"> </w:t>
      </w:r>
      <w:r>
        <w:t xml:space="preserve">with a 95% confidence interval for that probability</w:t>
      </w:r>
      <w:r>
        <w:t xml:space="preserve"> </w:t>
      </w:r>
      <w:r>
        <w:t xml:space="preserve">(the Wilson score interval with continuity correction, the default of</w:t>
      </w:r>
      <w:r>
        <w:t xml:space="preserve"> </w:t>
      </w:r>
      <w:r>
        <w:rPr>
          <w:rStyle w:val="VerbatimChar"/>
        </w:rPr>
        <w:t xml:space="preserve">prop.test()</w:t>
      </w:r>
      <w:r>
        <w:t xml:space="preserve">),</w:t>
      </w:r>
      <w:r>
        <w:t xml:space="preserve"> </w:t>
      </w:r>
      <w:r>
        <w:t xml:space="preserve">next to the bound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that</w:t>
      </w:r>
      <w:r>
        <w:t xml:space="preserve"> </w:t>
      </w:r>
      <w:hyperlink w:anchor="lem-estimation-error-bound">
        <w:r>
          <w:rPr>
            <w:rStyle w:val="Hyperlink"/>
          </w:rPr>
          <w:t xml:space="preserve">Lemma 1</w:t>
        </w:r>
      </w:hyperlink>
      <w:r>
        <w:t xml:space="preserve"> </w:t>
      </w:r>
      <w:r>
        <w:t xml:space="preserve">gives, capped at 1 because a probability cannot exceed 1,</w:t>
      </w:r>
      <w:r>
        <w:t xml:space="preserve"> </w:t>
      </w:r>
      <w:r>
        <w:t xml:space="preserve">using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from</w:t>
      </w:r>
      <w:r>
        <w:t xml:space="preserve"> </w:t>
      </w:r>
      <w:hyperlink r:id="rId26">
        <w:r>
          <w:rPr>
            <w:rStyle w:val="Hyperlink"/>
          </w:rPr>
          <w:t xml:space="preserve">the example on two estimators of a mean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br/>
      </w:r>
      <w:r>
        <w:rPr>
          <w:rStyle w:val="CommentTok"/>
        </w:rPr>
        <w:t xml:space="preserve"># The population: the 189 observed birth weights.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(bwt)</w:t>
      </w:r>
      <w:r>
        <w:br/>
      </w:r>
      <w:r>
        <w:rPr>
          <w:rStyle w:val="CommentTok"/>
        </w:rPr>
        <w:t xml:space="preserve"># Population variance (divisor N, not N - 1), because the draws below</w:t>
      </w:r>
      <w:r>
        <w:br/>
      </w:r>
      <w:r>
        <w:rPr>
          <w:rStyle w:val="CommentTok"/>
        </w:rPr>
        <w:t xml:space="preserve"># come from exactly this finite population.</w:t>
      </w:r>
      <w:r>
        <w:br/>
      </w:r>
      <w:r>
        <w:rPr>
          <w:rStyle w:val="NormalTok"/>
        </w:rPr>
        <w:t xml:space="preserve">sigma_sq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br/>
      </w:r>
      <w:r>
        <w:rPr>
          <w:rStyle w:val="NormalTok"/>
        </w:rPr>
        <w:t xml:space="preserve">sample_sizes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320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miss_counts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sample_sizes,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n_reps,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(bwt, 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eps</w:t>
      </w:r>
      <w:r>
        <w:br/>
      </w:r>
      <w:r>
        <w:rPr>
          <w:rStyle w:val="NormalTok"/>
        </w:rPr>
        <w:t xml:space="preserve">    ))</w:t>
      </w:r>
      <w:r>
        <w:br/>
      </w:r>
      <w:r>
        <w:rPr>
          <w:rStyle w:val="NormalTok"/>
        </w:rPr>
        <w:t xml:space="preserve">  },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miss_ci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(miss_counts, prop.test,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n_reps)</w:t>
      </w:r>
      <w:r>
        <w:br/>
      </w:r>
      <w:r>
        <w:br/>
      </w:r>
      <w:r>
        <w:rPr>
          <w:rStyle w:val="NormalTok"/>
        </w:rPr>
        <w:t xml:space="preserve">consistency_sim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sample_sizes,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miss_prob =</w:t>
      </w:r>
      <w:r>
        <w:rPr>
          <w:rStyle w:val="NormalTok"/>
        </w:rPr>
        <w:t xml:space="preserve"> miss_counts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n_reps,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(miss_ci,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(ci) 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(miss_ci,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(ci) 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bound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sigma_sq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(sample_sizes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eps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consistency_sim</w:t>
      </w:r>
      <w:r>
        <w:br/>
      </w:r>
      <w:r>
        <w:rPr>
          <w:rStyle w:val="CommentTok"/>
        </w:rPr>
        <w:t xml:space="preserve">#&gt; # A tibble: 7 × 5</w:t>
      </w:r>
      <w:r>
        <w:br/>
      </w:r>
      <w:r>
        <w:rPr>
          <w:rStyle w:val="CommentTok"/>
        </w:rPr>
        <w:t xml:space="preserve">#&gt;       n miss_prob   lower  upper bound</w:t>
      </w:r>
      <w:r>
        <w:br/>
      </w:r>
      <w:r>
        <w:rPr>
          <w:rStyle w:val="CommentTok"/>
        </w:rPr>
        <w:t xml:space="preserve">#&gt;   &lt;dbl&gt;     &lt;dbl&gt;   &lt;dbl&gt;  &lt;dbl&gt; &lt;dbl&gt;</w:t>
      </w:r>
      <w:r>
        <w:br/>
      </w:r>
      <w:r>
        <w:rPr>
          <w:rStyle w:val="CommentTok"/>
        </w:rPr>
        <w:t xml:space="preserve">#&gt; 1     5     0.764 0.744   0.782  1    </w:t>
      </w:r>
      <w:r>
        <w:br/>
      </w:r>
      <w:r>
        <w:rPr>
          <w:rStyle w:val="CommentTok"/>
        </w:rPr>
        <w:t xml:space="preserve">#&gt; 2    10     0.649 0.628   0.670  1    </w:t>
      </w:r>
      <w:r>
        <w:br/>
      </w:r>
      <w:r>
        <w:rPr>
          <w:rStyle w:val="CommentTok"/>
        </w:rPr>
        <w:t xml:space="preserve">#&gt; 3    20     0.528 0.505   0.550  1    </w:t>
      </w:r>
      <w:r>
        <w:br/>
      </w:r>
      <w:r>
        <w:rPr>
          <w:rStyle w:val="CommentTok"/>
        </w:rPr>
        <w:t xml:space="preserve">#&gt; 4    40     0.366 0.344   0.387  1    </w:t>
      </w:r>
      <w:r>
        <w:br/>
      </w:r>
      <w:r>
        <w:rPr>
          <w:rStyle w:val="CommentTok"/>
        </w:rPr>
        <w:t xml:space="preserve">#&gt; 5    80     0.219 0.201   0.238  0.661</w:t>
      </w:r>
      <w:r>
        <w:br/>
      </w:r>
      <w:r>
        <w:rPr>
          <w:rStyle w:val="CommentTok"/>
        </w:rPr>
        <w:t xml:space="preserve">#&gt; 6   160     0.092 0.0799  0.106  0.331</w:t>
      </w:r>
      <w:r>
        <w:br/>
      </w:r>
      <w:r>
        <w:rPr>
          <w:rStyle w:val="CommentTok"/>
        </w:rPr>
        <w:t xml:space="preserve">#&gt; 7   320     0.012 0.00788 0.0181 0.165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consistency-birthw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(consistency_sim,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geom_ribbon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upper),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bound,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"bound"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sample_sizes)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scale_linetype_manual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simulated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"solid"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 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miss"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is_html_output</w:t>
            </w:r>
            <w:r>
              <w:rPr>
                <w:rStyle w:val="NormalTok"/>
              </w:rPr>
              <w:t xml:space="preserve">())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ggplotly</w:t>
            </w:r>
            <w:r>
              <w:rPr>
                <w:rStyle w:val="NormalTok"/>
              </w:rPr>
              <w:t xml:space="preserve">(p) </w:t>
            </w:r>
            <w:r>
              <w:rPr>
                <w:rStyle w:val="ControlFlowTok"/>
              </w:rPr>
              <w:t xml:space="preserve">else</w:t>
            </w:r>
            <w:r>
              <w:rPr>
                <w:rStyle w:val="NormalTok"/>
              </w:rPr>
              <w:t xml:space="preserve"> p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estimator-properties_files/figure-docx/consistency-birthwt-plot-1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chance that the sample mean of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birth weights misses the population mean by 100 g or more,</w:t>
            </w:r>
            <w:r>
              <w:t xml:space="preserve"> </w:t>
            </w:r>
            <w:r>
              <w:t xml:space="preserve">by simulation (2000 repeats per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, with 95% confidence bands) and by the bound from</w:t>
            </w:r>
            <w:r>
              <w:t xml:space="preserve"> </w:t>
            </w:r>
            <w:hyperlink w:anchor="lem-estimation-error-bound">
              <w:r>
                <w:rPr>
                  <w:rStyle w:val="Hyperlink"/>
                </w:rPr>
                <w:t xml:space="preserve">Lemma 1</w:t>
              </w:r>
            </w:hyperlink>
          </w:p>
          <w:bookmarkEnd w:id="33"/>
        </w:tc>
      </w:tr>
    </w:tbl>
    <w:p>
      <w:pPr>
        <w:pStyle w:val="BodyText"/>
      </w:pPr>
      <w:r>
        <w:t xml:space="preserve">The simulated probability shrinks toward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as consistency says it must,</w:t>
      </w:r>
      <w:r>
        <w:t xml:space="preserve"> </w:t>
      </w:r>
      <w:r>
        <w:t xml:space="preserve">and it lies below the bound at every sample size here,</w:t>
      </w:r>
      <w:r>
        <w:t xml:space="preserve"> </w:t>
      </w:r>
      <w:r>
        <w:t xml:space="preserve">which is loose for small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but follows the same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decay.</w:t>
      </w:r>
    </w:p>
    <w:bookmarkEnd w:id="34"/>
    <w:bookmarkEnd w:id="35"/>
    <w:bookmarkStart w:id="42" w:name="sec-efficiency"/>
    <w:p>
      <w:pPr>
        <w:pStyle w:val="Heading2"/>
      </w:pPr>
      <w:r>
        <w:t xml:space="preserve">2 Efficiency</w:t>
      </w:r>
    </w:p>
    <w:bookmarkStart w:id="36" w:name="def-relative-efficiency"/>
    <w:p>
      <w:pPr>
        <w:pStyle w:val="FirstParagraph"/>
      </w:pPr>
      <w:r>
        <w:rPr>
          <w:b/>
          <w:bCs/>
        </w:rPr>
        <w:t xml:space="preserve">Definition 2 (Relative efficiency)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 </w:t>
      </w:r>
      <w:r>
        <w:t xml:space="preserve">be two estimators of the same estimand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relative efficiency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 </w:t>
      </w:r>
      <w:r>
        <w:t xml:space="preserve">is the ratio of their</w:t>
      </w:r>
      <w:r>
        <w:t xml:space="preserve"> </w:t>
      </w:r>
      <w:hyperlink r:id="rId16">
        <w:r>
          <w:rPr>
            <w:rStyle w:val="Hyperlink"/>
          </w:rPr>
          <w:t xml:space="preserve">pMSEs</w:t>
        </w:r>
      </w:hyperlink>
      <w:r>
        <w:t xml:space="preserve">,</w:t>
      </w:r>
      <w:r>
        <w:t xml:space="preserve"> </w:t>
      </w:r>
      <w:r>
        <w:t xml:space="preserve">the reference estimator’s, that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, in the numerator: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b</m:t>
                      </m:r>
                    </m:sub>
                  </m:sSub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a</m:t>
                      </m:r>
                    </m:sub>
                  </m:sSub>
                </m:e>
              </m:d>
              <m:r>
                <m:t>​</m:t>
              </m:r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36"/>
    <w:bookmarkStart w:id="37" w:name="rem-source-relative-efficiency"/>
    <w:p>
      <w:pPr>
        <w:pStyle w:val="BodyText"/>
      </w:pPr>
      <w:r>
        <w:rPr>
          <w:i/>
          <w:iCs/>
        </w:rPr>
        <w:t xml:space="preserve">Remark 2</w:t>
      </w:r>
      <w:r>
        <w:t xml:space="preserve"> (Source: Relative efficiency). </w:t>
      </w:r>
      <w:r>
        <w:t xml:space="preserve">Casella and Berger [1]</w:t>
      </w:r>
      <w:r>
        <w:t xml:space="preserve"> </w:t>
      </w:r>
      <w:r>
        <w:t xml:space="preserve">define the asymptotic version, through variances, in Def. 10.1.16 (p. 476);</w:t>
      </w:r>
      <w:r>
        <w:t xml:space="preserve"> </w:t>
      </w:r>
      <w:r>
        <w:t xml:space="preserve">this finite-sample form uses the mean squared error of their Def. 7.3.1 (p. 330).</w:t>
      </w:r>
    </w:p>
    <w:bookmarkEnd w:id="37"/>
    <w:bookmarkStart w:id="39" w:name="rem-relative-efficiency"/>
    <w:p>
      <w:pPr>
        <w:pStyle w:val="BodyText"/>
      </w:pPr>
      <w:r>
        <w:rPr>
          <w:i/>
          <w:iCs/>
        </w:rPr>
        <w:t xml:space="preserve">Remark 3</w:t>
      </w:r>
      <w:r>
        <w:t xml:space="preserve"> (Reading the relative efficiency). </w:t>
      </w:r>
      <w:r>
        <w:t xml:space="preserve">A relative efficiency above 1 means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is more accurate than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,</w:t>
      </w:r>
      <w:r>
        <w:t xml:space="preserve"> </w:t>
      </w:r>
      <w:r>
        <w:t xml:space="preserve">and below 1 means it is less accurate.</w:t>
      </w:r>
      <w:r>
        <w:t xml:space="preserve"> </w:t>
      </w:r>
      <w:r>
        <w:t xml:space="preserve">For two</w:t>
      </w:r>
      <w:r>
        <w:t xml:space="preserve"> </w:t>
      </w:r>
      <w:hyperlink r:id="rId1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the pMSEs are the variances</w:t>
      </w:r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pMSE equals bias squared plus variance</w:t>
        </w:r>
      </w:hyperlink>
      <w:r>
        <w:t xml:space="preserve">, with zero bias),</w:t>
      </w:r>
      <w:r>
        <w:t xml:space="preserve"> </w:t>
      </w:r>
      <w:r>
        <w:t xml:space="preserve">so the relative efficiency is the ratio of the variances.</w:t>
      </w:r>
    </w:p>
    <w:bookmarkEnd w:id="39"/>
    <w:bookmarkStart w:id="41" w:name="exm-relative-efficiency-mean"/>
    <w:p>
      <w:pPr>
        <w:pStyle w:val="BodyText"/>
      </w:pPr>
      <w:r>
        <w:rPr>
          <w:b/>
          <w:bCs/>
        </w:rPr>
        <w:t xml:space="preserve">Example 2 (Relative efficiency of two estimators of a mean)</w:t>
      </w:r>
      <w:r>
        <w:t xml:space="preserve"> </w:t>
      </w:r>
      <w:r>
        <w:t xml:space="preserve">In</w:t>
      </w:r>
      <w:r>
        <w:t xml:space="preserve"> </w:t>
      </w:r>
      <w:hyperlink r:id="rId26">
        <w:r>
          <w:rPr>
            <w:rStyle w:val="Hyperlink"/>
          </w:rPr>
          <w:t xml:space="preserve">the example on two estimators of a mean</w:t>
        </w:r>
      </w:hyperlink>
      <w:r>
        <w:t xml:space="preserve"> </w:t>
      </w:r>
      <w:r>
        <w:t xml:space="preserve">the sample mean has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and the single-observation estimator has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relative efficiency of the sample mean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mean squared errors)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a fraction: multiply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/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r:id="rId40">
        <w:r>
          <w:rPr>
            <w:rStyle w:val="Hyperlink"/>
          </w:rPr>
          <w:t xml:space="preserve">the student-height example</w:t>
        </w:r>
      </w:hyperlink>
      <w:r>
        <w:t xml:space="preserve">,</w:t>
      </w:r>
      <w:r>
        <w:t xml:space="preserve"> </w:t>
      </w:r>
      <w:r>
        <w:t xml:space="preserve">the sample mean is 50 times as efficient 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41"/>
    <w:p>
      <w:pPr>
        <w:pStyle w:val="BodyText"/>
      </w:pPr>
      <w:r>
        <w:t xml:space="preserve">Casella and Berger [1, Sec. 10.1], pp. 467–480</w:t>
      </w:r>
      <w:r>
        <w:t xml:space="preserve"> </w:t>
      </w:r>
      <w:r>
        <w:t xml:space="preserve">covers point estimation, including consistency, efficiency and bootstrap standard errors.</w:t>
      </w:r>
    </w:p>
    <w:bookmarkEnd w:id="42"/>
    <w:bookmarkStart w:id="66" w:name="sec-cramer-rao"/>
    <w:p>
      <w:pPr>
        <w:pStyle w:val="Heading2"/>
      </w:pPr>
      <w:r>
        <w:t xml:space="preserve">3 The Cramér–Rao lower bound</w:t>
      </w:r>
    </w:p>
    <w:bookmarkStart w:id="45" w:name="exr-cov-estimator-score"/>
    <w:p>
      <w:pPr>
        <w:pStyle w:val="FirstParagraph"/>
      </w:pPr>
      <w:r>
        <w:rPr>
          <w:b/>
          <w:bCs/>
        </w:rPr>
        <w:t xml:space="preserve">Exercise 2 (Covariance of an unbiased estimator with the score)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have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under the assumptions of</w:t>
      </w:r>
      <w:r>
        <w:t xml:space="preserve"> </w:t>
      </w:r>
      <w:hyperlink r:id="rId43">
        <w:r>
          <w:rPr>
            <w:rStyle w:val="Hyperlink"/>
          </w:rPr>
          <w:t xml:space="preserve">the exercise on the mean of the score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$\hat{\theta}= \hat{\theta}(\mathord{\smash[b]{\underset{\raise.3ex\hbox{$\scriptstyle\sim$}}{X}}\vphantom{X}})$</w:t>
      </w:r>
      <w:r>
        <w:t xml:space="preserve"> </w:t>
      </w:r>
      <w:r>
        <w:t xml:space="preserve">be an</w:t>
      </w:r>
      <w:r>
        <w:t xml:space="preserve"> </w:t>
      </w:r>
      <w:hyperlink r:id="rId1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variance.</w:t>
      </w:r>
      <w:r>
        <w:t xml:space="preserve"> </w:t>
      </w:r>
      <w:r>
        <w:t xml:space="preserve">Show that the covariance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with the</w:t>
      </w:r>
      <w:r>
        <w:t xml:space="preserve"> </w:t>
      </w:r>
      <w:hyperlink r:id="rId44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$\ell'(\mathord{\smash[b]{\underset{\raise.3ex\hbox{$\scriptstyle\sim$}}{X}}\vphantom{X}}\mid \theta)$</w:t>
      </w:r>
      <w:r>
        <w:t xml:space="preserve"> </w:t>
      </w:r>
      <w:r>
        <w:t xml:space="preserve">equals 1.</w:t>
      </w:r>
      <w:r>
        <w:t xml:space="preserve"> </w:t>
      </w:r>
      <w:r>
        <w:t xml:space="preserve">Assume the derivative of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be taken inside the integral.</w:t>
      </w:r>
    </w:p>
    <w:bookmarkEnd w:id="45"/>
    <w:bookmarkStart w:id="47" w:name="sol-cov-estimator-scor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score has mean zero by</w:t>
      </w:r>
      <w:r>
        <w:t xml:space="preserve"> </w:t>
      </w:r>
      <w:hyperlink r:id="rId43">
        <w:r>
          <w:rPr>
            <w:rStyle w:val="Hyperlink"/>
          </w:rPr>
          <w:t xml:space="preserve">the exercise on the mean of the score</w:t>
        </w:r>
      </w:hyperlink>
      <w:r>
        <w:t xml:space="preserve">.</w:t>
      </w:r>
      <w:r>
        <w:t xml:space="preserve"> </w:t>
      </w:r>
      <w:r>
        <w:t xml:space="preserve">The step that rewrites the product of the score and the density uses</w:t>
      </w:r>
      <w:r>
        <w:t xml:space="preserve"> </w:t>
      </w:r>
      <w:hyperlink r:id="rId46">
        <w:r>
          <w:rPr>
            <w:rStyle w:val="Hyperlink"/>
          </w:rPr>
          <w:t xml:space="preserve">the exercise on the derivative of a density</w:t>
        </w:r>
      </w:hyperlink>
      <w:r>
        <w:t xml:space="preserve">:</w:t>
      </w:r>
    </w:p>
    <w:p>
      <w:pPr>
        <w:pStyle w:val="BodyText"/>
      </w:pPr>
      <w:r>
        <w:t xml:space="preserve">$$
    \begin{aligned}
    {\operatorname{Cov}\mathopen{}\left(\hat{\theta}, \ell'\right)\mathclose{}}
    &amp;= {\mathbb{E}\mathopen{}\left[\hat{\theta}\ell'\right]\mathclose{}} - {\mathbb{E}\mathopen{}\left[\hat{\theta}\right]\mathclose{}}\,{\mathbb{E}\mathopen{}\left[\ell'\right]\mathclose{}}
    &amp;&amp; \text{(definition of covariance)}\\
    &amp;= {\mathbb{E}\mathopen{}\left[\hat{\theta}\ell'\right]\mathclose{}} - {\mathbb{E}\mathopen{}\left[\hat{\theta}\right]\mathclose{}} \cdot 0
    &amp;&amp; \text{(the score has mean zero)}\\
    &amp;= {\mathbb{E}\mathopen{}\left[\hat{\theta}\ell'\right]\mathclose{}} - 0
    &amp;&amp; \text{($b \cdot 0 = 0$)}\\
    &amp;= {\mathbb{E}\mathopen{}\left[\hat{\theta}\ell'\right]\mathclose{}}
    &amp;&amp; \text{($a - 0 = a$)}\\
    &amp;= \int \hat{\theta}(\mathord{\smash[b]{\underset{\raise.3ex\hbox{$\scriptstyle\sim$}}{x}}\vphantom{x}}) \, \ell'(\mathord{\smash[b]{\underset{\raise.3ex\hbox{$\scriptstyle\sim$}}{x}}\vphantom{x}}\mid \theta) \, \operatorname{p}(\mathord{\smash[b]{\underset{\raise.3ex\hbox{$\scriptstyle\sim$}}{x}}\vphantom{x}}\mid \theta) \, d\mathord{\smash[b]{\underset{\raise.3ex\hbox{$\scriptstyle\sim$}}{x}}\vphantom{x}}
    &amp;&amp; \text{(definition of expectation)}\\
    &amp;= \int \hat{\theta}(\mathord{\smash[b]{\underset{\raise.3ex\hbox{$\scriptstyle\sim$}}{x}}\vphantom{x}})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\text{(definition of the score)}\\
    &amp;= \int \hat{\theta}(\mathord{\smash[b]{\underset{\raise.3ex\hbox{$\scriptstyle\sim$}}{x}}\vphantom{x}}) \, \frac{\partial}{\partial \theta} \operatorname{p}(\mathord{\smash[b]{\underset{\raise.3ex\hbox{$\scriptstyle\sim$}}{x}}\vphantom{x}}\mid \theta) \, d\mathord{\smash[b]{\underset{\raise.3ex\hbox{$\scriptstyle\sim$}}{x}}\vphantom{x}}
    &amp;&amp; \text{(derivative of a log density)}\\
    &amp;= \frac{\partial}{\partial \theta} \int \hat{\theta}(\mathord{\smash[b]{\underset{\raise.3ex\hbox{$\scriptstyle\sim$}}{x}}\vphantom{x}}) \, \operatorname{p}(\mathord{\smash[b]{\underset{\raise.3ex\hbox{$\scriptstyle\sim$}}{x}}\vphantom{x}}\mid \theta) \, d\mathord{\smash[b]{\underset{\raise.3ex\hbox{$\scriptstyle\sim$}}{x}}\vphantom{x}}
    &amp;&amp; \text{(exchange derivative and integral)}\\
    &amp;= \frac{\partial}{\partial \theta} {\mathbb{E}\mathopen{}\left[\hat{\theta}\right]\mathclose{}}
    &amp;&amp; \text{(definition of expectation)}\\
    &amp;= \frac{\partial}{\partial \theta} \theta
    &amp;&amp; \text{($\hat{\theta}$ is unbiased)}\\
    &amp;= 1
    &amp;&amp; \text{(derivative of $\theta$ with respect to $\theta$)}
    \end{aligned}
    $$</w:t>
      </w:r>
    </w:p>
    <w:bookmarkEnd w:id="47"/>
    <w:bookmarkStart w:id="49" w:name="lem-cov-estimator-score"/>
    <w:p>
      <w:pPr>
        <w:pStyle w:val="FirstParagraph"/>
      </w:pPr>
      <w:r>
        <w:rPr>
          <w:b/>
          <w:bCs/>
        </w:rPr>
        <w:t xml:space="preserve">Lemma 2 (Covariance of an unbiased estimator with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an unbiased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has covariance 1 with the score:</w:t>
      </w:r>
    </w:p>
    <w:p>
      <w:pPr>
        <w:pStyle w:val="BodyText"/>
      </w:pPr>
      <w:bookmarkStart w:id="48" w:name="eq-cov-estimator-score"/>
      <w:r>
        <w:t xml:space="preserve">$$
    {\operatorname{Cov}\mathopen{}\left(\hat{\theta}, \ell'(\mathord{\smash[b]{\underset{\raise.3ex\hbox{$\scriptstyle\sim$}}{X}}\vphantom{X}}\mid \theta)\right)\mathclose{}} = 1
     \qquad(4)$$</w:t>
      </w:r>
      <w:bookmarkEnd w:id="48"/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52" w:name="thm-cramer-rao"/>
    <w:p>
      <w:pPr>
        <w:pStyle w:val="BodyText"/>
      </w:pPr>
      <w:r>
        <w:rPr>
          <w:b/>
          <w:bCs/>
        </w:rPr>
        <w:t xml:space="preserve">Theorem 2 (Cramér–Rao lower bound)</w:t>
      </w:r>
      <w:r>
        <w:t xml:space="preserve"> </w:t>
      </w:r>
      <w:r>
        <w:t xml:space="preserve">Under the assumptions of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suppose the</w:t>
      </w:r>
      <w:r>
        <w:t xml:space="preserve"> </w:t>
      </w:r>
      <w:hyperlink r:id="rId50">
        <w:r>
          <w:rPr>
            <w:rStyle w:val="Hyperlink"/>
          </w:rPr>
          <w:t xml:space="preserve">expected information</w:t>
        </w:r>
      </w:hyperlink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every unbiased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has variance at least</w:t>
      </w:r>
      <w:r>
        <w:t xml:space="preserve"> </w:t>
      </w:r>
      <w:r>
        <w:t xml:space="preserve">the reciprocal of the expected information:</w:t>
      </w:r>
    </w:p>
    <w:p>
      <w:pPr>
        <w:pStyle w:val="BodyText"/>
      </w:pPr>
      <w:bookmarkStart w:id="51" w:name="eq-cramer-rao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≥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5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[5], [6], [1], Thm. 7.3.9, p. 335, [7]</w:t>
      </w:r>
      <w:r>
        <w:t xml:space="preserve">.</w:t>
      </w:r>
    </w:p>
    <w:bookmarkEnd w:id="5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score has variance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r:id="rId53">
        <w:r>
          <w:rPr>
            <w:rStyle w:val="Hyperlink"/>
          </w:rPr>
          <w:t xml:space="preserve">the theorem on the mean and variance of the score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,</m:t>
            </m:r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</w:t>
      </w:r>
      <w:r>
        <w:t xml:space="preserve"> </w:t>
      </w:r>
      <w:hyperlink w:anchor="lem-cov-estimator-score">
        <w:r>
          <w:rPr>
            <w:rStyle w:val="Hyperlink"/>
          </w:rPr>
          <w:t xml:space="preserve">Lemma 2</w:t>
        </w:r>
      </w:hyperlink>
      <w:r>
        <w:t xml:space="preserve">.</w:t>
      </w:r>
      <w:r>
        <w:t xml:space="preserve"> </w:t>
      </w:r>
      <w:r>
        <w:t xml:space="preserve">A constant has covariance zero with every random variable,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54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the score is therefore defined,</w:t>
      </w:r>
      <w:r>
        <w:t xml:space="preserve"> </w:t>
      </w:r>
      <w:r>
        <w:t xml:space="preserve">and by</w:t>
      </w:r>
      <w:r>
        <w:t xml:space="preserve"> </w:t>
      </w:r>
      <w:hyperlink r:id="rId55">
        <w:r>
          <w:rPr>
            <w:rStyle w:val="Hyperlink"/>
          </w:rPr>
          <w:t xml:space="preserve">its bounds</w:t>
        </w:r>
      </w:hyperlink>
      <w:r>
        <w:t xml:space="preserve"> </w:t>
      </w:r>
      <w:r>
        <w:t xml:space="preserve">its square is at most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≥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Cor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,</m:t>
                          </m:r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(correlation lies in 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Cov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r>
                                    <m:t>ℓ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correlation, squared)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(covariance is 1; the score has variance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both sides by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dividing by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both positive, gives</w:t>
      </w:r>
      <w:r>
        <w:t xml:space="preserve"> </w:t>
      </w:r>
      <w:hyperlink w:anchor="eq-cramer-rao">
        <w:r>
          <w:rPr>
            <w:rStyle w:val="Hyperlink"/>
          </w:rPr>
          <w:t xml:space="preserve">Equation 5</w:t>
        </w:r>
      </w:hyperlink>
      <w:r>
        <w:t xml:space="preserve">.</w:t>
      </w:r>
    </w:p>
    <w:bookmarkStart w:id="57" w:name="def-efficient"/>
    <w:p>
      <w:pPr>
        <w:pStyle w:val="BodyText"/>
      </w:pPr>
      <w:r>
        <w:rPr>
          <w:b/>
          <w:bCs/>
        </w:rPr>
        <w:t xml:space="preserve">Definition 3 (Efficient estimator)</w:t>
      </w:r>
      <w:r>
        <w:t xml:space="preserve"> </w:t>
      </w:r>
      <w:r>
        <w:t xml:space="preserve">An</w:t>
      </w:r>
      <w:r>
        <w:t xml:space="preserve"> </w:t>
      </w:r>
      <w:hyperlink r:id="rId1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efficient</w:t>
      </w:r>
      <w:r>
        <w:t xml:space="preserve"> </w:t>
      </w:r>
      <w:r>
        <w:t xml:space="preserve">if its</w:t>
      </w:r>
      <w:r>
        <w:t xml:space="preserve"> </w:t>
      </w:r>
      <w:hyperlink r:id="rId56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equals the</w:t>
      </w:r>
      <w:r>
        <w:t xml:space="preserve"> </w:t>
      </w:r>
      <w:hyperlink w:anchor="thm-cramer-rao">
        <w:r>
          <w:rPr>
            <w:rStyle w:val="Hyperlink"/>
          </w:rPr>
          <w:t xml:space="preserve">Cramér–Rao lower bound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Casella and Berger [1, Sec. 7.3.2]</w:t>
      </w:r>
      <w:r>
        <w:t xml:space="preserve">;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57"/>
    <w:bookmarkStart w:id="58" w:name="rem-efficient-minimum-variance"/>
    <w:p>
      <w:pPr>
        <w:pStyle w:val="BodyText"/>
      </w:pPr>
      <w:r>
        <w:rPr>
          <w:i/>
          <w:iCs/>
        </w:rPr>
        <w:t xml:space="preserve">Remark 4</w:t>
      </w:r>
      <w:r>
        <w:t xml:space="preserve"> (An efficient estimator has the smallest variance). </w:t>
      </w:r>
      <w:r>
        <w:t xml:space="preserve">By the Cramér–Rao lower bound, no unbiased estimator that satisfies its assumptions</w:t>
      </w:r>
      <w:r>
        <w:t xml:space="preserve"> </w:t>
      </w:r>
      <w:r>
        <w:t xml:space="preserve">has a smaller variance than an efficient one.</w:t>
      </w:r>
      <w:r>
        <w:t xml:space="preserve"> </w:t>
      </w:r>
      <w:r>
        <w:t xml:space="preserve">Among such estimators, an efficient estimator therefore also has the smallest pMSE</w:t>
      </w:r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pMSE equals bias squared plus variance</w:t>
        </w:r>
      </w:hyperlink>
      <w:r>
        <w:t xml:space="preserve">, with zero bias).</w:t>
      </w:r>
    </w:p>
    <w:bookmarkEnd w:id="58"/>
    <w:bookmarkStart w:id="62" w:name="exm-poisson-efficient"/>
    <w:p>
      <w:pPr>
        <w:pStyle w:val="BodyText"/>
      </w:pPr>
      <w:r>
        <w:rPr>
          <w:b/>
          <w:bCs/>
        </w:rPr>
        <w:t xml:space="preserve">Example 3 (The sample mean is efficient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unbiased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r:id="rId59">
        <w:r>
          <w:rPr>
            <w:rStyle w:val="Hyperlink"/>
          </w:rPr>
          <w:t xml:space="preserve">the bias example</w:t>
        </w:r>
      </w:hyperlink>
      <w:r>
        <w:t xml:space="preserve">),</w:t>
      </w:r>
      <w:r>
        <w:t xml:space="preserve"> </w:t>
      </w:r>
      <w:r>
        <w:t xml:space="preserve">and, because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for a Poisson variable,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the example on two estimators of a population mean</w:t>
        </w:r>
      </w:hyperlink>
      <w:r>
        <w:t xml:space="preserve">).</w:t>
      </w:r>
      <w:r>
        <w:t xml:space="preserve"> </w:t>
      </w:r>
      <w:r>
        <w:t xml:space="preserve">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r:id="rId60">
        <w:r>
          <w:rPr>
            <w:rStyle w:val="Hyperlink"/>
          </w:rPr>
          <w:t xml:space="preserve">the Poisson information example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the sample mean)</m:t>
              </m:r>
            </m:e>
          </m:eqArr>
        </m:oMath>
      </m:oMathPara>
    </w:p>
    <w:p>
      <w:pPr>
        <w:pStyle w:val="FirstParagraph"/>
      </w:pPr>
      <w:r>
        <w:t xml:space="preserve">The sample mean attains the Cramér–Rao bound,</w:t>
      </w:r>
      <w:r>
        <w:t xml:space="preserve"> </w:t>
      </w:r>
      <w:r>
        <w:t xml:space="preserve">so it is an</w:t>
      </w:r>
      <w:r>
        <w:t xml:space="preserve"> </w:t>
      </w:r>
      <w:hyperlink w:anchor="def-efficient">
        <w:r>
          <w:rPr>
            <w:rStyle w:val="Hyperlink"/>
          </w:rPr>
          <w:t xml:space="preserve">efficient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It is also the maximum likelihood estimator (</w:t>
      </w:r>
      <w:hyperlink r:id="rId61">
        <w:r>
          <w:rPr>
            <w:rStyle w:val="Hyperlink"/>
          </w:rPr>
          <w:t xml:space="preserve">the Poisson MLE example</w:t>
        </w:r>
      </w:hyperlink>
      <w:r>
        <w:t xml:space="preserve">).</w:t>
      </w:r>
    </w:p>
    <w:bookmarkEnd w:id="62"/>
    <w:bookmarkStart w:id="65" w:name="rem-cramer-rao-scope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bound does and does not say). </w:t>
      </w:r>
      <w:r>
        <w:t xml:space="preserve">The bound holds only for unbiased estimators,</w:t>
      </w:r>
      <w:r>
        <w:t xml:space="preserve"> </w:t>
      </w:r>
      <w:r>
        <w:t xml:space="preserve">and only when the regularity conditions of</w:t>
      </w:r>
      <w:r>
        <w:t xml:space="preserve"> </w:t>
      </w:r>
      <w:hyperlink r:id="rId43">
        <w:r>
          <w:rPr>
            <w:rStyle w:val="Hyperlink"/>
          </w:rPr>
          <w:t xml:space="preserve">the exercise on the mean of the score</w:t>
        </w:r>
      </w:hyperlink>
      <w:r>
        <w:t xml:space="preserve"> </w:t>
      </w:r>
      <w:r>
        <w:t xml:space="preserve">hold.</w:t>
      </w:r>
      <w:r>
        <w:t xml:space="preserve"> </w:t>
      </w:r>
      <w:r>
        <w:t xml:space="preserve">When the set of possible data values depends on the parameter,</w:t>
      </w:r>
      <w:r>
        <w:t xml:space="preserve"> </w:t>
      </w:r>
      <w:r>
        <w:t xml:space="preserve">as for the uniform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conditions fail and the bound need not hold</w:t>
      </w:r>
      <w:r>
        <w:t xml:space="preserve"> </w:t>
      </w:r>
      <w:r>
        <w:t xml:space="preserve">(compare</w:t>
      </w:r>
      <w:r>
        <w:t xml:space="preserve"> </w:t>
      </w:r>
      <w:hyperlink r:id="rId63">
        <w:r>
          <w:rPr>
            <w:rStyle w:val="Hyperlink"/>
          </w:rPr>
          <w:t xml:space="preserve">the uniform example</w:t>
        </w:r>
      </w:hyperlink>
      <w:r>
        <w:t xml:space="preserve">).</w:t>
      </w:r>
    </w:p>
    <w:p>
      <w:pPr>
        <w:pStyle w:val="BodyText"/>
      </w:pPr>
      <w:r>
        <w:t xml:space="preserve">A biased estimator can have a variance below the bound,</w:t>
      </w:r>
      <w:r>
        <w:t xml:space="preserve"> </w:t>
      </w:r>
      <w:r>
        <w:t xml:space="preserve">because the bound relies on</w:t>
      </w:r>
      <w:r>
        <w:t xml:space="preserve"> </w:t>
      </w:r>
      <w:hyperlink w:anchor="exr-cov-estimator-score">
        <w:r>
          <w:rPr>
            <w:rStyle w:val="Hyperlink"/>
          </w:rPr>
          <w:t xml:space="preserve">the covariance of an estimator and the score</w:t>
        </w:r>
      </w:hyperlink>
      <w:r>
        <w:t xml:space="preserve">,</w:t>
      </w:r>
      <w:r>
        <w:t xml:space="preserve"> </w:t>
      </w:r>
      <w:r>
        <w:t xml:space="preserve">which assumes the estimator is unbiased.</w:t>
      </w:r>
      <w:r>
        <w:t xml:space="preserve"> </w:t>
      </w:r>
      <w:r>
        <w:t xml:space="preserve">Its</w:t>
      </w:r>
      <w:r>
        <w:t xml:space="preserve"> </w:t>
      </w:r>
      <w:hyperlink r:id="rId38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adds the squared bias to the variance,</w:t>
      </w:r>
      <w:r>
        <w:t xml:space="preserve"> </w:t>
      </w:r>
      <w:r>
        <w:t xml:space="preserve">so trading a little bias for a large drop in variance</w:t>
      </w:r>
      <w:r>
        <w:t xml:space="preserve"> </w:t>
      </w:r>
      <w:r>
        <w:t xml:space="preserve">can also lower the pMSE.</w:t>
      </w:r>
    </w:p>
    <w:p>
      <w:pPr>
        <w:pStyle w:val="BodyText"/>
      </w:pPr>
      <w:r>
        <w:t xml:space="preserve">The information from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observations is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</w:t>
      </w:r>
      <w:r>
        <w:t xml:space="preserve"> </w:t>
      </w:r>
      <w:r>
        <w:t xml:space="preserve">the information from one,</w:t>
      </w:r>
      <w:r>
        <w:t xml:space="preserve"> </w:t>
      </w:r>
      <w:r>
        <w:t xml:space="preserve">so for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the bound shrinks like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That is the rate at which the variance of an efficient estimator falls,</w:t>
      </w:r>
      <w:r>
        <w:t xml:space="preserve"> </w:t>
      </w:r>
      <w:r>
        <w:t xml:space="preserve">and the</w:t>
      </w:r>
      <w:r>
        <w:t xml:space="preserve"> </w:t>
      </w:r>
      <w:hyperlink r:id="rId64">
        <w:r>
          <w:rPr>
            <w:rStyle w:val="Hyperlink"/>
          </w:rPr>
          <w:t xml:space="preserve">maximum likelihood estimator</w:t>
        </w:r>
      </w:hyperlink>
      <w:r>
        <w:t xml:space="preserve"> </w:t>
      </w:r>
      <w:r>
        <w:t xml:space="preserve">attains it asymptotically.</w:t>
      </w:r>
    </w:p>
    <w:bookmarkEnd w:id="65"/>
    <w:p>
      <w:pPr>
        <w:pStyle w:val="Compact"/>
        <w:numPr>
          <w:ilvl w:val="0"/>
          <w:numId w:val="1001"/>
        </w:numPr>
      </w:pPr>
      <w:r>
        <w:t xml:space="preserve">Hogg et al. [8, Sec. 6.6], pp. 285–289</w:t>
      </w:r>
      <w:r>
        <w:t xml:space="preserve"> </w:t>
      </w:r>
      <w:r>
        <w:t xml:space="preserve">covers asymptotic distributions of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Casella and Berger [1, Sec. 7.3.2], pp. 334–341</w:t>
      </w:r>
      <w:r>
        <w:t xml:space="preserve"> </w:t>
      </w:r>
      <w:r>
        <w:t xml:space="preserve">covers best unbiased estimators and the Cramér–Rao bound.</w:t>
      </w:r>
    </w:p>
    <w:p>
      <w:pPr>
        <w:pStyle w:val="Compact"/>
        <w:numPr>
          <w:ilvl w:val="0"/>
          <w:numId w:val="1001"/>
        </w:numPr>
      </w:pPr>
      <w:r>
        <w:t xml:space="preserve">Rice [9, Sec. 8.5.2], pp. 274–278</w:t>
      </w:r>
      <w:r>
        <w:t xml:space="preserve"> </w:t>
      </w:r>
      <w:r>
        <w:t xml:space="preserve">covers large-sample theory for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Rice [9, Sec. 8.7], pp. 298–304</w:t>
      </w:r>
      <w:r>
        <w:t xml:space="preserve"> </w:t>
      </w:r>
      <w:r>
        <w:t xml:space="preserve">covers efficiency and the Cramér–Rao lower bound.</w:t>
      </w:r>
    </w:p>
    <w:bookmarkEnd w:id="66"/>
    <w:bookmarkStart w:id="82" w:name="references"/>
    <w:p>
      <w:pPr>
        <w:pStyle w:val="Heading2"/>
      </w:pPr>
      <w:r>
        <w:t xml:space="preserve">References</w:t>
      </w:r>
    </w:p>
    <w:bookmarkStart w:id="81" w:name="refs"/>
    <w:bookmarkStart w:id="68" w:name="ref-CaseBerg01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67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68"/>
    <w:bookmarkStart w:id="70" w:name="ref-wikipedia_consistent_estimator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“Consistent estimator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9">
        <w:r>
          <w:rPr>
            <w:rStyle w:val="Hyperlink"/>
          </w:rPr>
          <w:t xml:space="preserve">https://en.wikipedia.org/wiki/Consistent_estimator</w:t>
        </w:r>
      </w:hyperlink>
    </w:p>
    <w:bookmarkEnd w:id="70"/>
    <w:bookmarkStart w:id="71" w:name="ref-hosmer1989applied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71"/>
    <w:bookmarkStart w:id="73" w:name="ref-wikipedia_efficiency_statistic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“Efficiency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2">
        <w:r>
          <w:rPr>
            <w:rStyle w:val="Hyperlink"/>
          </w:rPr>
          <w:t xml:space="preserve">https://en.wikipedia.org/wiki/Efficiency_%28statistics%29</w:t>
        </w:r>
      </w:hyperlink>
    </w:p>
    <w:bookmarkEnd w:id="73"/>
    <w:bookmarkStart w:id="74" w:name="ref-rao1945informa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C. R. Rao,</w:t>
      </w:r>
      <w:r>
        <w:t xml:space="preserve"> </w:t>
      </w:r>
      <w:r>
        <w:t xml:space="preserve">“Information and the accuracy attainable in the estimation of statistical parameters,”</w:t>
      </w:r>
      <w:r>
        <w:t xml:space="preserve"> </w:t>
      </w:r>
      <w:r>
        <w:rPr>
          <w:i/>
          <w:iCs/>
        </w:rPr>
        <w:t xml:space="preserve">Bulletin of the Calcutta Mathematical Society</w:t>
      </w:r>
      <w:r>
        <w:t xml:space="preserve">, vol. 37, pp. 81–91, 1945.</w:t>
      </w:r>
    </w:p>
    <w:bookmarkEnd w:id="74"/>
    <w:bookmarkStart w:id="76" w:name="ref-cramer1946mathematical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H. Cramér,</w:t>
      </w:r>
      <w:r>
        <w:t xml:space="preserve"> </w:t>
      </w:r>
      <w:r>
        <w:rPr>
          <w:i/>
          <w:iCs/>
        </w:rPr>
        <w:t xml:space="preserve">Mathematical methods of statistics</w:t>
      </w:r>
      <w:r>
        <w:t xml:space="preserve">. Princeton, NJ: Princeton University Press, 1946. doi:</w:t>
      </w:r>
      <w:r>
        <w:t xml:space="preserve"> </w:t>
      </w:r>
      <w:hyperlink r:id="rId75">
        <w:r>
          <w:rPr>
            <w:rStyle w:val="Hyperlink"/>
          </w:rPr>
          <w:t xml:space="preserve">10.1515/9781400883868</w:t>
        </w:r>
      </w:hyperlink>
      <w:r>
        <w:t xml:space="preserve">.</w:t>
      </w:r>
    </w:p>
    <w:bookmarkEnd w:id="76"/>
    <w:bookmarkStart w:id="78" w:name="ref-wikipedia_cram_r_rao_bound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“Cram</w:t>
      </w:r>
      <w:r>
        <w:t xml:space="preserve">é</w:t>
      </w:r>
      <w:r>
        <w:t xml:space="preserve">r–rao bound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7">
        <w:r>
          <w:rPr>
            <w:rStyle w:val="Hyperlink"/>
          </w:rPr>
          <w:t xml:space="preserve">https://en.wikipedia.org/wiki/Cram%C3%A9r%E2%80%93Rao_bound</w:t>
        </w:r>
      </w:hyperlink>
    </w:p>
    <w:bookmarkEnd w:id="78"/>
    <w:bookmarkStart w:id="79" w:name="ref-hoggtanis2015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79"/>
    <w:bookmarkStart w:id="80" w:name="ref-rice2007mathematical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80"/>
    <w:bookmarkEnd w:id="81"/>
    <w:bookmarkEnd w:id="8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0" Type="http://schemas.openxmlformats.org/officeDocument/2006/relationships/image" Target="media/rId30.png"/><Relationship Id="rId29" Type="http://schemas.openxmlformats.org/officeDocument/2006/relationships/hyperlink" Target="data/birthwt.csv" TargetMode="External"/><Relationship Id="rId9" Type="http://schemas.openxmlformats.org/officeDocument/2006/relationships/hyperlink" Target="estimation.qmd" TargetMode="External"/><Relationship Id="rId16" Type="http://schemas.openxmlformats.org/officeDocument/2006/relationships/hyperlink" Target="estimation.qmd#def-mse" TargetMode="External"/><Relationship Id="rId15" Type="http://schemas.openxmlformats.org/officeDocument/2006/relationships/hyperlink" Target="estimation.qmd#def-unbiased" TargetMode="External"/><Relationship Id="rId59" Type="http://schemas.openxmlformats.org/officeDocument/2006/relationships/hyperlink" Target="estimation.qmd#exm-bias-sample-mean" TargetMode="External"/><Relationship Id="rId40" Type="http://schemas.openxmlformats.org/officeDocument/2006/relationships/hyperlink" Target="estimation.qmd#exm-estimator" TargetMode="External"/><Relationship Id="rId26" Type="http://schemas.openxmlformats.org/officeDocument/2006/relationships/hyperlink" Target="estimation.qmd#exm-mse-sample-mean" TargetMode="External"/><Relationship Id="rId38" Type="http://schemas.openxmlformats.org/officeDocument/2006/relationships/hyperlink" Target="estimation.qmd#thm-mse-bias-variance" TargetMode="External"/><Relationship Id="rId10" Type="http://schemas.openxmlformats.org/officeDocument/2006/relationships/hyperlink" Target="exploratory-descriptive.qmd#def-sample" TargetMode="External"/><Relationship Id="rId14" Type="http://schemas.openxmlformats.org/officeDocument/2006/relationships/hyperlink" Target="exploratory-descriptive.qmd#def-sample-mean" TargetMode="External"/><Relationship Id="rId28" Type="http://schemas.openxmlformats.org/officeDocument/2006/relationships/hyperlink" Target="https://cran.r-project.org/package=MASS" TargetMode="External"/><Relationship Id="rId75" Type="http://schemas.openxmlformats.org/officeDocument/2006/relationships/hyperlink" Target="https://doi.org/10.1515/9781400883868" TargetMode="External"/><Relationship Id="rId69" Type="http://schemas.openxmlformats.org/officeDocument/2006/relationships/hyperlink" Target="https://en.wikipedia.org/wiki/Consistent_estimator" TargetMode="External"/><Relationship Id="rId77" Type="http://schemas.openxmlformats.org/officeDocument/2006/relationships/hyperlink" Target="https://en.wikipedia.org/wiki/Cram%C3%A9r%E2%80%93Rao_bound" TargetMode="External"/><Relationship Id="rId72" Type="http://schemas.openxmlformats.org/officeDocument/2006/relationships/hyperlink" Target="https://en.wikipedia.org/wiki/Efficiency_%28statistics%29" TargetMode="External"/><Relationship Id="rId12" Type="http://schemas.openxmlformats.org/officeDocument/2006/relationships/hyperlink" Target="https://morrison-lab.github.io/pds/limit-theorems.html#def-convergence-in-probability" TargetMode="External"/><Relationship Id="rId18" Type="http://schemas.openxmlformats.org/officeDocument/2006/relationships/hyperlink" Target="https://morrison-lab.github.io/pds/limit-theorems.html#thm-markov" TargetMode="External"/><Relationship Id="rId27" Type="http://schemas.openxmlformats.org/officeDocument/2006/relationships/hyperlink" Target="https://morrison-lab.github.io/pds/limit-theorems.html#thm-wlln" TargetMode="External"/><Relationship Id="rId54" Type="http://schemas.openxmlformats.org/officeDocument/2006/relationships/hyperlink" Target="https://morrison-lab.github.io/pds/variance-covariance.html#def-correlation" TargetMode="External"/><Relationship Id="rId56" Type="http://schemas.openxmlformats.org/officeDocument/2006/relationships/hyperlink" Target="https://morrison-lab.github.io/pds/variance-covariance.html#def-variance" TargetMode="External"/><Relationship Id="rId55" Type="http://schemas.openxmlformats.org/officeDocument/2006/relationships/hyperlink" Target="https://morrison-lab.github.io/pds/variance-covariance.html#thm-cor-bounds" TargetMode="External"/><Relationship Id="rId67" Type="http://schemas.openxmlformats.org/officeDocument/2006/relationships/hyperlink" Target="https://www.cengage.com/c/statistical-inference-2e-casella-berger/9780534243128/" TargetMode="External"/><Relationship Id="rId50" Type="http://schemas.openxmlformats.org/officeDocument/2006/relationships/hyperlink" Target="intro-MLEs.qmd#def-einf" TargetMode="External"/><Relationship Id="rId44" Type="http://schemas.openxmlformats.org/officeDocument/2006/relationships/hyperlink" Target="intro-MLEs.qmd#def-score" TargetMode="External"/><Relationship Id="rId61" Type="http://schemas.openxmlformats.org/officeDocument/2006/relationships/hyperlink" Target="intro-MLEs.qmd#exm-dist-mle-poisson" TargetMode="External"/><Relationship Id="rId63" Type="http://schemas.openxmlformats.org/officeDocument/2006/relationships/hyperlink" Target="intro-MLEs.qmd#exm-information-equality-fails" TargetMode="External"/><Relationship Id="rId60" Type="http://schemas.openxmlformats.org/officeDocument/2006/relationships/hyperlink" Target="intro-MLEs.qmd#exm-information-poisson" TargetMode="External"/><Relationship Id="rId46" Type="http://schemas.openxmlformats.org/officeDocument/2006/relationships/hyperlink" Target="intro-MLEs.qmd#exr-deriv-log-density" TargetMode="External"/><Relationship Id="rId43" Type="http://schemas.openxmlformats.org/officeDocument/2006/relationships/hyperlink" Target="intro-MLEs.qmd#exr-score-mean-zero" TargetMode="External"/><Relationship Id="rId64" Type="http://schemas.openxmlformats.org/officeDocument/2006/relationships/hyperlink" Target="intro-MLEs.qmd#thm-dist-mle" TargetMode="External"/><Relationship Id="rId53" Type="http://schemas.openxmlformats.org/officeDocument/2006/relationships/hyperlink" Target="intro-MLEs.qmd#thm-information-equality" TargetMode="External"/></Relationships>
</file>

<file path=word/_rels/footnotes.xml.rels><?xml version='1.0' encoding='UTF-8' standalone='yes'?>
<Relationships xmlns="http://schemas.openxmlformats.org/package/2006/relationships"><Relationship Id="rId29" Type="http://schemas.openxmlformats.org/officeDocument/2006/relationships/hyperlink" Target="data/birthwt.csv" TargetMode="External"/><Relationship Id="rId9" Type="http://schemas.openxmlformats.org/officeDocument/2006/relationships/hyperlink" Target="estimation.qmd" TargetMode="External"/><Relationship Id="rId16" Type="http://schemas.openxmlformats.org/officeDocument/2006/relationships/hyperlink" Target="estimation.qmd#def-mse" TargetMode="External"/><Relationship Id="rId15" Type="http://schemas.openxmlformats.org/officeDocument/2006/relationships/hyperlink" Target="estimation.qmd#def-unbiased" TargetMode="External"/><Relationship Id="rId59" Type="http://schemas.openxmlformats.org/officeDocument/2006/relationships/hyperlink" Target="estimation.qmd#exm-bias-sample-mean" TargetMode="External"/><Relationship Id="rId40" Type="http://schemas.openxmlformats.org/officeDocument/2006/relationships/hyperlink" Target="estimation.qmd#exm-estimator" TargetMode="External"/><Relationship Id="rId26" Type="http://schemas.openxmlformats.org/officeDocument/2006/relationships/hyperlink" Target="estimation.qmd#exm-mse-sample-mean" TargetMode="External"/><Relationship Id="rId38" Type="http://schemas.openxmlformats.org/officeDocument/2006/relationships/hyperlink" Target="estimation.qmd#thm-mse-bias-variance" TargetMode="External"/><Relationship Id="rId10" Type="http://schemas.openxmlformats.org/officeDocument/2006/relationships/hyperlink" Target="exploratory-descriptive.qmd#def-sample" TargetMode="External"/><Relationship Id="rId14" Type="http://schemas.openxmlformats.org/officeDocument/2006/relationships/hyperlink" Target="exploratory-descriptive.qmd#def-sample-mean" TargetMode="External"/><Relationship Id="rId28" Type="http://schemas.openxmlformats.org/officeDocument/2006/relationships/hyperlink" Target="https://cran.r-project.org/package=MASS" TargetMode="External"/><Relationship Id="rId75" Type="http://schemas.openxmlformats.org/officeDocument/2006/relationships/hyperlink" Target="https://doi.org/10.1515/9781400883868" TargetMode="External"/><Relationship Id="rId69" Type="http://schemas.openxmlformats.org/officeDocument/2006/relationships/hyperlink" Target="https://en.wikipedia.org/wiki/Consistent_estimator" TargetMode="External"/><Relationship Id="rId77" Type="http://schemas.openxmlformats.org/officeDocument/2006/relationships/hyperlink" Target="https://en.wikipedia.org/wiki/Cram%C3%A9r%E2%80%93Rao_bound" TargetMode="External"/><Relationship Id="rId72" Type="http://schemas.openxmlformats.org/officeDocument/2006/relationships/hyperlink" Target="https://en.wikipedia.org/wiki/Efficiency_%28statistics%29" TargetMode="External"/><Relationship Id="rId12" Type="http://schemas.openxmlformats.org/officeDocument/2006/relationships/hyperlink" Target="https://morrison-lab.github.io/pds/limit-theorems.html#def-convergence-in-probability" TargetMode="External"/><Relationship Id="rId18" Type="http://schemas.openxmlformats.org/officeDocument/2006/relationships/hyperlink" Target="https://morrison-lab.github.io/pds/limit-theorems.html#thm-markov" TargetMode="External"/><Relationship Id="rId27" Type="http://schemas.openxmlformats.org/officeDocument/2006/relationships/hyperlink" Target="https://morrison-lab.github.io/pds/limit-theorems.html#thm-wlln" TargetMode="External"/><Relationship Id="rId54" Type="http://schemas.openxmlformats.org/officeDocument/2006/relationships/hyperlink" Target="https://morrison-lab.github.io/pds/variance-covariance.html#def-correlation" TargetMode="External"/><Relationship Id="rId56" Type="http://schemas.openxmlformats.org/officeDocument/2006/relationships/hyperlink" Target="https://morrison-lab.github.io/pds/variance-covariance.html#def-variance" TargetMode="External"/><Relationship Id="rId55" Type="http://schemas.openxmlformats.org/officeDocument/2006/relationships/hyperlink" Target="https://morrison-lab.github.io/pds/variance-covariance.html#thm-cor-bounds" TargetMode="External"/><Relationship Id="rId67" Type="http://schemas.openxmlformats.org/officeDocument/2006/relationships/hyperlink" Target="https://www.cengage.com/c/statistical-inference-2e-casella-berger/9780534243128/" TargetMode="External"/><Relationship Id="rId50" Type="http://schemas.openxmlformats.org/officeDocument/2006/relationships/hyperlink" Target="intro-MLEs.qmd#def-einf" TargetMode="External"/><Relationship Id="rId44" Type="http://schemas.openxmlformats.org/officeDocument/2006/relationships/hyperlink" Target="intro-MLEs.qmd#def-score" TargetMode="External"/><Relationship Id="rId61" Type="http://schemas.openxmlformats.org/officeDocument/2006/relationships/hyperlink" Target="intro-MLEs.qmd#exm-dist-mle-poisson" TargetMode="External"/><Relationship Id="rId63" Type="http://schemas.openxmlformats.org/officeDocument/2006/relationships/hyperlink" Target="intro-MLEs.qmd#exm-information-equality-fails" TargetMode="External"/><Relationship Id="rId60" Type="http://schemas.openxmlformats.org/officeDocument/2006/relationships/hyperlink" Target="intro-MLEs.qmd#exm-information-poisson" TargetMode="External"/><Relationship Id="rId46" Type="http://schemas.openxmlformats.org/officeDocument/2006/relationships/hyperlink" Target="intro-MLEs.qmd#exr-deriv-log-density" TargetMode="External"/><Relationship Id="rId43" Type="http://schemas.openxmlformats.org/officeDocument/2006/relationships/hyperlink" Target="intro-MLEs.qmd#exr-score-mean-zero" TargetMode="External"/><Relationship Id="rId64" Type="http://schemas.openxmlformats.org/officeDocument/2006/relationships/hyperlink" Target="intro-MLEs.qmd#thm-dist-mle" TargetMode="External"/><Relationship Id="rId53" Type="http://schemas.openxmlformats.org/officeDocument/2006/relationships/hyperlink" Target="intro-MLEs.qmd#thm-information-equalit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Properties of Estimators</dc:title>
  <dc:creator/>
  <cp:keywords/>
  <dcterms:created xsi:type="dcterms:W3CDTF">2026-10-30T08:44:19Z</dcterms:created>
  <dcterms:modified xsi:type="dcterms:W3CDTF">2026-10-30T08:44:19Z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2026-10-30 01:26:30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