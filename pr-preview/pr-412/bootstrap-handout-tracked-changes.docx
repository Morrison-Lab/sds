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 Bootstrap</w:t>
      </w:r>
    </w:p>
    <w:p>
      <w:pPr>
        <w:pStyle w:val="Date"/>
      </w:pPr>
      <w:del w:id="1" w:author="PR Preview" w:date="2026-01-01T00:00:00Z">
        <w:r>
          <w:delText xml:space="preserve">Last modified: 2026-10-20 14:23:26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11:52:50 (PDT)</w:t>
        </w:r>
      </w:ins>
    </w:p>
    <w:p>
      <w:pPr>
        <w:pStyle w:val="FirstParagraph"/>
      </w:pPr>
      <w:r>
        <w:t xml:space="preserve">This page reviews the bootstrap,</w:t>
      </w:r>
      <w:r>
        <w:t xml:space="preserve"> </w:t>
      </w:r>
      <w:r>
        <w:t xml:space="preserve">a resampling method for standard errors and confidence intervals</w:t>
      </w:r>
      <w:r>
        <w:t xml:space="preserve"> </w:t>
      </w:r>
      <w:r>
        <w:t xml:space="preserve">that does not need a formula for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statistic.</w:t>
      </w:r>
      <w:r>
        <w:t xml:space="preserve"> </w:t>
      </w:r>
      <w:r>
        <w:t xml:space="preserve">Its HERS example bootstraps the slope of a</w:t>
      </w:r>
      <w:r>
        <w:t xml:space="preserve"> </w:t>
      </w:r>
      <w:hyperlink r:id="rId10">
        <w:r>
          <w:rPr>
            <w:rStyle w:val="Hyperlink"/>
          </w:rPr>
          <w:t xml:space="preserve">simple linear regression</w:t>
        </w:r>
      </w:hyperlink>
      <w:r>
        <w:t xml:space="preserve">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Section 3.6.</w:t>
      </w:r>
    </w:p>
    <w:bookmarkStart w:id="12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1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2"/>
    <w:bookmarkStart w:id="51" w:name="sec-bootstrap-ci"/>
    <w:p>
      <w:pPr>
        <w:pStyle w:val="Heading2"/>
      </w:pPr>
      <w:r>
        <w:t xml:space="preserve">2 Bootstrap confidence intervals</w:t>
      </w:r>
    </w:p>
    <w:bookmarkStart w:id="13" w:name="sec-bootstrap-when"/>
    <w:p>
      <w:pPr>
        <w:pStyle w:val="Heading3"/>
      </w:pPr>
      <w:r>
        <w:t xml:space="preserve">2.1 When to use the bootstrap</w:t>
      </w:r>
    </w:p>
    <w:p>
      <w:pPr>
        <w:pStyle w:val="FirstParagraph"/>
      </w:pPr>
      <w:r>
        <w:t xml:space="preserve">The bootstrap</w:t>
      </w:r>
      <w:r>
        <w:t xml:space="preserve"> </w:t>
      </w:r>
      <w:r>
        <w:t xml:space="preserve">[2], [3]</w:t>
      </w:r>
      <w:r>
        <w:t xml:space="preserve"> </w:t>
      </w:r>
      <w:r>
        <w:t xml:space="preserve">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 statistic</w:t>
      </w:r>
      <w:r>
        <w:t xml:space="preserve"> </w:t>
      </w:r>
      <w:r>
        <w:t xml:space="preserve">by resampling the observed data.</w:t>
      </w:r>
      <w:r>
        <w:t xml:space="preserve"> </w:t>
      </w:r>
      <w:r>
        <w:t xml:space="preserve">It gives standard errors and confidence intervals</w:t>
      </w:r>
      <w:r>
        <w:t xml:space="preserve"> </w:t>
      </w:r>
      <w:r>
        <w:t xml:space="preserve">in three situations where the usual formulas fall short</w:t>
      </w:r>
      <w:r>
        <w:t xml:space="preserve"> </w:t>
      </w:r>
      <w:r>
        <w:t xml:space="preserve">[1, Ch. 3]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approximate methods for valid confidence intervals exist,</w:t>
      </w:r>
      <w:r>
        <w:t xml:space="preserve"> </w:t>
      </w:r>
      <w:r>
        <w:t xml:space="preserve">but standard software does not implement them conveniently;</w:t>
      </w:r>
    </w:p>
    <w:p>
      <w:pPr>
        <w:pStyle w:val="Compact"/>
        <w:numPr>
          <w:ilvl w:val="0"/>
          <w:numId w:val="1001"/>
        </w:numPr>
      </w:pPr>
      <w:r>
        <w:t xml:space="preserve">no closed-form approximate method has been found;</w:t>
      </w:r>
    </w:p>
    <w:p>
      <w:pPr>
        <w:pStyle w:val="Compact"/>
        <w:numPr>
          <w:ilvl w:val="0"/>
          <w:numId w:val="1001"/>
        </w:numPr>
      </w:pPr>
      <w:r>
        <w:t xml:space="preserve">the data violate the assumptions of the established methods</w:t>
      </w:r>
      <w:r>
        <w:t xml:space="preserve"> </w:t>
      </w:r>
      <w:r>
        <w:t xml:space="preserve">badly enough that their confidence intervals would be unreliable.</w:t>
      </w:r>
    </w:p>
    <w:bookmarkEnd w:id="13"/>
    <w:bookmarkStart w:id="28" w:name="sec-bootstrap-procedure"/>
    <w:p>
      <w:pPr>
        <w:pStyle w:val="Heading3"/>
      </w:pPr>
      <w:r>
        <w:t xml:space="preserve">2.2 The bootstrap procedure</w:t>
      </w:r>
    </w:p>
    <w:bookmarkStart w:id="15" w:name="def-bootstrap-sample"/>
    <w:p>
      <w:pPr>
        <w:pStyle w:val="FirstParagraph"/>
      </w:pPr>
      <w:r>
        <w:rPr>
          <w:b/>
          <w:bCs/>
        </w:rPr>
        <w:t xml:space="preserve">Definition 1 (Bootstrap 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bootstrap sample</w:t>
      </w:r>
      <w:r>
        <w:t xml:space="preserve"> </w:t>
      </w:r>
      <w:r>
        <w:t xml:space="preserve">from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drawn with replacement</w:t>
      </w:r>
      <w:r>
        <w:t xml:space="preserve"> </w:t>
      </w:r>
      <w:r>
        <w:t xml:space="preserve">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draw choosing each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with</w:t>
      </w:r>
      <w:r>
        <w:t xml:space="preserve"> </w:t>
      </w:r>
      <w:hyperlink r:id="rId1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5"/>
    <w:bookmarkStart w:id="16" w:name="rem-bootstrap-sample-repeats"/>
    <w:p>
      <w:pPr>
        <w:pStyle w:val="BodyText"/>
      </w:pPr>
      <w:r>
        <w:rPr>
          <w:i/>
          <w:iCs/>
        </w:rPr>
        <w:t xml:space="preserve">Remark 1</w:t>
      </w:r>
      <w:r>
        <w:t xml:space="preserve"> (Repeated observations in a bootstrap sample). </w:t>
      </w:r>
      <w:r>
        <w:t xml:space="preserve">Because the draws are with replacement,</w:t>
      </w:r>
      <w:r>
        <w:t xml:space="preserve"> </w:t>
      </w:r>
      <w:r>
        <w:t xml:space="preserve">a bootstrap sample usually contains some observations more than once</w:t>
      </w:r>
      <w:r>
        <w:t xml:space="preserve"> </w:t>
      </w:r>
      <w:r>
        <w:t xml:space="preserve">and omits others.</w:t>
      </w:r>
      <w:r>
        <w:t xml:space="preserve"> </w:t>
      </w:r>
      <w:r>
        <w:t xml:space="preserve">For example, a bootstrap sample from the data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might be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bookmarkEnd w:id="16"/>
    <w:bookmarkStart w:id="17" w:name="exm-bootstrap-sample-toy"/>
    <w:p>
      <w:pPr>
        <w:pStyle w:val="BodyText"/>
      </w:pPr>
      <w:r>
        <w:rPr>
          <w:b/>
          <w:bCs/>
        </w:rPr>
        <w:t xml:space="preserve">Example 1 (Bootstrap samples of five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five HERS participants,</w:t>
      </w:r>
      <w:r>
        <w:t xml:space="preserve"> </w:t>
      </w:r>
      <w:r>
        <w:t xml:space="preserve">and draw two bootstrap samples from them:</w:t>
      </w:r>
    </w:p>
    <w:p>
      <w:pPr>
        <w:pStyle w:val="SourceCode"/>
      </w:pPr>
      <w:r>
        <w:rPr>
          <w:rStyle w:val="NormalTok"/>
        </w:rPr>
        <w:t xml:space="preserve">glucose5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glucose5</w:t>
      </w:r>
      <w:r>
        <w:br/>
      </w:r>
      <w:r>
        <w:rPr>
          <w:rStyle w:val="CommentTok"/>
        </w:rPr>
        <w:t xml:space="preserve">#&gt; [1]  84 111 114  94 101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sample_2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(glucose5,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$sample_1</w:t>
      </w:r>
      <w:r>
        <w:br/>
      </w:r>
      <w:r>
        <w:rPr>
          <w:rStyle w:val="CommentTok"/>
        </w:rPr>
        <w:t xml:space="preserve">#&gt; [1]  84  94  84 111 101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$sample_2</w:t>
      </w:r>
      <w:r>
        <w:br/>
      </w:r>
      <w:r>
        <w:rPr>
          <w:rStyle w:val="CommentTok"/>
        </w:rPr>
        <w:t xml:space="preserve">#&gt; [1] 114 111 114 114  84</w:t>
      </w:r>
    </w:p>
    <w:p>
      <w:pPr>
        <w:pStyle w:val="FirstParagraph"/>
      </w:pPr>
      <w:r>
        <w:t xml:space="preserve">Each bootstrap sample has five values,</w:t>
      </w:r>
      <w:r>
        <w:t xml:space="preserve"> </w:t>
      </w:r>
      <w:r>
        <w:t xml:space="preserve">but some original values appear more than once</w:t>
      </w:r>
      <w:r>
        <w:t xml:space="preserve"> </w:t>
      </w:r>
      <w:r>
        <w:t xml:space="preserve">and others do not appear at all.</w:t>
      </w:r>
    </w:p>
    <w:bookmarkEnd w:id="17"/>
    <w:bookmarkStart w:id="19" w:name="def-bootstrap-distribution"/>
    <w:p>
      <w:pPr>
        <w:pStyle w:val="BodyText"/>
      </w:pPr>
      <w:r>
        <w:rPr>
          <w:b/>
          <w:bCs/>
        </w:rPr>
        <w:t xml:space="preserve">Definition 2 (Bootstrap distribution)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 statistic computed from the observed data.</w:t>
      </w:r>
      <w:r>
        <w:t xml:space="preserve"> </w:t>
      </w:r>
      <w:r>
        <w:t xml:space="preserve">Draw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independent</w:t>
      </w:r>
      <w:r>
        <w:t xml:space="preserve"> </w:t>
      </w:r>
      <w:hyperlink w:anchor="def-bootstrap-sample">
        <w:r>
          <w:rPr>
            <w:rStyle w:val="Hyperlink"/>
          </w:rPr>
          <w:t xml:space="preserve">bootstrap samples</w:t>
        </w:r>
      </w:hyperlink>
      <w:r>
        <w:t xml:space="preserve">,</w:t>
      </w:r>
      <w:r>
        <w:t xml:space="preserve"> </w:t>
      </w:r>
      <w:r>
        <w:t xml:space="preserve">and compute the statistic on each one,</w:t>
      </w:r>
      <w:r>
        <w:t xml:space="preserve"> </w:t>
      </w:r>
      <w:r>
        <w:t xml:space="preserve">giving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distribution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empirical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bootstrap-distribution-role"/>
    <w:p>
      <w:pPr>
        <w:pStyle w:val="BodyText"/>
      </w:pPr>
      <w:r>
        <w:rPr>
          <w:i/>
          <w:iCs/>
        </w:rPr>
        <w:t xml:space="preserve">Remark 2</w:t>
      </w:r>
      <w:r>
        <w:t xml:space="preserve"> (What the bootstrap distribution estimates). </w:t>
      </w:r>
      <w:r>
        <w:t xml:space="preserve">The bootstrap distribution estimates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observed sample stands in for the population,</w:t>
      </w:r>
      <w:r>
        <w:t xml:space="preserve"> </w:t>
      </w:r>
      <w:r>
        <w:t xml:space="preserve">and resampling from it stands in for drawing new samples</w:t>
      </w:r>
      <w:r>
        <w:t xml:space="preserve"> </w:t>
      </w:r>
      <w:r>
        <w:t xml:space="preserve">from the population.</w:t>
      </w:r>
    </w:p>
    <w:bookmarkEnd w:id="20"/>
    <w:bookmarkStart w:id="22" w:name="def-bootstrap-se"/>
    <w:p>
      <w:pPr>
        <w:pStyle w:val="BodyText"/>
      </w:pPr>
      <w:r>
        <w:rPr>
          <w:b/>
          <w:bCs/>
        </w:rPr>
        <w:t xml:space="preserve">Definition 3 (Bootstrap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bootstrap standard error</w:t>
      </w:r>
      <w:r>
        <w:t xml:space="preserve"> </w:t>
      </w:r>
      <w:r>
        <w:t xml:space="preserve">of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,</w:t>
      </w:r>
      <w:r>
        <w:t xml:space="preserve"> </w:t>
      </w:r>
      <w:r>
        <w:t xml:space="preserve">is the sample standard deviation 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It estimates the</w:t>
      </w:r>
      <w:r>
        <w:t xml:space="preserve"> </w:t>
      </w:r>
      <w:hyperlink r:id="rId21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2"/>
    <w:bookmarkStart w:id="27" w:name="exm-bootstrap-distribution-toy"/>
    <w:p>
      <w:pPr>
        <w:pStyle w:val="BodyText"/>
      </w:pPr>
      <w:r>
        <w:rPr>
          <w:b/>
          <w:bCs/>
        </w:rPr>
        <w:t xml:space="preserve">Example 2 (Bootstrap distribution of the sample mean of ten glucose values)</w:t>
      </w:r>
      <w:r>
        <w:t xml:space="preserve"> </w:t>
      </w:r>
      <w:r>
        <w:t xml:space="preserve">Take the baseline fasting glucose values</w:t>
      </w:r>
      <w:r>
        <w:t xml:space="preserve"> </w:t>
      </w:r>
      <w:r>
        <w:t xml:space="preserve">of the first ten HERS participants,</w:t>
      </w:r>
      <w:r>
        <w:t xml:space="preserve"> </w:t>
      </w:r>
      <w:r>
        <w:t xml:space="preserve">and compute the sample mean of each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bootstrap samples:</w:t>
      </w:r>
    </w:p>
    <w:p>
      <w:pPr>
        <w:pStyle w:val="SourceCode"/>
      </w:pPr>
      <w:r>
        <w:rPr>
          <w:rStyle w:val="NormalTok"/>
        </w:rPr>
        <w:t xml:space="preserve">glucose10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boot_means10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(glucose10,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observed_mean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bootstrap_se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formula_se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divide_by_n_se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((glucose10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observed_mean   bootstrap_se     formula_se divide_by_n_se </w:t>
      </w:r>
      <w:r>
        <w:br/>
      </w:r>
      <w:r>
        <w:rPr>
          <w:rStyle w:val="CommentTok"/>
        </w:rPr>
        <w:t xml:space="preserve">#&gt;      103.80000        3.47992        3.61417        3.42870</w:t>
      </w:r>
    </w:p>
    <w:p>
      <w:pPr>
        <w:pStyle w:val="FirstParagraph"/>
      </w:pPr>
      <w:r>
        <w:t xml:space="preserve">The 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close to the usual estimate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Each bootstrap draw has variance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are independent,</w:t>
      </w:r>
      <w:r>
        <w:t xml:space="preserve"> </w:t>
      </w:r>
      <w:r>
        <w:t xml:space="preserve">so as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grows the bootstrap standard error of the sample mean</w:t>
      </w:r>
      <w:r>
        <w:t xml:space="preserve"> </w:t>
      </w:r>
      <w:r>
        <w:t xml:space="preserve">approaches</w:t>
      </w:r>
      <w:r>
        <w:t xml:space="preserve"> </w:t>
      </w:r>
      <m:oMath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r>
        <w:rPr>
          <w:rStyle w:val="VerbatimChar"/>
        </w:rPr>
        <w:t xml:space="preserve">divide_by_n_se</w:t>
      </w:r>
      <w:r>
        <w:t xml:space="preserve">),</w:t>
      </w:r>
      <w:r>
        <w:t xml:space="preserve"> </w:t>
      </w:r>
      <w:r>
        <w:t xml:space="preserve">which is smaller than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by the factor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hyperlink w:anchor="fig-boot-dist-to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bootstrap distribution.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" w:name="fig-boot-dist-to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boot_means10)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mean)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(glucose10),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"Bootstrap mean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bootstrap_files/figure-docx/unnamed-chunk-3-1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Bootstrap distribution of the sample mean fasting glucose</w:t>
            </w:r>
            <w:r>
              <w:t xml:space="preserve"> </w:t>
            </w:r>
            <w:r>
              <w:t xml:space="preserve">of the first ten HERS participants (</w:t>
            </w: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).</w:t>
            </w:r>
            <w:r>
              <w:t xml:space="preserve"> </w:t>
            </w:r>
            <w:r>
              <w:t xml:space="preserve">The red line marks the observed sample mean.</w:t>
            </w:r>
          </w:p>
          <w:bookmarkEnd w:id="26"/>
        </w:tc>
      </w:tr>
    </w:tbl>
    <w:bookmarkEnd w:id="27"/>
    <w:p>
      <w:pPr>
        <w:pStyle w:val="Compact"/>
        <w:numPr>
          <w:ilvl w:val="0"/>
          <w:numId w:val="1002"/>
        </w:numPr>
      </w:pPr>
      <w:r>
        <w:t xml:space="preserve">Hogg et al. [7, Sec. 7.7], pp. 353–360</w:t>
      </w:r>
      <w:r>
        <w:t xml:space="preserve"> </w:t>
      </w:r>
      <w:r>
        <w:t xml:space="preserve">covers resampling methods.</w:t>
      </w:r>
    </w:p>
    <w:p>
      <w:pPr>
        <w:pStyle w:val="Compact"/>
        <w:numPr>
          <w:ilvl w:val="0"/>
          <w:numId w:val="1002"/>
        </w:numPr>
      </w:pPr>
      <w:r>
        <w:t xml:space="preserve">Casella and Berger [8, Sec. 10.1.4], pp. 478–480</w:t>
      </w:r>
      <w:r>
        <w:t xml:space="preserve"> </w:t>
      </w:r>
      <w:r>
        <w:t xml:space="preserve">covers bootstrap standard errors.</w:t>
      </w:r>
    </w:p>
    <w:p>
      <w:pPr>
        <w:pStyle w:val="Compact"/>
        <w:numPr>
          <w:ilvl w:val="0"/>
          <w:numId w:val="1002"/>
        </w:numPr>
      </w:pPr>
      <w:r>
        <w:t xml:space="preserve">Rice [9, Sec. 10.4.6], pp. 399–400</w:t>
      </w:r>
      <w:r>
        <w:t xml:space="preserve"> </w:t>
      </w:r>
      <w:r>
        <w:t xml:space="preserve">covers variability of location estimates by the bootstrap.</w:t>
      </w:r>
    </w:p>
    <w:p>
      <w:pPr>
        <w:pStyle w:val="Compact"/>
        <w:numPr>
          <w:ilvl w:val="0"/>
          <w:numId w:val="1002"/>
        </w:numPr>
      </w:pPr>
      <w:r>
        <w:t xml:space="preserve">Rice [9, Sec. 14.6], pp. 585–586</w:t>
      </w:r>
      <w:r>
        <w:t xml:space="preserve"> </w:t>
      </w:r>
      <w:r>
        <w:t xml:space="preserve">covers conditional inference, unconditional inference and the bootstrap.</w:t>
      </w:r>
    </w:p>
    <w:bookmarkEnd w:id="28"/>
    <w:bookmarkStart w:id="46" w:name="sec-bootstrap-methods"/>
    <w:p>
      <w:pPr>
        <w:pStyle w:val="Heading3"/>
      </w:pPr>
      <w:r>
        <w:t xml:space="preserve">2.3 Bootstrap confidence interval methods</w:t>
      </w:r>
    </w:p>
    <w:p>
      <w:pPr>
        <w:pStyle w:val="FirstParagraph"/>
      </w:pPr>
      <w:r>
        <w:t xml:space="preserve">There are three common methods for turning a bootstrap distribution</w:t>
      </w:r>
      <w:r>
        <w:t xml:space="preserve"> </w:t>
      </w:r>
      <w:r>
        <w:t xml:space="preserve">into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 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3], [3]</w:t>
      </w:r>
      <w:r>
        <w:t xml:space="preserve">.</w:t>
      </w:r>
      <w:r>
        <w:t xml:space="preserve"> </w:t>
      </w:r>
      <w:r>
        <w:t xml:space="preserve">Each is an approximate</w:t>
      </w:r>
      <w:r>
        <w:t xml:space="preserve"> </w:t>
      </w:r>
      <w:hyperlink r:id="rId29">
        <w:r>
          <w:rPr>
            <w:rStyle w:val="Hyperlink"/>
          </w:rPr>
          <w:t xml:space="preserve">confidence interval</w:t>
        </w:r>
      </w:hyperlink>
      <w:r>
        <w:t xml:space="preserve">.</w:t>
      </w:r>
      <w:r>
        <w:t xml:space="preserve"> </w:t>
      </w:r>
      <w:r>
        <w:t xml:space="preserve">Throughout,</w:t>
      </w:r>
      <w:r>
        <w:t xml:space="preserve"> </w:t>
      </w:r>
      <m:oMath>
        <m:sSub>
          <m:e>
            <m:r>
              <m:t>z</m:t>
            </m:r>
          </m:e>
          <m:sub>
            <m:r>
              <m:t>q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quantile of the standard Gaussian distribution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its CDF.</w:t>
      </w:r>
    </w:p>
    <w:bookmarkStart w:id="33" w:name="sec-bootstrap-normal"/>
    <w:p>
      <w:pPr>
        <w:pStyle w:val="Heading4"/>
      </w:pPr>
      <w:r>
        <w:t xml:space="preserve">2.3.1 Normal approximation</w:t>
      </w:r>
    </w:p>
    <w:bookmarkStart w:id="30" w:name="def-bootstrap-ci-normal"/>
    <w:p>
      <w:pPr>
        <w:pStyle w:val="FirstParagraph"/>
      </w:pPr>
      <w:r>
        <w:rPr>
          <w:b/>
          <w:bCs/>
        </w:rPr>
        <w:t xml:space="preserve">Definition 4 (Normal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normal bootstrap confidence interval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sSub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</m:t>
                  </m:r>
                </m:e>
              </m:acc>
            </m:e>
            <m:sub>
              <m:r>
                <m:rPr>
                  <m:nor/>
                  <m:sty m:val="p"/>
                </m:rPr>
                <m:t>boot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nor/>
                    <m:sty m:val="p"/>
                  </m:rPr>
                  <m:t>SE</m:t>
                </m:r>
              </m:e>
            </m:acc>
          </m:e>
          <m:sub>
            <m:r>
              <m:rPr>
                <m:nor/>
                <m:sty m:val="p"/>
              </m:rPr>
              <m:t>boot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t xml:space="preserve">bootstrap standard error (</w:t>
      </w:r>
      <w:hyperlink w:anchor="def-bootstrap-se">
        <w:r>
          <w:rPr>
            <w:rStyle w:val="Hyperlink"/>
          </w:rPr>
          <w:t xml:space="preserve">Definition 3</w:t>
        </w:r>
      </w:hyperlink>
      <w:r>
        <w:t xml:space="preserve">).</w:t>
      </w:r>
    </w:p>
    <w:bookmarkEnd w:id="30"/>
    <w:bookmarkStart w:id="31" w:name="rem-bootstrap-ci-normal-assumptions"/>
    <w:p>
      <w:pPr>
        <w:pStyle w:val="BodyText"/>
      </w:pPr>
      <w:r>
        <w:rPr>
          <w:i/>
          <w:iCs/>
        </w:rPr>
        <w:t xml:space="preserve">Remark 3</w:t>
      </w:r>
      <w:r>
        <w:t xml:space="preserve"> (When the normal bootstrap interval is reliable). </w:t>
      </w:r>
      <w:r>
        <w:t xml:space="preserve">This interval assumes that the</w:t>
      </w:r>
      <w:r>
        <w:t xml:space="preserve"> </w:t>
      </w:r>
      <w:hyperlink r:id="rId9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approximately Gaussian and centered at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it can be unreliable when that distribution is skewed.</w:t>
      </w:r>
      <w:r>
        <w:t xml:space="preserve"> </w:t>
      </w:r>
      <w:r>
        <w:t xml:space="preserve">It needs only a standard error,</w:t>
      </w:r>
      <w:r>
        <w:t xml:space="preserve"> </w:t>
      </w:r>
      <w:r>
        <w:t xml:space="preserve">which takes fewer bootstrap replicates to estimate well</w:t>
      </w:r>
      <w:r>
        <w:t xml:space="preserve"> </w:t>
      </w:r>
      <w:r>
        <w:t xml:space="preserve">than the tail quantiles used by the percentile and BCa intervals</w:t>
      </w:r>
      <w:r>
        <w:t xml:space="preserve"> </w:t>
      </w:r>
      <w:r>
        <w:t xml:space="preserve">[3]</w:t>
      </w:r>
      <w:r>
        <w:t xml:space="preserve">.</w:t>
      </w:r>
    </w:p>
    <w:bookmarkEnd w:id="31"/>
    <w:bookmarkStart w:id="32" w:name="exm-bootstrap-normal-toy"/>
    <w:p>
      <w:pPr>
        <w:pStyle w:val="BodyText"/>
      </w:pPr>
      <w:r>
        <w:rPr>
          <w:b/>
          <w:bCs/>
        </w:rPr>
        <w:t xml:space="preserve">Example 3 (Normal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normal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(glucose10)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(boot_means10)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 96.9795 110.6205</w:t>
      </w:r>
    </w:p>
    <w:bookmarkEnd w:id="32"/>
    <w:bookmarkEnd w:id="33"/>
    <w:bookmarkStart w:id="37" w:name="sec-bootstrap-percentile"/>
    <w:p>
      <w:pPr>
        <w:pStyle w:val="Heading4"/>
      </w:pPr>
      <w:r>
        <w:t xml:space="preserve">2.3.2 Percentile method</w:t>
      </w:r>
    </w:p>
    <w:bookmarkStart w:id="34" w:name="def-bootstrap-ci-percentile"/>
    <w:p>
      <w:pPr>
        <w:pStyle w:val="FirstParagraph"/>
      </w:pPr>
      <w:r>
        <w:rPr>
          <w:b/>
          <w:bCs/>
        </w:rPr>
        <w:t xml:space="preserve">Definition 5 (Percentile bootstrap confidence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percentile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bootstrap-distribution">
        <w:r>
          <w:rPr>
            <w:rStyle w:val="Hyperlink"/>
          </w:rPr>
          <w:t xml:space="preserve">Definition 2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34"/>
    <w:bookmarkStart w:id="35" w:name="rem-bootstrap-replicates"/>
    <w:p>
      <w:pPr>
        <w:pStyle w:val="BodyText"/>
      </w:pPr>
      <w:r>
        <w:rPr>
          <w:i/>
          <w:iCs/>
        </w:rPr>
        <w:t xml:space="preserve">Remark 4</w:t>
      </w:r>
      <w:r>
        <w:t xml:space="preserve"> (Number of bootstrap replicates for percentile intervals). </w:t>
      </w:r>
      <w:r>
        <w:t xml:space="preserve">The extreme quantiles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replicates are noisy estimates,</w:t>
      </w:r>
      <w:r>
        <w:t xml:space="preserve"> </w:t>
      </w:r>
      <w:r>
        <w:t xml:space="preserve">so percentile-based intervals need more replicates</w:t>
      </w:r>
      <w:r>
        <w:t xml:space="preserve"> </w:t>
      </w:r>
      <w:r>
        <w:t xml:space="preserve">than the</w:t>
      </w:r>
      <w:r>
        <w:t xml:space="preserve"> </w:t>
      </w:r>
      <w:hyperlink w:anchor="def-bootstrap-ci-normal">
        <w:r>
          <w:rPr>
            <w:rStyle w:val="Hyperlink"/>
          </w:rPr>
          <w:t xml:space="preserve">normal interval</w:t>
        </w:r>
      </w:hyperlink>
      <w:r>
        <w:t xml:space="preserve">;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 at least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is a common choice.</w:t>
      </w:r>
    </w:p>
    <w:bookmarkEnd w:id="35"/>
    <w:bookmarkStart w:id="36" w:name="exm-bootstrap-percentile-toy"/>
    <w:p>
      <w:pPr>
        <w:pStyle w:val="BodyText"/>
      </w:pPr>
      <w:r>
        <w:rPr>
          <w:b/>
          <w:bCs/>
        </w:rPr>
        <w:t xml:space="preserve">Example 4 (Percentile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2.5% 97.5% </w:t>
      </w:r>
      <w:r>
        <w:br/>
      </w:r>
      <w:r>
        <w:rPr>
          <w:rStyle w:val="CommentTok"/>
        </w:rPr>
        <w:t xml:space="preserve">#&gt;  96.5 110.4</w:t>
      </w:r>
    </w:p>
    <w:bookmarkEnd w:id="36"/>
    <w:bookmarkEnd w:id="37"/>
    <w:bookmarkStart w:id="45" w:name="sec-bootstrap-bca"/>
    <w:p>
      <w:pPr>
        <w:pStyle w:val="Heading4"/>
      </w:pPr>
      <w:r>
        <w:t xml:space="preserve">2.3.3 Bias-corrected and accelerated method</w:t>
      </w:r>
    </w:p>
    <w:bookmarkStart w:id="38" w:name="def-bca-bias-correction"/>
    <w:p>
      <w:pPr>
        <w:pStyle w:val="FirstParagraph"/>
      </w:pPr>
      <w:r>
        <w:rPr>
          <w:b/>
          <w:bCs/>
        </w:rPr>
        <w:t xml:space="preserve">Definition 6 (Bias correction of the BCa interval)</w:t>
      </w:r>
      <w:r>
        <w:t xml:space="preserve"> </w:t>
      </w:r>
      <w:r>
        <w:t xml:space="preserve">For a statistic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its bootstrap replicates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 correction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z</m:t>
                  </m:r>
                </m:e>
              </m:acc>
            </m:e>
            <m:sub>
              <m:r>
                <m:t>0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sty m:val="p"/>
                </m:rPr>
                <m:t>Φ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#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b</m:t>
                      </m:r>
                      <m:r>
                        <m:rPr>
                          <m:sty m:val="p"/>
                        </m:rPr>
                        <m:t>:</m:t>
                      </m:r>
                      <m:sSub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t>b</m:t>
                          </m:r>
                        </m:sub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bSup>
                      <m:r>
                        <m:rPr>
                          <m:sty m:val="p"/>
                        </m:rPr>
                        <m:t>&lt;</m:t>
                      </m:r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bookmarkEnd w:id="38"/>
    <w:bookmarkStart w:id="39" w:name="exm-bca-bias-correction"/>
    <w:p>
      <w:pPr>
        <w:pStyle w:val="BodyText"/>
      </w:pPr>
      <w:r>
        <w:rPr>
          <w:b/>
          <w:bCs/>
        </w:rPr>
        <w:t xml:space="preserve">Example 5 (Bias correction when 40% of replicates fall below the estimate)</w:t>
      </w:r>
      <w:r>
        <w:t xml:space="preserve"> </w:t>
      </w:r>
      <w:r>
        <w:t xml:space="preserve">If 400 of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replicates are below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p>
          <m:e>
            <m:r>
              <m:rPr>
                <m:sty m:val="p"/>
              </m:rPr>
              <m:t>Φ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0.4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0.253</m:t>
        </m:r>
      </m:oMath>
      <w:r>
        <w:t xml:space="preserve">.</w:t>
      </w:r>
      <w:r>
        <w:t xml:space="preserve"> </w:t>
      </w:r>
      <w:r>
        <w:t xml:space="preserve">If exactly half were below,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Φ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0" w:name="def-bca-acceleration"/>
    <w:p>
      <w:pPr>
        <w:pStyle w:val="FirstParagraph"/>
      </w:pPr>
      <w:r>
        <w:rPr>
          <w:b/>
          <w:bCs/>
        </w:rPr>
        <w:t xml:space="preserve">Definition 7 (Acceleration of the BCa interval)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statistic computed with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deleted,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 the mean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6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⋅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bookmarkEnd w:id="40"/>
    <w:bookmarkStart w:id="41" w:name="exm-bca-acceleration"/>
    <w:p>
      <w:pPr>
        <w:pStyle w:val="FirstParagraph"/>
      </w:pPr>
      <w:r>
        <w:rPr>
          <w:b/>
          <w:bCs/>
        </w:rPr>
        <w:t xml:space="preserve">Example 6 (Acceleration from three deleted estimates)</w:t>
      </w:r>
      <w:r>
        <w:t xml:space="preserve"> </w:t>
      </w:r>
      <w:r>
        <w:t xml:space="preserve">If the differences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the sum of their cubes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 </w:t>
      </w:r>
      <w:r>
        <w:t xml:space="preserve">and the sum of their squares is</w:t>
      </w:r>
      <w:r>
        <w:t xml:space="preserve"> </w:t>
      </w:r>
      <m:oMath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−</m:t>
              </m:r>
              <m:r>
                <m:t>6</m:t>
              </m:r>
            </m:num>
            <m:den>
              <m:r>
                <m:t>6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6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r>
            <m:rPr>
              <m:sty m:val="p"/>
            </m:rPr>
            <m:t>≈</m:t>
          </m:r>
          <m:r>
            <m:rPr>
              <m:sty m:val="p"/>
            </m:rPr>
            <m:t>−</m:t>
          </m:r>
          <m:r>
            <m:t>0.068</m:t>
          </m:r>
          <m:r>
            <m:rPr>
              <m:sty m:val="p"/>
            </m:rPr>
            <m:t>.</m:t>
          </m:r>
        </m:oMath>
      </m:oMathPara>
    </w:p>
    <w:bookmarkEnd w:id="41"/>
    <w:bookmarkStart w:id="42" w:name="def-bootstrap-ci-bca"/>
    <w:p>
      <w:pPr>
        <w:pStyle w:val="FirstParagraph"/>
      </w:pPr>
      <w:r>
        <w:rPr>
          <w:b/>
          <w:bCs/>
        </w:rPr>
        <w:t xml:space="preserve">Definition 8 (Bias-corrected and accelerated bootstrap confidence interval)</w:t>
      </w:r>
      <w:r>
        <w:t xml:space="preserve"> </w:t>
      </w:r>
      <w:r>
        <w:t xml:space="preserve">With the</w:t>
      </w:r>
      <w:r>
        <w:t xml:space="preserve"> </w:t>
      </w:r>
      <w:hyperlink w:anchor="def-bca-bias-correction">
        <w:r>
          <w:rPr>
            <w:rStyle w:val="Hyperlink"/>
          </w:rPr>
          <w:t xml:space="preserve">bias correction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hyperlink w:anchor="def-bca-acceleration">
        <w:r>
          <w:rPr>
            <w:rStyle w:val="Hyperlink"/>
          </w:rPr>
          <w:t xml:space="preserve">acceleration</w:t>
        </w:r>
      </w:hyperlink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 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α</m:t>
              </m:r>
            </m:e>
            <m:sub>
              <m:r>
                <m:t>q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z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bias-corrected and accelerated (BCa) bootstrap confidence interval</w:t>
      </w:r>
      <w:r>
        <w:t xml:space="preserve"> </w:t>
      </w:r>
      <w:r>
        <w:t xml:space="preserve">runs from the</w:t>
      </w:r>
      <w:r>
        <w:t xml:space="preserve"> </w:t>
      </w:r>
      <m:oMath>
        <m:sSub>
          <m:e>
            <m:r>
              <m:t>α</m:t>
            </m:r>
          </m:e>
          <m:sub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to the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bootstrap replicates</w:t>
      </w:r>
      <w:r>
        <w:t xml:space="preserve"> </w:t>
      </w:r>
      <w:r>
        <w:t xml:space="preserve">[3, Ch. 14]</w:t>
      </w:r>
      <w:r>
        <w:t xml:space="preserve">.</w:t>
      </w:r>
    </w:p>
    <w:bookmarkEnd w:id="42"/>
    <w:bookmarkStart w:id="43" w:name="rem-bca-interval-correction"/>
    <w:p>
      <w:pPr>
        <w:pStyle w:val="BodyText"/>
      </w:pPr>
      <w:r>
        <w:rPr>
          <w:i/>
          <w:iCs/>
        </w:rPr>
        <w:t xml:space="preserve">Remark 5</w:t>
      </w:r>
      <w:r>
        <w:t xml:space="preserve"> (What the BCa interval corrects). </w:t>
      </w:r>
      <w:r>
        <w:t xml:space="preserve">When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α</m:t>
            </m:r>
          </m:e>
          <m:sub>
            <m:r>
              <m:t>q</m:t>
            </m:r>
          </m:sub>
        </m:sSub>
        <m:r>
          <m:rPr>
            <m:sty m:val="p"/>
          </m:rPr>
          <m:t>=</m:t>
        </m:r>
        <m:r>
          <m:t>q</m:t>
        </m:r>
      </m:oMath>
      <w:r>
        <w:t xml:space="preserve"> </w:t>
      </w:r>
      <w:r>
        <w:t xml:space="preserve">and the BCa interval is the percentile interval</w:t>
      </w:r>
      <w:r>
        <w:t xml:space="preserve"> </w:t>
      </w:r>
      <w:r>
        <w:t xml:space="preserve">(</w:t>
      </w:r>
      <w:hyperlink w:anchor="def-bootstrap-ci-percentil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measures how far the bootstrap distribution’s median</w:t>
      </w:r>
      <w:r>
        <w:t xml:space="preserve"> </w:t>
      </w:r>
      <w:r>
        <w:t xml:space="preserve">sits from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measures its skewness,</w:t>
      </w:r>
      <w:r>
        <w:t xml:space="preserve"> </w:t>
      </w:r>
      <w:r>
        <w:t xml:space="preserve">so the BCa interval shifts the percentile interval</w:t>
      </w:r>
      <w:r>
        <w:t xml:space="preserve"> </w:t>
      </w:r>
      <w:r>
        <w:t xml:space="preserve">to correct for both.</w:t>
      </w:r>
    </w:p>
    <w:bookmarkEnd w:id="43"/>
    <w:bookmarkStart w:id="44" w:name="exm-bootstrap-bca-toy"/>
    <w:p>
      <w:pPr>
        <w:pStyle w:val="BodyText"/>
      </w:pPr>
      <w:r>
        <w:rPr>
          <w:b/>
          <w:bCs/>
        </w:rPr>
        <w:t xml:space="preserve">Example 7 (BCa bootstrap interval for the mean of ten glucose values)</w:t>
      </w:r>
      <w:r>
        <w:t xml:space="preserve"> </w:t>
      </w:r>
      <w:r>
        <w:t xml:space="preserve">Continuing</w:t>
      </w:r>
      <w:r>
        <w:t xml:space="preserve"> </w:t>
      </w:r>
      <w:hyperlink w:anchor="exm-bootstrap-distribution-toy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the quantities of</w:t>
      </w:r>
      <w:r>
        <w:t xml:space="preserve"> </w:t>
      </w:r>
      <w:hyperlink w:anchor="def-bootstrap-ci-bca">
        <w:r>
          <w:rPr>
            <w:rStyle w:val="Hyperlink"/>
          </w:rPr>
          <w:t xml:space="preserve">Definition 8</w:t>
        </w:r>
      </w:hyperlink>
      <w:r>
        <w:t xml:space="preserve">, step by step:</w:t>
      </w:r>
    </w:p>
    <w:p>
      <w:pPr>
        <w:pStyle w:val="SourceCode"/>
      </w:pPr>
      <w:r>
        <w:rPr>
          <w:rStyle w:val="NormalTok"/>
        </w:rPr>
        <w:t xml:space="preserve">z0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(boot_means10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(glucose10)))</w:t>
      </w:r>
      <w:r>
        <w:br/>
      </w:r>
      <w:r>
        <w:rPr>
          <w:rStyle w:val="NormalTok"/>
        </w:rPr>
        <w:t xml:space="preserve">jackknife_means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\(i)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(glucose10[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i]),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dev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(jackknife_means)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jackknife_means</w:t>
      </w:r>
      <w:r>
        <w:br/>
      </w:r>
      <w:r>
        <w:rPr>
          <w:rStyle w:val="NormalTok"/>
        </w:rPr>
        <w:t xml:space="preserve">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(dev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z_q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alpha_q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(z0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z_q)))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z_0 =</w:t>
      </w:r>
      <w:r>
        <w:rPr>
          <w:rStyle w:val="NormalTok"/>
        </w:rPr>
        <w:t xml:space="preserve"> z0, </w:t>
      </w:r>
      <w:r>
        <w:rPr>
          <w:rStyle w:val="AttributeTok"/>
        </w:rPr>
        <w:t xml:space="preserve">a_hat =</w:t>
      </w:r>
      <w:r>
        <w:rPr>
          <w:rStyle w:val="NormalTok"/>
        </w:rPr>
        <w:t xml:space="preserve"> a_hat, </w:t>
      </w:r>
      <w:r>
        <w:rPr>
          <w:rStyle w:val="AttributeTok"/>
        </w:rPr>
        <w:t xml:space="preserve">alpha_lower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alpha_upper =</w:t>
      </w:r>
      <w:r>
        <w:rPr>
          <w:rStyle w:val="NormalTok"/>
        </w:rPr>
        <w:t xml:space="preserve"> alpha_q[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      z_0       a_hat alpha_lower alpha_upper </w:t>
      </w:r>
      <w:r>
        <w:br/>
      </w:r>
      <w:r>
        <w:rPr>
          <w:rStyle w:val="CommentTok"/>
        </w:rPr>
        <w:t xml:space="preserve">#&gt;  0.01002668 -0.00867722  0.02422093  0.97422713</w:t>
      </w:r>
      <w:r>
        <w:br/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(boot_means10, alpha_q)</w:t>
      </w:r>
      <w:r>
        <w:br/>
      </w:r>
      <w:r>
        <w:rPr>
          <w:rStyle w:val="CommentTok"/>
        </w:rPr>
        <w:t xml:space="preserve">#&gt; 2.422093% 97.42271% </w:t>
      </w:r>
      <w:r>
        <w:br/>
      </w:r>
      <w:r>
        <w:rPr>
          <w:rStyle w:val="CommentTok"/>
        </w:rPr>
        <w:t xml:space="preserve">#&gt;      96.5     110.4</w:t>
      </w:r>
    </w:p>
    <w:p>
      <w:pPr>
        <w:pStyle w:val="FirstParagraph"/>
      </w:pPr>
      <w:r>
        <w:t xml:space="preserve">The acceleration</w:t>
      </w:r>
      <w:r>
        <w:t xml:space="preserve"> </w:t>
      </w:r>
      <m:oMath>
        <m:acc>
          <m:accPr>
            <m:chr m:val="̂"/>
          </m:accPr>
          <m:e>
            <m:r>
              <m:t>a</m:t>
            </m:r>
          </m:e>
        </m:acc>
      </m:oMath>
      <w:r>
        <w:t xml:space="preserve"> </w:t>
      </w:r>
      <w:r>
        <w:t xml:space="preserve">is nearly 0 here,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z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so the BCa interval is close to the percentile interval</w:t>
      </w:r>
      <w:r>
        <w:t xml:space="preserve"> </w:t>
      </w:r>
      <w:r>
        <w:t xml:space="preserve">of</w:t>
      </w:r>
      <w:r>
        <w:t xml:space="preserve"> </w:t>
      </w:r>
      <w:hyperlink w:anchor="exm-bootstrap-percentile-toy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44"/>
    <w:bookmarkEnd w:id="45"/>
    <w:bookmarkEnd w:id="46"/>
    <w:bookmarkStart w:id="47" w:name="sec-bootstrap-R"/>
    <w:p>
      <w:pPr>
        <w:pStyle w:val="Heading3"/>
      </w:pPr>
      <w:r>
        <w:t xml:space="preserve">2.4 The boot package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boot</w:t>
      </w:r>
      <w:r>
        <w:t xml:space="preserve"> </w:t>
      </w:r>
      <w:r>
        <w:t xml:space="preserve">package</w:t>
      </w:r>
      <w:r>
        <w:t xml:space="preserve"> </w:t>
      </w:r>
      <w:r>
        <w:t xml:space="preserve">[11]</w:t>
      </w:r>
      <w:r>
        <w:t xml:space="preserve">,</w:t>
      </w:r>
      <w:r>
        <w:t xml:space="preserve"> </w:t>
      </w:r>
      <w:r>
        <w:t xml:space="preserve">a recommended package distributed with R,</w:t>
      </w:r>
      <w:r>
        <w:t xml:space="preserve"> </w:t>
      </w:r>
      <w:r>
        <w:t xml:space="preserve">provides</w:t>
      </w:r>
      <w:r>
        <w:t xml:space="preserve"> </w:t>
      </w:r>
      <w:r>
        <w:rPr>
          <w:rStyle w:val="VerbatimChar"/>
        </w:rPr>
        <w:t xml:space="preserve">boot::boot()</w:t>
      </w:r>
      <w:r>
        <w:t xml:space="preserve"> </w:t>
      </w:r>
      <w:r>
        <w:t xml:space="preserve">to draw the bootstrap replicates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to compute the three intervals.</w:t>
      </w:r>
      <w:r>
        <w:t xml:space="preserve"> </w:t>
      </w:r>
      <w:r>
        <w:rPr>
          <w:rStyle w:val="VerbatimChar"/>
        </w:rPr>
        <w:t xml:space="preserve">boot::boot.ci()</w:t>
      </w:r>
      <w:r>
        <w:t xml:space="preserve"> </w:t>
      </w:r>
      <w:r>
        <w:t xml:space="preserve">differs from the definitions on this page</w:t>
      </w:r>
      <w:r>
        <w:t xml:space="preserve"> </w:t>
      </w:r>
      <w:r>
        <w:t xml:space="preserve">in two small ways:</w:t>
      </w:r>
    </w:p>
    <w:p>
      <w:pPr>
        <w:pStyle w:val="Compact"/>
        <w:numPr>
          <w:ilvl w:val="0"/>
          <w:numId w:val="1003"/>
        </w:numPr>
      </w:pPr>
      <w:r>
        <w:t xml:space="preserve">its normal interval (</w:t>
      </w:r>
      <w:r>
        <w:rPr>
          <w:rStyle w:val="VerbatimChar"/>
        </w:rPr>
        <w:t xml:space="preserve">type = "norm"</w:t>
      </w:r>
      <w:r>
        <w:t xml:space="preserve">) is centered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minus the bootstrap estimate of bias,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rPr>
            <m:sty m:val="p"/>
          </m:rPr>
          <m:t>(</m:t>
        </m:r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the mean of the replicates,</w:t>
      </w:r>
      <w:r>
        <w:t xml:space="preserve"> </w:t>
      </w:r>
      <w:r>
        <w:t xml:space="preserve">rather than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 estimates quantiles of the replicates by interpolation,</w:t>
      </w:r>
      <w:r>
        <w:t xml:space="preserve"> </w:t>
      </w:r>
      <w:r>
        <w:t xml:space="preserve">so its percentile and BCa endpoints can differ slightly</w:t>
      </w:r>
      <w:r>
        <w:t xml:space="preserve"> </w:t>
      </w:r>
      <w:r>
        <w:t xml:space="preserve">from those computed with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.</w:t>
      </w:r>
    </w:p>
    <w:bookmarkEnd w:id="47"/>
    <w:bookmarkStart w:id="50" w:name="sec-bootstrap-hers"/>
    <w:p>
      <w:pPr>
        <w:pStyle w:val="Heading3"/>
      </w:pPr>
      <w:r>
        <w:t xml:space="preserve">2.5 Example: slope of SBP on age in HERS</w:t>
      </w:r>
    </w:p>
    <w:bookmarkStart w:id="49" w:name="exm-hers-bootstrap"/>
    <w:p>
      <w:pPr>
        <w:pStyle w:val="FirstParagraph"/>
      </w:pPr>
      <w:r>
        <w:rPr>
          <w:b/>
          <w:bCs/>
        </w:rPr>
        <w:t xml:space="preserve">Example 8 (Bootstrap confidence intervals for the slope of SBP on age in HERS)</w:t>
      </w:r>
      <w:r>
        <w:t xml:space="preserve"> </w:t>
      </w:r>
      <w:r>
        <w:t xml:space="preserve">We regress systolic blood pressure (</w:t>
      </w:r>
      <w:r>
        <w:rPr>
          <w:rStyle w:val="VerbatimChar"/>
        </w:rPr>
        <w:t xml:space="preserve">SBP</w:t>
      </w:r>
      <w:r>
        <w:t xml:space="preserve">) on</w:t>
      </w:r>
      <w:r>
        <w:t xml:space="preserve"> </w:t>
      </w:r>
      <w:r>
        <w:rPr>
          <w:rStyle w:val="VerbatimChar"/>
        </w:rPr>
        <w:t xml:space="preserve">age</w:t>
      </w:r>
      <w:r>
        <w:t xml:space="preserve"> </w:t>
      </w:r>
      <w:r>
        <w:t xml:space="preserve">by</w:t>
      </w:r>
      <w:r>
        <w:t xml:space="preserve"> </w:t>
      </w:r>
      <w:hyperlink r:id="rId48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and bootstrap the slope,</w:t>
      </w:r>
      <w:r>
        <w:t xml:space="preserve"> </w:t>
      </w:r>
      <w:r>
        <w:t xml:space="preserve">resampling participants</w:t>
      </w:r>
      <w:r>
        <w:t xml:space="preserve"> </w:t>
      </w:r>
      <w:r>
        <w:t xml:space="preserve">adapted from [1, Ch. 3]</w:t>
      </w:r>
      <w:r>
        <w:t xml:space="preserve">.</w:t>
      </w:r>
      <w:r>
        <w:t xml:space="preserve"> </w:t>
      </w:r>
      <w:r>
        <w:t xml:space="preserve">The statistic function takes the data and the row indices</w:t>
      </w:r>
      <w:r>
        <w:t xml:space="preserve"> </w:t>
      </w:r>
      <w:r>
        <w:t xml:space="preserve">of one bootstrap sample:</w:t>
      </w:r>
    </w:p>
    <w:p>
      <w:pPr>
        <w:pStyle w:val="SourceCode"/>
      </w:pPr>
      <w:r>
        <w:rPr>
          <w:rStyle w:val="NormalTok"/>
        </w:rPr>
        <w:t xml:space="preserve">slope_sbp_age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indices)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data[indices, ])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"age"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hers,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slope_sbp_age,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boot_result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ORDINARY NONPARAMETRIC BOOTSTRAP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Call:</w:t>
      </w:r>
      <w:r>
        <w:br/>
      </w:r>
      <w:r>
        <w:rPr>
          <w:rStyle w:val="CommentTok"/>
        </w:rPr>
        <w:t xml:space="preserve">#&gt; boot::boot(data = hers, statistic = slope_sbp_age, R = 1000)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Bootstrap Statistics :</w:t>
      </w:r>
      <w:r>
        <w:br/>
      </w:r>
      <w:r>
        <w:rPr>
          <w:rStyle w:val="CommentTok"/>
        </w:rPr>
        <w:t xml:space="preserve">#&gt;     original       bias    std. error</w:t>
      </w:r>
      <w:r>
        <w:br/>
      </w:r>
      <w:r>
        <w:rPr>
          <w:rStyle w:val="CommentTok"/>
        </w:rPr>
        <w:t xml:space="preserve">#&gt; t1* 0.471728 -0.000635537   0.0536514</w:t>
      </w:r>
    </w:p>
    <w:p>
      <w:pPr>
        <w:pStyle w:val="FirstParagraph"/>
      </w:pPr>
      <w:r>
        <w:t xml:space="preserve">The bootstrap standard error is close to</w:t>
      </w:r>
      <w:r>
        <w:t xml:space="preserve"> </w:t>
      </w:r>
      <w:r>
        <w:t xml:space="preserve">the model-based standard error from</w:t>
      </w:r>
      <w:r>
        <w:t xml:space="preserve"> </w:t>
      </w:r>
      <w:r>
        <w:rPr>
          <w:rStyle w:val="VerbatimChar"/>
        </w:rPr>
        <w:t xml:space="preserve">lm()</w:t>
      </w:r>
      <w:r>
        <w:t xml:space="preserve">,</w:t>
      </w:r>
      <w:r>
        <w:t xml:space="preserve"> </w:t>
      </w:r>
      <w:r>
        <w:t xml:space="preserve">and the three bootstrap intervals are close to</w:t>
      </w:r>
      <w:r>
        <w:t xml:space="preserve"> </w:t>
      </w:r>
      <w:r>
        <w:t xml:space="preserve">the model-based 95% confidence interval:</w:t>
      </w:r>
    </w:p>
    <w:p>
      <w:pPr>
        <w:pStyle w:val="SourceCode"/>
      </w:pPr>
      <w:r>
        <w:rPr>
          <w:rStyle w:val="NormalTok"/>
        </w:rPr>
        <w:t xml:space="preserve">fit_sbp_age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(SBP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NormalTok"/>
        </w:rPr>
        <w:t xml:space="preserve">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(fit_sbp_age)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ci_digits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97"/>
        <w:gridCol w:w="1514"/>
        <w:gridCol w:w="815"/>
        <w:gridCol w:w="2212"/>
        <w:gridCol w:w="1048"/>
        <w:gridCol w:w="93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Coefficient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t(2761)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(Intercept)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103.629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3.596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(96.579, 110.680)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28.820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0.472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(0.366, 0.577)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8.787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boot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boot.ci</w:t>
      </w:r>
      <w:r>
        <w:rPr>
          <w:rStyle w:val="NormalTok"/>
        </w:rPr>
        <w:t xml:space="preserve">(boot_result,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"norm"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"perc"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"bca"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BOOTSTRAP CONFIDENCE INTERVAL CALCULATIONS</w:t>
      </w:r>
      <w:r>
        <w:br/>
      </w:r>
      <w:r>
        <w:rPr>
          <w:rStyle w:val="CommentTok"/>
        </w:rPr>
        <w:t xml:space="preserve">#&gt; Based on 1000 bootstrap replicates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CALL : </w:t>
      </w:r>
      <w:r>
        <w:br/>
      </w:r>
      <w:r>
        <w:rPr>
          <w:rStyle w:val="CommentTok"/>
        </w:rPr>
        <w:t xml:space="preserve">#&gt; boot::boot.ci(boot.out = boot_result, type = c("norm", "perc", </w:t>
      </w:r>
      <w:r>
        <w:br/>
      </w:r>
      <w:r>
        <w:rPr>
          <w:rStyle w:val="CommentTok"/>
        </w:rPr>
        <w:t xml:space="preserve">#&gt;     "bca"))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Intervals : </w:t>
      </w:r>
      <w:r>
        <w:br/>
      </w:r>
      <w:r>
        <w:rPr>
          <w:rStyle w:val="CommentTok"/>
        </w:rPr>
        <w:t xml:space="preserve">#&gt; Level      Normal             Percentile            BCa          </w:t>
      </w:r>
      <w:r>
        <w:br/>
      </w:r>
      <w:r>
        <w:rPr>
          <w:rStyle w:val="CommentTok"/>
        </w:rPr>
        <w:t xml:space="preserve">#&gt; 95%   ( 0.3672,  0.5775 )   ( 0.3607,  0.5811 )   ( 0.3624,  0.5824 )  </w:t>
      </w:r>
      <w:r>
        <w:br/>
      </w:r>
      <w:r>
        <w:rPr>
          <w:rStyle w:val="CommentTok"/>
        </w:rPr>
        <w:t xml:space="preserve">#&gt; Calculations and Intervals on Original Scale</w:t>
      </w:r>
    </w:p>
    <w:p>
      <w:pPr>
        <w:pStyle w:val="FirstParagraph"/>
      </w:pPr>
      <w:r>
        <w:t xml:space="preserve">All three intervals are similar here.</w:t>
      </w:r>
      <w:r>
        <w:t xml:space="preserve"> </w:t>
      </w:r>
      <w:r>
        <w:t xml:space="preserve">When the bootstrap distribution is skewed,</w:t>
      </w:r>
      <w:r>
        <w:t xml:space="preserve"> </w:t>
      </w:r>
      <w:r>
        <w:t xml:space="preserve">the intervals differ more,</w:t>
      </w:r>
      <w:r>
        <w:t xml:space="preserve"> </w:t>
      </w:r>
      <w:r>
        <w:t xml:space="preserve">and the BCa interval, which corrects for skewness,</w:t>
      </w:r>
      <w:r>
        <w:t xml:space="preserve"> </w:t>
      </w:r>
      <w:r>
        <w:t xml:space="preserve">is the better choice</w:t>
      </w:r>
      <w:r>
        <w:t xml:space="preserve"> </w:t>
      </w:r>
      <w:r>
        <w:t xml:space="preserve">[3, Ch. 14]</w:t>
      </w:r>
      <w:r>
        <w:t xml:space="preserve">.</w:t>
      </w:r>
    </w:p>
    <w:bookmarkEnd w:id="49"/>
    <w:bookmarkEnd w:id="50"/>
    <w:bookmarkEnd w:id="51"/>
    <w:bookmarkStart w:id="73" w:name="references"/>
    <w:p>
      <w:pPr>
        <w:pStyle w:val="Heading2"/>
      </w:pPr>
      <w:r>
        <w:t xml:space="preserve">References</w:t>
      </w:r>
    </w:p>
    <w:bookmarkStart w:id="72" w:name="refs"/>
    <w:bookmarkStart w:id="53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5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53"/>
    <w:bookmarkStart w:id="55" w:name="ref-efron1979bootstrap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B. Efron,</w:t>
      </w:r>
      <w:r>
        <w:t xml:space="preserve"> </w:t>
      </w:r>
      <w:r>
        <w:t xml:space="preserve">“Bootstrap methods: Another look at the jackknife,”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7, no. 1, pp. 1–26, 1979, doi:</w:t>
      </w:r>
      <w:r>
        <w:t xml:space="preserve"> </w:t>
      </w:r>
      <w:hyperlink r:id="rId54">
        <w:r>
          <w:rPr>
            <w:rStyle w:val="Hyperlink"/>
          </w:rPr>
          <w:t xml:space="preserve">10.1214/aos/1176344552</w:t>
        </w:r>
      </w:hyperlink>
      <w:r>
        <w:t xml:space="preserve">.</w:t>
      </w:r>
    </w:p>
    <w:bookmarkEnd w:id="55"/>
    <w:bookmarkStart w:id="57" w:name="ref-efron1993introduc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B. Efron and R. J. Tibshirani,</w:t>
      </w:r>
      <w:r>
        <w:t xml:space="preserve"> </w:t>
      </w:r>
      <w:r>
        <w:rPr>
          <w:i/>
          <w:iCs/>
        </w:rPr>
        <w:t xml:space="preserve">An introduction to the bootstrap</w:t>
      </w:r>
      <w:r>
        <w:t xml:space="preserve">. in Monographs on statistics and applied probability, no. 57. New York: Chapman &amp; Hall/CRC, 1993. doi:</w:t>
      </w:r>
      <w:r>
        <w:t xml:space="preserve"> </w:t>
      </w:r>
      <w:hyperlink r:id="rId56">
        <w:r>
          <w:rPr>
            <w:rStyle w:val="Hyperlink"/>
          </w:rPr>
          <w:t xml:space="preserve">10.1201/9780429246593</w:t>
        </w:r>
      </w:hyperlink>
      <w:r>
        <w:t xml:space="preserve">.</w:t>
      </w:r>
    </w:p>
    <w:bookmarkEnd w:id="57"/>
    <w:bookmarkStart w:id="59" w:name="ref-wikipedia_resampling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“Resampling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https://en.wikipedia.org/wiki/Resampling_%28statistics%29</w:t>
        </w:r>
      </w:hyperlink>
    </w:p>
    <w:bookmarkEnd w:id="59"/>
    <w:bookmarkStart w:id="61" w:name="ref-wikipedia_bootstrapping_statistic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“Bootstrapping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https://en.wikipedia.org/wiki/Bootstrapping_%28statistics%29</w:t>
        </w:r>
      </w:hyperlink>
    </w:p>
    <w:bookmarkEnd w:id="61"/>
    <w:bookmarkStart w:id="63" w:name="ref-wikipedia_standard_error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https://en.wikipedia.org/wiki/Standard_error</w:t>
        </w:r>
      </w:hyperlink>
    </w:p>
    <w:bookmarkEnd w:id="63"/>
    <w:bookmarkStart w:id="64" w:name="ref-hoggtanis2015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4"/>
    <w:bookmarkStart w:id="66" w:name="ref-CaseBerg01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5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66"/>
    <w:bookmarkStart w:id="67" w:name="ref-rice2007mathematic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67"/>
    <w:bookmarkStart w:id="69" w:name="ref-wikipedia_confidence_interv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8">
        <w:r>
          <w:rPr>
            <w:rStyle w:val="Hyperlink"/>
          </w:rPr>
          <w:t xml:space="preserve">https://en.wikipedia.org/wiki/Confidence_interval</w:t>
        </w:r>
      </w:hyperlink>
    </w:p>
    <w:bookmarkEnd w:id="69"/>
    <w:bookmarkStart w:id="71" w:name="ref-davison1997bootstrap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A. C. Davison and D. V. Hinkley,</w:t>
      </w:r>
      <w:r>
        <w:t xml:space="preserve"> </w:t>
      </w:r>
      <w:r>
        <w:rPr>
          <w:i/>
          <w:iCs/>
        </w:rPr>
        <w:t xml:space="preserve">Bootstrap methods and their application</w:t>
      </w:r>
      <w:r>
        <w:t xml:space="preserve">. in Cambridge series in statistical and probabilistic mathematics, no. 1. Cambridge: Cambridge University Press, 1997. doi:</w:t>
      </w:r>
      <w:r>
        <w:t xml:space="preserve"> </w:t>
      </w:r>
      <w:hyperlink r:id="rId70">
        <w:r>
          <w:rPr>
            <w:rStyle w:val="Hyperlink"/>
          </w:rPr>
          <w:t xml:space="preserve">10.1017/CBO9780511802843</w:t>
        </w:r>
      </w:hyperlink>
      <w:r>
        <w:t xml:space="preserve">.</w:t>
      </w:r>
    </w:p>
    <w:bookmarkEnd w:id="71"/>
    <w:bookmarkEnd w:id="72"/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3" Type="http://schemas.openxmlformats.org/officeDocument/2006/relationships/image" Target="media/rId23.png"/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basic-statistical-methods.qmd#sec-hers-intro" TargetMode="External"/><Relationship Id="rId48" Type="http://schemas.openxmlformats.org/officeDocument/2006/relationships/hyperlink" Target="correlation-regression.qmd#def-ols" TargetMode="External"/><Relationship Id="rId10" Type="http://schemas.openxmlformats.org/officeDocument/2006/relationships/hyperlink" Target="correlation-regression.qmd#sec-simple-linear-regression" TargetMode="External"/><Relationship Id="rId21" Type="http://schemas.openxmlformats.org/officeDocument/2006/relationships/hyperlink" Target="estimation.qmd#def-SE" TargetMode="External"/><Relationship Id="rId9" Type="http://schemas.openxmlformats.org/officeDocument/2006/relationships/hyperlink" Target="estimation.qmd#def-sampling-distribution" TargetMode="External"/><Relationship Id="rId52" Type="http://schemas.openxmlformats.org/officeDocument/2006/relationships/hyperlink" Target="https://doi.org/10.1007/978-1-4614-1353-0" TargetMode="External"/><Relationship Id="rId70" Type="http://schemas.openxmlformats.org/officeDocument/2006/relationships/hyperlink" Target="https://doi.org/10.1017/CBO9780511802843" TargetMode="External"/><Relationship Id="rId56" Type="http://schemas.openxmlformats.org/officeDocument/2006/relationships/hyperlink" Target="https://doi.org/10.1201/9780429246593" TargetMode="External"/><Relationship Id="rId54" Type="http://schemas.openxmlformats.org/officeDocument/2006/relationships/hyperlink" Target="https://doi.org/10.1214/aos/1176344552" TargetMode="External"/><Relationship Id="rId60" Type="http://schemas.openxmlformats.org/officeDocument/2006/relationships/hyperlink" Target="https://en.wikipedia.org/wiki/Bootstrapping_%28statistics%29" TargetMode="External"/><Relationship Id="rId68" Type="http://schemas.openxmlformats.org/officeDocument/2006/relationships/hyperlink" Target="https://en.wikipedia.org/wiki/Confidence_interval" TargetMode="External"/><Relationship Id="rId58" Type="http://schemas.openxmlformats.org/officeDocument/2006/relationships/hyperlink" Target="https://en.wikipedia.org/wiki/Resampling_%28statistics%29" TargetMode="External"/><Relationship Id="rId62" Type="http://schemas.openxmlformats.org/officeDocument/2006/relationships/hyperlink" Target="https://en.wikipedia.org/wiki/Standard_error" TargetMode="External"/><Relationship Id="rId14" Type="http://schemas.openxmlformats.org/officeDocument/2006/relationships/hyperlink" Target="https://morrison-lab.github.io/pds/probability-basics.html#def-probability" TargetMode="External"/><Relationship Id="rId65" Type="http://schemas.openxmlformats.org/officeDocument/2006/relationships/hyperlink" Target="https://www.cengage.com/c/statistical-inference-2e-casella-berger/9780534243128/" TargetMode="External"/><Relationship Id="rId29" Type="http://schemas.openxmlformats.org/officeDocument/2006/relationships/hyperlink" Target="inference.qmd#def-confidence-interval" TargetMode="External"/><Relationship Id="rId18" Type="http://schemas.openxmlformats.org/officeDocument/2006/relationships/hyperlink" Target="nonparametric-models.qmd#def-empirical-distribu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Bootstrap</dc:title>
  <dc:creator/>
  <cp:keywords/>
  <dcterms:created xsi:type="dcterms:W3CDTF">2026-10-21T19:02:37Z</dcterms:created>
  <dcterms:modified xsi:type="dcterms:W3CDTF">2026-10-21T19:02:37Z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2026-10-21 11:52:50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