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3 (The expected generalization error, covariate value by covariate value)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g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fitting-procedure">
        <w:del w:id="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let the random</w:delText>
        </w:r>
      </w:del>
      <w:del w:id="14" w:author="PR Preview" w:date="2026-01-01T00:00:00Z">
        <w:r>
          <w:delText xml:space="preserve"> </w:delText>
        </w:r>
      </w:del>
      <w:hyperlink w:anchor="def-training-set">
        <w:del w:id="1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of</w:delText>
        </w:r>
      </w:del>
      <w:del w:id="19" w:author="PR Preview" w:date="2026-01-01T00:00:00Z">
        <w:r>
          <w:delText xml:space="preserve"> </w:delText>
        </w:r>
      </w:del>
      <m:oMath>
        <m:r>
          <m:t>n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observations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be independent of the new observation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Show that the</w:delText>
        </w:r>
      </w:del>
      <w:del w:id="28" w:author="PR Preview" w:date="2026-01-01T00:00:00Z">
        <w:r>
          <w:delText xml:space="preserve"> </w:delText>
        </w:r>
      </w:del>
      <w:hyperlink w:anchor="def-expected-generalization-error">
        <w:del w:id="29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the mean of the</w:delText>
        </w:r>
      </w:del>
      <w:del w:id="32" w:author="PR Preview" w:date="2026-01-01T00:00:00Z">
        <w:r>
          <w:delText xml:space="preserve"> </w:delText>
        </w:r>
      </w:del>
      <w:hyperlink w:anchor="def-epe">
        <w:del w:id="33" w:author="PR Preview" w:date="2026-01-01T00:00:00Z">
          <w:r>
            <w:rPr>
              <w:rStyle w:val="Hyperlink"/>
            </w:rPr>
            <w:delText xml:space="preserve">expected squared prediction error at</w:delText>
          </w:r>
        </w:del>
        <w:del w:id="3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over the distribution of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3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9" w:author="PR Preview" w:date="2026-01-01T00:00:00Z">
        <w:r>
          <w:rPr>
            <w:b/>
            <w:bCs/>
          </w:rPr>
          <w:t xml:space="preserve">Exercise 3 (The expected generalization error, covariate value by covariate value)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Let</w:t>
        </w:r>
      </w:ins>
      <w:ins w:id="42" w:author="PR Preview" w:date="2026-01-01T00:00:00Z">
        <w:r>
          <w:t xml:space="preserve"> </w:t>
        </w:r>
      </w:ins>
      <m:oMath>
        <m:r>
          <m:t>g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a</w:t>
        </w:r>
      </w:ins>
      <w:ins w:id="45" w:author="PR Preview" w:date="2026-01-01T00:00:00Z">
        <w:r>
          <w:t xml:space="preserve"> </w:t>
        </w:r>
      </w:ins>
      <w:hyperlink w:anchor="def-fitting-procedure">
        <w:ins w:id="4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7" w:author="PR Preview" w:date="2026-01-01T00:00:00Z">
        <w:r>
          <w:t xml:space="preserve">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let the random</w:t>
        </w:r>
      </w:ins>
      <w:ins w:id="50" w:author="PR Preview" w:date="2026-01-01T00:00:00Z">
        <w:r>
          <w:t xml:space="preserve"> </w:t>
        </w:r>
      </w:ins>
      <w:hyperlink w:anchor="def-training-set">
        <w:ins w:id="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of</w:t>
        </w:r>
      </w:ins>
      <w:ins w:id="55" w:author="PR Preview" w:date="2026-01-01T00:00:00Z">
        <w:r>
          <w:t xml:space="preserve"> </w:t>
        </w:r>
      </w:ins>
      <m:oMath>
        <m:r>
          <m:t>n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observations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 independent of the new observation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Write the</w:t>
        </w:r>
      </w:ins>
      <w:ins w:id="64" w:author="PR Preview" w:date="2026-01-01T00:00:00Z">
        <w:r>
          <w:t xml:space="preserve"> </w:t>
        </w:r>
      </w:ins>
      <w:hyperlink w:anchor="def-expected-generalization-error">
        <w:ins w:id="65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6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 terms of the</w:t>
        </w:r>
      </w:ins>
      <w:ins w:id="69" w:author="PR Preview" w:date="2026-01-01T00:00:00Z">
        <w:r>
          <w:t xml:space="preserve"> </w:t>
        </w:r>
      </w:ins>
      <w:hyperlink w:anchor="def-epe">
        <w:ins w:id="70" w:author="PR Preview" w:date="2026-01-01T00:00:00Z">
          <w:r>
            <w:rPr>
              <w:rStyle w:val="Hyperlink"/>
            </w:rPr>
            <w:t xml:space="preserve">expected squared prediction error at</w:t>
          </w:r>
        </w:ins>
        <w:ins w:id="7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the distribution of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78" w:author="PR Preview" w:date="2026-01-01T00:00:00Z">
        <w:r>
          <w:t xml:space="preserve">.</w:t>
        </w:r>
      </w:ins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del w:id="79" w:author="PR Preview" w:date="2026-01-01T00:00:00Z">
        <w:r>
          <w:delText xml:space="preserve">Show that, given</w:delText>
        </w:r>
      </w:del>
      <w:del w:id="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the expected</w:delText>
        </w:r>
      </w:del>
      <w:del w:id="84" w:author="PR Preview" w:date="2026-01-01T00:00:00Z">
        <w:r>
          <w:delText xml:space="preserve"> </w:delText>
        </w:r>
      </w:del>
      <w:hyperlink r:id="rId39">
        <w:del w:id="8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of the held-out predictions is</w:delText>
        </w:r>
      </w:del>
      <w:del w:id="8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89" w:author="PR Preview" w:date="2026-01-01T00:00:00Z">
        <w:r>
          <w:delText xml:space="preserve">:</w:delText>
        </w:r>
      </w:del>
    </w:p>
    <w:p>
      <w:pPr>
        <w:pStyle w:val="BodyText"/>
      </w:pPr>
      <w:ins w:id="90" w:author="PR Preview" w:date="2026-01-01T00:00:00Z">
        <w:r>
          <w:t xml:space="preserve">Find, given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expected</w:t>
        </w:r>
      </w:ins>
      <w:ins w:id="95" w:author="PR Preview" w:date="2026-01-01T00:00:00Z">
        <w:r>
          <w:t xml:space="preserve"> </w:t>
        </w:r>
      </w:ins>
      <w:hyperlink r:id="rId39">
        <w:ins w:id="96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of the held-out predictions,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in terms of the generalization error</w:t>
        </w:r>
      </w:ins>
      <w:ins w:id="10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03" w:author="PR Preview" w:date="2026-01-01T00:00:00Z">
        <w:r>
          <w:rPr>
            <w:rStyle w:val="NormalTok"/>
          </w:rPr>
          <w:delText xml:space="preserve">loocv_max_diff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max</w:delText>
        </w:r>
      </w:del>
      <w:del w:id="107" w:author="PR Preview" w:date="2026-01-01T00:00:00Z">
        <w:r>
          <w:rPr>
            <w:rStyle w:val="NormalTok"/>
          </w:rPr>
          <w:delText xml:space="preserve">(</w:delText>
        </w:r>
      </w:del>
      <w:del w:id="108" w:author="PR Preview" w:date="2026-01-01T00:00:00Z">
        <w:r>
          <w:rPr>
            <w:rStyle w:val="FunctionTok"/>
          </w:rPr>
          <w:delText xml:space="preserve">abs</w:delText>
        </w:r>
      </w:del>
      <w:del w:id="109" w:author="PR Preview" w:date="2026-01-01T00:00:00Z">
        <w:r>
          <w:rPr>
            <w:rStyle w:val="NormalTok"/>
          </w:rPr>
          <w:delText xml:space="preserve">(mtcars_loocv</w:delText>
        </w:r>
      </w:del>
      <w:del w:id="110" w:author="PR Preview" w:date="2026-01-01T00:00:00Z">
        <w:r>
          <w:rPr>
            <w:rStyle w:val="SpecialCharTok"/>
          </w:rPr>
          <w:delText xml:space="preserve">$</w:delText>
        </w:r>
      </w:del>
      <w:del w:id="111" w:author="PR Preview" w:date="2026-01-01T00:00:00Z">
        <w:r>
          <w:rPr>
            <w:rStyle w:val="NormalTok"/>
          </w:rPr>
          <w:delText xml:space="preserve">refitting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mtcars_loocv</w:delText>
        </w:r>
      </w:del>
      <w:del w:id="114" w:author="PR Preview" w:date="2026-01-01T00:00:00Z">
        <w:r>
          <w:rPr>
            <w:rStyle w:val="SpecialCharTok"/>
          </w:rPr>
          <w:delText xml:space="preserve">$</w:delText>
        </w:r>
      </w:del>
      <w:del w:id="115" w:author="PR Preview" w:date="2026-01-01T00:00:00Z">
        <w:r>
          <w:rPr>
            <w:rStyle w:val="NormalTok"/>
          </w:rPr>
          <w:delText xml:space="preserve">formula))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mtcars_best_loocv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br/>
        </w:r>
      </w:del>
      <w:del w:id="120" w:author="PR Preview" w:date="2026-01-01T00:00:00Z">
        <w:r>
          <w:rPr>
            <w:rStyle w:val="NormalTok"/>
          </w:rPr>
          <w:delText xml:space="preserve">  mtcars_loocv</w:delText>
        </w:r>
      </w:del>
      <w:del w:id="121" w:author="PR Preview" w:date="2026-01-01T00:00:00Z">
        <w:r>
          <w:rPr>
            <w:rStyle w:val="SpecialCharTok"/>
          </w:rPr>
          <w:delText xml:space="preserve">$</w:delText>
        </w:r>
      </w:del>
      <w:del w:id="122" w:author="PR Preview" w:date="2026-01-01T00:00:00Z">
        <w:r>
          <w:rPr>
            <w:rStyle w:val="NormalTok"/>
          </w:rPr>
          <w:delText xml:space="preserve">degree[</w:delText>
        </w:r>
      </w:del>
      <w:del w:id="123" w:author="PR Preview" w:date="2026-01-01T00:00:00Z">
        <w:r>
          <w:rPr>
            <w:rStyle w:val="FunctionTok"/>
          </w:rPr>
          <w:delText xml:space="preserve">which.min</w:delText>
        </w:r>
      </w:del>
      <w:del w:id="124" w:author="PR Preview" w:date="2026-01-01T00:00:00Z">
        <w:r>
          <w:rPr>
            <w:rStyle w:val="NormalTok"/>
          </w:rPr>
          <w:delText xml:space="preserve">(mtcars_loocv</w:delText>
        </w:r>
      </w:del>
      <w:del w:id="125" w:author="PR Preview" w:date="2026-01-01T00:00:00Z">
        <w:r>
          <w:rPr>
            <w:rStyle w:val="SpecialCharTok"/>
          </w:rPr>
          <w:delText xml:space="preserve">$</w:delText>
        </w:r>
      </w:del>
      <w:del w:id="126" w:author="PR Preview" w:date="2026-01-01T00:00:00Z">
        <w:r>
          <w:rPr>
            <w:rStyle w:val="NormalTok"/>
          </w:rPr>
          <w:delText xml:space="preserve">formula)]</w:delText>
        </w:r>
      </w:del>
      <w:del w:id="127" w:author="PR Preview" w:date="2026-01-01T00:00:00Z">
        <w:r>
          <w:br/>
        </w:r>
      </w:del>
      <w:del w:id="128" w:author="PR Preview" w:date="2026-01-01T00:00:00Z">
        <w:r>
          <w:rPr>
            <w:rStyle w:val="FunctionTok"/>
          </w:rPr>
          <w:delText xml:space="preserve">c</w:delText>
        </w:r>
      </w:del>
      <w:del w:id="129" w:author="PR Preview" w:date="2026-01-01T00:00:00Z">
        <w:r>
          <w:rPr>
            <w:rStyle w:val="NormalTok"/>
          </w:rPr>
          <w:delText xml:space="preserve">(</w:delText>
        </w:r>
      </w:del>
      <w:del w:id="130" w:author="PR Preview" w:date="2026-01-01T00:00:00Z">
        <w:r>
          <w:rPr>
            <w:rStyle w:val="AttributeTok"/>
          </w:rPr>
          <w:delText xml:space="preserve">max_difference =</w:delText>
        </w:r>
      </w:del>
      <w:del w:id="131" w:author="PR Preview" w:date="2026-01-01T00:00:00Z">
        <w:r>
          <w:rPr>
            <w:rStyle w:val="NormalTok"/>
          </w:rPr>
          <w:delText xml:space="preserve"> loocv_max_diff, </w:delText>
        </w:r>
      </w:del>
      <w:del w:id="132" w:author="PR Preview" w:date="2026-01-01T00:00:00Z">
        <w:r>
          <w:rPr>
            <w:rStyle w:val="AttributeTok"/>
          </w:rPr>
          <w:delText xml:space="preserve">best_degree =</w:delText>
        </w:r>
      </w:del>
      <w:del w:id="133" w:author="PR Preview" w:date="2026-01-01T00:00:00Z">
        <w:r>
          <w:rPr>
            <w:rStyle w:val="NormalTok"/>
          </w:rPr>
          <w:delText xml:space="preserve"> mtcars_best_loocv)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36" w:author="PR Preview" w:date="2026-01-01T00:00:00Z">
        <w:r>
          <w:br/>
        </w:r>
      </w:del>
      <w:del w:id="1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38" w:author="PR Preview" w:date="2026-01-01T00:00:00Z">
        <w:r>
          <w:delText xml:space="preserve">The two columns differ by at most 8.9e-15,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which is rounding error.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The single-fit formula needs one fit per model instead of 32.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LOOCV picks degree 2,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and because LOOCV is not random (</w:delText>
        </w:r>
      </w:del>
      <w:hyperlink w:anchor="sol-loocv">
        <w:del w:id="147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148" w:author="PR Preview" w:date="2026-01-01T00:00:00Z">
        <w:r>
          <w:delText xml:space="preserve">),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51" w:author="PR Preview" w:date="2026-01-01T00:00:00Z">
        <w:r>
          <w:rPr>
            <w:rStyle w:val="NormalTok"/>
          </w:rPr>
          <w:t xml:space="preserve">loocv_max_diff </w:t>
        </w:r>
      </w:ins>
      <w:ins w:id="152" w:author="PR Preview" w:date="2026-01-01T00:00:00Z">
        <w:r>
          <w:rPr>
            <w:rStyle w:val="OtherTok"/>
          </w:rPr>
          <w:t xml:space="preserve">&lt;-</w:t>
        </w:r>
      </w:ins>
      <w:ins w:id="153" w:author="PR Preview" w:date="2026-01-01T00:00:00Z">
        <w:r>
          <w:rPr>
            <w:rStyle w:val="NormalTok"/>
          </w:rPr>
          <w:t xml:space="preserve"> </w:t>
        </w:r>
      </w:ins>
      <w:ins w:id="154" w:author="PR Preview" w:date="2026-01-01T00:00:00Z">
        <w:r>
          <w:rPr>
            <w:rStyle w:val="FunctionTok"/>
          </w:rPr>
          <w:t xml:space="preserve">max</w:t>
        </w:r>
      </w:ins>
      <w:ins w:id="155" w:author="PR Preview" w:date="2026-01-01T00:00:00Z">
        <w:r>
          <w:rPr>
            <w:rStyle w:val="NormalTok"/>
          </w:rPr>
          <w:t xml:space="preserve">(</w:t>
        </w:r>
      </w:ins>
      <w:ins w:id="156" w:author="PR Preview" w:date="2026-01-01T00:00:00Z">
        <w:r>
          <w:rPr>
            <w:rStyle w:val="FunctionTok"/>
          </w:rPr>
          <w:t xml:space="preserve">abs</w:t>
        </w:r>
      </w:ins>
      <w:ins w:id="157" w:author="PR Preview" w:date="2026-01-01T00:00:00Z">
        <w:r>
          <w:rPr>
            <w:rStyle w:val="NormalTok"/>
          </w:rPr>
          <w:t xml:space="preserve">(mtcars_loocv</w:t>
        </w:r>
      </w:ins>
      <w:ins w:id="158" w:author="PR Preview" w:date="2026-01-01T00:00:00Z">
        <w:r>
          <w:rPr>
            <w:rStyle w:val="SpecialCharTok"/>
          </w:rPr>
          <w:t xml:space="preserve">$</w:t>
        </w:r>
      </w:ins>
      <w:ins w:id="159" w:author="PR Preview" w:date="2026-01-01T00:00:00Z">
        <w:r>
          <w:rPr>
            <w:rStyle w:val="NormalTok"/>
          </w:rPr>
          <w:t xml:space="preserve">refitting </w:t>
        </w:r>
      </w:ins>
      <w:ins w:id="160" w:author="PR Preview" w:date="2026-01-01T00:00:00Z">
        <w:r>
          <w:rPr>
            <w:rStyle w:val="SpecialCharTok"/>
          </w:rPr>
          <w:t xml:space="preserve">-</w:t>
        </w:r>
      </w:ins>
      <w:ins w:id="161" w:author="PR Preview" w:date="2026-01-01T00:00:00Z">
        <w:r>
          <w:rPr>
            <w:rStyle w:val="NormalTok"/>
          </w:rPr>
          <w:t xml:space="preserve"> mtcars_loocv</w:t>
        </w:r>
      </w:ins>
      <w:ins w:id="162" w:author="PR Preview" w:date="2026-01-01T00:00:00Z">
        <w:r>
          <w:rPr>
            <w:rStyle w:val="SpecialCharTok"/>
          </w:rPr>
          <w:t xml:space="preserve">$</w:t>
        </w:r>
      </w:ins>
      <w:ins w:id="163" w:author="PR Preview" w:date="2026-01-01T00:00:00Z">
        <w:r>
          <w:rPr>
            <w:rStyle w:val="NormalTok"/>
          </w:rPr>
          <w:t xml:space="preserve">formula))</w:t>
        </w:r>
      </w:ins>
      <w:ins w:id="164" w:author="PR Preview" w:date="2026-01-01T00:00:00Z">
        <w:r>
          <w:br/>
        </w:r>
      </w:ins>
      <w:ins w:id="165" w:author="PR Preview" w:date="2026-01-01T00:00:00Z">
        <w:r>
          <w:rPr>
            <w:rStyle w:val="NormalTok"/>
          </w:rPr>
          <w:t xml:space="preserve">mtcars_best_loocv </w:t>
        </w:r>
      </w:ins>
      <w:ins w:id="166" w:author="PR Preview" w:date="2026-01-01T00:00:00Z">
        <w:r>
          <w:rPr>
            <w:rStyle w:val="OtherTok"/>
          </w:rPr>
          <w:t xml:space="preserve">&lt;-</w:t>
        </w:r>
      </w:ins>
      <w:ins w:id="167" w:author="PR Preview" w:date="2026-01-01T00:00:00Z">
        <w:r>
          <w:br/>
        </w:r>
      </w:ins>
      <w:ins w:id="168" w:author="PR Preview" w:date="2026-01-01T00:00:00Z">
        <w:r>
          <w:rPr>
            <w:rStyle w:val="NormalTok"/>
          </w:rPr>
          <w:t xml:space="preserve">  mtcars_loocv</w:t>
        </w:r>
      </w:ins>
      <w:ins w:id="169" w:author="PR Preview" w:date="2026-01-01T00:00:00Z">
        <w:r>
          <w:rPr>
            <w:rStyle w:val="SpecialCharTok"/>
          </w:rPr>
          <w:t xml:space="preserve">$</w:t>
        </w:r>
      </w:ins>
      <w:ins w:id="170" w:author="PR Preview" w:date="2026-01-01T00:00:00Z">
        <w:r>
          <w:rPr>
            <w:rStyle w:val="NormalTok"/>
          </w:rPr>
          <w:t xml:space="preserve">degree[</w:t>
        </w:r>
      </w:ins>
      <w:ins w:id="171" w:author="PR Preview" w:date="2026-01-01T00:00:00Z">
        <w:r>
          <w:rPr>
            <w:rStyle w:val="FunctionTok"/>
          </w:rPr>
          <w:t xml:space="preserve">which.min</w:t>
        </w:r>
      </w:ins>
      <w:ins w:id="172" w:author="PR Preview" w:date="2026-01-01T00:00:00Z">
        <w:r>
          <w:rPr>
            <w:rStyle w:val="NormalTok"/>
          </w:rPr>
          <w:t xml:space="preserve">(mtcars_loocv</w:t>
        </w:r>
      </w:ins>
      <w:ins w:id="173" w:author="PR Preview" w:date="2026-01-01T00:00:00Z">
        <w:r>
          <w:rPr>
            <w:rStyle w:val="SpecialCharTok"/>
          </w:rPr>
          <w:t xml:space="preserve">$</w:t>
        </w:r>
      </w:ins>
      <w:ins w:id="174" w:author="PR Preview" w:date="2026-01-01T00:00:00Z">
        <w:r>
          <w:rPr>
            <w:rStyle w:val="NormalTok"/>
          </w:rPr>
          <w:t xml:space="preserve">formula)]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FunctionTok"/>
          </w:rPr>
          <w:t xml:space="preserve">c</w:t>
        </w:r>
      </w:ins>
      <w:ins w:id="177" w:author="PR Preview" w:date="2026-01-01T00:00:00Z">
        <w:r>
          <w:rPr>
            <w:rStyle w:val="NormalTok"/>
          </w:rPr>
          <w:t xml:space="preserve">(</w:t>
        </w:r>
      </w:ins>
      <w:ins w:id="178" w:author="PR Preview" w:date="2026-01-01T00:00:00Z">
        <w:r>
          <w:rPr>
            <w:rStyle w:val="AttributeTok"/>
          </w:rPr>
          <w:t xml:space="preserve">max_difference =</w:t>
        </w:r>
      </w:ins>
      <w:ins w:id="179" w:author="PR Preview" w:date="2026-01-01T00:00:00Z">
        <w:r>
          <w:rPr>
            <w:rStyle w:val="NormalTok"/>
          </w:rPr>
          <w:t xml:space="preserve"> loocv_max_diff, </w:t>
        </w:r>
      </w:ins>
      <w:ins w:id="180" w:author="PR Preview" w:date="2026-01-01T00:00:00Z">
        <w:r>
          <w:rPr>
            <w:rStyle w:val="AttributeTok"/>
          </w:rPr>
          <w:t xml:space="preserve">best_degree =</w:t>
        </w:r>
      </w:ins>
      <w:ins w:id="181" w:author="PR Preview" w:date="2026-01-01T00:00:00Z">
        <w:r>
          <w:rPr>
            <w:rStyle w:val="NormalTok"/>
          </w:rPr>
          <w:t xml:space="preserve"> mtcars_best_loocv)</w:t>
        </w:r>
      </w:ins>
      <w:ins w:id="182" w:author="PR Preview" w:date="2026-01-01T00:00:00Z">
        <w:r>
          <w:br/>
        </w:r>
      </w:ins>
      <w:ins w:id="183" w:author="PR Preview" w:date="2026-01-01T00:00:00Z">
        <w:r>
          <w:rPr>
            <w:rStyle w:val="CommentTok"/>
          </w:rPr>
          <w:t xml:space="preserve">#&gt; max_difference    best_degree </w:t>
        </w:r>
      </w:ins>
      <w:ins w:id="184" w:author="PR Preview" w:date="2026-01-01T00:00:00Z">
        <w:r>
          <w:br/>
        </w:r>
      </w:ins>
      <w:ins w:id="1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86" w:author="PR Preview" w:date="2026-01-01T00:00:00Z">
        <w:r>
          <w:t xml:space="preserve">The two columns differ by at most 7.1e-15,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which is rounding error.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single-fit formula needs one fit per model instead of 32.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LOOCV picks degree 2,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because LOOCV is not random (</w:t>
        </w:r>
      </w:ins>
      <w:hyperlink w:anchor="sol-loocv">
        <w:ins w:id="195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96" w:author="PR Preview" w:date="2026-01-01T00:00:00Z">
        <w:r>
          <w:t xml:space="preserve">),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rerunning it always gives the same choice.</w:t>
        </w:r>
      </w:ins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2026-10-15T08:55:04Z</dcterms:created>
  <dcterms:modified xsi:type="dcterms:W3CDTF">2026-10-15T08:55:04Z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