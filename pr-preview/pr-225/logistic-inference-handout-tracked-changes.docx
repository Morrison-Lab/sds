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4" w:name="X6921c8acb91e896e6cca408a54c848bac546047"/>
    <w:p>
      <w:pPr>
        <w:pStyle w:val="Heading2"/>
      </w:pPr>
      <w:del w:id="3" w:author="PR Preview" w:date="2026-01-01T00:00:00Z">
        <w:r>
          <w:delText xml:space="preserve">3 Confidence intervals for the coefficients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Theorem 2 (Approximate distribution of the fitted coefficients)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Suppose the outcomes follow the</w:delText>
        </w:r>
      </w:del>
      <w:del w:id="7" w:author="PR Preview" w:date="2026-01-01T00:00:00Z">
        <w:r>
          <w:delText xml:space="preserve"> </w:delText>
        </w:r>
      </w:del>
      <w:hyperlink w:anchor="def-logistic-regression">
        <w:del w:id="8" w:author="PR Preview" w:date="2026-01-01T00:00:00Z">
          <w:r>
            <w:rPr>
              <w:rStyle w:val="Hyperlink"/>
            </w:rPr>
            <w:delText xml:space="preserve">logistic regression model</w:delText>
          </w:r>
        </w:del>
      </w:hyperlink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Let</w:delText>
        </w:r>
      </w:del>
      <w:del w:id="12" w:author="PR Preview" w:date="2026-01-01T00:00:00Z">
        <w:r>
          <w:delText xml:space="preserve"> </w:delText>
        </w:r>
      </w:del>
      <m:oMath>
        <m:r>
          <m:t>X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the matrix whose rows are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let</w:delText>
        </w:r>
      </w:del>
      <w:del w:id="19" w:author="PR Preview" w:date="2026-01-01T00:00:00Z">
        <w:r>
          <w:delText xml:space="preserve"> </w:delText>
        </w:r>
      </w:del>
      <m:oMath>
        <m:r>
          <m:t>W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be the diagonal matrix with entries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Under regularity conditions, for a large sample the fitted coefficients are approximately Gaussian,</w:delText>
        </w:r>
      </w:del>
    </w:p>
    <w:p>
      <w:pPr>
        <w:pStyle w:val="Heading2"/>
      </w:pPr>
      <w:ins w:id="26" w:author="PR Preview" w:date="2026-01-01T00:00:00Z">
        <w:r>
          <w:t xml:space="preserve">3 Covariate patterns and the saturated model</w:t>
        </w:r>
      </w:ins>
    </w:p>
    <w:bookmarkStart w:id="32" w:name="def-covariate-pattern"/>
    <w:p>
      <w:pPr>
        <w:pStyle w:val="FirstParagraph"/>
      </w:pPr>
      <w:ins w:id="27" w:author="PR Preview" w:date="2026-01-01T00:00:00Z">
        <w:r>
          <w:rPr>
            <w:b/>
            <w:bCs/>
          </w:rPr>
          <w:t xml:space="preserve">Definition 4 (Covariate pattern)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covariate pattern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distinct value of the predictor vector among the observations</w:t>
        </w:r>
      </w:ins>
      <w:ins w:id="3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m:oMath>
        <m:r>
          <m:t>K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distinct values are written</w:t>
        </w:r>
      </w:ins>
      <w:ins w:id="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ins w:id="42" w:author="PR Preview" w:date="2026-01-01T00:00:00Z">
        <w:r>
          <w:t xml:space="preserve">, so</w:t>
        </w:r>
      </w:ins>
      <w:ins w:id="4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44" w:author="PR Preview" w:date="2026-01-01T00:00:00Z">
        <w:r>
          <w:t xml:space="preserve">.</w:t>
        </w:r>
      </w:ins>
    </w:p>
    <w:bookmarkEnd w:id="32"/>
    <w:bookmarkStart w:id="33" w:name="def-replicates"/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5 (Replicates)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replicates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of the</w:t>
        </w:r>
      </w:ins>
      <w:ins w:id="52" w:author="PR Preview" w:date="2026-01-01T00:00:00Z">
        <w:r>
          <w:t xml:space="preserve"> </w:t>
        </w:r>
      </w:ins>
      <w:hyperlink w:anchor="def-covariate-pattern">
        <w:ins w:id="53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5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are the observations</w:t>
        </w:r>
      </w:ins>
      <w:ins w:id="57" w:author="PR Preview" w:date="2026-01-01T00:00:00Z">
        <w:r>
          <w:t xml:space="preserve"> </w:t>
        </w:r>
      </w:ins>
      <m:oMath>
        <m:r>
          <m:t>i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with</w:t>
        </w:r>
      </w:ins>
      <w:ins w:id="6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Their number is written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65" w:author="PR Preview" w:date="2026-01-01T00:00:00Z">
        <w:r>
          <w:t xml:space="preserve">, so</w:t>
        </w:r>
      </w:ins>
      <w:ins w:id="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ins w:id="67" w:author="PR Preview" w:date="2026-01-01T00:00:00Z">
        <w:r>
          <w:t xml:space="preserve">.</w:t>
        </w:r>
      </w:ins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  <w:r>
              <w:t xml:space="preserve"> </w:t>
            </w:r>
            <w:r>
              <w:t xml:space="preserve">This section follows the treatment in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rme</w:t>
              </w:r>
            </w:hyperlink>
            <w:r>
              <w:t xml:space="preserve">, adapted to logistic regression.</w:t>
            </w:r>
          </w:p>
        </w:tc>
      </w:tr>
    </w:tbl>
    <w:bookmarkStart w:id="37" w:name="def-pattern-events"/>
    <w:p>
      <w:pPr>
        <w:pStyle w:val="BodyText"/>
      </w:pPr>
      <w:ins w:id="68" w:author="PR Preview" w:date="2026-01-01T00:00:00Z">
        <w:r>
          <w:rPr>
            <w:b/>
            <w:bCs/>
          </w:rPr>
          <w:t xml:space="preserve">Definition 6 (Events at a covariate pattern)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number of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events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at the</w:t>
        </w:r>
      </w:ins>
      <w:ins w:id="75" w:author="PR Preview" w:date="2026-01-01T00:00:00Z">
        <w:r>
          <w:t xml:space="preserve"> </w:t>
        </w:r>
      </w:ins>
      <w:hyperlink w:anchor="def-covariate-pattern">
        <w:ins w:id="76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7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 sum of the binary outcomes over its</w:t>
        </w:r>
      </w:ins>
      <w:ins w:id="80" w:author="PR Preview" w:date="2026-01-01T00:00:00Z">
        <w:r>
          <w:t xml:space="preserve"> </w:t>
        </w:r>
      </w:ins>
      <w:hyperlink w:anchor="def-replicates">
        <w:ins w:id="81" w:author="PR Preview" w:date="2026-01-01T00:00:00Z">
          <w:r>
            <w:rPr>
              <w:rStyle w:val="Hyperlink"/>
            </w:rPr>
            <w:t xml:space="preserve">replicates</w:t>
          </w:r>
        </w:ins>
      </w:hyperlink>
      <w:ins w:id="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83" w:author="PR Preview" w:date="2026-01-01T00:00:00Z">
        <w:r>
          <w:t xml:space="preserve">so</w:t>
        </w:r>
      </w:ins>
      <w:ins w:id="8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85" w:author="PR Preview" w:date="2026-01-01T00:00:00Z">
        <w:r>
          <w:t xml:space="preserve">.</w:t>
        </w:r>
      </w:ins>
    </w:p>
    <w:bookmarkEnd w:id="37"/>
    <w:bookmarkStart w:id="38" w:name="exm-covariate-patterns"/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Example 6 (Covariate patterns in the low-birth-weight data)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rStyle w:val="VerbatimChar"/>
          </w:rPr>
          <w:t xml:space="preserve">birthwt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data record whether each of 189 babies had low birth weight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(</w:t>
        </w:r>
      </w:ins>
      <w:ins w:id="95" w:author="PR Preview" w:date="2026-01-01T00:00:00Z">
        <w:r>
          <w:rPr>
            <w:rStyle w:val="VerbatimChar"/>
          </w:rPr>
          <w:t xml:space="preserve">low = 1</w:t>
        </w:r>
      </w:ins>
      <w:ins w:id="96" w:author="PR Preview" w:date="2026-01-01T00:00:00Z">
        <w:r>
          <w:t xml:space="preserve">, under 2.5 kg), along with the mother’s smoking status and race, among other predictors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(Hosmer and Lemeshow 1989)</w:t>
        </w:r>
      </w:ins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Take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rPr>
            <w:rStyle w:val="VerbatimChar"/>
          </w:rPr>
          <w:t xml:space="preserve">smoke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(0 or 1) and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rStyle w:val="VerbatimChar"/>
          </w:rPr>
          <w:t xml:space="preserve">race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(1, 2 or 3) as the predictors.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Counting the distinct pairs, and the babies and low-weight births at each, gives one row per</w:t>
        </w:r>
      </w:ins>
      <w:ins w:id="112" w:author="PR Preview" w:date="2026-01-01T00:00:00Z">
        <w:r>
          <w:t xml:space="preserve"> </w:t>
        </w:r>
      </w:ins>
      <w:hyperlink w:anchor="def-covariate-pattern">
        <w:ins w:id="113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114" w:author="PR Preview" w:date="2026-01-01T00:00:00Z">
        <w:r>
          <w:t xml:space="preserve">.</w:t>
        </w:r>
      </w:ins>
    </w:p>
    <w:p>
      <w:pPr>
        <w:pStyle w:val="SourceCode"/>
      </w:pPr>
      <w:ins w:id="115" w:author="PR Preview" w:date="2026-01-01T00:00:00Z">
        <w:r>
          <w:rPr>
            <w:rStyle w:val="NormalTok"/>
          </w:rPr>
          <w:t xml:space="preserve">bw </w:t>
        </w:r>
      </w:ins>
      <w:ins w:id="116" w:author="PR Preview" w:date="2026-01-01T00:00:00Z">
        <w:r>
          <w:rPr>
            <w:rStyle w:val="OtherTok"/>
          </w:rPr>
          <w:t xml:space="preserve">&lt;-</w:t>
        </w:r>
      </w:ins>
      <w:ins w:id="117" w:author="PR Preview" w:date="2026-01-01T00:00:00Z">
        <w:r>
          <w:rPr>
            <w:rStyle w:val="NormalTok"/>
          </w:rPr>
          <w:t xml:space="preserve"> </w:t>
        </w:r>
      </w:ins>
      <w:ins w:id="118" w:author="PR Preview" w:date="2026-01-01T00:00:00Z">
        <w:r>
          <w:rPr>
            <w:rStyle w:val="FunctionTok"/>
          </w:rPr>
          <w:t xml:space="preserve">read.csv</w:t>
        </w:r>
      </w:ins>
      <w:ins w:id="119" w:author="PR Preview" w:date="2026-01-01T00:00:00Z">
        <w:r>
          <w:rPr>
            <w:rStyle w:val="NormalTok"/>
          </w:rPr>
          <w:t xml:space="preserve">(</w:t>
        </w:r>
      </w:ins>
      <w:ins w:id="120" w:author="PR Preview" w:date="2026-01-01T00:00:00Z">
        <w:r>
          <w:rPr>
            <w:rStyle w:val="StringTok"/>
          </w:rPr>
          <w:t xml:space="preserve">"data/birthwt.csv"</w:t>
        </w:r>
      </w:ins>
      <w:ins w:id="121" w:author="PR Preview" w:date="2026-01-01T00:00:00Z">
        <w:r>
          <w:rPr>
            <w:rStyle w:val="NormalTok"/>
          </w:rPr>
          <w:t xml:space="preserve">)</w:t>
        </w:r>
      </w:ins>
      <w:ins w:id="122" w:author="PR Preview" w:date="2026-01-01T00:00:00Z">
        <w:r>
          <w:br/>
        </w:r>
      </w:ins>
      <w:ins w:id="123" w:author="PR Preview" w:date="2026-01-01T00:00:00Z">
        <w:r>
          <w:rPr>
            <w:rStyle w:val="NormalTok"/>
          </w:rPr>
          <w:t xml:space="preserve">bw</w:t>
        </w:r>
      </w:ins>
      <w:ins w:id="124" w:author="PR Preview" w:date="2026-01-01T00:00:00Z">
        <w:r>
          <w:rPr>
            <w:rStyle w:val="SpecialCharTok"/>
          </w:rPr>
          <w:t xml:space="preserve">$</w:t>
        </w:r>
      </w:ins>
      <w:ins w:id="125" w:author="PR Preview" w:date="2026-01-01T00:00:00Z">
        <w:r>
          <w:rPr>
            <w:rStyle w:val="NormalTok"/>
          </w:rPr>
          <w:t xml:space="preserve">race </w:t>
        </w:r>
      </w:ins>
      <w:ins w:id="126" w:author="PR Preview" w:date="2026-01-01T00:00:00Z">
        <w:r>
          <w:rPr>
            <w:rStyle w:val="OtherTok"/>
          </w:rPr>
          <w:t xml:space="preserve">&lt;-</w:t>
        </w:r>
      </w:ins>
      <w:ins w:id="127" w:author="PR Preview" w:date="2026-01-01T00:00:00Z">
        <w:r>
          <w:rPr>
            <w:rStyle w:val="NormalTok"/>
          </w:rPr>
          <w:t xml:space="preserve"> </w:t>
        </w:r>
      </w:ins>
      <w:ins w:id="128" w:author="PR Preview" w:date="2026-01-01T00:00:00Z">
        <w:r>
          <w:rPr>
            <w:rStyle w:val="FunctionTok"/>
          </w:rPr>
          <w:t xml:space="preserve">factor</w:t>
        </w:r>
      </w:ins>
      <w:ins w:id="129" w:author="PR Preview" w:date="2026-01-01T00:00:00Z">
        <w:r>
          <w:rPr>
            <w:rStyle w:val="NormalTok"/>
          </w:rPr>
          <w:t xml:space="preserve">(bw</w:t>
        </w:r>
      </w:ins>
      <w:ins w:id="130" w:author="PR Preview" w:date="2026-01-01T00:00:00Z">
        <w:r>
          <w:rPr>
            <w:rStyle w:val="SpecialCharTok"/>
          </w:rPr>
          <w:t xml:space="preserve">$</w:t>
        </w:r>
      </w:ins>
      <w:ins w:id="131" w:author="PR Preview" w:date="2026-01-01T00:00:00Z">
        <w:r>
          <w:rPr>
            <w:rStyle w:val="NormalTok"/>
          </w:rPr>
          <w:t xml:space="preserve">race)</w:t>
        </w:r>
      </w:ins>
      <w:ins w:id="132" w:author="PR Preview" w:date="2026-01-01T00:00:00Z">
        <w:r>
          <w:br/>
        </w:r>
      </w:ins>
      <w:ins w:id="133" w:author="PR Preview" w:date="2026-01-01T00:00:00Z">
        <w:r>
          <w:rPr>
            <w:rStyle w:val="CommentTok"/>
          </w:rPr>
          <w:t xml:space="preserve"># one row per covariate pattern: replicates and events</w:t>
        </w:r>
      </w:ins>
      <w:ins w:id="134" w:author="PR Preview" w:date="2026-01-01T00:00:00Z">
        <w:r>
          <w:br/>
        </w:r>
      </w:ins>
      <w:ins w:id="135" w:author="PR Preview" w:date="2026-01-01T00:00:00Z">
        <w:r>
          <w:rPr>
            <w:rStyle w:val="NormalTok"/>
          </w:rPr>
          <w:t xml:space="preserve">bw_grouped </w:t>
        </w:r>
      </w:ins>
      <w:ins w:id="136" w:author="PR Preview" w:date="2026-01-01T00:00:00Z">
        <w:r>
          <w:rPr>
            <w:rStyle w:val="OtherTok"/>
          </w:rPr>
          <w:t xml:space="preserve">&lt;-</w:t>
        </w:r>
      </w:ins>
      <w:ins w:id="137" w:author="PR Preview" w:date="2026-01-01T00:00:00Z">
        <w:r>
          <w:rPr>
            <w:rStyle w:val="NormalTok"/>
          </w:rPr>
          <w:t xml:space="preserve"> bw </w:t>
        </w:r>
      </w:ins>
      <w:ins w:id="138" w:author="PR Preview" w:date="2026-01-01T00:00:00Z">
        <w:r>
          <w:rPr>
            <w:rStyle w:val="SpecialCharTok"/>
          </w:rPr>
          <w:t xml:space="preserve">|&gt;</w:t>
        </w:r>
      </w:ins>
      <w:ins w:id="139" w:author="PR Preview" w:date="2026-01-01T00:00:00Z">
        <w:r>
          <w:br/>
        </w:r>
      </w:ins>
      <w:ins w:id="140" w:author="PR Preview" w:date="2026-01-01T00:00:00Z">
        <w:r>
          <w:rPr>
            <w:rStyle w:val="NormalTok"/>
          </w:rPr>
          <w:t xml:space="preserve">  dplyr</w:t>
        </w:r>
      </w:ins>
      <w:ins w:id="141" w:author="PR Preview" w:date="2026-01-01T00:00:00Z">
        <w:r>
          <w:rPr>
            <w:rStyle w:val="SpecialCharTok"/>
          </w:rPr>
          <w:t xml:space="preserve">::</w:t>
        </w:r>
      </w:ins>
      <w:ins w:id="142" w:author="PR Preview" w:date="2026-01-01T00:00:00Z">
        <w:r>
          <w:rPr>
            <w:rStyle w:val="FunctionTok"/>
          </w:rPr>
          <w:t xml:space="preserve">summarize</w:t>
        </w:r>
      </w:ins>
      <w:ins w:id="143" w:author="PR Preview" w:date="2026-01-01T00:00:00Z">
        <w:r>
          <w:rPr>
            <w:rStyle w:val="NormalTok"/>
          </w:rPr>
          <w:t xml:space="preserve">(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AttributeTok"/>
          </w:rPr>
          <w:t xml:space="preserve">nreps =</w:t>
        </w:r>
      </w:ins>
      <w:ins w:id="147" w:author="PR Preview" w:date="2026-01-01T00:00:00Z">
        <w:r>
          <w:rPr>
            <w:rStyle w:val="NormalTok"/>
          </w:rPr>
          <w:t xml:space="preserve"> dplyr</w:t>
        </w:r>
      </w:ins>
      <w:ins w:id="148" w:author="PR Preview" w:date="2026-01-01T00:00:00Z">
        <w:r>
          <w:rPr>
            <w:rStyle w:val="SpecialCharTok"/>
          </w:rPr>
          <w:t xml:space="preserve">::</w:t>
        </w:r>
      </w:ins>
      <w:ins w:id="149" w:author="PR Preview" w:date="2026-01-01T00:00:00Z">
        <w:r>
          <w:rPr>
            <w:rStyle w:val="FunctionTok"/>
          </w:rPr>
          <w:t xml:space="preserve">n</w:t>
        </w:r>
      </w:ins>
      <w:ins w:id="150" w:author="PR Preview" w:date="2026-01-01T00:00:00Z">
        <w:r>
          <w:rPr>
            <w:rStyle w:val="NormalTok"/>
          </w:rPr>
          <w:t xml:space="preserve">(),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AttributeTok"/>
          </w:rPr>
          <w:t xml:space="preserve">nevents =</w:t>
        </w:r>
      </w:ins>
      <w:ins w:id="154" w:author="PR Preview" w:date="2026-01-01T00:00:00Z">
        <w:r>
          <w:rPr>
            <w:rStyle w:val="NormalTok"/>
          </w:rPr>
          <w:t xml:space="preserve"> </w:t>
        </w:r>
      </w:ins>
      <w:ins w:id="155" w:author="PR Preview" w:date="2026-01-01T00:00:00Z">
        <w:r>
          <w:rPr>
            <w:rStyle w:val="FunctionTok"/>
          </w:rPr>
          <w:t xml:space="preserve">sum</w:t>
        </w:r>
      </w:ins>
      <w:ins w:id="156" w:author="PR Preview" w:date="2026-01-01T00:00:00Z">
        <w:r>
          <w:rPr>
            <w:rStyle w:val="NormalTok"/>
          </w:rPr>
          <w:t xml:space="preserve">(low),</w:t>
        </w:r>
      </w:ins>
      <w:ins w:id="157" w:author="PR Preview" w:date="2026-01-01T00:00:00Z">
        <w:r>
          <w:br/>
        </w:r>
      </w:ins>
      <w:ins w:id="158" w:author="PR Preview" w:date="2026-01-01T00:00:00Z">
        <w:r>
          <w:rPr>
            <w:rStyle w:val="NormalTok"/>
          </w:rPr>
          <w:t xml:space="preserve">    </w:t>
        </w:r>
      </w:ins>
      <w:ins w:id="159" w:author="PR Preview" w:date="2026-01-01T00:00:00Z">
        <w:r>
          <w:rPr>
            <w:rStyle w:val="AttributeTok"/>
          </w:rPr>
          <w:t xml:space="preserve">.by =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FunctionTok"/>
          </w:rPr>
          <w:t xml:space="preserve">c</w:t>
        </w:r>
      </w:ins>
      <w:ins w:id="162" w:author="PR Preview" w:date="2026-01-01T00:00:00Z">
        <w:r>
          <w:rPr>
            <w:rStyle w:val="NormalTok"/>
          </w:rPr>
          <w:t xml:space="preserve">(smoke, race)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rPr>
            <w:rStyle w:val="NormalTok"/>
          </w:rPr>
          <w:t xml:space="preserve">  ) </w:t>
        </w:r>
      </w:ins>
      <w:ins w:id="165" w:author="PR Preview" w:date="2026-01-01T00:00:00Z">
        <w:r>
          <w:rPr>
            <w:rStyle w:val="SpecialCharTok"/>
          </w:rPr>
          <w:t xml:space="preserve">|&gt;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NormalTok"/>
          </w:rPr>
          <w:t xml:space="preserve">  dplyr</w:t>
        </w:r>
      </w:ins>
      <w:ins w:id="168" w:author="PR Preview" w:date="2026-01-01T00:00:00Z">
        <w:r>
          <w:rPr>
            <w:rStyle w:val="SpecialCharTok"/>
          </w:rPr>
          <w:t xml:space="preserve">::</w:t>
        </w:r>
      </w:ins>
      <w:ins w:id="169" w:author="PR Preview" w:date="2026-01-01T00:00:00Z">
        <w:r>
          <w:rPr>
            <w:rStyle w:val="FunctionTok"/>
          </w:rPr>
          <w:t xml:space="preserve">arrange</w:t>
        </w:r>
      </w:ins>
      <w:ins w:id="170" w:author="PR Preview" w:date="2026-01-01T00:00:00Z">
        <w:r>
          <w:rPr>
            <w:rStyle w:val="NormalTok"/>
          </w:rPr>
          <w:t xml:space="preserve">(smoke, race)</w:t>
        </w:r>
      </w:ins>
      <w:ins w:id="171" w:author="PR Preview" w:date="2026-01-01T00:00:00Z">
        <w:r>
          <w:br/>
        </w:r>
      </w:ins>
      <w:ins w:id="172" w:author="PR Preview" w:date="2026-01-01T00:00:00Z">
        <w:r>
          <w:rPr>
            <w:rStyle w:val="NormalTok"/>
          </w:rPr>
          <w:t xml:space="preserve">bw_grouped</w:t>
        </w:r>
      </w:ins>
      <w:ins w:id="173" w:author="PR Preview" w:date="2026-01-01T00:00:00Z">
        <w:r>
          <w:br/>
        </w:r>
      </w:ins>
      <w:ins w:id="174" w:author="PR Preview" w:date="2026-01-01T00:00:00Z">
        <w:r>
          <w:rPr>
            <w:rStyle w:val="CommentTok"/>
          </w:rPr>
          <w:t xml:space="preserve">#&gt; # A tibble: 6 × 4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CommentTok"/>
          </w:rPr>
          <w:t xml:space="preserve">#&gt;   smoke race  nreps nevents</w:t>
        </w:r>
      </w:ins>
      <w:ins w:id="177" w:author="PR Preview" w:date="2026-01-01T00:00:00Z">
        <w:r>
          <w:br/>
        </w:r>
      </w:ins>
      <w:ins w:id="178" w:author="PR Preview" w:date="2026-01-01T00:00:00Z">
        <w:r>
          <w:rPr>
            <w:rStyle w:val="CommentTok"/>
          </w:rPr>
          <w:t xml:space="preserve">#&gt;   &lt;int&gt; &lt;fct&gt; &lt;int&gt;   &lt;int&gt;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CommentTok"/>
          </w:rPr>
          <w:t xml:space="preserve">#&gt; 1     0 1        44       4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CommentTok"/>
          </w:rPr>
          <w:t xml:space="preserve">#&gt; 2     0 2        16       5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3     0 3        55      20</w:t>
        </w:r>
      </w:ins>
      <w:ins w:id="185" w:author="PR Preview" w:date="2026-01-01T00:00:00Z">
        <w:r>
          <w:br/>
        </w:r>
      </w:ins>
      <w:ins w:id="186" w:author="PR Preview" w:date="2026-01-01T00:00:00Z">
        <w:r>
          <w:rPr>
            <w:rStyle w:val="CommentTok"/>
          </w:rPr>
          <w:t xml:space="preserve">#&gt; 4     1 1        52      19</w:t>
        </w:r>
      </w:ins>
      <w:ins w:id="187" w:author="PR Preview" w:date="2026-01-01T00:00:00Z">
        <w:r>
          <w:br/>
        </w:r>
      </w:ins>
      <w:ins w:id="188" w:author="PR Preview" w:date="2026-01-01T00:00:00Z">
        <w:r>
          <w:rPr>
            <w:rStyle w:val="CommentTok"/>
          </w:rPr>
          <w:t xml:space="preserve">#&gt; 5     1 2        10       6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CommentTok"/>
          </w:rPr>
          <w:t xml:space="preserve">#&gt; 6     1 3        12       5</w:t>
        </w:r>
      </w:ins>
    </w:p>
    <w:p>
      <w:pPr>
        <w:pStyle w:val="FirstParagraph"/>
      </w:pPr>
      <w:ins w:id="191" w:author="PR Preview" w:date="2026-01-01T00:00:00Z">
        <w:r>
          <w:t xml:space="preserve">There are</w:t>
        </w:r>
      </w:ins>
      <w:ins w:id="19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6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covariate patterns among</w:t>
        </w:r>
      </w:ins>
      <w:ins w:id="1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189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babies.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pattern with the most</w:t>
        </w:r>
      </w:ins>
      <w:ins w:id="200" w:author="PR Preview" w:date="2026-01-01T00:00:00Z">
        <w:r>
          <w:t xml:space="preserve"> </w:t>
        </w:r>
      </w:ins>
      <w:hyperlink w:anchor="def-replicates">
        <w:ins w:id="201" w:author="PR Preview" w:date="2026-01-01T00:00:00Z">
          <w:r>
            <w:rPr>
              <w:rStyle w:val="Hyperlink"/>
            </w:rPr>
            <w:t xml:space="preserve">replicates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has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rStyle w:val="VerbatimChar"/>
          </w:rPr>
          <w:t xml:space="preserve">smoke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= 0 and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rStyle w:val="VerbatimChar"/>
          </w:rPr>
          <w:t xml:space="preserve">race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= 3, and it has 55 of them.</w:t>
        </w:r>
      </w:ins>
    </w:p>
    <w:bookmarkEnd w:id="38"/>
    <w:bookmarkStart w:id="40" w:name="def-saturated-model"/>
    <w:p>
      <w:pPr>
        <w:pStyle w:val="BodyText"/>
      </w:pPr>
      <w:ins w:id="212" w:author="PR Preview" w:date="2026-01-01T00:00:00Z">
        <w:r>
          <w:rPr>
            <w:b/>
            <w:bCs/>
          </w:rPr>
          <w:t xml:space="preserve">Definition 7 (Saturated model (full model, maximal model))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saturated model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(also called 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full model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(Dobson and Barnett 2018, sec. 5.5)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or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maximal model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(Dobson and Barnett 2018, sec. 5.5)</w:t>
        </w:r>
      </w:ins>
      <w:ins w:id="229" w:author="PR Preview" w:date="2026-01-01T00:00:00Z">
        <w:r>
          <w:t xml:space="preserve">) for binary outcomes gives each pattern its own free event probability:</w:t>
        </w:r>
      </w:ins>
    </w:p>
    <w:p>
      <w:pPr>
        <w:pStyle w:val="BodyText"/>
      </w:pPr>
      <w:bookmarkStart w:id="39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230" w:author="PR Preview" w:date="2026-01-01T00:00:00Z">
        <w:r>
          <w:t xml:space="preserve">with the outcomes independent given the predictors.</w:t>
        </w:r>
      </w:ins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3" w:name="thm-saturated-mle"/>
    <w:p>
      <w:pPr>
        <w:pStyle w:val="BodyText"/>
      </w:pPr>
      <w:ins w:id="231" w:author="PR Preview" w:date="2026-01-01T00:00:00Z">
        <w:r>
          <w:rPr>
            <w:b/>
            <w:bCs/>
          </w:rPr>
          <w:t xml:space="preserve">Theorem 2 (The saturated model fits each pattern’s observed proportion)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 maximum likelihood estimate of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in the</w:t>
        </w:r>
      </w:ins>
      <w:ins w:id="237" w:author="PR Preview" w:date="2026-01-01T00:00:00Z">
        <w:r>
          <w:t xml:space="preserve"> </w:t>
        </w:r>
      </w:ins>
      <w:hyperlink w:anchor="def-saturated-model">
        <w:ins w:id="238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the observed proportion of</w:t>
        </w:r>
      </w:ins>
      <w:ins w:id="241" w:author="PR Preview" w:date="2026-01-01T00:00:00Z">
        <w:r>
          <w:t xml:space="preserve"> </w:t>
        </w:r>
      </w:ins>
      <w:hyperlink w:anchor="def-pattern-events">
        <w:ins w:id="242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among the replicates of pattern</w:t>
        </w:r>
      </w:ins>
      <w:ins w:id="245" w:author="PR Preview" w:date="2026-01-01T00:00:00Z">
        <w:r>
          <w:t xml:space="preserve"> </w:t>
        </w:r>
      </w:ins>
      <m:oMath>
        <m:r>
          <m:t>k</m:t>
        </m:r>
      </m:oMath>
      <w:ins w:id="2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ins w:id="247" w:author="PR Preview" w:date="2026-01-01T00:00:00Z">
        <w:r>
          <w:rPr>
            <w:i/>
            <w:iCs/>
          </w:rPr>
          <w:t xml:space="preserve">Proof</w:t>
        </w:r>
      </w:ins>
      <w:ins w:id="248" w:author="PR Preview" w:date="2026-01-01T00:00:00Z">
        <w:r>
          <w:t xml:space="preserve">. </w:t>
        </w:r>
      </w:ins>
      <w:ins w:id="249" w:author="PR Preview" w:date="2026-01-01T00:00:00Z">
        <w:r>
          <w:t xml:space="preserve">Independence gives each pattern its own log-likelihood term, and the outcomes at pattern</w:t>
        </w:r>
      </w:ins>
      <w:ins w:id="250" w:author="PR Preview" w:date="2026-01-01T00:00:00Z">
        <w:r>
          <w:t xml:space="preserve"> </w:t>
        </w:r>
      </w:ins>
      <m:oMath>
        <m:r>
          <m:t>k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contribute</w:t>
        </w:r>
      </w:ins>
      <w:ins w:id="25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54" w:author="PR Preview" w:date="2026-01-01T00:00:00Z">
        <w:r>
          <w:t xml:space="preserve">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terms share no parameters, so each is maximized on its own.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First suppose</w:t>
        </w:r>
      </w:ins>
      <w:ins w:id="25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260" w:author="PR Preview" w:date="2026-01-01T00:00:00Z">
        <w:r>
          <w:t xml:space="preserve">, so that both logarithms are defined for</w:t>
        </w:r>
      </w:ins>
      <w:ins w:id="26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ins w:id="262" w:author="PR Preview" w:date="2026-01-01T00:00:00Z">
        <w:r>
          <w:t xml:space="preserve">.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Setting the derivative with respect to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to zero gives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Multiplying through by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gives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Expanding gives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ins w:id="280" w:author="PR Preview" w:date="2026-01-01T00:00:00Z">
        <w:r>
          <w:t xml:space="preserve">.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Adding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to both sides gives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ins w:id="287" w:author="PR Preview" w:date="2026-01-01T00:00:00Z">
        <w:r>
          <w:t xml:space="preserve">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Dividing both sides by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gives</w:t>
        </w:r>
      </w:ins>
      <w:ins w:id="2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log-likelihood term increases to this point and decreases after it, so the point is a maximum.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Now suppose</w:t>
        </w:r>
      </w:ins>
      <w:ins w:id="29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00" w:author="PR Preview" w:date="2026-01-01T00:00:00Z">
        <w:r>
          <w:t xml:space="preserve">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 term is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304" w:author="PR Preview" w:date="2026-01-01T00:00:00Z">
        <w:r>
          <w:t xml:space="preserve">, which decreases in</w:t>
        </w:r>
      </w:ins>
      <w:ins w:id="305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 so peaks at</w:t>
        </w:r>
      </w:ins>
      <w:ins w:id="308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Next suppose</w:t>
        </w:r>
      </w:ins>
      <w:ins w:id="31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13" w:author="PR Preview" w:date="2026-01-01T00:00:00Z">
        <w:r>
          <w:t xml:space="preserve">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The term is</w:t>
        </w:r>
      </w:ins>
      <w:ins w:id="31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ins w:id="317" w:author="PR Preview" w:date="2026-01-01T00:00:00Z">
        <w:r>
          <w:t xml:space="preserve">, which peaks at</w:t>
        </w:r>
      </w:ins>
      <w:ins w:id="318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319" w:author="PR Preview" w:date="2026-01-01T00:00:00Z">
        <w:r>
          <w:t xml:space="preserve">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Both agree with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23" w:author="PR Preview" w:date="2026-01-01T00:00:00Z">
        <w:r>
          <w:t xml:space="preserve">.</w:t>
        </w:r>
      </w:ins>
    </w:p>
    <w:bookmarkStart w:id="45" w:name="def-saturated-deviance"/>
    <w:p>
      <w:pPr>
        <w:pStyle w:val="BodyText"/>
      </w:pPr>
      <w:ins w:id="324" w:author="PR Preview" w:date="2026-01-01T00:00:00Z">
        <w:r>
          <w:rPr>
            <w:b/>
            <w:bCs/>
          </w:rPr>
          <w:t xml:space="preserve">Definition 8 (Deviance relative to the saturated model)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b/>
            <w:bCs/>
          </w:rPr>
          <w:t xml:space="preserve">deviance relative to the saturated model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of a fitted model is twice the amount by which its maximized log-likelihood</w:t>
        </w:r>
      </w:ins>
      <w:ins w:id="331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falls short of the maximized log-likelihood</w:t>
        </w:r>
      </w:ins>
      <w:ins w:id="33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of the</w:t>
        </w:r>
      </w:ins>
      <w:ins w:id="337" w:author="PR Preview" w:date="2026-01-01T00:00:00Z">
        <w:r>
          <w:t xml:space="preserve"> </w:t>
        </w:r>
      </w:ins>
      <w:hyperlink w:anchor="def-saturated-model">
        <w:ins w:id="338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339" w:author="PR Preview" w:date="2026-01-01T00:00:00Z">
        <w:r>
          <w:t xml:space="preserve">:</w:t>
        </w:r>
      </w:ins>
    </w:p>
    <w:p>
      <w:pPr>
        <w:pStyle w:val="BodyText"/>
      </w:pPr>
      <w:bookmarkStart w:id="44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thm-saturated-deviance"/>
    <w:p>
      <w:pPr>
        <w:pStyle w:val="FirstParagraph"/>
      </w:pPr>
      <w:ins w:id="340" w:author="PR Preview" w:date="2026-01-01T00:00:00Z">
        <w:r>
          <w:rPr>
            <w:b/>
            <w:bCs/>
          </w:rPr>
          <w:t xml:space="preserve">Theorem 3 (The deviance relative to the saturated model, from grouped counts)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For a fitted logistic regression with fitted event probabilities</w:t>
        </w:r>
      </w:ins>
      <w:ins w:id="34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at the</w:t>
        </w:r>
      </w:ins>
      <w:ins w:id="346" w:author="PR Preview" w:date="2026-01-01T00:00:00Z">
        <w:r>
          <w:t xml:space="preserve"> </w:t>
        </w:r>
      </w:ins>
      <m:oMath>
        <m:r>
          <m:t>K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covariate patterns,</w:t>
        </w:r>
      </w:ins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ins w:id="349" w:author="PR Preview" w:date="2026-01-01T00:00:00Z">
        <w:r>
          <w:t xml:space="preserve">where a term with</w:t>
        </w:r>
      </w:ins>
      <w:ins w:id="35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or</w:t>
        </w:r>
      </w:ins>
      <w:ins w:id="35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contributes</w:t>
        </w:r>
      </w:ins>
      <w:ins w:id="356" w:author="PR Preview" w:date="2026-01-01T00:00:00Z">
        <w:r>
          <w:t xml:space="preserve"> </w:t>
        </w:r>
      </w:ins>
      <m:oMath>
        <m:r>
          <m:t>0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in its zero-count part.</w:t>
        </w:r>
      </w:ins>
    </w:p>
    <w:bookmarkEnd w:id="47"/>
    <w:p>
      <w:pPr>
        <w:pStyle w:val="BodyText"/>
      </w:pPr>
      <w:ins w:id="359" w:author="PR Preview" w:date="2026-01-01T00:00:00Z">
        <w:r>
          <w:rPr>
            <w:i/>
            <w:iCs/>
          </w:rPr>
          <w:t xml:space="preserve">Proof</w:t>
        </w:r>
      </w:ins>
      <w:ins w:id="360" w:author="PR Preview" w:date="2026-01-01T00:00:00Z">
        <w:r>
          <w:t xml:space="preserve">. </w:t>
        </w:r>
      </w:ins>
      <w:ins w:id="361" w:author="PR Preview" w:date="2026-01-01T00:00:00Z">
        <w:r>
          <w:t xml:space="preserve">Grouping the outcomes by pattern, the fitted model’s log-likelihood is</w:t>
        </w:r>
      </w:ins>
      <w:ins w:id="362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63" w:author="PR Preview" w:date="2026-01-01T00:00:00Z">
        <w:r>
          <w:t xml:space="preserve">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By</w:t>
        </w:r>
      </w:ins>
      <w:ins w:id="366" w:author="PR Preview" w:date="2026-01-01T00:00:00Z">
        <w:r>
          <w:t xml:space="preserve"> </w:t>
        </w:r>
      </w:ins>
      <w:hyperlink w:anchor="thm-saturated-mle">
        <w:ins w:id="36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68" w:author="PR Preview" w:date="2026-01-01T00:00:00Z">
        <w:r>
          <w:t xml:space="preserve">, the saturated log-likelihood is the same sum with</w:t>
        </w:r>
      </w:ins>
      <w:ins w:id="3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replaced by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Subtracting the fitted from the saturated log-likelihood, term by term, replaces each</w:t>
        </w:r>
      </w:ins>
      <w:ins w:id="37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by</w:t>
        </w:r>
      </w:ins>
      <w:ins w:id="379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80" w:author="PR Preview" w:date="2026-01-01T00:00:00Z">
        <w:r>
          <w:t xml:space="preserve">, and likewise for the non-events.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Multiplying by</w:t>
        </w:r>
      </w:ins>
      <w:ins w:id="383" w:author="PR Preview" w:date="2026-01-01T00:00:00Z">
        <w:r>
          <w:t xml:space="preserve"> </w:t>
        </w:r>
      </w:ins>
      <m:oMath>
        <m:r>
          <m:t>2</m:t>
        </m:r>
      </m:oMath>
      <w:ins w:id="384" w:author="PR Preview" w:date="2026-01-01T00:00:00Z">
        <w:r>
          <w:t xml:space="preserve">, as</w:t>
        </w:r>
      </w:ins>
      <w:ins w:id="385" w:author="PR Preview" w:date="2026-01-01T00:00:00Z">
        <w:r>
          <w:t xml:space="preserve"> </w:t>
        </w:r>
      </w:ins>
      <w:hyperlink w:anchor="eq-saturated-deviance">
        <w:ins w:id="386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does, gives</w:t>
        </w:r>
      </w:ins>
      <w:ins w:id="389" w:author="PR Preview" w:date="2026-01-01T00:00:00Z">
        <w:r>
          <w:t xml:space="preserve"> </w:t>
        </w:r>
      </w:ins>
      <w:hyperlink w:anchor="eq-saturated-deviance-grouped">
        <w:ins w:id="390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 count of</w:t>
        </w:r>
      </w:ins>
      <w:ins w:id="394" w:author="PR Preview" w:date="2026-01-01T00:00:00Z">
        <w:r>
          <w:t xml:space="preserve"> </w:t>
        </w:r>
      </w:ins>
      <m:oMath>
        <m:r>
          <m:t>0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times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taken as</w:t>
        </w:r>
      </w:ins>
      <w:ins w:id="400" w:author="PR Preview" w:date="2026-01-01T00:00:00Z">
        <w:r>
          <w:t xml:space="preserve"> </w:t>
        </w:r>
      </w:ins>
      <m:oMath>
        <m:r>
          <m:t>0</m:t>
        </m:r>
      </m:oMath>
      <w:ins w:id="401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0" w:name="cor-deviance-shift"/>
    <w:p>
      <w:pPr>
        <w:pStyle w:val="BodyText"/>
      </w:pPr>
      <w:ins w:id="402" w:author="PR Preview" w:date="2026-01-01T00:00:00Z">
        <w:r>
          <w:rPr>
            <w:b/>
            <w:bCs/>
          </w:rPr>
          <w:t xml:space="preserve">Corollary 2 (The deviance is the saturated-model deviance shifted by a constant)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The</w:t>
        </w:r>
      </w:ins>
      <w:ins w:id="405" w:author="PR Preview" w:date="2026-01-01T00:00:00Z">
        <w:r>
          <w:t xml:space="preserve"> </w:t>
        </w:r>
      </w:ins>
      <w:hyperlink w:anchor="def-deviance">
        <w:ins w:id="406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of a fitted logistic regression and its</w:t>
        </w:r>
      </w:ins>
      <w:ins w:id="409" w:author="PR Preview" w:date="2026-01-01T00:00:00Z">
        <w:r>
          <w:t xml:space="preserve"> </w:t>
        </w:r>
      </w:ins>
      <w:hyperlink w:anchor="def-saturated-deviance">
        <w:ins w:id="410" w:author="PR Preview" w:date="2026-01-01T00:00:00Z">
          <w:r>
            <w:rPr>
              <w:rStyle w:val="Hyperlink"/>
            </w:rPr>
            <w:t xml:space="preserve">deviance relative to the saturated model</w:t>
          </w:r>
        </w:ins>
      </w:hyperlink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differ by a constant that depends on the data and not on the fitted model:</w:t>
        </w:r>
      </w:ins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ins w:id="413" w:author="PR Preview" w:date="2026-01-01T00:00:00Z">
        <w:r>
          <w:rPr>
            <w:i/>
            <w:iCs/>
          </w:rPr>
          <w:t xml:space="preserve">Proof</w:t>
        </w:r>
      </w:ins>
      <w:ins w:id="414" w:author="PR Preview" w:date="2026-01-01T00:00:00Z">
        <w:r>
          <w:t xml:space="preserve">. </w:t>
        </w:r>
      </w:ins>
      <w:hyperlink w:anchor="def-deviance">
        <w:ins w:id="41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gives</w:t>
        </w:r>
      </w:ins>
      <w:ins w:id="41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ins w:id="419" w:author="PR Preview" w:date="2026-01-01T00:00:00Z">
        <w:r>
          <w:t xml:space="preserve">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Distributing the</w:t>
        </w:r>
      </w:ins>
      <w:ins w:id="422" w:author="PR Preview" w:date="2026-01-01T00:00:00Z">
        <w:r>
          <w:t xml:space="preserve"> </w:t>
        </w:r>
      </w:ins>
      <m:oMath>
        <m:r>
          <m:t>2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in</w:t>
        </w:r>
      </w:ins>
      <w:ins w:id="425" w:author="PR Preview" w:date="2026-01-01T00:00:00Z">
        <w:r>
          <w:t xml:space="preserve"> </w:t>
        </w:r>
      </w:ins>
      <w:hyperlink w:anchor="eq-saturated-deviance">
        <w:ins w:id="426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gives</w:t>
        </w:r>
      </w:ins>
      <w:ins w:id="42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Substituting</w:t>
        </w:r>
      </w:ins>
      <w:ins w:id="43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into this expression gives</w:t>
        </w:r>
      </w:ins>
      <w:ins w:id="43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Subtracting</w:t>
        </w:r>
      </w:ins>
      <w:ins w:id="440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from both sides gives the claim.</w:t>
        </w:r>
      </w:ins>
    </w:p>
    <w:bookmarkStart w:id="51" w:name="rem-deviance-shift"/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6</w:t>
        </w:r>
      </w:ins>
      <w:ins w:id="444" w:author="PR Preview" w:date="2026-01-01T00:00:00Z">
        <w:r>
          <w:t xml:space="preserve"> (Why the shift does not change the drop in deviance). </w:t>
        </w:r>
      </w:ins>
      <w:ins w:id="445" w:author="PR Preview" w:date="2026-01-01T00:00:00Z">
        <w:r>
          <w:t xml:space="preserve">The constant</w:t>
        </w:r>
      </w:ins>
      <w:ins w:id="446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in</w:t>
        </w:r>
      </w:ins>
      <w:ins w:id="449" w:author="PR Preview" w:date="2026-01-01T00:00:00Z">
        <w:r>
          <w:t xml:space="preserve"> </w:t>
        </w:r>
      </w:ins>
      <w:hyperlink w:anchor="cor-deviance-shift">
        <w:ins w:id="45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the same for every model fit to the same data, because the saturated model depends only on the data.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the difference between the deviances of two models, such as the drop in deviance of</w:t>
        </w:r>
      </w:ins>
      <w:ins w:id="455" w:author="PR Preview" w:date="2026-01-01T00:00:00Z">
        <w:r>
          <w:t xml:space="preserve"> </w:t>
        </w:r>
      </w:ins>
      <w:hyperlink w:anchor="thm-deviance-drop">
        <w:ins w:id="45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57" w:author="PR Preview" w:date="2026-01-01T00:00:00Z">
        <w:r>
          <w:t xml:space="preserve">, is the same whether it is computed from</w:t>
        </w:r>
      </w:ins>
      <w:ins w:id="458" w:author="PR Preview" w:date="2026-01-01T00:00:00Z">
        <w:r>
          <w:t xml:space="preserve"> </w:t>
        </w:r>
      </w:ins>
      <m:oMath>
        <m:r>
          <m:t>D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or from</w:t>
        </w:r>
      </w:ins>
      <w:ins w:id="461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two deviances differ in their size, though: when every pattern has one replicate, the saturated model fits every label exactly,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ins w:id="466" w:author="PR Preview" w:date="2026-01-01T00:00:00Z">
        <w:r>
          <w:t xml:space="preserve">, and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ins w:id="468" w:author="PR Preview" w:date="2026-01-01T00:00:00Z">
        <w:r>
          <w:t xml:space="preserve">.</w:t>
        </w:r>
      </w:ins>
    </w:p>
    <w:bookmarkEnd w:id="51"/>
    <w:bookmarkStart w:id="52" w:name="exm-saturated-deviance"/>
    <w:p>
      <w:pPr>
        <w:pStyle w:val="BodyText"/>
      </w:pPr>
      <w:ins w:id="469" w:author="PR Preview" w:date="2026-01-01T00:00:00Z">
        <w:r>
          <w:rPr>
            <w:b/>
            <w:bCs/>
          </w:rPr>
          <w:t xml:space="preserve">Example 7 (The deviance of the low-birth-weight model, ungrouped and grouped)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Fit a logistic regression of low birth weight on smoking and race, once to the 189 individual babies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 once to the 6 grouped counts of</w:t>
        </w:r>
      </w:ins>
      <w:ins w:id="474" w:author="PR Preview" w:date="2026-01-01T00:00:00Z">
        <w:r>
          <w:t xml:space="preserve"> </w:t>
        </w:r>
      </w:ins>
      <w:hyperlink w:anchor="exm-covariate-patterns">
        <w:ins w:id="47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R’s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rPr>
            <w:rStyle w:val="VerbatimChar"/>
          </w:rPr>
          <w:t xml:space="preserve">deviance()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is the deviance of</w:t>
        </w:r>
      </w:ins>
      <w:ins w:id="483" w:author="PR Preview" w:date="2026-01-01T00:00:00Z">
        <w:r>
          <w:t xml:space="preserve"> </w:t>
        </w:r>
      </w:ins>
      <w:hyperlink w:anchor="def-deviance">
        <w:ins w:id="4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for the first fit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and the deviance relative to the saturated model of</w:t>
        </w:r>
      </w:ins>
      <w:ins w:id="489" w:author="PR Preview" w:date="2026-01-01T00:00:00Z">
        <w:r>
          <w:t xml:space="preserve"> </w:t>
        </w:r>
      </w:ins>
      <w:hyperlink w:anchor="def-saturated-deviance">
        <w:ins w:id="49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the second.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We check the second against</w:t>
        </w:r>
      </w:ins>
      <w:ins w:id="495" w:author="PR Preview" w:date="2026-01-01T00:00:00Z">
        <w:r>
          <w:t xml:space="preserve"> </w:t>
        </w:r>
      </w:ins>
      <w:hyperlink w:anchor="eq-saturated-deviance-grouped">
        <w:ins w:id="49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computed by hand.</w:t>
        </w:r>
      </w:ins>
    </w:p>
    <w:p>
      <w:pPr>
        <w:pStyle w:val="SourceCode"/>
      </w:pPr>
      <w:ins w:id="499" w:author="PR Preview" w:date="2026-01-01T00:00:00Z">
        <w:r>
          <w:rPr>
            <w:rStyle w:val="CommentTok"/>
          </w:rPr>
          <w:t xml:space="preserve"># fit to the individual babies</w:t>
        </w:r>
      </w:ins>
      <w:ins w:id="500" w:author="PR Preview" w:date="2026-01-01T00:00:00Z">
        <w:r>
          <w:br/>
        </w:r>
      </w:ins>
      <w:ins w:id="501" w:author="PR Preview" w:date="2026-01-01T00:00:00Z">
        <w:r>
          <w:rPr>
            <w:rStyle w:val="NormalTok"/>
          </w:rPr>
          <w:t xml:space="preserve">bw_fit </w:t>
        </w:r>
      </w:ins>
      <w:ins w:id="502" w:author="PR Preview" w:date="2026-01-01T00:00:00Z">
        <w:r>
          <w:rPr>
            <w:rStyle w:val="OtherTok"/>
          </w:rPr>
          <w:t xml:space="preserve">&lt;-</w:t>
        </w:r>
      </w:ins>
      <w:ins w:id="503" w:author="PR Preview" w:date="2026-01-01T00:00:00Z">
        <w:r>
          <w:rPr>
            <w:rStyle w:val="NormalTok"/>
          </w:rPr>
          <w:t xml:space="preserve"> </w:t>
        </w:r>
      </w:ins>
      <w:ins w:id="504" w:author="PR Preview" w:date="2026-01-01T00:00:00Z">
        <w:r>
          <w:rPr>
            <w:rStyle w:val="FunctionTok"/>
          </w:rPr>
          <w:t xml:space="preserve">glm</w:t>
        </w:r>
      </w:ins>
      <w:ins w:id="505" w:author="PR Preview" w:date="2026-01-01T00:00:00Z">
        <w:r>
          <w:rPr>
            <w:rStyle w:val="NormalTok"/>
          </w:rPr>
          <w:t xml:space="preserve">(low </w:t>
        </w:r>
      </w:ins>
      <w:ins w:id="506" w:author="PR Preview" w:date="2026-01-01T00:00:00Z">
        <w:r>
          <w:rPr>
            <w:rStyle w:val="SpecialCharTok"/>
          </w:rPr>
          <w:t xml:space="preserve">~</w:t>
        </w:r>
      </w:ins>
      <w:ins w:id="507" w:author="PR Preview" w:date="2026-01-01T00:00:00Z">
        <w:r>
          <w:rPr>
            <w:rStyle w:val="NormalTok"/>
          </w:rPr>
          <w:t xml:space="preserve"> smoke </w:t>
        </w:r>
      </w:ins>
      <w:ins w:id="508" w:author="PR Preview" w:date="2026-01-01T00:00:00Z">
        <w:r>
          <w:rPr>
            <w:rStyle w:val="SpecialCharTok"/>
          </w:rPr>
          <w:t xml:space="preserve">+</w:t>
        </w:r>
      </w:ins>
      <w:ins w:id="509" w:author="PR Preview" w:date="2026-01-01T00:00:00Z">
        <w:r>
          <w:rPr>
            <w:rStyle w:val="NormalTok"/>
          </w:rPr>
          <w:t xml:space="preserve"> race, </w:t>
        </w:r>
      </w:ins>
      <w:ins w:id="510" w:author="PR Preview" w:date="2026-01-01T00:00:00Z">
        <w:r>
          <w:rPr>
            <w:rStyle w:val="AttributeTok"/>
          </w:rPr>
          <w:t xml:space="preserve">family =</w:t>
        </w:r>
      </w:ins>
      <w:ins w:id="511" w:author="PR Preview" w:date="2026-01-01T00:00:00Z">
        <w:r>
          <w:rPr>
            <w:rStyle w:val="NormalTok"/>
          </w:rPr>
          <w:t xml:space="preserve"> binomial, </w:t>
        </w:r>
      </w:ins>
      <w:ins w:id="512" w:author="PR Preview" w:date="2026-01-01T00:00:00Z">
        <w:r>
          <w:rPr>
            <w:rStyle w:val="AttributeTok"/>
          </w:rPr>
          <w:t xml:space="preserve">data =</w:t>
        </w:r>
      </w:ins>
      <w:ins w:id="513" w:author="PR Preview" w:date="2026-01-01T00:00:00Z">
        <w:r>
          <w:rPr>
            <w:rStyle w:val="NormalTok"/>
          </w:rPr>
          <w:t xml:space="preserve"> bw)</w:t>
        </w:r>
      </w:ins>
      <w:ins w:id="514" w:author="PR Preview" w:date="2026-01-01T00:00:00Z">
        <w:r>
          <w:br/>
        </w:r>
      </w:ins>
      <w:ins w:id="515" w:author="PR Preview" w:date="2026-01-01T00:00:00Z">
        <w:r>
          <w:rPr>
            <w:rStyle w:val="CommentTok"/>
          </w:rPr>
          <w:t xml:space="preserve"># fit to the grouped counts: events and non-events at each pattern</w:t>
        </w:r>
      </w:ins>
      <w:ins w:id="516" w:author="PR Preview" w:date="2026-01-01T00:00:00Z">
        <w:r>
          <w:br/>
        </w:r>
      </w:ins>
      <w:ins w:id="517" w:author="PR Preview" w:date="2026-01-01T00:00:00Z">
        <w:r>
          <w:rPr>
            <w:rStyle w:val="NormalTok"/>
          </w:rPr>
          <w:t xml:space="preserve">bw_fit_grouped </w:t>
        </w:r>
      </w:ins>
      <w:ins w:id="518" w:author="PR Preview" w:date="2026-01-01T00:00:00Z">
        <w:r>
          <w:rPr>
            <w:rStyle w:val="OtherTok"/>
          </w:rPr>
          <w:t xml:space="preserve">&lt;-</w:t>
        </w:r>
      </w:ins>
      <w:ins w:id="519" w:author="PR Preview" w:date="2026-01-01T00:00:00Z">
        <w:r>
          <w:rPr>
            <w:rStyle w:val="NormalTok"/>
          </w:rPr>
          <w:t xml:space="preserve"> </w:t>
        </w:r>
      </w:ins>
      <w:ins w:id="520" w:author="PR Preview" w:date="2026-01-01T00:00:00Z">
        <w:r>
          <w:rPr>
            <w:rStyle w:val="FunctionTok"/>
          </w:rPr>
          <w:t xml:space="preserve">glm</w:t>
        </w:r>
      </w:ins>
      <w:ins w:id="521" w:author="PR Preview" w:date="2026-01-01T00:00:00Z">
        <w:r>
          <w:rPr>
            <w:rStyle w:val="NormalTok"/>
          </w:rPr>
          <w:t xml:space="preserve">(</w:t>
        </w:r>
      </w:ins>
      <w:ins w:id="522" w:author="PR Preview" w:date="2026-01-01T00:00:00Z">
        <w:r>
          <w:br/>
        </w:r>
      </w:ins>
      <w:ins w:id="523" w:author="PR Preview" w:date="2026-01-01T00:00:00Z">
        <w:r>
          <w:rPr>
            <w:rStyle w:val="NormalTok"/>
          </w:rPr>
          <w:t xml:space="preserve">  </w:t>
        </w:r>
      </w:ins>
      <w:ins w:id="524" w:author="PR Preview" w:date="2026-01-01T00:00:00Z">
        <w:r>
          <w:rPr>
            <w:rStyle w:val="FunctionTok"/>
          </w:rPr>
          <w:t xml:space="preserve">cbind</w:t>
        </w:r>
      </w:ins>
      <w:ins w:id="525" w:author="PR Preview" w:date="2026-01-01T00:00:00Z">
        <w:r>
          <w:rPr>
            <w:rStyle w:val="NormalTok"/>
          </w:rPr>
          <w:t xml:space="preserve">(nevents, nreps </w:t>
        </w:r>
      </w:ins>
      <w:ins w:id="526" w:author="PR Preview" w:date="2026-01-01T00:00:00Z">
        <w:r>
          <w:rPr>
            <w:rStyle w:val="SpecialCharTok"/>
          </w:rPr>
          <w:t xml:space="preserve">-</w:t>
        </w:r>
      </w:ins>
      <w:ins w:id="527" w:author="PR Preview" w:date="2026-01-01T00:00:00Z">
        <w:r>
          <w:rPr>
            <w:rStyle w:val="NormalTok"/>
          </w:rPr>
          <w:t xml:space="preserve"> nevents) </w:t>
        </w:r>
      </w:ins>
      <w:ins w:id="528" w:author="PR Preview" w:date="2026-01-01T00:00:00Z">
        <w:r>
          <w:rPr>
            <w:rStyle w:val="SpecialCharTok"/>
          </w:rPr>
          <w:t xml:space="preserve">~</w:t>
        </w:r>
      </w:ins>
      <w:ins w:id="529" w:author="PR Preview" w:date="2026-01-01T00:00:00Z">
        <w:r>
          <w:rPr>
            <w:rStyle w:val="NormalTok"/>
          </w:rPr>
          <w:t xml:space="preserve"> smoke </w:t>
        </w:r>
      </w:ins>
      <w:ins w:id="530" w:author="PR Preview" w:date="2026-01-01T00:00:00Z">
        <w:r>
          <w:rPr>
            <w:rStyle w:val="SpecialCharTok"/>
          </w:rPr>
          <w:t xml:space="preserve">+</w:t>
        </w:r>
      </w:ins>
      <w:ins w:id="531" w:author="PR Preview" w:date="2026-01-01T00:00:00Z">
        <w:r>
          <w:rPr>
            <w:rStyle w:val="NormalTok"/>
          </w:rPr>
          <w:t xml:space="preserve"> race,</w:t>
        </w:r>
      </w:ins>
      <w:ins w:id="532" w:author="PR Preview" w:date="2026-01-01T00:00:00Z">
        <w:r>
          <w:br/>
        </w:r>
      </w:ins>
      <w:ins w:id="533" w:author="PR Preview" w:date="2026-01-01T00:00:00Z">
        <w:r>
          <w:rPr>
            <w:rStyle w:val="NormalTok"/>
          </w:rPr>
          <w:t xml:space="preserve">  </w:t>
        </w:r>
      </w:ins>
      <w:ins w:id="534" w:author="PR Preview" w:date="2026-01-01T00:00:00Z">
        <w:r>
          <w:rPr>
            <w:rStyle w:val="AttributeTok"/>
          </w:rPr>
          <w:t xml:space="preserve">family =</w:t>
        </w:r>
      </w:ins>
      <w:ins w:id="535" w:author="PR Preview" w:date="2026-01-01T00:00:00Z">
        <w:r>
          <w:rPr>
            <w:rStyle w:val="NormalTok"/>
          </w:rPr>
          <w:t xml:space="preserve"> binomial,</w:t>
        </w:r>
      </w:ins>
      <w:ins w:id="536" w:author="PR Preview" w:date="2026-01-01T00:00:00Z">
        <w:r>
          <w:br/>
        </w:r>
      </w:ins>
      <w:ins w:id="537" w:author="PR Preview" w:date="2026-01-01T00:00:00Z">
        <w:r>
          <w:rPr>
            <w:rStyle w:val="NormalTok"/>
          </w:rPr>
          <w:t xml:space="preserve">  </w:t>
        </w:r>
      </w:ins>
      <w:ins w:id="538" w:author="PR Preview" w:date="2026-01-01T00:00:00Z">
        <w:r>
          <w:rPr>
            <w:rStyle w:val="AttributeTok"/>
          </w:rPr>
          <w:t xml:space="preserve">data =</w:t>
        </w:r>
      </w:ins>
      <w:ins w:id="539" w:author="PR Preview" w:date="2026-01-01T00:00:00Z">
        <w:r>
          <w:rPr>
            <w:rStyle w:val="NormalTok"/>
          </w:rPr>
          <w:t xml:space="preserve"> bw_grouped</w:t>
        </w:r>
      </w:ins>
      <w:ins w:id="540" w:author="PR Preview" w:date="2026-01-01T00:00:00Z">
        <w:r>
          <w:br/>
        </w:r>
      </w:ins>
      <w:ins w:id="541" w:author="PR Preview" w:date="2026-01-01T00:00:00Z">
        <w:r>
          <w:rPr>
            <w:rStyle w:val="NormalTok"/>
          </w:rPr>
          <w:t xml:space="preserve">)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CommentTok"/>
          </w:rPr>
          <w:t xml:space="preserve"># fitted probability at each pattern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rPr>
            <w:rStyle w:val="NormalTok"/>
          </w:rPr>
          <w:t xml:space="preserve">bw_phat </w:t>
        </w:r>
      </w:ins>
      <w:ins w:id="546" w:author="PR Preview" w:date="2026-01-01T00:00:00Z">
        <w:r>
          <w:rPr>
            <w:rStyle w:val="OtherTok"/>
          </w:rPr>
          <w:t xml:space="preserve">&lt;-</w:t>
        </w:r>
      </w:ins>
      <w:ins w:id="547" w:author="PR Preview" w:date="2026-01-01T00:00:00Z">
        <w:r>
          <w:rPr>
            <w:rStyle w:val="NormalTok"/>
          </w:rPr>
          <w:t xml:space="preserve"> </w:t>
        </w:r>
      </w:ins>
      <w:ins w:id="548" w:author="PR Preview" w:date="2026-01-01T00:00:00Z">
        <w:r>
          <w:rPr>
            <w:rStyle w:val="FunctionTok"/>
          </w:rPr>
          <w:t xml:space="preserve">fitted</w:t>
        </w:r>
      </w:ins>
      <w:ins w:id="549" w:author="PR Preview" w:date="2026-01-01T00:00:00Z">
        <w:r>
          <w:rPr>
            <w:rStyle w:val="NormalTok"/>
          </w:rPr>
          <w:t xml:space="preserve">(bw_fit_grouped)</w:t>
        </w:r>
      </w:ins>
      <w:ins w:id="550" w:author="PR Preview" w:date="2026-01-01T00:00:00Z">
        <w:r>
          <w:br/>
        </w:r>
      </w:ins>
      <w:ins w:id="551" w:author="PR Preview" w:date="2026-01-01T00:00:00Z">
        <w:r>
          <w:rPr>
            <w:rStyle w:val="CommentTok"/>
          </w:rPr>
          <w:t xml:space="preserve"># one term of the grouped formula; a zero count contributes 0</w:t>
        </w:r>
      </w:ins>
      <w:ins w:id="552" w:author="PR Preview" w:date="2026-01-01T00:00:00Z">
        <w:r>
          <w:br/>
        </w:r>
      </w:ins>
      <w:ins w:id="553" w:author="PR Preview" w:date="2026-01-01T00:00:00Z">
        <w:r>
          <w:rPr>
            <w:rStyle w:val="NormalTok"/>
          </w:rPr>
          <w:t xml:space="preserve">bw_term </w:t>
        </w:r>
      </w:ins>
      <w:ins w:id="554" w:author="PR Preview" w:date="2026-01-01T00:00:00Z">
        <w:r>
          <w:rPr>
            <w:rStyle w:val="OtherTok"/>
          </w:rPr>
          <w:t xml:space="preserve">&lt;-</w:t>
        </w:r>
      </w:ins>
      <w:ins w:id="555" w:author="PR Preview" w:date="2026-01-01T00:00:00Z">
        <w:r>
          <w:rPr>
            <w:rStyle w:val="NormalTok"/>
          </w:rPr>
          <w:t xml:space="preserve"> </w:t>
        </w:r>
      </w:ins>
      <w:ins w:id="556" w:author="PR Preview" w:date="2026-01-01T00:00:00Z">
        <w:r>
          <w:rPr>
            <w:rStyle w:val="ControlFlowTok"/>
          </w:rPr>
          <w:t xml:space="preserve">function</w:t>
        </w:r>
      </w:ins>
      <w:ins w:id="557" w:author="PR Preview" w:date="2026-01-01T00:00:00Z">
        <w:r>
          <w:rPr>
            <w:rStyle w:val="NormalTok"/>
          </w:rPr>
          <w:t xml:space="preserve">(count, expected) {</w:t>
        </w:r>
      </w:ins>
      <w:ins w:id="558" w:author="PR Preview" w:date="2026-01-01T00:00:00Z">
        <w:r>
          <w:br/>
        </w:r>
      </w:ins>
      <w:ins w:id="559" w:author="PR Preview" w:date="2026-01-01T00:00:00Z">
        <w:r>
          <w:rPr>
            <w:rStyle w:val="NormalTok"/>
          </w:rPr>
          <w:t xml:space="preserve">  </w:t>
        </w:r>
      </w:ins>
      <w:ins w:id="560" w:author="PR Preview" w:date="2026-01-01T00:00:00Z">
        <w:r>
          <w:rPr>
            <w:rStyle w:val="FunctionTok"/>
          </w:rPr>
          <w:t xml:space="preserve">ifelse</w:t>
        </w:r>
      </w:ins>
      <w:ins w:id="561" w:author="PR Preview" w:date="2026-01-01T00:00:00Z">
        <w:r>
          <w:rPr>
            <w:rStyle w:val="NormalTok"/>
          </w:rPr>
          <w:t xml:space="preserve">(count </w:t>
        </w:r>
      </w:ins>
      <w:ins w:id="562" w:author="PR Preview" w:date="2026-01-01T00:00:00Z">
        <w:r>
          <w:rPr>
            <w:rStyle w:val="SpecialCharTok"/>
          </w:rPr>
          <w:t xml:space="preserve">==</w:t>
        </w:r>
      </w:ins>
      <w:ins w:id="563" w:author="PR Preview" w:date="2026-01-01T00:00:00Z">
        <w:r>
          <w:rPr>
            <w:rStyle w:val="NormalTok"/>
          </w:rPr>
          <w:t xml:space="preserve"> </w:t>
        </w:r>
      </w:ins>
      <w:ins w:id="564" w:author="PR Preview" w:date="2026-01-01T00:00:00Z">
        <w:r>
          <w:rPr>
            <w:rStyle w:val="DecValTok"/>
          </w:rPr>
          <w:t xml:space="preserve">0</w:t>
        </w:r>
      </w:ins>
      <w:ins w:id="565" w:author="PR Preview" w:date="2026-01-01T00:00:00Z">
        <w:r>
          <w:rPr>
            <w:rStyle w:val="NormalTok"/>
          </w:rPr>
          <w:t xml:space="preserve">, </w:t>
        </w:r>
      </w:ins>
      <w:ins w:id="566" w:author="PR Preview" w:date="2026-01-01T00:00:00Z">
        <w:r>
          <w:rPr>
            <w:rStyle w:val="DecValTok"/>
          </w:rPr>
          <w:t xml:space="preserve">0</w:t>
        </w:r>
      </w:ins>
      <w:ins w:id="567" w:author="PR Preview" w:date="2026-01-01T00:00:00Z">
        <w:r>
          <w:rPr>
            <w:rStyle w:val="NormalTok"/>
          </w:rPr>
          <w:t xml:space="preserve">, count </w:t>
        </w:r>
      </w:ins>
      <w:ins w:id="568" w:author="PR Preview" w:date="2026-01-01T00:00:00Z">
        <w:r>
          <w:rPr>
            <w:rStyle w:val="SpecialCharTok"/>
          </w:rPr>
          <w:t xml:space="preserve">*</w:t>
        </w:r>
      </w:ins>
      <w:ins w:id="569" w:author="PR Preview" w:date="2026-01-01T00:00:00Z">
        <w:r>
          <w:rPr>
            <w:rStyle w:val="NormalTok"/>
          </w:rPr>
          <w:t xml:space="preserve"> </w:t>
        </w:r>
      </w:ins>
      <w:ins w:id="570" w:author="PR Preview" w:date="2026-01-01T00:00:00Z">
        <w:r>
          <w:rPr>
            <w:rStyle w:val="FunctionTok"/>
          </w:rPr>
          <w:t xml:space="preserve">log</w:t>
        </w:r>
      </w:ins>
      <w:ins w:id="571" w:author="PR Preview" w:date="2026-01-01T00:00:00Z">
        <w:r>
          <w:rPr>
            <w:rStyle w:val="NormalTok"/>
          </w:rPr>
          <w:t xml:space="preserve">(count </w:t>
        </w:r>
      </w:ins>
      <w:ins w:id="572" w:author="PR Preview" w:date="2026-01-01T00:00:00Z">
        <w:r>
          <w:rPr>
            <w:rStyle w:val="SpecialCharTok"/>
          </w:rPr>
          <w:t xml:space="preserve">/</w:t>
        </w:r>
      </w:ins>
      <w:ins w:id="573" w:author="PR Preview" w:date="2026-01-01T00:00:00Z">
        <w:r>
          <w:rPr>
            <w:rStyle w:val="NormalTok"/>
          </w:rPr>
          <w:t xml:space="preserve"> expected))</w:t>
        </w:r>
      </w:ins>
      <w:ins w:id="574" w:author="PR Preview" w:date="2026-01-01T00:00:00Z">
        <w:r>
          <w:br/>
        </w:r>
      </w:ins>
      <w:ins w:id="575" w:author="PR Preview" w:date="2026-01-01T00:00:00Z">
        <w:r>
          <w:rPr>
            <w:rStyle w:val="NormalTok"/>
          </w:rPr>
          <w:t xml:space="preserve">}</w:t>
        </w:r>
      </w:ins>
      <w:ins w:id="576" w:author="PR Preview" w:date="2026-01-01T00:00:00Z">
        <w:r>
          <w:br/>
        </w:r>
      </w:ins>
      <w:ins w:id="577" w:author="PR Preview" w:date="2026-01-01T00:00:00Z">
        <w:r>
          <w:rPr>
            <w:rStyle w:val="NormalTok"/>
          </w:rPr>
          <w:t xml:space="preserve">bw_sat_dev_hand </w:t>
        </w:r>
      </w:ins>
      <w:ins w:id="578" w:author="PR Preview" w:date="2026-01-01T00:00:00Z">
        <w:r>
          <w:rPr>
            <w:rStyle w:val="OtherTok"/>
          </w:rPr>
          <w:t xml:space="preserve">&lt;-</w:t>
        </w:r>
      </w:ins>
      <w:ins w:id="579" w:author="PR Preview" w:date="2026-01-01T00:00:00Z">
        <w:r>
          <w:rPr>
            <w:rStyle w:val="NormalTok"/>
          </w:rPr>
          <w:t xml:space="preserve"> </w:t>
        </w:r>
      </w:ins>
      <w:ins w:id="580" w:author="PR Preview" w:date="2026-01-01T00:00:00Z">
        <w:r>
          <w:rPr>
            <w:rStyle w:val="DecValTok"/>
          </w:rPr>
          <w:t xml:space="preserve">2</w:t>
        </w:r>
      </w:ins>
      <w:ins w:id="581" w:author="PR Preview" w:date="2026-01-01T00:00:00Z">
        <w:r>
          <w:rPr>
            <w:rStyle w:val="NormalTok"/>
          </w:rPr>
          <w:t xml:space="preserve"> </w:t>
        </w:r>
      </w:ins>
      <w:ins w:id="582" w:author="PR Preview" w:date="2026-01-01T00:00:00Z">
        <w:r>
          <w:rPr>
            <w:rStyle w:val="SpecialCharTok"/>
          </w:rPr>
          <w:t xml:space="preserve">*</w:t>
        </w:r>
      </w:ins>
      <w:ins w:id="583" w:author="PR Preview" w:date="2026-01-01T00:00:00Z">
        <w:r>
          <w:rPr>
            <w:rStyle w:val="NormalTok"/>
          </w:rPr>
          <w:t xml:space="preserve"> </w:t>
        </w:r>
      </w:ins>
      <w:ins w:id="584" w:author="PR Preview" w:date="2026-01-01T00:00:00Z">
        <w:r>
          <w:rPr>
            <w:rStyle w:val="FunctionTok"/>
          </w:rPr>
          <w:t xml:space="preserve">sum</w:t>
        </w:r>
      </w:ins>
      <w:ins w:id="585" w:author="PR Preview" w:date="2026-01-01T00:00:00Z">
        <w:r>
          <w:rPr>
            <w:rStyle w:val="NormalTok"/>
          </w:rPr>
          <w:t xml:space="preserve">(</w:t>
        </w:r>
      </w:ins>
      <w:ins w:id="586" w:author="PR Preview" w:date="2026-01-01T00:00:00Z">
        <w:r>
          <w:br/>
        </w:r>
      </w:ins>
      <w:ins w:id="587" w:author="PR Preview" w:date="2026-01-01T00:00:00Z">
        <w:r>
          <w:rPr>
            <w:rStyle w:val="NormalTok"/>
          </w:rPr>
          <w:t xml:space="preserve">  </w:t>
        </w:r>
      </w:ins>
      <w:ins w:id="588" w:author="PR Preview" w:date="2026-01-01T00:00:00Z">
        <w:r>
          <w:rPr>
            <w:rStyle w:val="FunctionTok"/>
          </w:rPr>
          <w:t xml:space="preserve">bw_term</w:t>
        </w:r>
      </w:ins>
      <w:ins w:id="589" w:author="PR Preview" w:date="2026-01-01T00:00:00Z">
        <w:r>
          <w:rPr>
            <w:rStyle w:val="NormalTok"/>
          </w:rPr>
          <w:t xml:space="preserve">(bw_grouped</w:t>
        </w:r>
      </w:ins>
      <w:ins w:id="590" w:author="PR Preview" w:date="2026-01-01T00:00:00Z">
        <w:r>
          <w:rPr>
            <w:rStyle w:val="SpecialCharTok"/>
          </w:rPr>
          <w:t xml:space="preserve">$</w:t>
        </w:r>
      </w:ins>
      <w:ins w:id="591" w:author="PR Preview" w:date="2026-01-01T00:00:00Z">
        <w:r>
          <w:rPr>
            <w:rStyle w:val="NormalTok"/>
          </w:rPr>
          <w:t xml:space="preserve">nevents, bw_grouped</w:t>
        </w:r>
      </w:ins>
      <w:ins w:id="592" w:author="PR Preview" w:date="2026-01-01T00:00:00Z">
        <w:r>
          <w:rPr>
            <w:rStyle w:val="SpecialCharTok"/>
          </w:rPr>
          <w:t xml:space="preserve">$</w:t>
        </w:r>
      </w:ins>
      <w:ins w:id="593" w:author="PR Preview" w:date="2026-01-01T00:00:00Z">
        <w:r>
          <w:rPr>
            <w:rStyle w:val="NormalTok"/>
          </w:rPr>
          <w:t xml:space="preserve">nreps </w:t>
        </w:r>
      </w:ins>
      <w:ins w:id="594" w:author="PR Preview" w:date="2026-01-01T00:00:00Z">
        <w:r>
          <w:rPr>
            <w:rStyle w:val="SpecialCharTok"/>
          </w:rPr>
          <w:t xml:space="preserve">*</w:t>
        </w:r>
      </w:ins>
      <w:ins w:id="595" w:author="PR Preview" w:date="2026-01-01T00:00:00Z">
        <w:r>
          <w:rPr>
            <w:rStyle w:val="NormalTok"/>
          </w:rPr>
          <w:t xml:space="preserve"> bw_phat) </w:t>
        </w:r>
      </w:ins>
      <w:ins w:id="596" w:author="PR Preview" w:date="2026-01-01T00:00:00Z">
        <w:r>
          <w:rPr>
            <w:rStyle w:val="SpecialCharTok"/>
          </w:rPr>
          <w:t xml:space="preserve">+</w:t>
        </w:r>
      </w:ins>
      <w:ins w:id="597" w:author="PR Preview" w:date="2026-01-01T00:00:00Z">
        <w:r>
          <w:br/>
        </w:r>
      </w:ins>
      <w:ins w:id="598" w:author="PR Preview" w:date="2026-01-01T00:00:00Z">
        <w:r>
          <w:rPr>
            <w:rStyle w:val="NormalTok"/>
          </w:rPr>
          <w:t xml:space="preserve">    </w:t>
        </w:r>
      </w:ins>
      <w:ins w:id="599" w:author="PR Preview" w:date="2026-01-01T00:00:00Z">
        <w:r>
          <w:rPr>
            <w:rStyle w:val="FunctionTok"/>
          </w:rPr>
          <w:t xml:space="preserve">bw_term</w:t>
        </w:r>
      </w:ins>
      <w:ins w:id="600" w:author="PR Preview" w:date="2026-01-01T00:00:00Z">
        <w:r>
          <w:rPr>
            <w:rStyle w:val="NormalTok"/>
          </w:rPr>
          <w:t xml:space="preserve">(</w:t>
        </w:r>
      </w:ins>
      <w:ins w:id="601" w:author="PR Preview" w:date="2026-01-01T00:00:00Z">
        <w:r>
          <w:br/>
        </w:r>
      </w:ins>
      <w:ins w:id="602" w:author="PR Preview" w:date="2026-01-01T00:00:00Z">
        <w:r>
          <w:rPr>
            <w:rStyle w:val="NormalTok"/>
          </w:rPr>
          <w:t xml:space="preserve">      bw_grouped</w:t>
        </w:r>
      </w:ins>
      <w:ins w:id="603" w:author="PR Preview" w:date="2026-01-01T00:00:00Z">
        <w:r>
          <w:rPr>
            <w:rStyle w:val="SpecialCharTok"/>
          </w:rPr>
          <w:t xml:space="preserve">$</w:t>
        </w:r>
      </w:ins>
      <w:ins w:id="604" w:author="PR Preview" w:date="2026-01-01T00:00:00Z">
        <w:r>
          <w:rPr>
            <w:rStyle w:val="NormalTok"/>
          </w:rPr>
          <w:t xml:space="preserve">nreps </w:t>
        </w:r>
      </w:ins>
      <w:ins w:id="605" w:author="PR Preview" w:date="2026-01-01T00:00:00Z">
        <w:r>
          <w:rPr>
            <w:rStyle w:val="SpecialCharTok"/>
          </w:rPr>
          <w:t xml:space="preserve">-</w:t>
        </w:r>
      </w:ins>
      <w:ins w:id="606" w:author="PR Preview" w:date="2026-01-01T00:00:00Z">
        <w:r>
          <w:rPr>
            <w:rStyle w:val="NormalTok"/>
          </w:rPr>
          <w:t xml:space="preserve"> bw_grouped</w:t>
        </w:r>
      </w:ins>
      <w:ins w:id="607" w:author="PR Preview" w:date="2026-01-01T00:00:00Z">
        <w:r>
          <w:rPr>
            <w:rStyle w:val="SpecialCharTok"/>
          </w:rPr>
          <w:t xml:space="preserve">$</w:t>
        </w:r>
      </w:ins>
      <w:ins w:id="608" w:author="PR Preview" w:date="2026-01-01T00:00:00Z">
        <w:r>
          <w:rPr>
            <w:rStyle w:val="NormalTok"/>
          </w:rPr>
          <w:t xml:space="preserve">nevents,</w:t>
        </w:r>
      </w:ins>
      <w:ins w:id="609" w:author="PR Preview" w:date="2026-01-01T00:00:00Z">
        <w:r>
          <w:br/>
        </w:r>
      </w:ins>
      <w:ins w:id="610" w:author="PR Preview" w:date="2026-01-01T00:00:00Z">
        <w:r>
          <w:rPr>
            <w:rStyle w:val="NormalTok"/>
          </w:rPr>
          <w:t xml:space="preserve">      bw_grouped</w:t>
        </w:r>
      </w:ins>
      <w:ins w:id="611" w:author="PR Preview" w:date="2026-01-01T00:00:00Z">
        <w:r>
          <w:rPr>
            <w:rStyle w:val="SpecialCharTok"/>
          </w:rPr>
          <w:t xml:space="preserve">$</w:t>
        </w:r>
      </w:ins>
      <w:ins w:id="612" w:author="PR Preview" w:date="2026-01-01T00:00:00Z">
        <w:r>
          <w:rPr>
            <w:rStyle w:val="NormalTok"/>
          </w:rPr>
          <w:t xml:space="preserve">nreps </w:t>
        </w:r>
      </w:ins>
      <w:ins w:id="613" w:author="PR Preview" w:date="2026-01-01T00:00:00Z">
        <w:r>
          <w:rPr>
            <w:rStyle w:val="SpecialCharTok"/>
          </w:rPr>
          <w:t xml:space="preserve">*</w:t>
        </w:r>
      </w:ins>
      <w:ins w:id="614" w:author="PR Preview" w:date="2026-01-01T00:00:00Z">
        <w:r>
          <w:rPr>
            <w:rStyle w:val="NormalTok"/>
          </w:rPr>
          <w:t xml:space="preserve"> (</w:t>
        </w:r>
      </w:ins>
      <w:ins w:id="615" w:author="PR Preview" w:date="2026-01-01T00:00:00Z">
        <w:r>
          <w:rPr>
            <w:rStyle w:val="DecValTok"/>
          </w:rPr>
          <w:t xml:space="preserve">1</w:t>
        </w:r>
      </w:ins>
      <w:ins w:id="616" w:author="PR Preview" w:date="2026-01-01T00:00:00Z">
        <w:r>
          <w:rPr>
            <w:rStyle w:val="NormalTok"/>
          </w:rPr>
          <w:t xml:space="preserve"> </w:t>
        </w:r>
      </w:ins>
      <w:ins w:id="617" w:author="PR Preview" w:date="2026-01-01T00:00:00Z">
        <w:r>
          <w:rPr>
            <w:rStyle w:val="SpecialCharTok"/>
          </w:rPr>
          <w:t xml:space="preserve">-</w:t>
        </w:r>
      </w:ins>
      <w:ins w:id="618" w:author="PR Preview" w:date="2026-01-01T00:00:00Z">
        <w:r>
          <w:rPr>
            <w:rStyle w:val="NormalTok"/>
          </w:rPr>
          <w:t xml:space="preserve"> bw_phat)</w:t>
        </w:r>
      </w:ins>
      <w:ins w:id="619" w:author="PR Preview" w:date="2026-01-01T00:00:00Z">
        <w:r>
          <w:br/>
        </w:r>
      </w:ins>
      <w:ins w:id="620" w:author="PR Preview" w:date="2026-01-01T00:00:00Z">
        <w:r>
          <w:rPr>
            <w:rStyle w:val="NormalTok"/>
          </w:rPr>
          <w:t xml:space="preserve">    )</w:t>
        </w:r>
      </w:ins>
      <w:ins w:id="621" w:author="PR Preview" w:date="2026-01-01T00:00:00Z">
        <w:r>
          <w:br/>
        </w:r>
      </w:ins>
      <w:ins w:id="622" w:author="PR Preview" w:date="2026-01-01T00:00:00Z">
        <w:r>
          <w:rPr>
            <w:rStyle w:val="NormalTok"/>
          </w:rPr>
          <w:t xml:space="preserve">)</w:t>
        </w:r>
      </w:ins>
      <w:ins w:id="623" w:author="PR Preview" w:date="2026-01-01T00:00:00Z">
        <w:r>
          <w:br/>
        </w:r>
      </w:ins>
      <w:ins w:id="624" w:author="PR Preview" w:date="2026-01-01T00:00:00Z">
        <w:r>
          <w:rPr>
            <w:rStyle w:val="FunctionTok"/>
          </w:rPr>
          <w:t xml:space="preserve">c</w:t>
        </w:r>
      </w:ins>
      <w:ins w:id="625" w:author="PR Preview" w:date="2026-01-01T00:00:00Z">
        <w:r>
          <w:rPr>
            <w:rStyle w:val="NormalTok"/>
          </w:rPr>
          <w:t xml:space="preserve">(</w:t>
        </w:r>
      </w:ins>
      <w:ins w:id="626" w:author="PR Preview" w:date="2026-01-01T00:00:00Z">
        <w:r>
          <w:br/>
        </w:r>
      </w:ins>
      <w:ins w:id="627" w:author="PR Preview" w:date="2026-01-01T00:00:00Z">
        <w:r>
          <w:rPr>
            <w:rStyle w:val="NormalTok"/>
          </w:rPr>
          <w:t xml:space="preserve">  </w:t>
        </w:r>
      </w:ins>
      <w:ins w:id="628" w:author="PR Preview" w:date="2026-01-01T00:00:00Z">
        <w:r>
          <w:rPr>
            <w:rStyle w:val="AttributeTok"/>
          </w:rPr>
          <w:t xml:space="preserve">by_hand =</w:t>
        </w:r>
      </w:ins>
      <w:ins w:id="629" w:author="PR Preview" w:date="2026-01-01T00:00:00Z">
        <w:r>
          <w:rPr>
            <w:rStyle w:val="NormalTok"/>
          </w:rPr>
          <w:t xml:space="preserve"> bw_sat_dev_hand,</w:t>
        </w:r>
      </w:ins>
      <w:ins w:id="630" w:author="PR Preview" w:date="2026-01-01T00:00:00Z">
        <w:r>
          <w:br/>
        </w:r>
      </w:ins>
      <w:ins w:id="631" w:author="PR Preview" w:date="2026-01-01T00:00:00Z">
        <w:r>
          <w:rPr>
            <w:rStyle w:val="NormalTok"/>
          </w:rPr>
          <w:t xml:space="preserve">  </w:t>
        </w:r>
      </w:ins>
      <w:ins w:id="632" w:author="PR Preview" w:date="2026-01-01T00:00:00Z">
        <w:r>
          <w:rPr>
            <w:rStyle w:val="AttributeTok"/>
          </w:rPr>
          <w:t xml:space="preserve">glm_grouped =</w:t>
        </w:r>
      </w:ins>
      <w:ins w:id="633" w:author="PR Preview" w:date="2026-01-01T00:00:00Z">
        <w:r>
          <w:rPr>
            <w:rStyle w:val="NormalTok"/>
          </w:rPr>
          <w:t xml:space="preserve"> </w:t>
        </w:r>
      </w:ins>
      <w:ins w:id="634" w:author="PR Preview" w:date="2026-01-01T00:00:00Z">
        <w:r>
          <w:rPr>
            <w:rStyle w:val="FunctionTok"/>
          </w:rPr>
          <w:t xml:space="preserve">deviance</w:t>
        </w:r>
      </w:ins>
      <w:ins w:id="635" w:author="PR Preview" w:date="2026-01-01T00:00:00Z">
        <w:r>
          <w:rPr>
            <w:rStyle w:val="NormalTok"/>
          </w:rPr>
          <w:t xml:space="preserve">(bw_fit_grouped),</w:t>
        </w:r>
      </w:ins>
      <w:ins w:id="636" w:author="PR Preview" w:date="2026-01-01T00:00:00Z">
        <w:r>
          <w:br/>
        </w:r>
      </w:ins>
      <w:ins w:id="637" w:author="PR Preview" w:date="2026-01-01T00:00:00Z">
        <w:r>
          <w:rPr>
            <w:rStyle w:val="NormalTok"/>
          </w:rPr>
          <w:t xml:space="preserve">  </w:t>
        </w:r>
      </w:ins>
      <w:ins w:id="638" w:author="PR Preview" w:date="2026-01-01T00:00:00Z">
        <w:r>
          <w:rPr>
            <w:rStyle w:val="AttributeTok"/>
          </w:rPr>
          <w:t xml:space="preserve">glm_ungrouped =</w:t>
        </w:r>
      </w:ins>
      <w:ins w:id="639" w:author="PR Preview" w:date="2026-01-01T00:00:00Z">
        <w:r>
          <w:rPr>
            <w:rStyle w:val="NormalTok"/>
          </w:rPr>
          <w:t xml:space="preserve"> </w:t>
        </w:r>
      </w:ins>
      <w:ins w:id="640" w:author="PR Preview" w:date="2026-01-01T00:00:00Z">
        <w:r>
          <w:rPr>
            <w:rStyle w:val="FunctionTok"/>
          </w:rPr>
          <w:t xml:space="preserve">deviance</w:t>
        </w:r>
      </w:ins>
      <w:ins w:id="641" w:author="PR Preview" w:date="2026-01-01T00:00:00Z">
        <w:r>
          <w:rPr>
            <w:rStyle w:val="NormalTok"/>
          </w:rPr>
          <w:t xml:space="preserve">(bw_fit)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NormalTok"/>
          </w:rPr>
          <w:t xml:space="preserve">)</w:t>
        </w:r>
      </w:ins>
      <w:ins w:id="644" w:author="PR Preview" w:date="2026-01-01T00:00:00Z">
        <w:r>
          <w:br/>
        </w:r>
      </w:ins>
      <w:ins w:id="645" w:author="PR Preview" w:date="2026-01-01T00:00:00Z">
        <w:r>
          <w:rPr>
            <w:rStyle w:val="CommentTok"/>
          </w:rPr>
          <w:t xml:space="preserve">#&gt;       by_hand   glm_grouped glm_ungrouped </w:t>
        </w:r>
      </w:ins>
      <w:ins w:id="646" w:author="PR Preview" w:date="2026-01-01T00:00:00Z">
        <w:r>
          <w:br/>
        </w:r>
      </w:ins>
      <w:ins w:id="647" w:author="PR Preview" w:date="2026-01-01T00:00:00Z">
        <w:r>
          <w:rPr>
            <w:rStyle w:val="CommentTok"/>
          </w:rPr>
          <w:t xml:space="preserve">#&gt;       3.15694       3.15694     219.97471</w:t>
        </w:r>
      </w:ins>
    </w:p>
    <w:p>
      <w:pPr>
        <w:pStyle w:val="FirstParagraph"/>
      </w:pPr>
      <w:ins w:id="648" w:author="PR Preview" w:date="2026-01-01T00:00:00Z">
        <w:r>
          <w:t xml:space="preserve">The deviance relative to the saturated model is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on the grouped counts,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 the deviance is</w:t>
        </w:r>
      </w:ins>
      <w:ins w:id="65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219.975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on the individual babies.</w:t>
        </w:r>
      </w:ins>
    </w:p>
    <w:bookmarkEnd w:id="52"/>
    <w:bookmarkStart w:id="53" w:name="exm-deviance-shift"/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Example 8 (The shift between the two deviances)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For the two fits of</w:t>
        </w:r>
      </w:ins>
      <w:ins w:id="660" w:author="PR Preview" w:date="2026-01-01T00:00:00Z">
        <w:r>
          <w:t xml:space="preserve"> </w:t>
        </w:r>
      </w:ins>
      <w:hyperlink w:anchor="exm-saturated-deviance">
        <w:ins w:id="66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w:hyperlink w:anchor="cor-deviance-shift">
        <w:ins w:id="664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says that</w:t>
        </w:r>
      </w:ins>
      <w:ins w:id="66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668" w:author="PR Preview" w:date="2026-01-01T00:00:00Z">
        <w:r>
          <w:t xml:space="preserve">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The left side is 216.818.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We compute the right side from the observed proportions of</w:t>
        </w:r>
      </w:ins>
      <w:ins w:id="673" w:author="PR Preview" w:date="2026-01-01T00:00:00Z">
        <w:r>
          <w:t xml:space="preserve"> </w:t>
        </w:r>
      </w:ins>
      <w:hyperlink w:anchor="thm-saturated-mle">
        <w:ins w:id="67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75" w:author="PR Preview" w:date="2026-01-01T00:00:00Z">
        <w:r>
          <w:t xml:space="preserve">.</w:t>
        </w:r>
      </w:ins>
    </w:p>
    <w:p>
      <w:pPr>
        <w:pStyle w:val="SourceCode"/>
      </w:pPr>
      <w:ins w:id="676" w:author="PR Preview" w:date="2026-01-01T00:00:00Z">
        <w:r>
          <w:rPr>
            <w:rStyle w:val="CommentTok"/>
          </w:rPr>
          <w:t xml:space="preserve"># twice the saturated log-likelihood, from the observed proportions</w:t>
        </w:r>
      </w:ins>
      <w:ins w:id="677" w:author="PR Preview" w:date="2026-01-01T00:00:00Z">
        <w:r>
          <w:br/>
        </w:r>
      </w:ins>
      <w:ins w:id="678" w:author="PR Preview" w:date="2026-01-01T00:00:00Z">
        <w:r>
          <w:rPr>
            <w:rStyle w:val="NormalTok"/>
          </w:rPr>
          <w:t xml:space="preserve">bw_phat_sat </w:t>
        </w:r>
      </w:ins>
      <w:ins w:id="679" w:author="PR Preview" w:date="2026-01-01T00:00:00Z">
        <w:r>
          <w:rPr>
            <w:rStyle w:val="OtherTok"/>
          </w:rPr>
          <w:t xml:space="preserve">&lt;-</w:t>
        </w:r>
      </w:ins>
      <w:ins w:id="680" w:author="PR Preview" w:date="2026-01-01T00:00:00Z">
        <w:r>
          <w:rPr>
            <w:rStyle w:val="NormalTok"/>
          </w:rPr>
          <w:t xml:space="preserve"> bw_grouped</w:t>
        </w:r>
      </w:ins>
      <w:ins w:id="681" w:author="PR Preview" w:date="2026-01-01T00:00:00Z">
        <w:r>
          <w:rPr>
            <w:rStyle w:val="SpecialCharTok"/>
          </w:rPr>
          <w:t xml:space="preserve">$</w:t>
        </w:r>
      </w:ins>
      <w:ins w:id="682" w:author="PR Preview" w:date="2026-01-01T00:00:00Z">
        <w:r>
          <w:rPr>
            <w:rStyle w:val="NormalTok"/>
          </w:rPr>
          <w:t xml:space="preserve">nevents </w:t>
        </w:r>
      </w:ins>
      <w:ins w:id="683" w:author="PR Preview" w:date="2026-01-01T00:00:00Z">
        <w:r>
          <w:rPr>
            <w:rStyle w:val="SpecialCharTok"/>
          </w:rPr>
          <w:t xml:space="preserve">/</w:t>
        </w:r>
      </w:ins>
      <w:ins w:id="684" w:author="PR Preview" w:date="2026-01-01T00:00:00Z">
        <w:r>
          <w:rPr>
            <w:rStyle w:val="NormalTok"/>
          </w:rPr>
          <w:t xml:space="preserve"> bw_grouped</w:t>
        </w:r>
      </w:ins>
      <w:ins w:id="685" w:author="PR Preview" w:date="2026-01-01T00:00:00Z">
        <w:r>
          <w:rPr>
            <w:rStyle w:val="SpecialCharTok"/>
          </w:rPr>
          <w:t xml:space="preserve">$</w:t>
        </w:r>
      </w:ins>
      <w:ins w:id="686" w:author="PR Preview" w:date="2026-01-01T00:00:00Z">
        <w:r>
          <w:rPr>
            <w:rStyle w:val="NormalTok"/>
          </w:rPr>
          <w:t xml:space="preserve">nreps</w:t>
        </w:r>
      </w:ins>
      <w:ins w:id="687" w:author="PR Preview" w:date="2026-01-01T00:00:00Z">
        <w:r>
          <w:br/>
        </w:r>
      </w:ins>
      <w:ins w:id="688" w:author="PR Preview" w:date="2026-01-01T00:00:00Z">
        <w:r>
          <w:rPr>
            <w:rStyle w:val="NormalTok"/>
          </w:rPr>
          <w:t xml:space="preserve">bw_two_llik_sat </w:t>
        </w:r>
      </w:ins>
      <w:ins w:id="689" w:author="PR Preview" w:date="2026-01-01T00:00:00Z">
        <w:r>
          <w:rPr>
            <w:rStyle w:val="OtherTok"/>
          </w:rPr>
          <w:t xml:space="preserve">&lt;-</w:t>
        </w:r>
      </w:ins>
      <w:ins w:id="690" w:author="PR Preview" w:date="2026-01-01T00:00:00Z">
        <w:r>
          <w:rPr>
            <w:rStyle w:val="NormalTok"/>
          </w:rPr>
          <w:t xml:space="preserve"> </w:t>
        </w:r>
      </w:ins>
      <w:ins w:id="691" w:author="PR Preview" w:date="2026-01-01T00:00:00Z">
        <w:r>
          <w:rPr>
            <w:rStyle w:val="DecValTok"/>
          </w:rPr>
          <w:t xml:space="preserve">2</w:t>
        </w:r>
      </w:ins>
      <w:ins w:id="692" w:author="PR Preview" w:date="2026-01-01T00:00:00Z">
        <w:r>
          <w:rPr>
            <w:rStyle w:val="NormalTok"/>
          </w:rPr>
          <w:t xml:space="preserve"> </w:t>
        </w:r>
      </w:ins>
      <w:ins w:id="693" w:author="PR Preview" w:date="2026-01-01T00:00:00Z">
        <w:r>
          <w:rPr>
            <w:rStyle w:val="SpecialCharTok"/>
          </w:rPr>
          <w:t xml:space="preserve">*</w:t>
        </w:r>
      </w:ins>
      <w:ins w:id="694" w:author="PR Preview" w:date="2026-01-01T00:00:00Z">
        <w:r>
          <w:rPr>
            <w:rStyle w:val="NormalTok"/>
          </w:rPr>
          <w:t xml:space="preserve"> </w:t>
        </w:r>
      </w:ins>
      <w:ins w:id="695" w:author="PR Preview" w:date="2026-01-01T00:00:00Z">
        <w:r>
          <w:rPr>
            <w:rStyle w:val="FunctionTok"/>
          </w:rPr>
          <w:t xml:space="preserve">sum</w:t>
        </w:r>
      </w:ins>
      <w:ins w:id="696" w:author="PR Preview" w:date="2026-01-01T00:00:00Z">
        <w:r>
          <w:rPr>
            <w:rStyle w:val="NormalTok"/>
          </w:rPr>
          <w:t xml:space="preserve">(</w:t>
        </w:r>
      </w:ins>
      <w:ins w:id="697" w:author="PR Preview" w:date="2026-01-01T00:00:00Z">
        <w:r>
          <w:br/>
        </w:r>
      </w:ins>
      <w:ins w:id="698" w:author="PR Preview" w:date="2026-01-01T00:00:00Z">
        <w:r>
          <w:rPr>
            <w:rStyle w:val="NormalTok"/>
          </w:rPr>
          <w:t xml:space="preserve">  </w:t>
        </w:r>
      </w:ins>
      <w:ins w:id="699" w:author="PR Preview" w:date="2026-01-01T00:00:00Z">
        <w:r>
          <w:rPr>
            <w:rStyle w:val="FunctionTok"/>
          </w:rPr>
          <w:t xml:space="preserve">ifelse</w:t>
        </w:r>
      </w:ins>
      <w:ins w:id="700" w:author="PR Preview" w:date="2026-01-01T00:00:00Z">
        <w:r>
          <w:rPr>
            <w:rStyle w:val="NormalTok"/>
          </w:rPr>
          <w:t xml:space="preserve">(bw_grouped</w:t>
        </w:r>
      </w:ins>
      <w:ins w:id="701" w:author="PR Preview" w:date="2026-01-01T00:00:00Z">
        <w:r>
          <w:rPr>
            <w:rStyle w:val="SpecialCharTok"/>
          </w:rPr>
          <w:t xml:space="preserve">$</w:t>
        </w:r>
      </w:ins>
      <w:ins w:id="702" w:author="PR Preview" w:date="2026-01-01T00:00:00Z">
        <w:r>
          <w:rPr>
            <w:rStyle w:val="NormalTok"/>
          </w:rPr>
          <w:t xml:space="preserve">nevents </w:t>
        </w:r>
      </w:ins>
      <w:ins w:id="703" w:author="PR Preview" w:date="2026-01-01T00:00:00Z">
        <w:r>
          <w:rPr>
            <w:rStyle w:val="SpecialCharTok"/>
          </w:rPr>
          <w:t xml:space="preserve">==</w:t>
        </w:r>
      </w:ins>
      <w:ins w:id="704" w:author="PR Preview" w:date="2026-01-01T00:00:00Z">
        <w:r>
          <w:rPr>
            <w:rStyle w:val="NormalTok"/>
          </w:rPr>
          <w:t xml:space="preserve"> </w:t>
        </w:r>
      </w:ins>
      <w:ins w:id="705" w:author="PR Preview" w:date="2026-01-01T00:00:00Z">
        <w:r>
          <w:rPr>
            <w:rStyle w:val="DecValTok"/>
          </w:rPr>
          <w:t xml:space="preserve">0</w:t>
        </w:r>
      </w:ins>
      <w:ins w:id="706" w:author="PR Preview" w:date="2026-01-01T00:00:00Z">
        <w:r>
          <w:rPr>
            <w:rStyle w:val="NormalTok"/>
          </w:rPr>
          <w:t xml:space="preserve">, </w:t>
        </w:r>
      </w:ins>
      <w:ins w:id="707" w:author="PR Preview" w:date="2026-01-01T00:00:00Z">
        <w:r>
          <w:rPr>
            <w:rStyle w:val="DecValTok"/>
          </w:rPr>
          <w:t xml:space="preserve">0</w:t>
        </w:r>
      </w:ins>
      <w:ins w:id="708" w:author="PR Preview" w:date="2026-01-01T00:00:00Z">
        <w:r>
          <w:rPr>
            <w:rStyle w:val="NormalTok"/>
          </w:rPr>
          <w:t xml:space="preserve">, bw_grouped</w:t>
        </w:r>
      </w:ins>
      <w:ins w:id="709" w:author="PR Preview" w:date="2026-01-01T00:00:00Z">
        <w:r>
          <w:rPr>
            <w:rStyle w:val="SpecialCharTok"/>
          </w:rPr>
          <w:t xml:space="preserve">$</w:t>
        </w:r>
      </w:ins>
      <w:ins w:id="710" w:author="PR Preview" w:date="2026-01-01T00:00:00Z">
        <w:r>
          <w:rPr>
            <w:rStyle w:val="NormalTok"/>
          </w:rPr>
          <w:t xml:space="preserve">nevents </w:t>
        </w:r>
      </w:ins>
      <w:ins w:id="711" w:author="PR Preview" w:date="2026-01-01T00:00:00Z">
        <w:r>
          <w:rPr>
            <w:rStyle w:val="SpecialCharTok"/>
          </w:rPr>
          <w:t xml:space="preserve">*</w:t>
        </w:r>
      </w:ins>
      <w:ins w:id="712" w:author="PR Preview" w:date="2026-01-01T00:00:00Z">
        <w:r>
          <w:rPr>
            <w:rStyle w:val="NormalTok"/>
          </w:rPr>
          <w:t xml:space="preserve"> </w:t>
        </w:r>
      </w:ins>
      <w:ins w:id="713" w:author="PR Preview" w:date="2026-01-01T00:00:00Z">
        <w:r>
          <w:rPr>
            <w:rStyle w:val="FunctionTok"/>
          </w:rPr>
          <w:t xml:space="preserve">log</w:t>
        </w:r>
      </w:ins>
      <w:ins w:id="714" w:author="PR Preview" w:date="2026-01-01T00:00:00Z">
        <w:r>
          <w:rPr>
            <w:rStyle w:val="NormalTok"/>
          </w:rPr>
          <w:t xml:space="preserve">(bw_phat_sat)) </w:t>
        </w:r>
      </w:ins>
      <w:ins w:id="715" w:author="PR Preview" w:date="2026-01-01T00:00:00Z">
        <w:r>
          <w:rPr>
            <w:rStyle w:val="SpecialCharTok"/>
          </w:rPr>
          <w:t xml:space="preserve">+</w:t>
        </w:r>
      </w:ins>
      <w:ins w:id="716" w:author="PR Preview" w:date="2026-01-01T00:00:00Z">
        <w:r>
          <w:br/>
        </w:r>
      </w:ins>
      <w:ins w:id="717" w:author="PR Preview" w:date="2026-01-01T00:00:00Z">
        <w:r>
          <w:rPr>
            <w:rStyle w:val="NormalTok"/>
          </w:rPr>
          <w:t xml:space="preserve">    </w:t>
        </w:r>
      </w:ins>
      <w:ins w:id="718" w:author="PR Preview" w:date="2026-01-01T00:00:00Z">
        <w:r>
          <w:rPr>
            <w:rStyle w:val="FunctionTok"/>
          </w:rPr>
          <w:t xml:space="preserve">ifelse</w:t>
        </w:r>
      </w:ins>
      <w:ins w:id="719" w:author="PR Preview" w:date="2026-01-01T00:00:00Z">
        <w:r>
          <w:rPr>
            <w:rStyle w:val="NormalTok"/>
          </w:rPr>
          <w:t xml:space="preserve">(</w:t>
        </w:r>
      </w:ins>
      <w:ins w:id="720" w:author="PR Preview" w:date="2026-01-01T00:00:00Z">
        <w:r>
          <w:br/>
        </w:r>
      </w:ins>
      <w:ins w:id="721" w:author="PR Preview" w:date="2026-01-01T00:00:00Z">
        <w:r>
          <w:rPr>
            <w:rStyle w:val="NormalTok"/>
          </w:rPr>
          <w:t xml:space="preserve">      bw_grouped</w:t>
        </w:r>
      </w:ins>
      <w:ins w:id="722" w:author="PR Preview" w:date="2026-01-01T00:00:00Z">
        <w:r>
          <w:rPr>
            <w:rStyle w:val="SpecialCharTok"/>
          </w:rPr>
          <w:t xml:space="preserve">$</w:t>
        </w:r>
      </w:ins>
      <w:ins w:id="723" w:author="PR Preview" w:date="2026-01-01T00:00:00Z">
        <w:r>
          <w:rPr>
            <w:rStyle w:val="NormalTok"/>
          </w:rPr>
          <w:t xml:space="preserve">nreps </w:t>
        </w:r>
      </w:ins>
      <w:ins w:id="724" w:author="PR Preview" w:date="2026-01-01T00:00:00Z">
        <w:r>
          <w:rPr>
            <w:rStyle w:val="SpecialCharTok"/>
          </w:rPr>
          <w:t xml:space="preserve">==</w:t>
        </w:r>
      </w:ins>
      <w:ins w:id="725" w:author="PR Preview" w:date="2026-01-01T00:00:00Z">
        <w:r>
          <w:rPr>
            <w:rStyle w:val="NormalTok"/>
          </w:rPr>
          <w:t xml:space="preserve"> bw_grouped</w:t>
        </w:r>
      </w:ins>
      <w:ins w:id="726" w:author="PR Preview" w:date="2026-01-01T00:00:00Z">
        <w:r>
          <w:rPr>
            <w:rStyle w:val="SpecialCharTok"/>
          </w:rPr>
          <w:t xml:space="preserve">$</w:t>
        </w:r>
      </w:ins>
      <w:ins w:id="727" w:author="PR Preview" w:date="2026-01-01T00:00:00Z">
        <w:r>
          <w:rPr>
            <w:rStyle w:val="NormalTok"/>
          </w:rPr>
          <w:t xml:space="preserve">nevents,</w:t>
        </w:r>
      </w:ins>
      <w:ins w:id="728" w:author="PR Preview" w:date="2026-01-01T00:00:00Z">
        <w:r>
          <w:br/>
        </w:r>
      </w:ins>
      <w:ins w:id="729" w:author="PR Preview" w:date="2026-01-01T00:00:00Z">
        <w:r>
          <w:rPr>
            <w:rStyle w:val="NormalTok"/>
          </w:rPr>
          <w:t xml:space="preserve">      </w:t>
        </w:r>
      </w:ins>
      <w:ins w:id="730" w:author="PR Preview" w:date="2026-01-01T00:00:00Z">
        <w:r>
          <w:rPr>
            <w:rStyle w:val="DecValTok"/>
          </w:rPr>
          <w:t xml:space="preserve">0</w:t>
        </w:r>
      </w:ins>
      <w:ins w:id="731" w:author="PR Preview" w:date="2026-01-01T00:00:00Z">
        <w:r>
          <w:rPr>
            <w:rStyle w:val="NormalTok"/>
          </w:rPr>
          <w:t xml:space="preserve">,</w:t>
        </w:r>
      </w:ins>
      <w:ins w:id="732" w:author="PR Preview" w:date="2026-01-01T00:00:00Z">
        <w:r>
          <w:br/>
        </w:r>
      </w:ins>
      <w:ins w:id="733" w:author="PR Preview" w:date="2026-01-01T00:00:00Z">
        <w:r>
          <w:rPr>
            <w:rStyle w:val="NormalTok"/>
          </w:rPr>
          <w:t xml:space="preserve">      (bw_grouped</w:t>
        </w:r>
      </w:ins>
      <w:ins w:id="734" w:author="PR Preview" w:date="2026-01-01T00:00:00Z">
        <w:r>
          <w:rPr>
            <w:rStyle w:val="SpecialCharTok"/>
          </w:rPr>
          <w:t xml:space="preserve">$</w:t>
        </w:r>
      </w:ins>
      <w:ins w:id="735" w:author="PR Preview" w:date="2026-01-01T00:00:00Z">
        <w:r>
          <w:rPr>
            <w:rStyle w:val="NormalTok"/>
          </w:rPr>
          <w:t xml:space="preserve">nreps </w:t>
        </w:r>
      </w:ins>
      <w:ins w:id="736" w:author="PR Preview" w:date="2026-01-01T00:00:00Z">
        <w:r>
          <w:rPr>
            <w:rStyle w:val="SpecialCharTok"/>
          </w:rPr>
          <w:t xml:space="preserve">-</w:t>
        </w:r>
      </w:ins>
      <w:ins w:id="737" w:author="PR Preview" w:date="2026-01-01T00:00:00Z">
        <w:r>
          <w:rPr>
            <w:rStyle w:val="NormalTok"/>
          </w:rPr>
          <w:t xml:space="preserve"> bw_grouped</w:t>
        </w:r>
      </w:ins>
      <w:ins w:id="738" w:author="PR Preview" w:date="2026-01-01T00:00:00Z">
        <w:r>
          <w:rPr>
            <w:rStyle w:val="SpecialCharTok"/>
          </w:rPr>
          <w:t xml:space="preserve">$</w:t>
        </w:r>
      </w:ins>
      <w:ins w:id="739" w:author="PR Preview" w:date="2026-01-01T00:00:00Z">
        <w:r>
          <w:rPr>
            <w:rStyle w:val="NormalTok"/>
          </w:rPr>
          <w:t xml:space="preserve">nevents) </w:t>
        </w:r>
      </w:ins>
      <w:ins w:id="740" w:author="PR Preview" w:date="2026-01-01T00:00:00Z">
        <w:r>
          <w:rPr>
            <w:rStyle w:val="SpecialCharTok"/>
          </w:rPr>
          <w:t xml:space="preserve">*</w:t>
        </w:r>
      </w:ins>
      <w:ins w:id="741" w:author="PR Preview" w:date="2026-01-01T00:00:00Z">
        <w:r>
          <w:rPr>
            <w:rStyle w:val="NormalTok"/>
          </w:rPr>
          <w:t xml:space="preserve"> </w:t>
        </w:r>
      </w:ins>
      <w:ins w:id="742" w:author="PR Preview" w:date="2026-01-01T00:00:00Z">
        <w:r>
          <w:rPr>
            <w:rStyle w:val="FunctionTok"/>
          </w:rPr>
          <w:t xml:space="preserve">log</w:t>
        </w:r>
      </w:ins>
      <w:ins w:id="743" w:author="PR Preview" w:date="2026-01-01T00:00:00Z">
        <w:r>
          <w:rPr>
            <w:rStyle w:val="NormalTok"/>
          </w:rPr>
          <w:t xml:space="preserve">(</w:t>
        </w:r>
      </w:ins>
      <w:ins w:id="744" w:author="PR Preview" w:date="2026-01-01T00:00:00Z">
        <w:r>
          <w:rPr>
            <w:rStyle w:val="DecValTok"/>
          </w:rPr>
          <w:t xml:space="preserve">1</w:t>
        </w:r>
      </w:ins>
      <w:ins w:id="745" w:author="PR Preview" w:date="2026-01-01T00:00:00Z">
        <w:r>
          <w:rPr>
            <w:rStyle w:val="NormalTok"/>
          </w:rPr>
          <w:t xml:space="preserve"> </w:t>
        </w:r>
      </w:ins>
      <w:ins w:id="746" w:author="PR Preview" w:date="2026-01-01T00:00:00Z">
        <w:r>
          <w:rPr>
            <w:rStyle w:val="SpecialCharTok"/>
          </w:rPr>
          <w:t xml:space="preserve">-</w:t>
        </w:r>
      </w:ins>
      <w:ins w:id="747" w:author="PR Preview" w:date="2026-01-01T00:00:00Z">
        <w:r>
          <w:rPr>
            <w:rStyle w:val="NormalTok"/>
          </w:rPr>
          <w:t xml:space="preserve"> bw_phat_sat)</w:t>
        </w:r>
      </w:ins>
      <w:ins w:id="748" w:author="PR Preview" w:date="2026-01-01T00:00:00Z">
        <w:r>
          <w:br/>
        </w:r>
      </w:ins>
      <w:ins w:id="749" w:author="PR Preview" w:date="2026-01-01T00:00:00Z">
        <w:r>
          <w:rPr>
            <w:rStyle w:val="NormalTok"/>
          </w:rPr>
          <w:t xml:space="preserve">    )</w:t>
        </w:r>
      </w:ins>
      <w:ins w:id="750" w:author="PR Preview" w:date="2026-01-01T00:00:00Z">
        <w:r>
          <w:br/>
        </w:r>
      </w:ins>
      <w:ins w:id="751" w:author="PR Preview" w:date="2026-01-01T00:00:00Z">
        <w:r>
          <w:rPr>
            <w:rStyle w:val="NormalTok"/>
          </w:rPr>
          <w:t xml:space="preserve">)</w:t>
        </w:r>
      </w:ins>
      <w:ins w:id="752" w:author="PR Preview" w:date="2026-01-01T00:00:00Z">
        <w:r>
          <w:br/>
        </w:r>
      </w:ins>
      <w:ins w:id="753" w:author="PR Preview" w:date="2026-01-01T00:00:00Z">
        <w:r>
          <w:rPr>
            <w:rStyle w:val="FunctionTok"/>
          </w:rPr>
          <w:t xml:space="preserve">c</w:t>
        </w:r>
      </w:ins>
      <w:ins w:id="754" w:author="PR Preview" w:date="2026-01-01T00:00:00Z">
        <w:r>
          <w:rPr>
            <w:rStyle w:val="NormalTok"/>
          </w:rPr>
          <w:t xml:space="preserve">(</w:t>
        </w:r>
      </w:ins>
      <w:ins w:id="755" w:author="PR Preview" w:date="2026-01-01T00:00:00Z">
        <w:r>
          <w:br/>
        </w:r>
      </w:ins>
      <w:ins w:id="756" w:author="PR Preview" w:date="2026-01-01T00:00:00Z">
        <w:r>
          <w:rPr>
            <w:rStyle w:val="NormalTok"/>
          </w:rPr>
          <w:t xml:space="preserve">  </w:t>
        </w:r>
      </w:ins>
      <w:ins w:id="757" w:author="PR Preview" w:date="2026-01-01T00:00:00Z">
        <w:r>
          <w:rPr>
            <w:rStyle w:val="AttributeTok"/>
          </w:rPr>
          <w:t xml:space="preserve">difference =</w:t>
        </w:r>
      </w:ins>
      <w:ins w:id="758" w:author="PR Preview" w:date="2026-01-01T00:00:00Z">
        <w:r>
          <w:rPr>
            <w:rStyle w:val="NormalTok"/>
          </w:rPr>
          <w:t xml:space="preserve"> </w:t>
        </w:r>
      </w:ins>
      <w:ins w:id="759" w:author="PR Preview" w:date="2026-01-01T00:00:00Z">
        <w:r>
          <w:rPr>
            <w:rStyle w:val="FunctionTok"/>
          </w:rPr>
          <w:t xml:space="preserve">deviance</w:t>
        </w:r>
      </w:ins>
      <w:ins w:id="760" w:author="PR Preview" w:date="2026-01-01T00:00:00Z">
        <w:r>
          <w:rPr>
            <w:rStyle w:val="NormalTok"/>
          </w:rPr>
          <w:t xml:space="preserve">(bw_fit) </w:t>
        </w:r>
      </w:ins>
      <w:ins w:id="761" w:author="PR Preview" w:date="2026-01-01T00:00:00Z">
        <w:r>
          <w:rPr>
            <w:rStyle w:val="SpecialCharTok"/>
          </w:rPr>
          <w:t xml:space="preserve">-</w:t>
        </w:r>
      </w:ins>
      <w:ins w:id="762" w:author="PR Preview" w:date="2026-01-01T00:00:00Z">
        <w:r>
          <w:rPr>
            <w:rStyle w:val="NormalTok"/>
          </w:rPr>
          <w:t xml:space="preserve"> </w:t>
        </w:r>
      </w:ins>
      <w:ins w:id="763" w:author="PR Preview" w:date="2026-01-01T00:00:00Z">
        <w:r>
          <w:rPr>
            <w:rStyle w:val="FunctionTok"/>
          </w:rPr>
          <w:t xml:space="preserve">deviance</w:t>
        </w:r>
      </w:ins>
      <w:ins w:id="764" w:author="PR Preview" w:date="2026-01-01T00:00:00Z">
        <w:r>
          <w:rPr>
            <w:rStyle w:val="NormalTok"/>
          </w:rPr>
          <w:t xml:space="preserve">(bw_fit_grouped),</w:t>
        </w:r>
      </w:ins>
      <w:ins w:id="765" w:author="PR Preview" w:date="2026-01-01T00:00:00Z">
        <w:r>
          <w:br/>
        </w:r>
      </w:ins>
      <w:ins w:id="766" w:author="PR Preview" w:date="2026-01-01T00:00:00Z">
        <w:r>
          <w:rPr>
            <w:rStyle w:val="NormalTok"/>
          </w:rPr>
          <w:t xml:space="preserve">  </w:t>
        </w:r>
      </w:ins>
      <w:ins w:id="767" w:author="PR Preview" w:date="2026-01-01T00:00:00Z">
        <w:r>
          <w:rPr>
            <w:rStyle w:val="AttributeTok"/>
          </w:rPr>
          <w:t xml:space="preserve">minus_two_llik_sat =</w:t>
        </w:r>
      </w:ins>
      <w:ins w:id="768" w:author="PR Preview" w:date="2026-01-01T00:00:00Z">
        <w:r>
          <w:rPr>
            <w:rStyle w:val="NormalTok"/>
          </w:rPr>
          <w:t xml:space="preserve"> </w:t>
        </w:r>
      </w:ins>
      <w:ins w:id="769" w:author="PR Preview" w:date="2026-01-01T00:00:00Z">
        <w:r>
          <w:rPr>
            <w:rStyle w:val="SpecialCharTok"/>
          </w:rPr>
          <w:t xml:space="preserve">-</w:t>
        </w:r>
      </w:ins>
      <w:ins w:id="770" w:author="PR Preview" w:date="2026-01-01T00:00:00Z">
        <w:r>
          <w:rPr>
            <w:rStyle w:val="NormalTok"/>
          </w:rPr>
          <w:t xml:space="preserve">bw_two_llik_sat</w:t>
        </w:r>
      </w:ins>
      <w:ins w:id="771" w:author="PR Preview" w:date="2026-01-01T00:00:00Z">
        <w:r>
          <w:br/>
        </w:r>
      </w:ins>
      <w:ins w:id="772" w:author="PR Preview" w:date="2026-01-01T00:00:00Z">
        <w:r>
          <w:rPr>
            <w:rStyle w:val="NormalTok"/>
          </w:rPr>
          <w:t xml:space="preserve">)</w:t>
        </w:r>
      </w:ins>
      <w:ins w:id="773" w:author="PR Preview" w:date="2026-01-01T00:00:00Z">
        <w:r>
          <w:br/>
        </w:r>
      </w:ins>
      <w:ins w:id="774" w:author="PR Preview" w:date="2026-01-01T00:00:00Z">
        <w:r>
          <w:rPr>
            <w:rStyle w:val="CommentTok"/>
          </w:rPr>
          <w:t xml:space="preserve">#&gt;         difference minus_two_llik_sat </w:t>
        </w:r>
      </w:ins>
      <w:ins w:id="775" w:author="PR Preview" w:date="2026-01-01T00:00:00Z">
        <w:r>
          <w:br/>
        </w:r>
      </w:ins>
      <w:ins w:id="776" w:author="PR Preview" w:date="2026-01-01T00:00:00Z">
        <w:r>
          <w:rPr>
            <w:rStyle w:val="CommentTok"/>
          </w:rPr>
          <w:t xml:space="preserve">#&gt;            216.818            216.818</w:t>
        </w:r>
      </w:ins>
    </w:p>
    <w:bookmarkEnd w:id="53"/>
    <w:bookmarkEnd w:id="54"/>
    <w:bookmarkStart w:id="63" w:name="X840099c27253be6d59b8623dccfe2e383b0f72c"/>
    <w:p>
      <w:pPr>
        <w:pStyle w:val="Heading2"/>
      </w:pPr>
      <w:ins w:id="777" w:author="PR Preview" w:date="2026-01-01T00:00:00Z">
        <w:r>
          <w:t xml:space="preserve">4 Confidence intervals for the coefficients</w:t>
        </w:r>
      </w:ins>
    </w:p>
    <w:bookmarkStart w:id="56" w:name="thm-logistic-mle-distribution"/>
    <w:p>
      <w:pPr>
        <w:pStyle w:val="FirstParagraph"/>
      </w:pPr>
      <w:ins w:id="778" w:author="PR Preview" w:date="2026-01-01T00:00:00Z">
        <w:r>
          <w:rPr>
            <w:b/>
            <w:bCs/>
          </w:rPr>
          <w:t xml:space="preserve">Theorem 4 (Approximate distribution of the fitted coefficients)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Suppose the outcomes follow the</w:t>
        </w:r>
      </w:ins>
      <w:ins w:id="781" w:author="PR Preview" w:date="2026-01-01T00:00:00Z">
        <w:r>
          <w:t xml:space="preserve"> </w:t>
        </w:r>
      </w:ins>
      <w:hyperlink w:anchor="def-logistic-regression">
        <w:ins w:id="782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783" w:author="PR Preview" w:date="2026-01-01T00:00:00Z">
        <w:r>
          <w:t xml:space="preserve">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Let</w:t>
        </w:r>
      </w:ins>
      <w:ins w:id="786" w:author="PR Preview" w:date="2026-01-01T00:00:00Z">
        <w:r>
          <w:t xml:space="preserve"> </w:t>
        </w:r>
      </w:ins>
      <m:oMath>
        <m:r>
          <m:t>X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be the matrix whose rows are</w:t>
        </w:r>
      </w:ins>
      <w:ins w:id="789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 let</w:t>
        </w:r>
      </w:ins>
      <w:ins w:id="793" w:author="PR Preview" w:date="2026-01-01T00:00:00Z">
        <w:r>
          <w:t xml:space="preserve"> </w:t>
        </w:r>
      </w:ins>
      <m:oMath>
        <m:r>
          <m:t>W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be the diagonal matrix with entries</w:t>
        </w:r>
      </w:ins>
      <w:ins w:id="796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797" w:author="PR Preview" w:date="2026-01-01T00:00:00Z">
        <w:r>
          <w:t xml:space="preserve">.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Under regularity conditions, for a large sample the fitted coefficients are approximately Gaussian,</w:t>
        </w:r>
      </w:ins>
    </w:p>
    <w:p>
      <w:pPr>
        <w:pStyle w:val="BodyText"/>
      </w:pPr>
      <w:bookmarkStart w:id="55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7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9" w:name="cor-logistic-wald"/>
    <w:p>
      <w:pPr>
        <w:pStyle w:val="BodyText"/>
      </w:pPr>
      <w:del w:id="800" w:author="PR Preview" w:date="2026-01-01T00:00:00Z">
        <w:r>
          <w:rPr>
            <w:b/>
            <w:bCs/>
          </w:rPr>
          <w:delText xml:space="preserve">Corollary 2 (Wald interval for a logistic coefficient)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Let</w:delText>
        </w:r>
      </w:del>
      <w:del w:id="8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W</m:t>
            </m:r>
          </m:e>
        </m:acc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be</w:delText>
        </w:r>
      </w:del>
      <w:del w:id="806" w:author="PR Preview" w:date="2026-01-01T00:00:00Z">
        <w:r>
          <w:delText xml:space="preserve"> </w:delText>
        </w:r>
      </w:del>
      <m:oMath>
        <m:r>
          <m:t>W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with each</w:delText>
        </w:r>
      </w:del>
      <w:del w:id="809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i</m:t>
            </m:r>
          </m:sub>
        </m:sSub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replaced by its fitted value.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The estimated standard error of</w:delText>
        </w:r>
      </w:del>
      <w:del w:id="8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the square root of the diagonal entry of</w:delText>
        </w:r>
      </w:del>
      <w:del w:id="81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in the row and column of</w:delText>
        </w:r>
      </w:del>
      <w:del w:id="82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j</m:t>
            </m:r>
          </m:sub>
        </m:sSub>
      </m:oMath>
      <w:del w:id="821" w:author="PR Preview" w:date="2026-01-01T00:00:00Z">
        <w:r>
          <w:delText xml:space="preserve">; because</w:delText>
        </w:r>
      </w:del>
      <w:del w:id="82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comes first, that is the</w:delText>
        </w:r>
      </w:del>
      <w:del w:id="8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826" w:author="PR Preview" w:date="2026-01-01T00:00:00Z">
        <w:r>
          <w:delText xml:space="preserve">th diagonal entry counting from</w:delText>
        </w:r>
      </w:del>
      <w:del w:id="827" w:author="PR Preview" w:date="2026-01-01T00:00:00Z">
        <w:r>
          <w:delText xml:space="preserve"> </w:delText>
        </w:r>
      </w:del>
      <m:oMath>
        <m:r>
          <m:t>1</m:t>
        </m:r>
      </m:oMath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 a</w:delText>
        </w:r>
      </w:del>
      <w:del w:id="831" w:author="PR Preview" w:date="2026-01-01T00:00:00Z">
        <w:r>
          <w:delText xml:space="preserve"> </w:delText>
        </w:r>
      </w:del>
      <w:hyperlink r:id="rId58">
        <w:del w:id="832" w:author="PR Preview" w:date="2026-01-01T00:00:00Z">
          <w:r>
            <w:rPr>
              <w:rStyle w:val="Hyperlink"/>
            </w:rPr>
            <w:delText xml:space="preserve">Wald confidence interval</w:delText>
          </w:r>
        </w:del>
      </w:hyperlink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with level</w:delText>
        </w:r>
      </w:del>
      <w:del w:id="83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for</w:delText>
        </w:r>
      </w:del>
      <w:del w:id="83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j</m:t>
            </m:r>
          </m:sub>
        </m:sSub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is</w:delText>
        </w:r>
      </w:del>
    </w:p>
    <w:p>
      <w:pPr>
        <w:pStyle w:val="BodyText"/>
      </w:pPr>
      <w:ins w:id="841" w:author="PR Preview" w:date="2026-01-01T00:00:00Z">
        <w:r>
          <w:rPr>
            <w:b/>
            <w:bCs/>
          </w:rPr>
          <w:t xml:space="preserve">Corollary 3 (Wald interval for a logistic coefficient)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Let</w:t>
        </w:r>
      </w:ins>
      <w:ins w:id="8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W</m:t>
            </m:r>
          </m:e>
        </m:acc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be</w:t>
        </w:r>
      </w:ins>
      <w:ins w:id="847" w:author="PR Preview" w:date="2026-01-01T00:00:00Z">
        <w:r>
          <w:t xml:space="preserve"> </w:t>
        </w:r>
      </w:ins>
      <m:oMath>
        <m:r>
          <m:t>W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with each</w:t>
        </w:r>
      </w:ins>
      <w:ins w:id="850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replaced by its fitted value.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The estimated standard error of</w:t>
        </w:r>
      </w:ins>
      <w:ins w:id="8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is the square root of the diagonal entry of</w:t>
        </w:r>
      </w:ins>
      <w:ins w:id="85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in the row and column of</w:t>
        </w:r>
      </w:ins>
      <w:ins w:id="86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862" w:author="PR Preview" w:date="2026-01-01T00:00:00Z">
        <w:r>
          <w:t xml:space="preserve">; because</w:t>
        </w:r>
      </w:ins>
      <w:ins w:id="86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comes first, that is the</w:t>
        </w:r>
      </w:ins>
      <w:ins w:id="8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867" w:author="PR Preview" w:date="2026-01-01T00:00:00Z">
        <w:r>
          <w:t xml:space="preserve">th diagonal entry counting from</w:t>
        </w:r>
      </w:ins>
      <w:ins w:id="868" w:author="PR Preview" w:date="2026-01-01T00:00:00Z">
        <w:r>
          <w:t xml:space="preserve"> </w:t>
        </w:r>
      </w:ins>
      <m:oMath>
        <m:r>
          <m:t>1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and a</w:t>
        </w:r>
      </w:ins>
      <w:ins w:id="872" w:author="PR Preview" w:date="2026-01-01T00:00:00Z">
        <w:r>
          <w:t xml:space="preserve"> </w:t>
        </w:r>
      </w:ins>
      <w:hyperlink r:id="rId58">
        <w:ins w:id="873" w:author="PR Preview" w:date="2026-01-01T00:00:00Z">
          <w:r>
            <w:rPr>
              <w:rStyle w:val="Hyperlink"/>
            </w:rPr>
            <w:t xml:space="preserve">Wald confidence interval</w:t>
          </w:r>
        </w:ins>
      </w:hyperlink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with level</w:t>
        </w:r>
      </w:ins>
      <w:ins w:id="87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for</w:t>
        </w:r>
      </w:ins>
      <w:ins w:id="87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bookmarkStart w:id="60" w:name="exm-logistic-wald"/>
    <w:p>
      <w:pPr>
        <w:pStyle w:val="FirstParagraph"/>
      </w:pPr>
      <w:del w:id="882" w:author="PR Preview" w:date="2026-01-01T00:00:00Z">
        <w:r>
          <w:rPr>
            <w:b/>
            <w:bCs/>
          </w:rPr>
          <w:delText xml:space="preserve">Example 6 (A Wald interval from six patients)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For the fit of</w:delText>
        </w:r>
      </w:del>
      <w:del w:id="885" w:author="PR Preview" w:date="2026-01-01T00:00:00Z">
        <w:r>
          <w:delText xml:space="preserve"> </w:delText>
        </w:r>
      </w:del>
      <w:hyperlink w:anchor="exm-logistic-regression">
        <w:del w:id="88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87" w:author="PR Preview" w:date="2026-01-01T00:00:00Z">
        <w:r>
          <w:delText xml:space="preserve">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rPr>
            <w:rStyle w:val="VerbatimChar"/>
          </w:rPr>
          <w:delText xml:space="preserve">vcov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returns</w:delText>
        </w:r>
      </w:del>
      <w:del w:id="89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93" w:author="PR Preview" w:date="2026-01-01T00:00:00Z">
        <w:r>
          <w:delText xml:space="preserve">.</w:delText>
        </w:r>
      </w:del>
    </w:p>
    <w:p>
      <w:pPr>
        <w:pStyle w:val="FirstParagraph"/>
      </w:pPr>
      <w:ins w:id="894" w:author="PR Preview" w:date="2026-01-01T00:00:00Z">
        <w:r>
          <w:rPr>
            <w:b/>
            <w:bCs/>
          </w:rPr>
          <w:t xml:space="preserve">Example 9 (A Wald interval from six patients)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For the fit of</w:t>
        </w:r>
      </w:ins>
      <w:ins w:id="897" w:author="PR Preview" w:date="2026-01-01T00:00:00Z">
        <w:r>
          <w:t xml:space="preserve"> </w:t>
        </w:r>
      </w:ins>
      <w:hyperlink w:anchor="exm-logistic-regression">
        <w:ins w:id="89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rPr>
            <w:rStyle w:val="VerbatimChar"/>
          </w:rPr>
          <w:t xml:space="preserve">vcov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returns</w:t>
        </w:r>
      </w:ins>
      <w:ins w:id="904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0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0"/>
    <w:bookmarkStart w:id="61" w:name="cor-logistic-odds-interval"/>
    <w:p>
      <w:pPr>
        <w:pStyle w:val="BodyText"/>
      </w:pPr>
      <w:del w:id="906" w:author="PR Preview" w:date="2026-01-01T00:00:00Z">
        <w:r>
          <w:rPr>
            <w:b/>
            <w:bCs/>
          </w:rPr>
          <w:delText xml:space="preserve">Corollary 3 (Interval for the odds factor of a logistic coefficient)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If</w:delText>
        </w:r>
      </w:del>
      <w:del w:id="9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a confidence interval for</w:delText>
        </w:r>
      </w:del>
      <w:del w:id="91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j</m:t>
            </m:r>
          </m:sub>
        </m:sSub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from</w:delText>
        </w:r>
      </w:del>
      <w:del w:id="915" w:author="PR Preview" w:date="2026-01-01T00:00:00Z">
        <w:r>
          <w:delText xml:space="preserve"> </w:delText>
        </w:r>
      </w:del>
      <w:hyperlink w:anchor="cor-logistic-wald">
        <w:del w:id="91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917" w:author="PR Preview" w:date="2026-01-01T00:00:00Z">
        <w:r>
          <w:delText xml:space="preserve">, then</w:delText>
        </w:r>
      </w:del>
      <w:del w:id="9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is a confidence interval with the same level for</w:delText>
        </w:r>
      </w:del>
      <w:del w:id="92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del w:id="922" w:author="PR Preview" w:date="2026-01-01T00:00:00Z">
        <w:r>
          <w:delText xml:space="preserve">, the factor by which a one-unit increase in</w:delText>
        </w:r>
      </w:del>
      <w:del w:id="9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24" w:author="PR Preview" w:date="2026-01-01T00:00:00Z">
        <w:r>
          <w:delText xml:space="preserve">, holding the other predictors fixed, multiplies the odds of</w:delText>
        </w:r>
      </w:del>
      <w:del w:id="92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926" w:author="PR Preview" w:date="2026-01-01T00:00:00Z">
        <w:r>
          <w:delText xml:space="preserve">.</w:delText>
        </w:r>
      </w:del>
    </w:p>
    <w:p>
      <w:pPr>
        <w:pStyle w:val="BodyText"/>
      </w:pPr>
      <w:ins w:id="927" w:author="PR Preview" w:date="2026-01-01T00:00:00Z">
        <w:r>
          <w:rPr>
            <w:b/>
            <w:bCs/>
          </w:rPr>
          <w:t xml:space="preserve">Corollary 4 (Interval for the odds factor of a logistic coefficient)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If</w:t>
        </w:r>
      </w:ins>
      <w:ins w:id="93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is a confidence interval for</w:t>
        </w:r>
      </w:ins>
      <w:ins w:id="93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from</w:t>
        </w:r>
      </w:ins>
      <w:ins w:id="936" w:author="PR Preview" w:date="2026-01-01T00:00:00Z">
        <w:r>
          <w:t xml:space="preserve"> </w:t>
        </w:r>
      </w:ins>
      <w:hyperlink w:anchor="cor-logistic-wald">
        <w:ins w:id="937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938" w:author="PR Preview" w:date="2026-01-01T00:00:00Z">
        <w:r>
          <w:t xml:space="preserve">, then</w:t>
        </w:r>
      </w:ins>
      <w:ins w:id="93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is a confidence interval with the same level for</w:t>
        </w:r>
      </w:ins>
      <w:ins w:id="942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ins w:id="943" w:author="PR Preview" w:date="2026-01-01T00:00:00Z">
        <w:r>
          <w:t xml:space="preserve">, the factor by which a one-unit increase in</w:t>
        </w:r>
      </w:ins>
      <w:ins w:id="9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945" w:author="PR Preview" w:date="2026-01-01T00:00:00Z">
        <w:r>
          <w:t xml:space="preserve">, holding the other predictors fixed, multiplies the odds of</w:t>
        </w:r>
      </w:ins>
      <w:ins w:id="94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947" w:author="PR Preview" w:date="2026-01-01T00:00:00Z">
        <w:r>
          <w:t xml:space="preserve">.</w:t>
        </w:r>
      </w:ins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2" w:name="exm-logistic-odds-interval"/>
    <w:p>
      <w:pPr>
        <w:pStyle w:val="BodyText"/>
      </w:pPr>
      <w:del w:id="948" w:author="PR Preview" w:date="2026-01-01T00:00:00Z">
        <w:r>
          <w:rPr>
            <w:b/>
            <w:bCs/>
          </w:rPr>
          <w:delText xml:space="preserve">Example 7 (How little six patients tell us)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The two groups of</w:delText>
        </w:r>
      </w:del>
      <w:del w:id="951" w:author="PR Preview" w:date="2026-01-01T00:00:00Z">
        <w:r>
          <w:delText xml:space="preserve"> </w:delText>
        </w:r>
      </w:del>
      <w:hyperlink w:anchor="exm-logistic-regression">
        <w:del w:id="95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sit two units apart on the</w:delText>
        </w:r>
      </w:del>
      <w:del w:id="955" w:author="PR Preview" w:date="2026-01-01T00:00:00Z">
        <w:r>
          <w:delText xml:space="preserve"> </w:delText>
        </w:r>
      </w:del>
      <m:oMath>
        <m:r>
          <m:t>x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scale, so the odds ratio between them is</w:delText>
        </w:r>
      </w:del>
      <w:del w:id="958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del w:id="959" w:author="PR Preview" w:date="2026-01-01T00:00:00Z">
        <w:r>
          <w:delText xml:space="preserve">.</w:delText>
        </w:r>
      </w:del>
    </w:p>
    <w:p>
      <w:pPr>
        <w:pStyle w:val="BodyText"/>
      </w:pPr>
      <w:ins w:id="960" w:author="PR Preview" w:date="2026-01-01T00:00:00Z">
        <w:r>
          <w:rPr>
            <w:b/>
            <w:bCs/>
          </w:rPr>
          <w:t xml:space="preserve">Example 10 (How little six patients tell us)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The two groups of</w:t>
        </w:r>
      </w:ins>
      <w:ins w:id="963" w:author="PR Preview" w:date="2026-01-01T00:00:00Z">
        <w:r>
          <w:t xml:space="preserve"> </w:t>
        </w:r>
      </w:ins>
      <w:hyperlink w:anchor="exm-logistic-regression">
        <w:ins w:id="96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sit two units apart on the</w:t>
        </w:r>
      </w:ins>
      <w:ins w:id="967" w:author="PR Preview" w:date="2026-01-01T00:00:00Z">
        <w:r>
          <w:t xml:space="preserve"> </w:t>
        </w:r>
      </w:ins>
      <m:oMath>
        <m:r>
          <m:t>x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scale, so the odds ratio between them is</w:t>
        </w:r>
      </w:ins>
      <w:ins w:id="970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ins w:id="97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2"/>
    <w:bookmarkEnd w:id="63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5" w:name="ref-dobson4e"/>
    <w:p>
      <w:pPr>
        <w:pStyle w:val="Bibliography"/>
      </w:pPr>
      <w:ins w:id="972" w:author="PR Preview" w:date="2026-01-01T00:00:00Z">
        <w:r>
          <w:t xml:space="preserve">Dobson, Annette J, and Adrian G Barnett. 2018.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975" w:author="PR Preview" w:date="2026-01-01T00:00:00Z">
        <w:r>
          <w:t xml:space="preserve">. 4th ed. CRC press.</w:t>
        </w:r>
      </w:ins>
      <w:ins w:id="976" w:author="PR Preview" w:date="2026-01-01T00:00:00Z">
        <w:r>
          <w:t xml:space="preserve"> </w:t>
        </w:r>
      </w:ins>
      <w:hyperlink r:id="rId64">
        <w:ins w:id="977" w:author="PR Preview" w:date="2026-01-01T00:00:00Z">
          <w:r>
            <w:rPr>
              <w:rStyle w:val="Hyperlink"/>
            </w:rPr>
            <w:t xml:space="preserve">https://doi.org/10.1201/9781315182780</w:t>
          </w:r>
        </w:ins>
      </w:hyperlink>
      <w:ins w:id="978" w:author="PR Preview" w:date="2026-01-01T00:00:00Z">
        <w:r>
          <w:t xml:space="preserve">.</w:t>
        </w:r>
      </w:ins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ins w:id="979" w:author="PR Preview" w:date="2026-01-01T00:00:00Z">
        <w:r>
          <w:t xml:space="preserve">Hosmer, David W., and Stanley Lemeshow. 1989.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rPr>
            <w:i/>
            <w:iCs/>
          </w:rPr>
          <w:t xml:space="preserve">Applied Logistic Regression</w:t>
        </w:r>
      </w:ins>
      <w:ins w:id="982" w:author="PR Preview" w:date="2026-01-01T00:00:00Z">
        <w:r>
          <w:t xml:space="preserve">. Wiley.</w:t>
        </w:r>
      </w:ins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36" Type="http://schemas.openxmlformats.org/officeDocument/2006/relationships/hyperlink" Target="https://morrison-lab.github.io/rme/" TargetMode="External"/><Relationship Id="rId25" Type="http://schemas.openxmlformats.org/officeDocument/2006/relationships/hyperlink" Target="intro-MLEs.qmd#def-lrt-stat" TargetMode="External"/><Relationship Id="rId58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7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36" Type="http://schemas.openxmlformats.org/officeDocument/2006/relationships/hyperlink" Target="https://morrison-lab.github.io/rme/" TargetMode="External"/><Relationship Id="rId25" Type="http://schemas.openxmlformats.org/officeDocument/2006/relationships/hyperlink" Target="intro-MLEs.qmd#def-lrt-stat" TargetMode="External"/><Relationship Id="rId58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7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2026-10-15T22:56:16Z</dcterms:created>
  <dcterms:modified xsi:type="dcterms:W3CDTF">2026-10-15T22:56:16Z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