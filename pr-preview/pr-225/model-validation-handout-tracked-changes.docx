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lem-loocv-not-random">
        <w:del w:id="47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lem-loocv-not-random">
        <w:ins w:id="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2026-10-15T22:57:30Z</dcterms:created>
  <dcterms:modified xsi:type="dcterms:W3CDTF">2026-10-15T22:57:30Z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