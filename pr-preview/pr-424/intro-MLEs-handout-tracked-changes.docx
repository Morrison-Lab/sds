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02:35:59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75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9" w:name="exm-score-bernoulli"/>
    <w:p>
      <w:pPr>
        <w:pStyle w:val="BodyText"/>
      </w:pPr>
      <w:r>
        <w:rPr>
          <w:b/>
          <w:bCs/>
        </w:rPr>
        <w:t xml:space="preserve">Example 4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hyperlink r:id="rId5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derived in</w:t>
      </w:r>
      <w:r>
        <w:t xml:space="preserve"> </w:t>
      </w:r>
      <w:hyperlink r:id="rId58">
        <w:r>
          <w:rPr>
            <w:rStyle w:val="Hyperlink"/>
          </w:rPr>
          <w:t xml:space="preserve">the Bernoulli score</w:t>
        </w:r>
      </w:hyperlink>
      <w:r>
        <w:t xml:space="preserve">.</w:t>
      </w:r>
    </w:p>
    <w:bookmarkEnd w:id="59"/>
    <w:bookmarkStart w:id="62" w:name="rem-pois-exp-score-moved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Exercise 6 (Score function of a Poisson variable)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Derive the score function for a single Poisson random variable</w:delText>
        </w:r>
      </w:del>
      <w:del w:id="6" w:author="PR Preview" w:date="2026-01-01T00:00:00Z">
        <w:r>
          <w:delText xml:space="preserve"> </w:delText>
        </w:r>
      </w:del>
      <m:oMath>
        <m:r>
          <m:t>X</m:t>
        </m:r>
      </m:oMath>
      <w:del w:id="7" w:author="PR Preview" w:date="2026-01-01T00:00:00Z">
        <w:r>
          <w:delText xml:space="preserve">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with respect to its mean parameter</w:delText>
        </w:r>
      </w:del>
      <w:del w:id="10" w:author="PR Preview" w:date="2026-01-01T00:00:00Z">
        <w:r>
          <w:delText xml:space="preserve"> </w:delText>
        </w:r>
      </w:del>
      <m:oMath>
        <m:r>
          <m:t>λ</m:t>
        </m:r>
      </m:oMath>
      <w:del w:id="11" w:author="PR Preview" w:date="2026-01-01T00:00:00Z">
        <w:r>
          <w:delText xml:space="preserve">.</w:delText>
        </w:r>
      </w:del>
    </w:p>
    <w:p>
      <w:pPr>
        <w:pStyle w:val="BodyText"/>
      </w:pPr>
      <w:del w:id="12" w:author="PR Preview" w:date="2026-01-01T00:00:00Z">
        <w:r>
          <w:rPr>
            <w:i/>
            <w:iCs/>
          </w:rPr>
          <w:delText xml:space="preserve">Solution 6</w:delText>
        </w:r>
      </w:del>
      <w:del w:id="13" w:author="PR Preview" w:date="2026-01-01T00:00:00Z">
        <w:r>
          <w:delText xml:space="preserve">. </w:delText>
        </w:r>
      </w:del>
      <w:del w:id="14" w:author="PR Preview" w:date="2026-01-01T00:00:00Z">
        <w:r>
          <w:delText xml:space="preserve">The log-likelihood of one Poisson observation is</w:delText>
        </w:r>
      </w:del>
      <w:del w:id="15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del w:id="16" w:author="PR Preview" w:date="2026-01-01T00:00:00Z">
        <w:r>
          <w:delText xml:space="preserve">, so: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7" w:author="PR Preview" w:date="2026-01-01T00:00:00Z">
        <w:r>
          <w:rPr>
            <w:b/>
            <w:bCs/>
          </w:rPr>
          <w:delText xml:space="preserve">Theorem 6 (Score function of a Poisson variable)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Let</w:delText>
        </w:r>
      </w:del>
      <w:del w:id="2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21" w:author="PR Preview" w:date="2026-01-01T00:00:00Z">
        <w:r>
          <w:delText xml:space="preserve">, with mean</w:delText>
        </w:r>
      </w:del>
      <w:del w:id="22" w:author="PR Preview" w:date="2026-01-01T00:00:00Z">
        <w:r>
          <w:delText xml:space="preserve"> </w:delText>
        </w:r>
      </w:del>
      <m:oMath>
        <m:r>
          <m:t>λ</m:t>
        </m:r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and observed count</w:delText>
        </w:r>
      </w:del>
      <w:del w:id="25" w:author="PR Preview" w:date="2026-01-01T00:00:00Z">
        <w:r>
          <w:delText xml:space="preserve"> </w:delText>
        </w:r>
      </w:del>
      <m:oMath>
        <m:r>
          <m:t>x</m:t>
        </m:r>
      </m:oMath>
      <w:del w:id="26" w:author="PR Preview" w:date="2026-01-01T00:00:00Z">
        <w:r>
          <w:delText xml:space="preserve">.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The</w:delText>
        </w:r>
      </w:del>
      <w:del w:id="29" w:author="PR Preview" w:date="2026-01-01T00:00:00Z">
        <w:r>
          <w:delText xml:space="preserve"> </w:delText>
        </w:r>
      </w:del>
      <w:hyperlink w:anchor="def-score">
        <w:del w:id="30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31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of the single observation</w:delText>
        </w:r>
      </w:del>
      <w:del w:id="34" w:author="PR Preview" w:date="2026-01-01T00:00:00Z">
        <w:r>
          <w:delText xml:space="preserve"> </w:delText>
        </w:r>
      </w:del>
      <m:oMath>
        <m:r>
          <m:t>x</m:t>
        </m:r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is the derivative of its log-likelihood</w:delText>
        </w:r>
      </w:del>
      <w:del w:id="37" w:author="PR Preview" w:date="2026-01-01T00:00:00Z">
        <w:r>
          <w:delText xml:space="preserve"> </w:delText>
        </w:r>
      </w:del>
      <m:oMath>
        <m:r>
          <m:t>ℓ</m:t>
        </m:r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with respect to</w:delText>
        </w:r>
      </w:del>
      <w:del w:id="40" w:author="PR Preview" w:date="2026-01-01T00:00:00Z">
        <w:r>
          <w:delText xml:space="preserve"> </w:delText>
        </w:r>
      </w:del>
      <m:oMath>
        <m:r>
          <m:t>λ</m:t>
        </m:r>
      </m:oMath>
      <w:del w:id="41" w:author="PR Preview" w:date="2026-01-01T00:00:00Z">
        <w:r>
          <w:delText xml:space="preserve">.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It equals the deviation of</w:delText>
        </w:r>
      </w:del>
      <w:del w:id="44" w:author="PR Preview" w:date="2026-01-01T00:00:00Z">
        <w:r>
          <w:delText xml:space="preserve"> </w:delText>
        </w:r>
      </w:del>
      <m:oMath>
        <m:r>
          <m:t>x</m:t>
        </m:r>
      </m:oMath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from the mean</w:delText>
        </w:r>
      </w:del>
      <w:del w:id="47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del w:id="48" w:author="PR Preview" w:date="2026-01-01T00:00:00Z">
        <w:r>
          <w:delText xml:space="preserve">,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divided by the variance</w:delText>
        </w:r>
      </w:del>
      <w:del w:id="51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52" w:author="PR Preview" w:date="2026-01-01T00:00:00Z">
        <w:r>
          <w:delText xml:space="preserve">:</w:delText>
        </w:r>
      </w:del>
    </w:p>
    <w:p>
      <w:pPr>
        <w:pStyle w:val="BodyText"/>
      </w:pPr>
      <w:ins w:id="53" w:author="PR Preview" w:date="2026-01-01T00:00:00Z">
        <w:r>
          <w:rPr>
            <w:i/>
            <w:iCs/>
          </w:rPr>
          <w:t xml:space="preserve">Remark 2</w:t>
        </w:r>
      </w:ins>
      <w:ins w:id="54" w:author="PR Preview" w:date="2026-01-01T00:00:00Z">
        <w:r>
          <w:t xml:space="preserve"> (Where the Poisson and exponential score derivations are). </w:t>
        </w:r>
      </w:ins>
      <w:ins w:id="55" w:author="PR Preview" w:date="2026-01-01T00:00:00Z">
        <w:r>
          <w:t xml:space="preserve">The derivations of the</w:t>
        </w:r>
      </w:ins>
      <w:ins w:id="56" w:author="PR Preview" w:date="2026-01-01T00:00:00Z">
        <w:r>
          <w:t xml:space="preserve"> </w:t>
        </w:r>
      </w:ins>
      <w:hyperlink r:id="rId60">
        <w:ins w:id="57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for a Poisson variable and for an exponential variable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are on their own page,</w:t>
        </w:r>
      </w:ins>
      <w:ins w:id="62" w:author="PR Preview" w:date="2026-01-01T00:00:00Z">
        <w:r>
          <w:t xml:space="preserve"> </w:t>
        </w:r>
      </w:ins>
      <w:hyperlink r:id="rId61">
        <w:ins w:id="63" w:author="PR Preview" w:date="2026-01-01T00:00:00Z">
          <w:r>
            <w:rPr>
              <w:rStyle w:val="Hyperlink"/>
            </w:rPr>
            <w:t xml:space="preserve">Maximum likelihood for more distributions</w:t>
          </w:r>
        </w:ins>
      </w:hyperlink>
      <w:ins w:id="64" w:author="PR Preview" w:date="2026-01-01T00:00:00Z">
        <w:r>
          <w:t xml:space="preserve">.</w:t>
        </w:r>
      </w:ins>
    </w:p>
    <w:bookmarkEnd w:id="62"/>
    <w:bookmarkStart w:id="63" w:name="exr-gauss-score-fn"/>
    <w:p>
      <w:pPr>
        <w:pStyle w:val="BodyText"/>
      </w:pPr>
      <w:ins w:id="65" w:author="PR Preview" w:date="2026-01-01T00:00:00Z">
        <w:r>
          <w:rPr>
            <w:b/>
            <w:bCs/>
          </w:rPr>
          <w:t xml:space="preserve">Exercise 6 (Score function of a Gaussian variable)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Derive the score function for a single Gaussian random variable</w:t>
        </w:r>
      </w:ins>
      <w:ins w:id="68" w:author="PR Preview" w:date="2026-01-01T00:00:00Z">
        <w:r>
          <w:t xml:space="preserve"> </w:t>
        </w:r>
      </w:ins>
      <m:oMath>
        <m:r>
          <m:t>X</m:t>
        </m:r>
      </m:oMath>
      <w:ins w:id="69" w:author="PR Preview" w:date="2026-01-01T00:00:00Z">
        <w:r>
          <w:t xml:space="preserve">,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with respect to the mean parameter</w:t>
        </w:r>
      </w:ins>
      <w:ins w:id="72" w:author="PR Preview" w:date="2026-01-01T00:00:00Z">
        <w:r>
          <w:t xml:space="preserve"> </w:t>
        </w:r>
      </w:ins>
      <m:oMath>
        <m:r>
          <m:t>μ</m:t>
        </m:r>
      </m:oMath>
      <w:ins w:id="73" w:author="PR Preview" w:date="2026-01-01T00:00:00Z">
        <w:r>
          <w:t xml:space="preserve">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treating the variance</w:t>
        </w:r>
      </w:ins>
      <w:ins w:id="7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as known.</w:t>
        </w:r>
      </w:ins>
    </w:p>
    <w:bookmarkEnd w:id="63"/>
    <w:bookmarkStart w:id="64" w:name="sol-gauss-score-fn"/>
    <w:p>
      <w:pPr>
        <w:pStyle w:val="BodyText"/>
      </w:pPr>
      <w:ins w:id="79" w:author="PR Preview" w:date="2026-01-01T00:00:00Z">
        <w:r>
          <w:rPr>
            <w:i/>
            <w:iCs/>
          </w:rPr>
          <w:t xml:space="preserve">Solution 6</w:t>
        </w:r>
      </w:ins>
      <w:ins w:id="80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81" w:author="PR Preview" w:date="2026-01-01T00:00:00Z">
        <w:r>
          <w:t xml:space="preserve">The inner derivative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ins w:id="82" w:author="PR Preview" w:date="2026-01-01T00:00:00Z">
        <w:r>
          <w:t xml:space="preserve">Substituting the inner derivative back in: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gauss-score"/>
    <w:p>
      <w:pPr>
        <w:pStyle w:val="FirstParagraph"/>
      </w:pPr>
      <w:ins w:id="83" w:author="PR Preview" w:date="2026-01-01T00:00:00Z">
        <w:r>
          <w:rPr>
            <w:b/>
            <w:bCs/>
          </w:rPr>
          <w:t xml:space="preserve">Theorem 6 (Score function of a Gaussian variable)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Let</w:t>
        </w:r>
      </w:ins>
      <w:ins w:id="8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87" w:author="PR Preview" w:date="2026-01-01T00:00:00Z">
        <w:r>
          <w:t xml:space="preserve">, with mean</w:t>
        </w:r>
      </w:ins>
      <w:ins w:id="88" w:author="PR Preview" w:date="2026-01-01T00:00:00Z">
        <w:r>
          <w:t xml:space="preserve"> </w:t>
        </w:r>
      </w:ins>
      <m:oMath>
        <m:r>
          <m:t>μ</m:t>
        </m:r>
      </m:oMath>
      <w:ins w:id="89" w:author="PR Preview" w:date="2026-01-01T00:00:00Z">
        <w:r>
          <w:t xml:space="preserve">, known variance</w:t>
        </w:r>
      </w:ins>
      <w:ins w:id="9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91" w:author="PR Preview" w:date="2026-01-01T00:00:00Z">
        <w:r>
          <w:t xml:space="preserve">, and observed value</w:t>
        </w:r>
      </w:ins>
      <w:ins w:id="92" w:author="PR Preview" w:date="2026-01-01T00:00:00Z">
        <w:r>
          <w:t xml:space="preserve"> </w:t>
        </w:r>
      </w:ins>
      <m:oMath>
        <m:r>
          <m:t>x</m:t>
        </m:r>
      </m:oMath>
      <w:ins w:id="93" w:author="PR Preview" w:date="2026-01-01T00:00:00Z">
        <w:r>
          <w:t xml:space="preserve">.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The</w:t>
        </w:r>
      </w:ins>
      <w:ins w:id="96" w:author="PR Preview" w:date="2026-01-01T00:00:00Z">
        <w:r>
          <w:t xml:space="preserve"> </w:t>
        </w:r>
      </w:ins>
      <w:hyperlink w:anchor="def-score">
        <w:ins w:id="97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98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of the single observation</w:t>
        </w:r>
      </w:ins>
      <w:ins w:id="101" w:author="PR Preview" w:date="2026-01-01T00:00:00Z">
        <w:r>
          <w:t xml:space="preserve"> </w:t>
        </w:r>
      </w:ins>
      <m:oMath>
        <m:r>
          <m:t>x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is the derivative of its log-likelihood</w:t>
        </w:r>
      </w:ins>
      <w:ins w:id="104" w:author="PR Preview" w:date="2026-01-01T00:00:00Z">
        <w:r>
          <w:t xml:space="preserve"> </w:t>
        </w:r>
      </w:ins>
      <m:oMath>
        <m:r>
          <m:t>ℓ</m:t>
        </m:r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with respect to</w:t>
        </w:r>
      </w:ins>
      <w:ins w:id="107" w:author="PR Preview" w:date="2026-01-01T00:00:00Z">
        <w:r>
          <w:t xml:space="preserve"> </w:t>
        </w:r>
      </w:ins>
      <m:oMath>
        <m:r>
          <m:t>μ</m:t>
        </m:r>
      </m:oMath>
      <w:ins w:id="108" w:author="PR Preview" w:date="2026-01-01T00:00:00Z">
        <w:r>
          <w:t xml:space="preserve">.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It equals the deviation of</w:t>
        </w:r>
      </w:ins>
      <w:ins w:id="111" w:author="PR Preview" w:date="2026-01-01T00:00:00Z">
        <w:r>
          <w:t xml:space="preserve"> </w:t>
        </w:r>
      </w:ins>
      <m:oMath>
        <m:r>
          <m:t>x</m:t>
        </m:r>
      </m:oMath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from the mean</w:t>
        </w:r>
      </w:ins>
      <w:ins w:id="114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115" w:author="PR Preview" w:date="2026-01-01T00:00:00Z">
        <w:r>
          <w:t xml:space="preserve">,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divided by the variance</w:t>
        </w:r>
      </w:ins>
      <w:ins w:id="118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1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p>
      <w:pPr>
        <w:pStyle w:val="BodyText"/>
      </w:pPr>
      <w:del w:id="120" w:author="PR Preview" w:date="2026-01-01T00:00:00Z">
        <w:r>
          <w:rPr>
            <w:b/>
            <w:bCs/>
          </w:rPr>
          <w:delText xml:space="preserve">Exercise 7 (Score function of a Gaussian variable)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Derive the score function for a single Gaussian random variable</w:delText>
        </w:r>
      </w:del>
      <w:del w:id="123" w:author="PR Preview" w:date="2026-01-01T00:00:00Z">
        <w:r>
          <w:delText xml:space="preserve"> </w:delText>
        </w:r>
      </w:del>
      <m:oMath>
        <m:r>
          <m:t>X</m:t>
        </m:r>
      </m:oMath>
      <w:del w:id="124" w:author="PR Preview" w:date="2026-01-01T00:00:00Z">
        <w:r>
          <w:delText xml:space="preserve">,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with respect to the mean parameter</w:delText>
        </w:r>
      </w:del>
      <w:del w:id="127" w:author="PR Preview" w:date="2026-01-01T00:00:00Z">
        <w:r>
          <w:delText xml:space="preserve"> </w:delText>
        </w:r>
      </w:del>
      <m:oMath>
        <m:r>
          <m:t>μ</m:t>
        </m:r>
      </m:oMath>
      <w:del w:id="128" w:author="PR Preview" w:date="2026-01-01T00:00:00Z">
        <w:r>
          <w:delText xml:space="preserve">,</w:delText>
        </w:r>
      </w:del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treating the variance</w:delText>
        </w:r>
      </w:del>
      <w:del w:id="131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as known.</w:delText>
        </w:r>
      </w:del>
    </w:p>
    <w:p>
      <w:pPr>
        <w:pStyle w:val="BodyText"/>
      </w:pPr>
      <w:del w:id="134" w:author="PR Preview" w:date="2026-01-01T00:00:00Z">
        <w:r>
          <w:rPr>
            <w:i/>
            <w:iCs/>
          </w:rPr>
          <w:delText xml:space="preserve">Solution 7</w:delText>
        </w:r>
      </w:del>
      <w:del w:id="135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36" w:author="PR Preview" w:date="2026-01-01T00:00:00Z">
        <w:r>
          <w:delText xml:space="preserve">The inner derivative is: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del w:id="137" w:author="PR Preview" w:date="2026-01-01T00:00:00Z">
        <w:r>
          <w:delText xml:space="preserve">Substituting the inner derivative back in: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38" w:author="PR Preview" w:date="2026-01-01T00:00:00Z">
        <w:r>
          <w:rPr>
            <w:b/>
            <w:bCs/>
          </w:rPr>
          <w:delText xml:space="preserve">Theorem 7 (Score function of a Gaussian variable)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Let</w:delText>
        </w:r>
      </w:del>
      <w:del w:id="14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142" w:author="PR Preview" w:date="2026-01-01T00:00:00Z">
        <w:r>
          <w:delText xml:space="preserve">, with mean</w:delText>
        </w:r>
      </w:del>
      <w:del w:id="143" w:author="PR Preview" w:date="2026-01-01T00:00:00Z">
        <w:r>
          <w:delText xml:space="preserve"> </w:delText>
        </w:r>
      </w:del>
      <m:oMath>
        <m:r>
          <m:t>μ</m:t>
        </m:r>
      </m:oMath>
      <w:del w:id="144" w:author="PR Preview" w:date="2026-01-01T00:00:00Z">
        <w:r>
          <w:delText xml:space="preserve">, known variance</w:delText>
        </w:r>
      </w:del>
      <w:del w:id="145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46" w:author="PR Preview" w:date="2026-01-01T00:00:00Z">
        <w:r>
          <w:delText xml:space="preserve">, and observed value</w:delText>
        </w:r>
      </w:del>
      <w:del w:id="147" w:author="PR Preview" w:date="2026-01-01T00:00:00Z">
        <w:r>
          <w:delText xml:space="preserve"> </w:delText>
        </w:r>
      </w:del>
      <m:oMath>
        <m:r>
          <m:t>x</m:t>
        </m:r>
      </m:oMath>
      <w:del w:id="148" w:author="PR Preview" w:date="2026-01-01T00:00:00Z">
        <w:r>
          <w:delText xml:space="preserve">.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The</w:delText>
        </w:r>
      </w:del>
      <w:del w:id="151" w:author="PR Preview" w:date="2026-01-01T00:00:00Z">
        <w:r>
          <w:delText xml:space="preserve"> </w:delText>
        </w:r>
      </w:del>
      <w:hyperlink w:anchor="def-score">
        <w:del w:id="152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153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of the single observation</w:delText>
        </w:r>
      </w:del>
      <w:del w:id="156" w:author="PR Preview" w:date="2026-01-01T00:00:00Z">
        <w:r>
          <w:delText xml:space="preserve"> </w:delText>
        </w:r>
      </w:del>
      <m:oMath>
        <m:r>
          <m:t>x</m:t>
        </m:r>
      </m:oMath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is the derivative of its log-likelihood</w:delText>
        </w:r>
      </w:del>
      <w:del w:id="159" w:author="PR Preview" w:date="2026-01-01T00:00:00Z">
        <w:r>
          <w:delText xml:space="preserve"> </w:delText>
        </w:r>
      </w:del>
      <m:oMath>
        <m:r>
          <m:t>ℓ</m:t>
        </m:r>
      </m:oMath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with respect to</w:delText>
        </w:r>
      </w:del>
      <w:del w:id="162" w:author="PR Preview" w:date="2026-01-01T00:00:00Z">
        <w:r>
          <w:delText xml:space="preserve"> </w:delText>
        </w:r>
      </w:del>
      <m:oMath>
        <m:r>
          <m:t>μ</m:t>
        </m:r>
      </m:oMath>
      <w:del w:id="163" w:author="PR Preview" w:date="2026-01-01T00:00:00Z">
        <w:r>
          <w:delText xml:space="preserve">.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It equals the deviation of</w:delText>
        </w:r>
      </w:del>
      <w:del w:id="166" w:author="PR Preview" w:date="2026-01-01T00:00:00Z">
        <w:r>
          <w:delText xml:space="preserve"> </w:delText>
        </w:r>
      </w:del>
      <m:oMath>
        <m:r>
          <m:t>x</m:t>
        </m:r>
      </m:oMath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from the mean</w:delText>
        </w:r>
      </w:del>
      <w:del w:id="169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del w:id="170" w:author="PR Preview" w:date="2026-01-01T00:00:00Z">
        <w:r>
          <w:delText xml:space="preserve">,</w:delText>
        </w:r>
      </w:del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divided by the variance</w:delText>
        </w:r>
      </w:del>
      <w:del w:id="173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7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del w:id="175" w:author="PR Preview" w:date="2026-01-01T00:00:00Z">
        <w:r>
          <w:rPr>
            <w:i/>
            <w:iCs/>
          </w:rPr>
          <w:delText xml:space="preserve">Proof</w:delText>
        </w:r>
      </w:del>
      <w:del w:id="176" w:author="PR Preview" w:date="2026-01-01T00:00:00Z">
        <w:r>
          <w:delText xml:space="preserve">. </w:delText>
        </w:r>
      </w:del>
      <w:del w:id="177" w:author="PR Preview" w:date="2026-01-01T00:00:00Z">
        <w:r>
          <w:delText xml:space="preserve">This is the solution to</w:delText>
        </w:r>
      </w:del>
      <w:del w:id="178" w:author="PR Preview" w:date="2026-01-01T00:00:00Z">
        <w:r>
          <w:delText xml:space="preserve"> </w:delText>
        </w:r>
      </w:del>
      <w:hyperlink w:anchor="exr-gauss-score-fn">
        <w:del w:id="179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80" w:author="PR Preview" w:date="2026-01-01T00:00:00Z">
        <w:r>
          <w:delText xml:space="preserve">, worked in</w:delText>
        </w:r>
      </w:del>
      <w:del w:id="181" w:author="PR Preview" w:date="2026-01-01T00:00:00Z">
        <w:r>
          <w:delText xml:space="preserve"> </w:delText>
        </w:r>
      </w:del>
      <w:hyperlink w:anchor="sol-gauss-score-fn">
        <w:del w:id="182" w:author="PR Preview" w:date="2026-01-01T00:00:00Z">
          <w:r>
            <w:rPr>
              <w:rStyle w:val="Hyperlink"/>
            </w:rPr>
            <w:delText xml:space="preserve">Solution 7</w:delText>
          </w:r>
        </w:del>
      </w:hyperlink>
      <w:del w:id="183" w:author="PR Preview" w:date="2026-01-01T00:00:00Z">
        <w:r>
          <w:delText xml:space="preserve">.</w:delText>
        </w:r>
      </w:del>
    </w:p>
    <w:p>
      <w:pPr>
        <w:pStyle w:val="BodyText"/>
      </w:pPr>
      <w:del w:id="184" w:author="PR Preview" w:date="2026-01-01T00:00:00Z">
        <w:r>
          <w:rPr>
            <w:b/>
            <w:bCs/>
          </w:rPr>
          <w:delText xml:space="preserve">Exercise 8 (Score function of an exponential variable)</w:delText>
        </w:r>
      </w:del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Derive the score function for a single exponential random variable</w:delText>
        </w:r>
      </w:del>
      <w:del w:id="187" w:author="PR Preview" w:date="2026-01-01T00:00:00Z">
        <w:r>
          <w:delText xml:space="preserve"> </w:delText>
        </w:r>
      </w:del>
      <m:oMath>
        <m:r>
          <m:t>X</m:t>
        </m:r>
      </m:oMath>
      <w:del w:id="188" w:author="PR Preview" w:date="2026-01-01T00:00:00Z">
        <w:r>
          <w:delText xml:space="preserve">,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with respect to the mean parameter</w:delText>
        </w:r>
      </w:del>
      <w:del w:id="191" w:author="PR Preview" w:date="2026-01-01T00:00:00Z">
        <w:r>
          <w:delText xml:space="preserve"> </w:delText>
        </w:r>
      </w:del>
      <m:oMath>
        <m:r>
          <m:t>μ</m:t>
        </m:r>
      </m:oMath>
      <w:del w:id="192" w:author="PR Preview" w:date="2026-01-01T00:00:00Z">
        <w:r>
          <w:delText xml:space="preserve">.</w:delText>
        </w:r>
      </w:del>
    </w:p>
    <w:p>
      <w:pPr>
        <w:pStyle w:val="BodyText"/>
      </w:pPr>
      <w:del w:id="193" w:author="PR Preview" w:date="2026-01-01T00:00:00Z">
        <w:r>
          <w:rPr>
            <w:i/>
            <w:iCs/>
          </w:rPr>
          <w:delText xml:space="preserve">Solution 8</w:delText>
        </w:r>
      </w:del>
      <w:del w:id="194" w:author="PR Preview" w:date="2026-01-01T00:00:00Z">
        <w:r>
          <w:delText xml:space="preserve">. </w:delText>
        </w:r>
      </w:del>
      <w:del w:id="195" w:author="PR Preview" w:date="2026-01-01T00:00:00Z">
        <w:r>
          <w:delText xml:space="preserve">The exponential density with mean</w:delText>
        </w:r>
      </w:del>
      <w:del w:id="196" w:author="PR Preview" w:date="2026-01-01T00:00:00Z">
        <w:r>
          <w:delText xml:space="preserve"> </w:delText>
        </w:r>
      </w:del>
      <m:oMath>
        <m:r>
          <m:t>μ</m:t>
        </m:r>
      </m:oMath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del w:id="199" w:author="PR Preview" w:date="2026-01-01T00:00:00Z">
        <w:r>
          <w:delText xml:space="preserve">for</w:delText>
        </w:r>
      </w:del>
      <w:del w:id="20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&gt;</m:t>
        </m:r>
        <m:r>
          <m:t>0</m:t>
        </m:r>
      </m:oMath>
      <w:del w:id="201" w:author="PR Preview" w:date="2026-01-01T00:00:00Z">
        <w:r>
          <w:delText xml:space="preserve">,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so</w:delText>
        </w:r>
      </w:del>
      <w:del w:id="204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del w:id="205" w:author="PR Preview" w:date="2026-01-01T00:00:00Z">
        <w:r>
          <w:delText xml:space="preserve">, and: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06" w:author="PR Preview" w:date="2026-01-01T00:00:00Z">
        <w:r>
          <w:rPr>
            <w:b/>
            <w:bCs/>
          </w:rPr>
          <w:delText xml:space="preserve">Theorem 8 (Score function of an exponential variable)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Let</w:delText>
        </w:r>
      </w:del>
      <w:del w:id="209" w:author="PR Preview" w:date="2026-01-01T00:00:00Z">
        <w:r>
          <w:delText xml:space="preserve"> </w:delText>
        </w:r>
      </w:del>
      <m:oMath>
        <m:r>
          <m:t>X</m:t>
        </m:r>
      </m:oMath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be an exponential random variable with mean</w:delText>
        </w:r>
      </w:del>
      <w:del w:id="212" w:author="PR Preview" w:date="2026-01-01T00:00:00Z">
        <w:r>
          <w:delText xml:space="preserve"> </w:delText>
        </w:r>
      </w:del>
      <m:oMath>
        <m:r>
          <m:t>μ</m:t>
        </m:r>
      </m:oMath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and observed value</w:delText>
        </w:r>
      </w:del>
      <w:del w:id="21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&gt;</m:t>
        </m:r>
        <m:r>
          <m:t>0</m:t>
        </m:r>
      </m:oMath>
      <w:del w:id="216" w:author="PR Preview" w:date="2026-01-01T00:00:00Z">
        <w:r>
          <w:delText xml:space="preserve">.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The</w:delText>
        </w:r>
      </w:del>
      <w:del w:id="219" w:author="PR Preview" w:date="2026-01-01T00:00:00Z">
        <w:r>
          <w:delText xml:space="preserve"> </w:delText>
        </w:r>
      </w:del>
      <w:hyperlink w:anchor="def-score">
        <w:del w:id="220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221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of the single observation</w:delText>
        </w:r>
      </w:del>
      <w:del w:id="224" w:author="PR Preview" w:date="2026-01-01T00:00:00Z">
        <w:r>
          <w:delText xml:space="preserve"> </w:delText>
        </w:r>
      </w:del>
      <m:oMath>
        <m:r>
          <m:t>x</m:t>
        </m:r>
      </m:oMath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is the derivative of its log-likelihood</w:delText>
        </w:r>
      </w:del>
      <w:del w:id="227" w:author="PR Preview" w:date="2026-01-01T00:00:00Z">
        <w:r>
          <w:delText xml:space="preserve"> </w:delText>
        </w:r>
      </w:del>
      <m:oMath>
        <m:r>
          <m:t>ℓ</m:t>
        </m:r>
      </m:oMath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with respect to</w:delText>
        </w:r>
      </w:del>
      <w:del w:id="230" w:author="PR Preview" w:date="2026-01-01T00:00:00Z">
        <w:r>
          <w:delText xml:space="preserve"> </w:delText>
        </w:r>
      </w:del>
      <m:oMath>
        <m:r>
          <m:t>μ</m:t>
        </m:r>
      </m:oMath>
      <w:del w:id="231" w:author="PR Preview" w:date="2026-01-01T00:00:00Z">
        <w:r>
          <w:delText xml:space="preserve">.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It equals the deviation of</w:delText>
        </w:r>
      </w:del>
      <w:del w:id="234" w:author="PR Preview" w:date="2026-01-01T00:00:00Z">
        <w:r>
          <w:delText xml:space="preserve"> </w:delText>
        </w:r>
      </w:del>
      <m:oMath>
        <m:r>
          <m:t>x</m:t>
        </m:r>
      </m:oMath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from the mean</w:delText>
        </w:r>
      </w:del>
      <w:del w:id="237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del w:id="238" w:author="PR Preview" w:date="2026-01-01T00:00:00Z">
        <w:r>
          <w:delText xml:space="preserve">,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divided by the variance</w:delText>
        </w:r>
      </w:del>
      <w:del w:id="241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4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del w:id="243" w:author="PR Preview" w:date="2026-01-01T00:00:00Z">
        <w:r>
          <w:rPr>
            <w:i/>
            <w:iCs/>
          </w:rPr>
          <w:delText xml:space="preserve">Proof</w:delText>
        </w:r>
      </w:del>
      <w:del w:id="244" w:author="PR Preview" w:date="2026-01-01T00:00:00Z">
        <w:r>
          <w:delText xml:space="preserve">. </w:delText>
        </w:r>
      </w:del>
      <w:del w:id="245" w:author="PR Preview" w:date="2026-01-01T00:00:00Z">
        <w:r>
          <w:delText xml:space="preserve">This is the solution to</w:delText>
        </w:r>
      </w:del>
      <w:del w:id="246" w:author="PR Preview" w:date="2026-01-01T00:00:00Z">
        <w:r>
          <w:delText xml:space="preserve"> </w:delText>
        </w:r>
      </w:del>
      <w:hyperlink w:anchor="exr-exp-score-fn">
        <w:del w:id="247" w:author="PR Preview" w:date="2026-01-01T00:00:00Z">
          <w:r>
            <w:rPr>
              <w:rStyle w:val="Hyperlink"/>
            </w:rPr>
            <w:delText xml:space="preserve">Exercise 8</w:delText>
          </w:r>
        </w:del>
      </w:hyperlink>
      <w:del w:id="248" w:author="PR Preview" w:date="2026-01-01T00:00:00Z">
        <w:r>
          <w:delText xml:space="preserve">, worked in</w:delText>
        </w:r>
      </w:del>
      <w:del w:id="249" w:author="PR Preview" w:date="2026-01-01T00:00:00Z">
        <w:r>
          <w:delText xml:space="preserve"> </w:delText>
        </w:r>
      </w:del>
      <w:hyperlink w:anchor="sol-exp-score-fn">
        <w:del w:id="250" w:author="PR Preview" w:date="2026-01-01T00:00:00Z">
          <w:r>
            <w:rPr>
              <w:rStyle w:val="Hyperlink"/>
            </w:rPr>
            <w:delText xml:space="preserve">Solution 8</w:delText>
          </w:r>
        </w:del>
      </w:hyperlink>
      <w:del w:id="251" w:author="PR Preview" w:date="2026-01-01T00:00:00Z">
        <w:r>
          <w:delText xml:space="preserve">.</w:delText>
        </w:r>
      </w:del>
    </w:p>
    <w:p>
      <w:pPr>
        <w:pStyle w:val="BodyText"/>
      </w:pPr>
      <w:del w:id="252" w:author="PR Preview" w:date="2026-01-01T00:00:00Z">
        <w:r>
          <w:delText xml:space="preserve">In all four examples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(</w:delText>
        </w:r>
      </w:del>
      <w:hyperlink r:id="rId58">
        <w:del w:id="255" w:author="PR Preview" w:date="2026-01-01T00:00:00Z">
          <w:r>
            <w:rPr>
              <w:rStyle w:val="Hyperlink"/>
            </w:rPr>
            <w:delText xml:space="preserve">Bernoulli score</w:delText>
          </w:r>
        </w:del>
      </w:hyperlink>
      <w:del w:id="256" w:author="PR Preview" w:date="2026-01-01T00:00:00Z">
        <w:r>
          <w:delText xml:space="preserve">,</w:delText>
        </w:r>
      </w:del>
      <w:del w:id="257" w:author="PR Preview" w:date="2026-01-01T00:00:00Z">
        <w:r>
          <w:delText xml:space="preserve"> </w:delText>
        </w:r>
      </w:del>
      <w:hyperlink w:anchor="thm-pois-score">
        <w:del w:id="258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259" w:author="PR Preview" w:date="2026-01-01T00:00:00Z">
        <w:r>
          <w:delText xml:space="preserve">,</w:delText>
        </w:r>
      </w:del>
      <w:del w:id="260" w:author="PR Preview" w:date="2026-01-01T00:00:00Z">
        <w:r>
          <w:delText xml:space="preserve"> </w:delText>
        </w:r>
      </w:del>
      <w:hyperlink w:anchor="thm-gauss-score">
        <w:del w:id="261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262" w:author="PR Preview" w:date="2026-01-01T00:00:00Z">
        <w:r>
          <w:delText xml:space="preserve">, and</w:delText>
        </w:r>
      </w:del>
      <w:del w:id="263" w:author="PR Preview" w:date="2026-01-01T00:00:00Z">
        <w:r>
          <w:delText xml:space="preserve"> </w:delText>
        </w:r>
      </w:del>
      <w:hyperlink w:anchor="thm-exp-score">
        <w:del w:id="264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265" w:author="PR Preview" w:date="2026-01-01T00:00:00Z">
        <w:r>
          <w:delText xml:space="preserve">),</w:delText>
        </w:r>
      </w:del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the score function with respect to the mean turned out to be: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del w:id="268" w:author="PR Preview" w:date="2026-01-01T00:00:00Z">
        <w:r>
          <w:rPr>
            <w:i/>
            <w:iCs/>
          </w:rPr>
          <w:delText xml:space="preserve">Remark 2</w:delText>
        </w:r>
      </w:del>
      <w:del w:id="269" w:author="PR Preview" w:date="2026-01-01T00:00:00Z">
        <w:r>
          <w:delText xml:space="preserve"> (The score function in natural exponential families). </w:delText>
        </w:r>
      </w:del>
      <w:del w:id="270" w:author="PR Preview" w:date="2026-01-01T00:00:00Z">
        <w:r>
          <w:delText xml:space="preserve">This pattern is no coincidence.</w:delText>
        </w:r>
      </w:del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With the mean as the parameter,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each of these four models is a one-parameter</w:delText>
        </w:r>
      </w:del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rPr>
            <w:i/>
            <w:iCs/>
          </w:rPr>
          <w:delText xml:space="preserve">natural</w:delText>
        </w:r>
      </w:del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(or linear) exponential family,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whose log-density is linear in</w:delText>
        </w:r>
      </w:del>
      <w:del w:id="281" w:author="PR Preview" w:date="2026-01-01T00:00:00Z">
        <w:r>
          <w:delText xml:space="preserve"> </w:delText>
        </w:r>
      </w:del>
      <m:oMath>
        <m:r>
          <m:t>x</m:t>
        </m:r>
      </m:oMath>
      <w:del w:id="282" w:author="PR Preview" w:date="2026-01-01T00:00:00Z">
        <w:r>
          <w:delText xml:space="preserve">;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for every such family, the score with respect to the mean</w:delText>
        </w:r>
      </w:del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is</w:delText>
        </w:r>
      </w:del>
      <w:del w:id="28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88" w:author="PR Preview" w:date="2026-01-01T00:00:00Z">
        <w:r>
          <w:delText xml:space="preserve">.</w:delText>
        </w:r>
      </w:del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Other members of the broader</w:delText>
        </w:r>
      </w:del>
      <w:del w:id="291" w:author="PR Preview" w:date="2026-01-01T00:00:00Z">
        <w:r>
          <w:delText xml:space="preserve"> </w:delText>
        </w:r>
      </w:del>
      <w:hyperlink r:id="rId68">
        <w:del w:id="292" w:author="PR Preview" w:date="2026-01-01T00:00:00Z">
          <w:r>
            <w:rPr>
              <w:rStyle w:val="Hyperlink"/>
            </w:rPr>
            <w:delText xml:space="preserve">exponential family</w:delText>
          </w:r>
        </w:del>
      </w:hyperlink>
      <w:del w:id="293" w:author="PR Preview" w:date="2026-01-01T00:00:00Z">
        <w:r>
          <w:delText xml:space="preserve">,</w:delText>
        </w:r>
      </w:del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such as the Weibull distribution with known shape</w:delText>
        </w:r>
      </w:del>
      <w:del w:id="29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≠</m:t>
        </m:r>
        <m:r>
          <m:t>1</m:t>
        </m:r>
      </m:oMath>
      <w:del w:id="297" w:author="PR Preview" w:date="2026-01-01T00:00:00Z">
        <w:r>
          <w:delText xml:space="preserve">,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do not have this form.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Exponential-family distributions share many special properties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[1, Ch. 3], [7, Sec. 6.7]</w:delText>
        </w:r>
      </w:del>
      <w:del w:id="304" w:author="PR Preview" w:date="2026-01-01T00:00:00Z">
        <w:r>
          <w:delText xml:space="preserve">.</w:delText>
        </w:r>
      </w:del>
    </w:p>
    <w:p>
      <w:pPr>
        <w:pStyle w:val="BodyText"/>
      </w:pPr>
      <w:ins w:id="305" w:author="PR Preview" w:date="2026-01-01T00:00:00Z">
        <w:r>
          <w:t xml:space="preserve">In all four examples</w:t>
        </w:r>
      </w:ins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(</w:t>
        </w:r>
      </w:ins>
      <w:hyperlink r:id="rId58">
        <w:ins w:id="308" w:author="PR Preview" w:date="2026-01-01T00:00:00Z">
          <w:r>
            <w:rPr>
              <w:rStyle w:val="Hyperlink"/>
            </w:rPr>
            <w:t xml:space="preserve">Bernoulli score</w:t>
          </w:r>
        </w:ins>
      </w:hyperlink>
      <w:ins w:id="309" w:author="PR Preview" w:date="2026-01-01T00:00:00Z">
        <w:r>
          <w:t xml:space="preserve">,</w:t>
        </w:r>
      </w:ins>
      <w:ins w:id="310" w:author="PR Preview" w:date="2026-01-01T00:00:00Z">
        <w:r>
          <w:t xml:space="preserve"> </w:t>
        </w:r>
      </w:ins>
      <w:hyperlink r:id="rId66">
        <w:ins w:id="311" w:author="PR Preview" w:date="2026-01-01T00:00:00Z">
          <w:r>
            <w:rPr>
              <w:rStyle w:val="Hyperlink"/>
            </w:rPr>
            <w:t xml:space="preserve">Poisson score</w:t>
          </w:r>
        </w:ins>
      </w:hyperlink>
      <w:ins w:id="312" w:author="PR Preview" w:date="2026-01-01T00:00:00Z">
        <w:r>
          <w:t xml:space="preserve">,</w:t>
        </w:r>
      </w:ins>
      <w:ins w:id="313" w:author="PR Preview" w:date="2026-01-01T00:00:00Z">
        <w:r>
          <w:t xml:space="preserve"> </w:t>
        </w:r>
      </w:ins>
      <w:hyperlink w:anchor="thm-gauss-score">
        <w:ins w:id="314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315" w:author="PR Preview" w:date="2026-01-01T00:00:00Z">
        <w:r>
          <w:t xml:space="preserve">, and</w:t>
        </w:r>
      </w:ins>
      <w:ins w:id="316" w:author="PR Preview" w:date="2026-01-01T00:00:00Z">
        <w:r>
          <w:t xml:space="preserve"> </w:t>
        </w:r>
      </w:ins>
      <w:hyperlink r:id="rId67">
        <w:ins w:id="317" w:author="PR Preview" w:date="2026-01-01T00:00:00Z">
          <w:r>
            <w:rPr>
              <w:rStyle w:val="Hyperlink"/>
            </w:rPr>
            <w:t xml:space="preserve">exponential score</w:t>
          </w:r>
        </w:ins>
      </w:hyperlink>
      <w:ins w:id="318" w:author="PR Preview" w:date="2026-01-01T00:00:00Z">
        <w:r>
          <w:t xml:space="preserve">),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the score function with respect to the mean turned out to be: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9" w:name="rem-score-natural-exponential-family"/>
    <w:p>
      <w:pPr>
        <w:pStyle w:val="FirstParagraph"/>
      </w:pPr>
      <w:ins w:id="321" w:author="PR Preview" w:date="2026-01-01T00:00:00Z">
        <w:r>
          <w:rPr>
            <w:i/>
            <w:iCs/>
          </w:rPr>
          <w:t xml:space="preserve">Remark 3</w:t>
        </w:r>
      </w:ins>
      <w:ins w:id="322" w:author="PR Preview" w:date="2026-01-01T00:00:00Z">
        <w:r>
          <w:t xml:space="preserve"> (The score function in natural exponential families). </w:t>
        </w:r>
      </w:ins>
      <w:ins w:id="323" w:author="PR Preview" w:date="2026-01-01T00:00:00Z">
        <w:r>
          <w:t xml:space="preserve">This pattern is no coincidence.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With the mean as the parameter,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each of these four models is a one-parameter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rPr>
            <w:i/>
            <w:iCs/>
          </w:rPr>
          <w:t xml:space="preserve">natural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(or linear) exponential family,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whose log-density is linear in</w:t>
        </w:r>
      </w:ins>
      <w:ins w:id="334" w:author="PR Preview" w:date="2026-01-01T00:00:00Z">
        <w:r>
          <w:t xml:space="preserve"> </w:t>
        </w:r>
      </w:ins>
      <m:oMath>
        <m:r>
          <m:t>x</m:t>
        </m:r>
      </m:oMath>
      <w:ins w:id="335" w:author="PR Preview" w:date="2026-01-01T00:00:00Z">
        <w:r>
          <w:t xml:space="preserve">;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for every such family, the score with respect to the mean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is</w:t>
        </w:r>
      </w:ins>
      <w:ins w:id="34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41" w:author="PR Preview" w:date="2026-01-01T00:00:00Z">
        <w:r>
          <w:t xml:space="preserve">.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Other members of the broader</w:t>
        </w:r>
      </w:ins>
      <w:ins w:id="344" w:author="PR Preview" w:date="2026-01-01T00:00:00Z">
        <w:r>
          <w:t xml:space="preserve"> </w:t>
        </w:r>
      </w:ins>
      <w:hyperlink r:id="rId68">
        <w:ins w:id="345" w:author="PR Preview" w:date="2026-01-01T00:00:00Z">
          <w:r>
            <w:rPr>
              <w:rStyle w:val="Hyperlink"/>
            </w:rPr>
            <w:t xml:space="preserve">exponential family</w:t>
          </w:r>
        </w:ins>
      </w:hyperlink>
      <w:ins w:id="346" w:author="PR Preview" w:date="2026-01-01T00:00:00Z">
        <w:r>
          <w:t xml:space="preserve">,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such as the Weibull distribution with known shape</w:t>
        </w:r>
      </w:ins>
      <w:ins w:id="34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≠</m:t>
        </m:r>
        <m:r>
          <m:t>1</m:t>
        </m:r>
      </m:oMath>
      <w:ins w:id="350" w:author="PR Preview" w:date="2026-01-01T00:00:00Z">
        <w:r>
          <w:t xml:space="preserve">,</w:t>
        </w:r>
      </w:ins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do not have this form.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Exponential-family distributions share many special properties</w:t>
        </w:r>
      </w:ins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[1, Ch. 3], [7, Sec. 6.7]</w:t>
        </w:r>
      </w:ins>
      <w:ins w:id="357" w:author="PR Preview" w:date="2026-01-01T00:00:00Z">
        <w:r>
          <w:t xml:space="preserve">.</w:t>
        </w:r>
      </w:ins>
    </w:p>
    <w:bookmarkEnd w:id="69"/>
    <w:bookmarkStart w:id="70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0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1" w:name="exm-score-equation"/>
    <w:p>
      <w:pPr>
        <w:pStyle w:val="BodyText"/>
      </w:pPr>
      <w:r>
        <w:rPr>
          <w:b/>
          <w:bCs/>
        </w:rPr>
        <w:t xml:space="preserve">Example 5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r:id="rId58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1"/>
    <w:bookmarkStart w:id="73" w:name="def-precision-rv"/>
    <w:p>
      <w:pPr>
        <w:pStyle w:val="BodyText"/>
      </w:pPr>
      <w:r>
        <w:rPr>
          <w:b/>
          <w:bCs/>
        </w:rPr>
        <w:t xml:space="preserve">Definition 9 (Precision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nonzero</w:t>
      </w:r>
      <w:r>
        <w:t xml:space="preserve"> </w:t>
      </w:r>
      <w:hyperlink r:id="rId7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 reciprocal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precision-bernoulli"/>
    <w:p>
      <w:pPr>
        <w:pStyle w:val="FirstParagraph"/>
      </w:pPr>
      <w:r>
        <w:rPr>
          <w:b/>
          <w:bCs/>
        </w:rPr>
        <w:t xml:space="preserve">Example 6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74"/>
    <w:bookmarkEnd w:id="75"/>
    <w:bookmarkStart w:id="108" w:name="information-matrices"/>
    <w:p>
      <w:pPr>
        <w:pStyle w:val="Heading3"/>
      </w:pPr>
      <w:r>
        <w:t xml:space="preserve">1.7 Information matrices</w:t>
      </w:r>
    </w:p>
    <w:bookmarkStart w:id="77" w:name="def-hessian"/>
    <w:p>
      <w:pPr>
        <w:pStyle w:val="FirstParagraph"/>
      </w:pPr>
      <w:r>
        <w:rPr>
          <w:b/>
          <w:bCs/>
        </w:rPr>
        <w:t xml:space="preserve">Definition 10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6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7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8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9" w:name="exr-hessian-elements"/>
    <w:p>
      <w:pPr>
        <w:pStyle w:val="BodyText"/>
      </w:pPr>
      <w:del w:id="358" w:author="PR Preview" w:date="2026-01-01T00:00:00Z">
        <w:r>
          <w:rPr>
            <w:b/>
            <w:bCs/>
          </w:rPr>
          <w:delText xml:space="preserve">Exercise 9 (Entries of the Hessian)</w:delText>
        </w:r>
      </w:del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If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$\mathord{\smash[b]{\underset{\raise.3ex\hbox{$\scriptstyle\sim$}}{\theta}}\vphantom{\theta}}$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is a</w:delText>
        </w:r>
      </w:del>
      <w:del w:id="36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vector,</w:delText>
        </w:r>
      </w:del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find the dimensions of the</w:delText>
        </w:r>
      </w:del>
      <w:del w:id="370" w:author="PR Preview" w:date="2026-01-01T00:00:00Z">
        <w:r>
          <w:delText xml:space="preserve"> </w:delText>
        </w:r>
      </w:del>
      <w:hyperlink w:anchor="def-hessian">
        <w:del w:id="371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$\frac{\partial}{\partial \mathord{\smash[b]{\underset{\raise.3ex\hbox{$\scriptstyle\sim$}}{\theta}}\vphantom{\theta}}}\frac{\partial}{\partial \mathord{\smash[b]{\underset{\raise.3ex\hbox{$\scriptstyle\sim$}}{\theta}}\vphantom{\theta}}^{\top}}\ell$</w:delText>
        </w:r>
      </w:del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and an expression for its</w:delText>
        </w:r>
      </w:del>
      <w:del w:id="376" w:author="PR Preview" w:date="2026-01-01T00:00:00Z">
        <w:r>
          <w:delText xml:space="preserve"> </w:delText>
        </w:r>
      </w:del>
      <m:oMath>
        <m:r>
          <m:t>i</m:t>
        </m:r>
        <m:r>
          <m:t>j</m:t>
        </m:r>
      </m:oMath>
      <w:del w:id="377" w:author="PR Preview" w:date="2026-01-01T00:00:00Z">
        <w:r>
          <w:delText xml:space="preserve">th entry.</w:delText>
        </w:r>
      </w:del>
    </w:p>
    <w:p>
      <w:pPr>
        <w:pStyle w:val="BodyText"/>
      </w:pPr>
      <w:del w:id="378" w:author="PR Preview" w:date="2026-01-01T00:00:00Z">
        <w:r>
          <w:rPr>
            <w:i/>
            <w:iCs/>
          </w:rPr>
          <w:delText xml:space="preserve">Solution 9</w:delText>
        </w:r>
      </w:del>
      <w:del w:id="379" w:author="PR Preview" w:date="2026-01-01T00:00:00Z">
        <w:r>
          <w:delText xml:space="preserve">. </w:delText>
        </w:r>
      </w:del>
      <w:del w:id="380" w:author="PR Preview" w:date="2026-01-01T00:00:00Z">
        <w:r>
          <w:delText xml:space="preserve">$\frac{\partial}{\partial \mathord{\smash[b]{\underset{\raise.3ex\hbox{$\scriptstyle\sim$}}{\theta}}\vphantom{\theta}}^{\top}}\ell$</w:delText>
        </w:r>
      </w:del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is the</w:delText>
        </w:r>
      </w:del>
      <w:del w:id="38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p</m:t>
        </m:r>
      </m:oMath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row vector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whose</w:delText>
        </w:r>
      </w:del>
      <w:del w:id="388" w:author="PR Preview" w:date="2026-01-01T00:00:00Z">
        <w:r>
          <w:delText xml:space="preserve"> </w:delText>
        </w:r>
      </w:del>
      <m:oMath>
        <m:r>
          <m:t>j</m:t>
        </m:r>
      </m:oMath>
      <w:del w:id="389" w:author="PR Preview" w:date="2026-01-01T00:00:00Z">
        <w:r>
          <w:delText xml:space="preserve">th entry is</w:delText>
        </w:r>
      </w:del>
      <w:del w:id="39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del w:id="391" w:author="PR Preview" w:date="2026-01-01T00:00:00Z">
        <w:r>
          <w:delText xml:space="preserve">.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Differentiating each entry with respect to the</w:delText>
        </w:r>
      </w:del>
      <w:del w:id="39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vector</w:delText>
        </w:r>
      </w:del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$\mathord{\smash[b]{\underset{\raise.3ex\hbox{$\scriptstyle\sim$}}{\theta}}\vphantom{\theta}}$</w:delText>
        </w:r>
      </w:del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gives a</w:delText>
        </w:r>
      </w:del>
      <w:del w:id="40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column of derivatives per entry,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so</w:delText>
        </w:r>
      </w:del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$\frac{\partial}{\partial \mathord{\smash[b]{\underset{\raise.3ex\hbox{$\scriptstyle\sim$}}{\theta}}\vphantom{\theta}}}\frac{\partial}{\partial \mathord{\smash[b]{\underset{\raise.3ex\hbox{$\scriptstyle\sim$}}{\theta}}\vphantom{\theta}}^{\top}}\ell$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is</w:delText>
        </w:r>
      </w:del>
      <w:del w:id="41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411" w:author="PR Preview" w:date="2026-01-01T00:00:00Z">
        <w:r>
          <w:delText xml:space="preserve">,</w:delText>
        </w:r>
      </w:del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with</w:delText>
        </w:r>
      </w:del>
      <w:del w:id="414" w:author="PR Preview" w:date="2026-01-01T00:00:00Z">
        <w:r>
          <w:delText xml:space="preserve"> </w:delText>
        </w:r>
      </w:del>
      <m:oMath>
        <m:r>
          <m:t>i</m:t>
        </m:r>
        <m:r>
          <m:t>j</m:t>
        </m:r>
      </m:oMath>
      <w:del w:id="415" w:author="PR Preview" w:date="2026-01-01T00:00:00Z">
        <w:r>
          <w:delText xml:space="preserve">th entry</w:delText>
        </w:r>
      </w:del>
      <w:del w:id="41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del w:id="417" w:author="PR Preview" w:date="2026-01-01T00:00:00Z">
        <w:r>
          <w:delText xml:space="preserve">.</w:delText>
        </w:r>
      </w:del>
    </w:p>
    <w:p>
      <w:pPr>
        <w:pStyle w:val="BodyText"/>
      </w:pPr>
      <w:del w:id="418" w:author="PR Preview" w:date="2026-01-01T00:00:00Z">
        <w:r>
          <w:rPr>
            <w:b/>
            <w:bCs/>
          </w:rPr>
          <w:delText xml:space="preserve">Theorem 9 (Elements of the Hessian matrix)</w:delText>
        </w:r>
      </w:del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If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$\mathord{\smash[b]{\underset{\raise.3ex\hbox{$\scriptstyle\sim$}}{\theta}}\vphantom{\theta}}$</w:delText>
        </w:r>
      </w:del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is a</w:delText>
        </w:r>
      </w:del>
      <w:del w:id="42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vector,</w:delText>
        </w:r>
      </w:del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then the Hessian is a</w:delText>
        </w:r>
      </w:del>
      <w:del w:id="43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matrix,</w:delText>
        </w:r>
      </w:del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whose</w:delText>
        </w:r>
      </w:del>
      <w:del w:id="435" w:author="PR Preview" w:date="2026-01-01T00:00:00Z">
        <w:r>
          <w:delText xml:space="preserve"> </w:delText>
        </w:r>
      </w:del>
      <m:oMath>
        <m:r>
          <m:t>i</m:t>
        </m:r>
        <m:r>
          <m:t>j</m:t>
        </m:r>
      </m:oMath>
      <w:del w:id="436" w:author="PR Preview" w:date="2026-01-01T00:00:00Z">
        <w:r>
          <w:delText xml:space="preserve">th entry is:</w:delText>
        </w:r>
      </w:del>
    </w:p>
    <w:p>
      <w:pPr>
        <w:pStyle w:val="BodyText"/>
      </w:pPr>
      <w:ins w:id="437" w:author="PR Preview" w:date="2026-01-01T00:00:00Z">
        <w:r>
          <w:rPr>
            <w:b/>
            <w:bCs/>
          </w:rPr>
          <w:t xml:space="preserve">Exercise 7 (Entries of the Hessian)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If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$\mathord{\smash[b]{\underset{\raise.3ex\hbox{$\scriptstyle\sim$}}{\theta}}\vphantom{\theta}}$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is a</w:t>
        </w:r>
      </w:ins>
      <w:ins w:id="44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vector,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find the dimensions of the</w:t>
        </w:r>
      </w:ins>
      <w:ins w:id="449" w:author="PR Preview" w:date="2026-01-01T00:00:00Z">
        <w:r>
          <w:t xml:space="preserve"> </w:t>
        </w:r>
      </w:ins>
      <w:hyperlink w:anchor="def-hessian">
        <w:ins w:id="450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and an expression for its</w:t>
        </w:r>
      </w:ins>
      <w:ins w:id="455" w:author="PR Preview" w:date="2026-01-01T00:00:00Z">
        <w:r>
          <w:t xml:space="preserve"> </w:t>
        </w:r>
      </w:ins>
      <m:oMath>
        <m:r>
          <m:t>i</m:t>
        </m:r>
        <m:r>
          <m:t>j</m:t>
        </m:r>
      </m:oMath>
      <w:ins w:id="456" w:author="PR Preview" w:date="2026-01-01T00:00:00Z">
        <w:r>
          <w:t xml:space="preserve">th entry.</w:t>
        </w:r>
      </w:ins>
    </w:p>
    <w:bookmarkEnd w:id="79"/>
    <w:bookmarkStart w:id="80" w:name="sol-hessian-elements"/>
    <w:p>
      <w:pPr>
        <w:pStyle w:val="BodyText"/>
      </w:pPr>
      <w:ins w:id="457" w:author="PR Preview" w:date="2026-01-01T00:00:00Z">
        <w:r>
          <w:rPr>
            <w:i/>
            <w:iCs/>
          </w:rPr>
          <w:t xml:space="preserve">Solution 7</w:t>
        </w:r>
      </w:ins>
      <w:ins w:id="458" w:author="PR Preview" w:date="2026-01-01T00:00:00Z">
        <w:r>
          <w:t xml:space="preserve">. </w:t>
        </w:r>
      </w:ins>
      <w:ins w:id="459" w:author="PR Preview" w:date="2026-01-01T00:00:00Z">
        <w:r>
          <w:t xml:space="preserve">$\frac{\partial}{\partial \mathord{\smash[b]{\underset{\raise.3ex\hbox{$\scriptstyle\sim$}}{\theta}}\vphantom{\theta}}^{\top}}\ell$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is the</w:t>
        </w:r>
      </w:ins>
      <w:ins w:id="46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row vector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whose</w:t>
        </w:r>
      </w:ins>
      <w:ins w:id="467" w:author="PR Preview" w:date="2026-01-01T00:00:00Z">
        <w:r>
          <w:t xml:space="preserve"> </w:t>
        </w:r>
      </w:ins>
      <m:oMath>
        <m:r>
          <m:t>j</m:t>
        </m:r>
      </m:oMath>
      <w:ins w:id="468" w:author="PR Preview" w:date="2026-01-01T00:00:00Z">
        <w:r>
          <w:t xml:space="preserve">th entry is</w:t>
        </w:r>
      </w:ins>
      <w:ins w:id="46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ins w:id="470" w:author="PR Preview" w:date="2026-01-01T00:00:00Z">
        <w:r>
          <w:t xml:space="preserve">.</w:t>
        </w:r>
      </w:ins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Differentiating each entry with respect to the</w:t>
        </w:r>
      </w:ins>
      <w:ins w:id="47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vector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$\mathord{\smash[b]{\underset{\raise.3ex\hbox{$\scriptstyle\sim$}}{\theta}}\vphantom{\theta}}$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gives a</w:t>
        </w:r>
      </w:ins>
      <w:ins w:id="48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column of derivatives per entry,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so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is</w:t>
        </w:r>
      </w:ins>
      <w:ins w:id="48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490" w:author="PR Preview" w:date="2026-01-01T00:00:00Z">
        <w:r>
          <w:t xml:space="preserve">,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with</w:t>
        </w:r>
      </w:ins>
      <w:ins w:id="493" w:author="PR Preview" w:date="2026-01-01T00:00:00Z">
        <w:r>
          <w:t xml:space="preserve"> </w:t>
        </w:r>
      </w:ins>
      <m:oMath>
        <m:r>
          <m:t>i</m:t>
        </m:r>
        <m:r>
          <m:t>j</m:t>
        </m:r>
      </m:oMath>
      <w:ins w:id="494" w:author="PR Preview" w:date="2026-01-01T00:00:00Z">
        <w:r>
          <w:t xml:space="preserve">th entry</w:t>
        </w:r>
      </w:ins>
      <w:ins w:id="49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ins w:id="496" w:author="PR Preview" w:date="2026-01-01T00:00:00Z">
        <w:r>
          <w:t xml:space="preserve">.</w:t>
        </w:r>
      </w:ins>
    </w:p>
    <w:bookmarkEnd w:id="80"/>
    <w:bookmarkStart w:id="82" w:name="thm-hessian-elements"/>
    <w:p>
      <w:pPr>
        <w:pStyle w:val="BodyText"/>
      </w:pPr>
      <w:ins w:id="497" w:author="PR Preview" w:date="2026-01-01T00:00:00Z">
        <w:r>
          <w:rPr>
            <w:b/>
            <w:bCs/>
          </w:rPr>
          <w:t xml:space="preserve">Theorem 7 (Elements of the Hessian matrix)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If</w:t>
        </w:r>
      </w:ins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$\mathord{\smash[b]{\underset{\raise.3ex\hbox{$\scriptstyle\sim$}}{\theta}}\vphantom{\theta}}$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is a</w:t>
        </w:r>
      </w:ins>
      <w:ins w:id="50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vector,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then the Hessian is a</w:t>
        </w:r>
      </w:ins>
      <w:ins w:id="50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matrix,</w:t>
        </w:r>
      </w:ins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whose</w:t>
        </w:r>
      </w:ins>
      <w:ins w:id="514" w:author="PR Preview" w:date="2026-01-01T00:00:00Z">
        <w:r>
          <w:t xml:space="preserve"> </w:t>
        </w:r>
      </w:ins>
      <m:oMath>
        <m:r>
          <m:t>i</m:t>
        </m:r>
        <m:r>
          <m:t>j</m:t>
        </m:r>
      </m:oMath>
      <w:ins w:id="515" w:author="PR Preview" w:date="2026-01-01T00:00:00Z">
        <w:r>
          <w:t xml:space="preserve">th entry is:</w:t>
        </w:r>
      </w:ins>
    </w:p>
    <w:p>
      <w:pPr>
        <w:pStyle w:val="BodyText"/>
      </w:pPr>
      <w:bookmarkStart w:id="81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1"/>
    </w:p>
    <w:bookmarkEnd w:id="82"/>
    <w:p>
      <w:pPr>
        <w:pStyle w:val="FirstParagraph"/>
      </w:pPr>
      <w:del w:id="516" w:author="PR Preview" w:date="2026-01-01T00:00:00Z">
        <w:r>
          <w:rPr>
            <w:i/>
            <w:iCs/>
          </w:rPr>
          <w:delText xml:space="preserve">Proof</w:delText>
        </w:r>
      </w:del>
      <w:del w:id="517" w:author="PR Preview" w:date="2026-01-01T00:00:00Z">
        <w:r>
          <w:delText xml:space="preserve">. </w:delText>
        </w:r>
      </w:del>
      <w:del w:id="518" w:author="PR Preview" w:date="2026-01-01T00:00:00Z">
        <w:r>
          <w:delText xml:space="preserve">This is the solution to</w:delText>
        </w:r>
      </w:del>
      <w:del w:id="519" w:author="PR Preview" w:date="2026-01-01T00:00:00Z">
        <w:r>
          <w:delText xml:space="preserve"> </w:delText>
        </w:r>
      </w:del>
      <w:hyperlink w:anchor="exr-hessian-elements">
        <w:del w:id="520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521" w:author="PR Preview" w:date="2026-01-01T00:00:00Z">
        <w:r>
          <w:delText xml:space="preserve">.</w:delText>
        </w:r>
      </w:del>
    </w:p>
    <w:p>
      <w:pPr>
        <w:pStyle w:val="BodyText"/>
      </w:pPr>
      <w:del w:id="522" w:author="PR Preview" w:date="2026-01-01T00:00:00Z">
        <w:r>
          <w:rPr>
            <w:b/>
            <w:bCs/>
          </w:rPr>
          <w:delText xml:space="preserve">Exercise 10 (Hessian from the score)</w:delText>
        </w:r>
      </w:del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Express the</w:delText>
        </w:r>
      </w:del>
      <w:del w:id="525" w:author="PR Preview" w:date="2026-01-01T00:00:00Z">
        <w:r>
          <w:delText xml:space="preserve"> </w:delText>
        </w:r>
      </w:del>
      <w:hyperlink w:anchor="def-hessian">
        <w:del w:id="526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527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del w:id="528" w:author="PR Preview" w:date="2026-01-01T00:00:00Z">
        <w:r>
          <w:delText xml:space="preserve"> </w:delText>
        </w:r>
      </w:del>
      <w:del w:id="529" w:author="PR Preview" w:date="2026-01-01T00:00:00Z">
        <w:r>
          <w:delText xml:space="preserve">as a derivative of the</w:delText>
        </w:r>
      </w:del>
      <w:del w:id="530" w:author="PR Preview" w:date="2026-01-01T00:00:00Z">
        <w:r>
          <w:delText xml:space="preserve"> </w:delText>
        </w:r>
      </w:del>
      <w:hyperlink w:anchor="def-score">
        <w:del w:id="531" w:author="PR Preview" w:date="2026-01-01T00:00:00Z">
          <w:r>
            <w:rPr>
              <w:rStyle w:val="Hyperlink"/>
            </w:rPr>
            <w:delText xml:space="preserve">score function</w:delText>
          </w:r>
        </w:del>
      </w:hyperlink>
      <w:del w:id="532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533" w:author="PR Preview" w:date="2026-01-01T00:00:00Z">
        <w:r>
          <w:delText xml:space="preserve">.</w:delText>
        </w:r>
      </w:del>
    </w:p>
    <w:p>
      <w:pPr>
        <w:pStyle w:val="BodyText"/>
      </w:pPr>
      <w:del w:id="534" w:author="PR Preview" w:date="2026-01-01T00:00:00Z">
        <w:r>
          <w:rPr>
            <w:i/>
            <w:iCs/>
          </w:rPr>
          <w:delText xml:space="preserve">Solution 10</w:delText>
        </w:r>
      </w:del>
      <w:del w:id="535" w:author="PR Preview" w:date="2026-01-01T00:00:00Z">
        <w:r>
          <w:delText xml:space="preserve">. </w:delText>
        </w:r>
      </w:del>
      <w:del w:id="536" w:author="PR Preview" w:date="2026-01-01T00:00:00Z">
        <w:r>
          <w:delText xml:space="preserve">By</w:delText>
        </w:r>
      </w:del>
      <w:del w:id="537" w:author="PR Preview" w:date="2026-01-01T00:00:00Z">
        <w:r>
          <w:delText xml:space="preserve"> </w:delText>
        </w:r>
      </w:del>
      <w:hyperlink w:anchor="def-score">
        <w:del w:id="538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539" w:author="PR Preview" w:date="2026-01-01T00:00:00Z">
        <w:r>
          <w:delText xml:space="preserve">,</w:delText>
        </w:r>
      </w:del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$\ell'= \frac{\partial}{\partial \mathord{\smash[b]{\underset{\raise.3ex\hbox{$\scriptstyle\sim$}}{\theta}}\vphantom{\theta}}}\ell$</w:delText>
        </w:r>
      </w:del>
      <w:del w:id="542" w:author="PR Preview" w:date="2026-01-01T00:00:00Z">
        <w:r>
          <w:delText xml:space="preserve">,</w:delText>
        </w:r>
      </w:del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so</w:delText>
        </w:r>
      </w:del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${\mathopen{}\left(\ell'\right)\mathclose{}}^{\top} = \frac{\partial}{\partial \mathord{\smash[b]{\underset{\raise.3ex\hbox{$\scriptstyle\sim$}}{\theta}}\vphantom{\theta}}^{\top}}\ell$</w:delText>
        </w:r>
      </w:del>
      <w:del w:id="547" w:author="PR Preview" w:date="2026-01-01T00:00:00Z">
        <w:r>
          <w:delText xml:space="preserve">.</w:delText>
        </w:r>
      </w:del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delText xml:space="preserve">Then:</w:delText>
        </w:r>
      </w:del>
    </w:p>
    <w:p>
      <w:pPr>
        <w:pStyle w:val="FirstParagraph"/>
      </w:pPr>
      <w:ins w:id="550" w:author="PR Preview" w:date="2026-01-01T00:00:00Z">
        <w:r>
          <w:rPr>
            <w:i/>
            <w:iCs/>
          </w:rPr>
          <w:t xml:space="preserve">Proof</w:t>
        </w:r>
      </w:ins>
      <w:ins w:id="551" w:author="PR Preview" w:date="2026-01-01T00:00:00Z">
        <w:r>
          <w:t xml:space="preserve">. </w:t>
        </w:r>
      </w:ins>
      <w:ins w:id="552" w:author="PR Preview" w:date="2026-01-01T00:00:00Z">
        <w:r>
          <w:t xml:space="preserve">This is the solution to</w:t>
        </w:r>
      </w:ins>
      <w:ins w:id="553" w:author="PR Preview" w:date="2026-01-01T00:00:00Z">
        <w:r>
          <w:t xml:space="preserve"> </w:t>
        </w:r>
      </w:ins>
      <w:hyperlink w:anchor="exr-hessian-elements">
        <w:ins w:id="554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555" w:author="PR Preview" w:date="2026-01-01T00:00:00Z">
        <w:r>
          <w:t xml:space="preserve">.</w:t>
        </w:r>
      </w:ins>
    </w:p>
    <w:bookmarkStart w:id="83" w:name="exr-hessian-score"/>
    <w:p>
      <w:pPr>
        <w:pStyle w:val="BodyText"/>
      </w:pPr>
      <w:ins w:id="556" w:author="PR Preview" w:date="2026-01-01T00:00:00Z">
        <w:r>
          <w:rPr>
            <w:b/>
            <w:bCs/>
          </w:rPr>
          <w:t xml:space="preserve">Exercise 8 (Hessian from the score)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Express the</w:t>
        </w:r>
      </w:ins>
      <w:ins w:id="559" w:author="PR Preview" w:date="2026-01-01T00:00:00Z">
        <w:r>
          <w:t xml:space="preserve"> </w:t>
        </w:r>
      </w:ins>
      <w:hyperlink w:anchor="def-hessian">
        <w:ins w:id="560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561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as a derivative of the</w:t>
        </w:r>
      </w:ins>
      <w:ins w:id="564" w:author="PR Preview" w:date="2026-01-01T00:00:00Z">
        <w:r>
          <w:t xml:space="preserve"> </w:t>
        </w:r>
      </w:ins>
      <w:hyperlink w:anchor="def-score">
        <w:ins w:id="565" w:author="PR Preview" w:date="2026-01-01T00:00:00Z">
          <w:r>
            <w:rPr>
              <w:rStyle w:val="Hyperlink"/>
            </w:rPr>
            <w:t xml:space="preserve">score function</w:t>
          </w:r>
        </w:ins>
      </w:hyperlink>
      <w:ins w:id="566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567" w:author="PR Preview" w:date="2026-01-01T00:00:00Z">
        <w:r>
          <w:t xml:space="preserve">.</w:t>
        </w:r>
      </w:ins>
    </w:p>
    <w:bookmarkEnd w:id="83"/>
    <w:bookmarkStart w:id="84" w:name="sol-hessian-score"/>
    <w:p>
      <w:pPr>
        <w:pStyle w:val="BodyText"/>
      </w:pPr>
      <w:ins w:id="568" w:author="PR Preview" w:date="2026-01-01T00:00:00Z">
        <w:r>
          <w:rPr>
            <w:i/>
            <w:iCs/>
          </w:rPr>
          <w:t xml:space="preserve">Solution 8</w:t>
        </w:r>
      </w:ins>
      <w:ins w:id="569" w:author="PR Preview" w:date="2026-01-01T00:00:00Z">
        <w:r>
          <w:t xml:space="preserve">. </w:t>
        </w:r>
      </w:ins>
      <w:ins w:id="570" w:author="PR Preview" w:date="2026-01-01T00:00:00Z">
        <w:r>
          <w:t xml:space="preserve">By</w:t>
        </w:r>
      </w:ins>
      <w:ins w:id="571" w:author="PR Preview" w:date="2026-01-01T00:00:00Z">
        <w:r>
          <w:t xml:space="preserve"> </w:t>
        </w:r>
      </w:ins>
      <w:hyperlink w:anchor="def-score">
        <w:ins w:id="572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573" w:author="PR Preview" w:date="2026-01-01T00:00:00Z">
        <w:r>
          <w:t xml:space="preserve">,</w:t>
        </w:r>
      </w:ins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$\ell'= \frac{\partial}{\partial \mathord{\smash[b]{\underset{\raise.3ex\hbox{$\scriptstyle\sim$}}{\theta}}\vphantom{\theta}}}\ell$</w:t>
        </w:r>
      </w:ins>
      <w:ins w:id="576" w:author="PR Preview" w:date="2026-01-01T00:00:00Z">
        <w:r>
          <w:t xml:space="preserve">,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so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${\mathopen{}\left(\ell'\right)\mathclose{}}^{\top} = \frac{\partial}{\partial \mathord{\smash[b]{\underset{\raise.3ex\hbox{$\scriptstyle\sim$}}{\theta}}\vphantom{\theta}}^{\top}}\ell$</w:t>
        </w:r>
      </w:ins>
      <w:ins w:id="581" w:author="PR Preview" w:date="2026-01-01T00:00:00Z">
        <w:r>
          <w:t xml:space="preserve">.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Then:</w:t>
        </w:r>
      </w:ins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4"/>
    <w:bookmarkStart w:id="85" w:name="thm-hessian-score"/>
    <w:p>
      <w:pPr>
        <w:pStyle w:val="FirstParagraph"/>
      </w:pPr>
      <w:del w:id="584" w:author="PR Preview" w:date="2026-01-01T00:00:00Z">
        <w:r>
          <w:rPr>
            <w:b/>
            <w:bCs/>
          </w:rPr>
          <w:delText xml:space="preserve">Theorem 10 (Hessian is the derivative of the transposed score)</w:delText>
        </w:r>
      </w:del>
    </w:p>
    <w:p>
      <w:pPr>
        <w:pStyle w:val="FirstParagraph"/>
      </w:pPr>
      <w:ins w:id="585" w:author="PR Preview" w:date="2026-01-01T00:00:00Z">
        <w:r>
          <w:rPr>
            <w:b/>
            <w:bCs/>
          </w:rPr>
          <w:t xml:space="preserve">Theorem 8 (Hessian is the derivative of the transposed score)</w:t>
        </w:r>
      </w:ins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5"/>
    <w:p>
      <w:pPr>
        <w:pStyle w:val="FirstParagraph"/>
      </w:pPr>
      <w:del w:id="586" w:author="PR Preview" w:date="2026-01-01T00:00:00Z">
        <w:r>
          <w:rPr>
            <w:i/>
            <w:iCs/>
          </w:rPr>
          <w:delText xml:space="preserve">Proof</w:delText>
        </w:r>
      </w:del>
      <w:del w:id="587" w:author="PR Preview" w:date="2026-01-01T00:00:00Z">
        <w:r>
          <w:delText xml:space="preserve">. </w:delText>
        </w:r>
      </w:del>
      <w:del w:id="588" w:author="PR Preview" w:date="2026-01-01T00:00:00Z">
        <w:r>
          <w:delText xml:space="preserve">This is the solution to</w:delText>
        </w:r>
      </w:del>
      <w:del w:id="589" w:author="PR Preview" w:date="2026-01-01T00:00:00Z">
        <w:r>
          <w:delText xml:space="preserve"> </w:delText>
        </w:r>
      </w:del>
      <w:hyperlink w:anchor="exr-hessian-score">
        <w:del w:id="590" w:author="PR Preview" w:date="2026-01-01T00:00:00Z">
          <w:r>
            <w:rPr>
              <w:rStyle w:val="Hyperlink"/>
            </w:rPr>
            <w:delText xml:space="preserve">Exercise 10</w:delText>
          </w:r>
        </w:del>
      </w:hyperlink>
      <w:del w:id="591" w:author="PR Preview" w:date="2026-01-01T00:00:00Z">
        <w:r>
          <w:delText xml:space="preserve">.</w:delText>
        </w:r>
      </w:del>
    </w:p>
    <w:p>
      <w:pPr>
        <w:pStyle w:val="FirstParagraph"/>
      </w:pPr>
      <w:ins w:id="592" w:author="PR Preview" w:date="2026-01-01T00:00:00Z">
        <w:r>
          <w:rPr>
            <w:i/>
            <w:iCs/>
          </w:rPr>
          <w:t xml:space="preserve">Proof</w:t>
        </w:r>
      </w:ins>
      <w:ins w:id="593" w:author="PR Preview" w:date="2026-01-01T00:00:00Z">
        <w:r>
          <w:t xml:space="preserve">. </w:t>
        </w:r>
      </w:ins>
      <w:ins w:id="594" w:author="PR Preview" w:date="2026-01-01T00:00:00Z">
        <w:r>
          <w:t xml:space="preserve">This is the solution to</w:t>
        </w:r>
      </w:ins>
      <w:ins w:id="595" w:author="PR Preview" w:date="2026-01-01T00:00:00Z">
        <w:r>
          <w:t xml:space="preserve"> </w:t>
        </w:r>
      </w:ins>
      <w:hyperlink w:anchor="exr-hessian-score">
        <w:ins w:id="596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597" w:author="PR Preview" w:date="2026-01-01T00:00:00Z">
        <w:r>
          <w:t xml:space="preserve">.</w:t>
        </w:r>
      </w:ins>
    </w:p>
    <w:bookmarkStart w:id="87" w:name="def-einf"/>
    <w:p>
      <w:pPr>
        <w:pStyle w:val="BodyText"/>
      </w:pPr>
      <w:r>
        <w:rPr>
          <w:b/>
          <w:bCs/>
        </w:rPr>
        <w:t xml:space="preserve">Definition 11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6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7"/>
    <w:bookmarkStart w:id="88" w:name="rem-einf-vs-oinf"/>
    <w:p>
      <w:pPr>
        <w:pStyle w:val="BodyText"/>
      </w:pPr>
      <w:del w:id="598" w:author="PR Preview" w:date="2026-01-01T00:00:00Z">
        <w:r>
          <w:rPr>
            <w:i/>
            <w:iCs/>
          </w:rPr>
          <w:delText xml:space="preserve">Remark 3</w:delText>
        </w:r>
      </w:del>
      <w:del w:id="599" w:author="PR Preview" w:date="2026-01-01T00:00:00Z">
        <w:r>
          <w:delText xml:space="preserve"> (The expected information is a function of the parameter alone). </w:delText>
        </w:r>
      </w:del>
      <w:del w:id="600" w:author="PR Preview" w:date="2026-01-01T00:00:00Z">
        <w:r>
          <w:delText xml:space="preserve">The expected information is a function of the parameter alone,</w:delText>
        </w:r>
      </w:del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so it is the quantity that the</w:delText>
        </w:r>
      </w:del>
      <w:del w:id="603" w:author="PR Preview" w:date="2026-01-01T00:00:00Z">
        <w:r>
          <w:delText xml:space="preserve"> </w:delText>
        </w:r>
      </w:del>
      <w:hyperlink w:anchor="def-oinf">
        <w:del w:id="604" w:author="PR Preview" w:date="2026-01-01T00:00:00Z">
          <w:r>
            <w:rPr>
              <w:rStyle w:val="Hyperlink"/>
            </w:rPr>
            <w:delText xml:space="preserve">observed information</w:delText>
          </w:r>
        </w:del>
      </w:hyperlink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estimates from one data set.</w:delText>
        </w:r>
      </w:del>
    </w:p>
    <w:p>
      <w:pPr>
        <w:pStyle w:val="BodyText"/>
      </w:pPr>
      <w:ins w:id="607" w:author="PR Preview" w:date="2026-01-01T00:00:00Z">
        <w:r>
          <w:rPr>
            <w:i/>
            <w:iCs/>
          </w:rPr>
          <w:t xml:space="preserve">Remark 4</w:t>
        </w:r>
      </w:ins>
      <w:ins w:id="608" w:author="PR Preview" w:date="2026-01-01T00:00:00Z">
        <w:r>
          <w:t xml:space="preserve"> (The expected information is a function of the parameter alone). </w:t>
        </w:r>
      </w:ins>
      <w:ins w:id="609" w:author="PR Preview" w:date="2026-01-01T00:00:00Z">
        <w:r>
          <w:t xml:space="preserve">The expected information is a function of the parameter alone,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so it is the quantity that the</w:t>
        </w:r>
      </w:ins>
      <w:ins w:id="612" w:author="PR Preview" w:date="2026-01-01T00:00:00Z">
        <w:r>
          <w:t xml:space="preserve"> </w:t>
        </w:r>
      </w:ins>
      <w:hyperlink w:anchor="def-oinf">
        <w:ins w:id="613" w:author="PR Preview" w:date="2026-01-01T00:00:00Z">
          <w:r>
            <w:rPr>
              <w:rStyle w:val="Hyperlink"/>
            </w:rPr>
            <w:t xml:space="preserve">observed information</w:t>
          </w:r>
        </w:ins>
      </w:hyperlink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estimates from one data set.</w:t>
        </w:r>
      </w:ins>
    </w:p>
    <w:bookmarkEnd w:id="88"/>
    <w:bookmarkStart w:id="90" w:name="def-oinf"/>
    <w:p>
      <w:pPr>
        <w:pStyle w:val="BodyText"/>
      </w:pPr>
      <w:r>
        <w:rPr>
          <w:b/>
          <w:bCs/>
        </w:rPr>
        <w:t xml:space="preserve">Definition 12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9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9"/>
    </w:p>
    <w:bookmarkEnd w:id="90"/>
    <w:bookmarkStart w:id="91" w:name="rem-oinf-vs-einf"/>
    <w:p>
      <w:pPr>
        <w:pStyle w:val="FirstParagraph"/>
      </w:pPr>
      <w:del w:id="616" w:author="PR Preview" w:date="2026-01-01T00:00:00Z">
        <w:r>
          <w:rPr>
            <w:i/>
            <w:iCs/>
          </w:rPr>
          <w:delText xml:space="preserve">Remark 4</w:delText>
        </w:r>
      </w:del>
      <w:del w:id="617" w:author="PR Preview" w:date="2026-01-01T00:00:00Z">
        <w:r>
          <w:delText xml:space="preserve"> (The observed information is the sample counterpart of the expected information). </w:delText>
        </w:r>
      </w:del>
      <w:del w:id="618" w:author="PR Preview" w:date="2026-01-01T00:00:00Z">
        <w:r>
          <w:delText xml:space="preserve">The observed information matrix is the sample counterpart of the</w:delText>
        </w:r>
      </w:del>
      <w:del w:id="619" w:author="PR Preview" w:date="2026-01-01T00:00:00Z">
        <w:r>
          <w:delText xml:space="preserve"> </w:delText>
        </w:r>
      </w:del>
      <w:hyperlink w:anchor="def-einf">
        <w:del w:id="620" w:author="PR Preview" w:date="2026-01-01T00:00:00Z">
          <w:r>
            <w:rPr>
              <w:rStyle w:val="Hyperlink"/>
            </w:rPr>
            <w:delText xml:space="preserve">expected information</w:delText>
          </w:r>
        </w:del>
      </w:hyperlink>
      <w:del w:id="621" w:author="PR Preview" w:date="2026-01-01T00:00:00Z">
        <w:r>
          <w:delText xml:space="preserve">,</w:delText>
        </w:r>
      </w:del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which averages the same quantity over possible data sets.</w:delText>
        </w:r>
      </w:del>
    </w:p>
    <w:p>
      <w:pPr>
        <w:pStyle w:val="BodyText"/>
      </w:pPr>
      <w:del w:id="624" w:author="PR Preview" w:date="2026-01-01T00:00:00Z">
        <w:r>
          <w:rPr>
            <w:b/>
            <w:bCs/>
          </w:rPr>
          <w:delText xml:space="preserve">Example 7 (Information for Poisson data)</w:delText>
        </w:r>
      </w:del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For</w:delText>
        </w:r>
      </w:del>
      <w:del w:id="62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628" w:author="PR Preview" w:date="2026-01-01T00:00:00Z">
        <w:r>
          <w:delText xml:space="preserve">,</w:delText>
        </w:r>
      </w:del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delText xml:space="preserve">one observation’s score is</w:delText>
        </w:r>
      </w:del>
      <w:del w:id="63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(</w:delText>
        </w:r>
      </w:del>
      <w:hyperlink w:anchor="thm-pois-score">
        <w:del w:id="634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635" w:author="PR Preview" w:date="2026-01-01T00:00:00Z">
        <w:r>
          <w:delText xml:space="preserve">),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whose derivative with respect to</w:delText>
        </w:r>
      </w:del>
      <w:del w:id="638" w:author="PR Preview" w:date="2026-01-01T00:00:00Z">
        <w:r>
          <w:delText xml:space="preserve"> </w:delText>
        </w:r>
      </w:del>
      <m:oMath>
        <m:r>
          <m:t>λ</m:t>
        </m:r>
      </m:oMath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is</w:delText>
        </w:r>
      </w:del>
      <w:del w:id="64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del w:id="642" w:author="PR Preview" w:date="2026-01-01T00:00:00Z">
        <w:r>
          <w:delText xml:space="preserve">.</w:delText>
        </w:r>
      </w:del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Summing over the observations (</w:delText>
        </w:r>
      </w:del>
      <w:hyperlink w:anchor="thm-deriv-llik-iid">
        <w:del w:id="645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646" w:author="PR Preview" w:date="2026-01-01T00:00:00Z">
        <w:r>
          <w:delText xml:space="preserve">),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the Hessian is</w:delText>
        </w:r>
      </w:del>
      <w:del w:id="649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del w:id="650" w:author="PR Preview" w:date="2026-01-01T00:00:00Z">
        <w:r>
          <w:delText xml:space="preserve">, so: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651" w:author="PR Preview" w:date="2026-01-01T00:00:00Z">
        <w:r>
          <w:rPr>
            <w:b/>
            <w:bCs/>
          </w:rPr>
          <w:delText xml:space="preserve">Exercise 11 (Derivative of a density through its logarithm)</w:delText>
        </w:r>
      </w:del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Let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$\operatorname{p}(\mathord{\smash[b]{\underset{\raise.3ex\hbox{$\scriptstyle\sim$}}{x}}\vphantom{x}}\mid \theta)$</w:delText>
        </w:r>
      </w:del>
      <w:del w:id="656" w:author="PR Preview" w:date="2026-01-01T00:00:00Z">
        <w:r>
          <w:delText xml:space="preserve"> </w:delText>
        </w:r>
      </w:del>
      <w:del w:id="657" w:author="PR Preview" w:date="2026-01-01T00:00:00Z">
        <w:r>
          <w:delText xml:space="preserve">be a density</w:delText>
        </w:r>
      </w:del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delText xml:space="preserve">that is positive and differentiable in a scalar parameter</w:delText>
        </w:r>
      </w:del>
      <w:del w:id="660" w:author="PR Preview" w:date="2026-01-01T00:00:00Z">
        <w:r>
          <w:delText xml:space="preserve"> </w:delText>
        </w:r>
      </w:del>
      <m:oMath>
        <m:r>
          <m:t>θ</m:t>
        </m:r>
      </m:oMath>
      <w:del w:id="661" w:author="PR Preview" w:date="2026-01-01T00:00:00Z">
        <w:r>
          <w:delText xml:space="preserve">.</w:delText>
        </w:r>
      </w:del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delText xml:space="preserve">Express</w:delText>
        </w:r>
      </w:del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$\frac{\partial}{\partial \theta}\operatorname{p}(\mathord{\smash[b]{\underset{\raise.3ex\hbox{$\scriptstyle\sim$}}{x}}\vphantom{x}}\mid \theta)$</w:delText>
        </w:r>
      </w:del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delText xml:space="preserve">in terms of</w:delText>
        </w:r>
      </w:del>
      <w:del w:id="668" w:author="PR Preview" w:date="2026-01-01T00:00:00Z">
        <w:r>
          <w:delText xml:space="preserve"> </w:delText>
        </w:r>
      </w:del>
      <w:del w:id="669" w:author="PR Preview" w:date="2026-01-01T00:00:00Z">
        <w:r>
          <w:delText xml:space="preserve">$\frac{\partial}{\partial \theta}\log \operatorname{p}(\mathord{\smash[b]{\underset{\raise.3ex\hbox{$\scriptstyle\sim$}}{x}}\vphantom{x}}\mid \theta)$</w:delText>
        </w:r>
      </w:del>
      <w:del w:id="670" w:author="PR Preview" w:date="2026-01-01T00:00:00Z">
        <w:r>
          <w:delText xml:space="preserve">.</w:delText>
        </w:r>
      </w:del>
    </w:p>
    <w:p>
      <w:pPr>
        <w:pStyle w:val="BodyText"/>
      </w:pPr>
      <w:del w:id="671" w:author="PR Preview" w:date="2026-01-01T00:00:00Z">
        <w:r>
          <w:rPr>
            <w:i/>
            <w:iCs/>
          </w:rPr>
          <w:delText xml:space="preserve">Solution 11</w:delText>
        </w:r>
      </w:del>
      <w:del w:id="672" w:author="PR Preview" w:date="2026-01-01T00:00:00Z">
        <w:r>
          <w:delText xml:space="preserve">. </w:delText>
        </w:r>
      </w:del>
      <w:del w:id="673" w:author="PR Preview" w:date="2026-01-01T00:00:00Z">
        <w:r>
          <w:delText xml:space="preserve">By the chain rule,</w:delText>
        </w:r>
      </w:del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with outer function</w:delText>
        </w:r>
      </w:del>
      <w:del w:id="676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u</m:t>
        </m:r>
      </m:oMath>
      <w:del w:id="677" w:author="PR Preview" w:date="2026-01-01T00:00:00Z">
        <w:r>
          <w:delText xml:space="preserve"> </w:delText>
        </w:r>
      </w:del>
      <w:del w:id="678" w:author="PR Preview" w:date="2026-01-01T00:00:00Z">
        <w:r>
          <w:delText xml:space="preserve">and inner function</w:delText>
        </w:r>
      </w:del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$u = \operatorname{p}(\mathord{\smash[b]{\underset{\raise.3ex\hbox{$\scriptstyle\sim$}}{x}}\vphantom{x}}\mid \theta)$</w:delText>
        </w:r>
      </w:del>
      <w:del w:id="681" w:author="PR Preview" w:date="2026-01-01T00:00:00Z">
        <w:r>
          <w:delText xml:space="preserve">:</w:delText>
        </w:r>
      </w:del>
    </w:p>
    <w:p>
      <w:pPr>
        <w:pStyle w:val="FirstParagraph"/>
      </w:pPr>
      <w:ins w:id="682" w:author="PR Preview" w:date="2026-01-01T00:00:00Z">
        <w:r>
          <w:rPr>
            <w:i/>
            <w:iCs/>
          </w:rPr>
          <w:t xml:space="preserve">Remark 5</w:t>
        </w:r>
      </w:ins>
      <w:ins w:id="683" w:author="PR Preview" w:date="2026-01-01T00:00:00Z">
        <w:r>
          <w:t xml:space="preserve"> (The observed information is the sample counterpart of the expected information). </w:t>
        </w:r>
      </w:ins>
      <w:ins w:id="684" w:author="PR Preview" w:date="2026-01-01T00:00:00Z">
        <w:r>
          <w:t xml:space="preserve">The observed information matrix is the sample counterpart of the</w:t>
        </w:r>
      </w:ins>
      <w:ins w:id="685" w:author="PR Preview" w:date="2026-01-01T00:00:00Z">
        <w:r>
          <w:t xml:space="preserve"> </w:t>
        </w:r>
      </w:ins>
      <w:hyperlink w:anchor="def-einf">
        <w:ins w:id="686" w:author="PR Preview" w:date="2026-01-01T00:00:00Z">
          <w:r>
            <w:rPr>
              <w:rStyle w:val="Hyperlink"/>
            </w:rPr>
            <w:t xml:space="preserve">expected information</w:t>
          </w:r>
        </w:ins>
      </w:hyperlink>
      <w:ins w:id="687" w:author="PR Preview" w:date="2026-01-01T00:00:00Z">
        <w:r>
          <w:t xml:space="preserve">,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which averages the same quantity over possible data sets.</w:t>
        </w:r>
      </w:ins>
    </w:p>
    <w:bookmarkEnd w:id="91"/>
    <w:bookmarkStart w:id="92" w:name="exm-information-poisson"/>
    <w:p>
      <w:pPr>
        <w:pStyle w:val="BodyText"/>
      </w:pPr>
      <w:ins w:id="690" w:author="PR Preview" w:date="2026-01-01T00:00:00Z">
        <w:r>
          <w:rPr>
            <w:b/>
            <w:bCs/>
          </w:rPr>
          <w:t xml:space="preserve">Example 7 (Information for Poisson data)</w:t>
        </w:r>
      </w:ins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For</w:t>
        </w:r>
      </w:ins>
      <w:ins w:id="69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694" w:author="PR Preview" w:date="2026-01-01T00:00:00Z">
        <w:r>
          <w:t xml:space="preserve">,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one observation’s</w:t>
        </w:r>
      </w:ins>
      <w:ins w:id="697" w:author="PR Preview" w:date="2026-01-01T00:00:00Z">
        <w:r>
          <w:t xml:space="preserve"> </w:t>
        </w:r>
      </w:ins>
      <w:hyperlink r:id="rId60">
        <w:ins w:id="698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is</w:t>
        </w:r>
      </w:ins>
      <w:ins w:id="70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(</w:t>
        </w:r>
      </w:ins>
      <w:hyperlink r:id="rId66">
        <w:ins w:id="704" w:author="PR Preview" w:date="2026-01-01T00:00:00Z">
          <w:r>
            <w:rPr>
              <w:rStyle w:val="Hyperlink"/>
            </w:rPr>
            <w:t xml:space="preserve">Poisson score</w:t>
          </w:r>
        </w:ins>
      </w:hyperlink>
      <w:ins w:id="705" w:author="PR Preview" w:date="2026-01-01T00:00:00Z">
        <w:r>
          <w:t xml:space="preserve">),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whose derivative with respect to</w:t>
        </w:r>
      </w:ins>
      <w:ins w:id="708" w:author="PR Preview" w:date="2026-01-01T00:00:00Z">
        <w:r>
          <w:t xml:space="preserve"> </w:t>
        </w:r>
      </w:ins>
      <m:oMath>
        <m:r>
          <m:t>λ</m:t>
        </m:r>
      </m:oMath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is</w:t>
        </w:r>
      </w:ins>
      <w:ins w:id="71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ins w:id="712" w:author="PR Preview" w:date="2026-01-01T00:00:00Z">
        <w:r>
          <w:t xml:space="preserve">.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Summing over the observations (</w:t>
        </w:r>
      </w:ins>
      <w:hyperlink w:anchor="thm-deriv-llik-iid">
        <w:ins w:id="715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716" w:author="PR Preview" w:date="2026-01-01T00:00:00Z">
        <w:r>
          <w:t xml:space="preserve">),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the Hessian is</w:t>
        </w:r>
      </w:ins>
      <w:ins w:id="719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ins w:id="720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3" w:name="exr-deriv-log-density"/>
    <w:p>
      <w:pPr>
        <w:pStyle w:val="FirstParagraph"/>
      </w:pPr>
      <w:ins w:id="721" w:author="PR Preview" w:date="2026-01-01T00:00:00Z">
        <w:r>
          <w:rPr>
            <w:b/>
            <w:bCs/>
          </w:rPr>
          <w:t xml:space="preserve">Exercise 9 (Derivative of a density through its logarithm)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Let</w:t>
        </w:r>
      </w:ins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$\operatorname{p}(\mathord{\smash[b]{\underset{\raise.3ex\hbox{$\scriptstyle\sim$}}{x}}\vphantom{x}}\mid \theta)$</w:t>
        </w:r>
      </w:ins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be a density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that is positive and differentiable in a scalar parameter</w:t>
        </w:r>
      </w:ins>
      <w:ins w:id="730" w:author="PR Preview" w:date="2026-01-01T00:00:00Z">
        <w:r>
          <w:t xml:space="preserve"> </w:t>
        </w:r>
      </w:ins>
      <m:oMath>
        <m:r>
          <m:t>θ</m:t>
        </m:r>
      </m:oMath>
      <w:ins w:id="731" w:author="PR Preview" w:date="2026-01-01T00:00:00Z">
        <w:r>
          <w:t xml:space="preserve">.</w:t>
        </w:r>
      </w:ins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Express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$\frac{\partial}{\partial \theta}\operatorname{p}(\mathord{\smash[b]{\underset{\raise.3ex\hbox{$\scriptstyle\sim$}}{x}}\vphantom{x}}\mid \theta)$</w:t>
        </w:r>
      </w:ins>
      <w:ins w:id="736" w:author="PR Preview" w:date="2026-01-01T00:00:00Z">
        <w:r>
          <w:t xml:space="preserve"> </w:t>
        </w:r>
      </w:ins>
      <w:ins w:id="737" w:author="PR Preview" w:date="2026-01-01T00:00:00Z">
        <w:r>
          <w:t xml:space="preserve">in terms of</w:t>
        </w:r>
      </w:ins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$\frac{\partial}{\partial \theta}\log \operatorname{p}(\mathord{\smash[b]{\underset{\raise.3ex\hbox{$\scriptstyle\sim$}}{x}}\vphantom{x}}\mid \theta)$</w:t>
        </w:r>
      </w:ins>
      <w:ins w:id="740" w:author="PR Preview" w:date="2026-01-01T00:00:00Z">
        <w:r>
          <w:t xml:space="preserve">.</w:t>
        </w:r>
      </w:ins>
    </w:p>
    <w:bookmarkEnd w:id="93"/>
    <w:bookmarkStart w:id="94" w:name="sol-deriv-log-density"/>
    <w:p>
      <w:pPr>
        <w:pStyle w:val="BodyText"/>
      </w:pPr>
      <w:ins w:id="741" w:author="PR Preview" w:date="2026-01-01T00:00:00Z">
        <w:r>
          <w:rPr>
            <w:i/>
            <w:iCs/>
          </w:rPr>
          <w:t xml:space="preserve">Solution 9</w:t>
        </w:r>
      </w:ins>
      <w:ins w:id="742" w:author="PR Preview" w:date="2026-01-01T00:00:00Z">
        <w:r>
          <w:t xml:space="preserve">. </w:t>
        </w:r>
      </w:ins>
      <w:ins w:id="743" w:author="PR Preview" w:date="2026-01-01T00:00:00Z">
        <w:r>
          <w:t xml:space="preserve">By the chain rule,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with outer function</w:t>
        </w:r>
      </w:ins>
      <w:ins w:id="746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u</m:t>
        </m:r>
      </m:oMath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and inner function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$u = \operatorname{p}(\mathord{\smash[b]{\underset{\raise.3ex\hbox{$\scriptstyle\sim$}}{x}}\vphantom{x}}\mid \theta)$</w:t>
        </w:r>
      </w:ins>
      <w:ins w:id="751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4"/>
    <w:bookmarkStart w:id="95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5"/>
    <w:p>
      <w:pPr>
        <w:pStyle w:val="FirstParagraph"/>
      </w:pPr>
      <w:del w:id="752" w:author="PR Preview" w:date="2026-01-01T00:00:00Z">
        <w:r>
          <w:rPr>
            <w:i/>
            <w:iCs/>
          </w:rPr>
          <w:delText xml:space="preserve">Proof</w:delText>
        </w:r>
      </w:del>
      <w:del w:id="753" w:author="PR Preview" w:date="2026-01-01T00:00:00Z">
        <w:r>
          <w:delText xml:space="preserve">. </w:delText>
        </w:r>
      </w:del>
      <w:del w:id="754" w:author="PR Preview" w:date="2026-01-01T00:00:00Z">
        <w:r>
          <w:delText xml:space="preserve">This is the solution to</w:delText>
        </w:r>
      </w:del>
      <w:del w:id="755" w:author="PR Preview" w:date="2026-01-01T00:00:00Z">
        <w:r>
          <w:delText xml:space="preserve"> </w:delText>
        </w:r>
      </w:del>
      <w:hyperlink w:anchor="exr-deriv-log-density">
        <w:del w:id="756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757" w:author="PR Preview" w:date="2026-01-01T00:00:00Z">
        <w:r>
          <w:delText xml:space="preserve">, worked in</w:delText>
        </w:r>
      </w:del>
      <w:del w:id="758" w:author="PR Preview" w:date="2026-01-01T00:00:00Z">
        <w:r>
          <w:delText xml:space="preserve"> </w:delText>
        </w:r>
      </w:del>
      <w:hyperlink w:anchor="sol-deriv-log-density">
        <w:del w:id="759" w:author="PR Preview" w:date="2026-01-01T00:00:00Z">
          <w:r>
            <w:rPr>
              <w:rStyle w:val="Hyperlink"/>
            </w:rPr>
            <w:delText xml:space="preserve">Solution 11</w:delText>
          </w:r>
        </w:del>
      </w:hyperlink>
      <w:del w:id="760" w:author="PR Preview" w:date="2026-01-01T00:00:00Z">
        <w:r>
          <w:delText xml:space="preserve">.</w:delText>
        </w:r>
      </w:del>
    </w:p>
    <w:p>
      <w:pPr>
        <w:pStyle w:val="BodyText"/>
      </w:pPr>
      <w:del w:id="761" w:author="PR Preview" w:date="2026-01-01T00:00:00Z">
        <w:r>
          <w:rPr>
            <w:b/>
            <w:bCs/>
          </w:rPr>
          <w:delText xml:space="preserve">Exercise 12 (Mean of the score)</w:delText>
        </w:r>
      </w:del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delText xml:space="preserve">Let</w:delText>
        </w:r>
      </w:del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$\mathord{\smash[b]{\underset{\raise.3ex\hbox{$\scriptstyle\sim$}}{X}}\vphantom{X}}$</w:delText>
        </w:r>
      </w:del>
      <w:del w:id="766" w:author="PR Preview" w:date="2026-01-01T00:00:00Z">
        <w:r>
          <w:delText xml:space="preserve"> </w:delText>
        </w:r>
      </w:del>
      <w:del w:id="767" w:author="PR Preview" w:date="2026-01-01T00:00:00Z">
        <w:r>
          <w:delText xml:space="preserve">be continuous with density</w:delText>
        </w:r>
      </w:del>
      <w:del w:id="768" w:author="PR Preview" w:date="2026-01-01T00:00:00Z">
        <w:r>
          <w:delText xml:space="preserve"> </w:delText>
        </w:r>
      </w:del>
      <w:del w:id="769" w:author="PR Preview" w:date="2026-01-01T00:00:00Z">
        <w:r>
          <w:delText xml:space="preserve">$\operatorname{p}(\mathord{\smash[b]{\underset{\raise.3ex\hbox{$\scriptstyle\sim$}}{x}}\vphantom{x}}\mid \theta)$</w:delText>
        </w:r>
      </w:del>
      <w:del w:id="770" w:author="PR Preview" w:date="2026-01-01T00:00:00Z">
        <w:r>
          <w:delText xml:space="preserve"> </w:delText>
        </w:r>
      </w:del>
      <w:del w:id="771" w:author="PR Preview" w:date="2026-01-01T00:00:00Z">
        <w:r>
          <w:delText xml:space="preserve">for a scalar parameter</w:delText>
        </w:r>
      </w:del>
      <w:del w:id="772" w:author="PR Preview" w:date="2026-01-01T00:00:00Z">
        <w:r>
          <w:delText xml:space="preserve"> </w:delText>
        </w:r>
      </w:del>
      <m:oMath>
        <m:r>
          <m:t>θ</m:t>
        </m:r>
      </m:oMath>
      <w:del w:id="773" w:author="PR Preview" w:date="2026-01-01T00:00:00Z">
        <w:r>
          <w:delText xml:space="preserve">.</w:delText>
        </w:r>
      </w:del>
      <w:del w:id="774" w:author="PR Preview" w:date="2026-01-01T00:00:00Z">
        <w:r>
          <w:delText xml:space="preserve"> </w:delText>
        </w:r>
      </w:del>
      <w:del w:id="775" w:author="PR Preview" w:date="2026-01-01T00:00:00Z">
        <w:r>
          <w:delText xml:space="preserve">Suppose the set of possible data values does not depend on</w:delText>
        </w:r>
      </w:del>
      <w:del w:id="776" w:author="PR Preview" w:date="2026-01-01T00:00:00Z">
        <w:r>
          <w:delText xml:space="preserve"> </w:delText>
        </w:r>
      </w:del>
      <m:oMath>
        <m:r>
          <m:t>θ</m:t>
        </m:r>
      </m:oMath>
      <w:del w:id="777" w:author="PR Preview" w:date="2026-01-01T00:00:00Z">
        <w:r>
          <w:delText xml:space="preserve">,</w:delText>
        </w:r>
      </w:del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and the order of differentiation with respect to</w:delText>
        </w:r>
      </w:del>
      <w:del w:id="780" w:author="PR Preview" w:date="2026-01-01T00:00:00Z">
        <w:r>
          <w:delText xml:space="preserve"> </w:delText>
        </w:r>
      </w:del>
      <m:oMath>
        <m:r>
          <m:t>θ</m:t>
        </m:r>
      </m:oMath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and integration over the data can be exchanged.</w:delText>
        </w:r>
      </w:del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Find the mean of the</w:delText>
        </w:r>
      </w:del>
      <w:del w:id="785" w:author="PR Preview" w:date="2026-01-01T00:00:00Z">
        <w:r>
          <w:delText xml:space="preserve"> </w:delText>
        </w:r>
      </w:del>
      <w:hyperlink w:anchor="def-score">
        <w:del w:id="786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787" w:author="PR Preview" w:date="2026-01-01T00:00:00Z">
        <w:r>
          <w:delText xml:space="preserve">.</w:delText>
        </w:r>
      </w:del>
    </w:p>
    <w:p>
      <w:pPr>
        <w:pStyle w:val="BodyText"/>
      </w:pPr>
      <w:del w:id="788" w:author="PR Preview" w:date="2026-01-01T00:00:00Z">
        <w:r>
          <w:rPr>
            <w:i/>
            <w:iCs/>
          </w:rPr>
          <w:delText xml:space="preserve">Solution 12</w:delText>
        </w:r>
      </w:del>
      <w:del w:id="789" w:author="PR Preview" w:date="2026-01-01T00:00:00Z">
        <w:r>
          <w:delText xml:space="preserve">. </w:delText>
        </w:r>
      </w:del>
      <w:del w:id="790" w:author="PR Preview" w:date="2026-01-01T00:00:00Z">
        <w:r>
          <w:delText xml:space="preserve">The step that rewrites the derivative of</w:delText>
        </w:r>
      </w:del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$\log \operatorname{p}(\mathord{\smash[b]{\underset{\raise.3ex\hbox{$\scriptstyle\sim$}}{x}}\vphantom{x}}\mid \theta)$</w:delText>
        </w:r>
      </w:del>
      <w:del w:id="793" w:author="PR Preview" w:date="2026-01-01T00:00:00Z">
        <w:r>
          <w:delText xml:space="preserve"> </w:delText>
        </w:r>
      </w:del>
      <w:del w:id="794" w:author="PR Preview" w:date="2026-01-01T00:00:00Z">
        <w:r>
          <w:delText xml:space="preserve">uses</w:delText>
        </w:r>
      </w:del>
      <w:del w:id="795" w:author="PR Preview" w:date="2026-01-01T00:00:00Z">
        <w:r>
          <w:delText xml:space="preserve"> </w:delText>
        </w:r>
      </w:del>
      <w:hyperlink w:anchor="lem-deriv-log-density">
        <w:del w:id="796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797" w:author="PR Preview" w:date="2026-01-01T00:00:00Z">
        <w:r>
          <w:delText xml:space="preserve">:</w:delText>
        </w:r>
      </w:del>
    </w:p>
    <w:p>
      <w:pPr>
        <w:pStyle w:val="FirstParagraph"/>
      </w:pPr>
      <w:ins w:id="798" w:author="PR Preview" w:date="2026-01-01T00:00:00Z">
        <w:r>
          <w:rPr>
            <w:i/>
            <w:iCs/>
          </w:rPr>
          <w:t xml:space="preserve">Proof</w:t>
        </w:r>
      </w:ins>
      <w:ins w:id="799" w:author="PR Preview" w:date="2026-01-01T00:00:00Z">
        <w:r>
          <w:t xml:space="preserve">. </w:t>
        </w:r>
      </w:ins>
      <w:ins w:id="800" w:author="PR Preview" w:date="2026-01-01T00:00:00Z">
        <w:r>
          <w:t xml:space="preserve">This is the solution to</w:t>
        </w:r>
      </w:ins>
      <w:ins w:id="801" w:author="PR Preview" w:date="2026-01-01T00:00:00Z">
        <w:r>
          <w:t xml:space="preserve"> </w:t>
        </w:r>
      </w:ins>
      <w:hyperlink w:anchor="exr-deriv-log-density">
        <w:ins w:id="802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803" w:author="PR Preview" w:date="2026-01-01T00:00:00Z">
        <w:r>
          <w:t xml:space="preserve">, worked in</w:t>
        </w:r>
      </w:ins>
      <w:ins w:id="804" w:author="PR Preview" w:date="2026-01-01T00:00:00Z">
        <w:r>
          <w:t xml:space="preserve"> </w:t>
        </w:r>
      </w:ins>
      <w:hyperlink w:anchor="sol-deriv-log-density">
        <w:ins w:id="805" w:author="PR Preview" w:date="2026-01-01T00:00:00Z">
          <w:r>
            <w:rPr>
              <w:rStyle w:val="Hyperlink"/>
            </w:rPr>
            <w:t xml:space="preserve">Solution 9</w:t>
          </w:r>
        </w:ins>
      </w:hyperlink>
      <w:ins w:id="806" w:author="PR Preview" w:date="2026-01-01T00:00:00Z">
        <w:r>
          <w:t xml:space="preserve">.</w:t>
        </w:r>
      </w:ins>
    </w:p>
    <w:bookmarkStart w:id="96" w:name="exr-score-mean-zero"/>
    <w:p>
      <w:pPr>
        <w:pStyle w:val="BodyText"/>
      </w:pPr>
      <w:ins w:id="807" w:author="PR Preview" w:date="2026-01-01T00:00:00Z">
        <w:r>
          <w:rPr>
            <w:b/>
            <w:bCs/>
          </w:rPr>
          <w:t xml:space="preserve">Exercise 10 (Mean of the score)</w:t>
        </w:r>
      </w:ins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Let</w:t>
        </w:r>
      </w:ins>
      <w:ins w:id="810" w:author="PR Preview" w:date="2026-01-01T00:00:00Z">
        <w:r>
          <w:t xml:space="preserve"> </w:t>
        </w:r>
      </w:ins>
      <w:ins w:id="811" w:author="PR Preview" w:date="2026-01-01T00:00:00Z">
        <w:r>
          <w:t xml:space="preserve">$\mathord{\smash[b]{\underset{\raise.3ex\hbox{$\scriptstyle\sim$}}{X}}\vphantom{X}}$</w:t>
        </w:r>
      </w:ins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be continuous with density</w:t>
        </w:r>
      </w:ins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$\operatorname{p}(\mathord{\smash[b]{\underset{\raise.3ex\hbox{$\scriptstyle\sim$}}{x}}\vphantom{x}}\mid \theta)$</w:t>
        </w:r>
      </w:ins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for a scalar parameter</w:t>
        </w:r>
      </w:ins>
      <w:ins w:id="818" w:author="PR Preview" w:date="2026-01-01T00:00:00Z">
        <w:r>
          <w:t xml:space="preserve"> </w:t>
        </w:r>
      </w:ins>
      <m:oMath>
        <m:r>
          <m:t>θ</m:t>
        </m:r>
      </m:oMath>
      <w:ins w:id="819" w:author="PR Preview" w:date="2026-01-01T00:00:00Z">
        <w:r>
          <w:t xml:space="preserve">.</w:t>
        </w:r>
      </w:ins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Suppose the set of possible data values does not depend on</w:t>
        </w:r>
      </w:ins>
      <w:ins w:id="822" w:author="PR Preview" w:date="2026-01-01T00:00:00Z">
        <w:r>
          <w:t xml:space="preserve"> </w:t>
        </w:r>
      </w:ins>
      <m:oMath>
        <m:r>
          <m:t>θ</m:t>
        </m:r>
      </m:oMath>
      <w:ins w:id="823" w:author="PR Preview" w:date="2026-01-01T00:00:00Z">
        <w:r>
          <w:t xml:space="preserve">,</w:t>
        </w:r>
      </w:ins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and the order of differentiation with respect to</w:t>
        </w:r>
      </w:ins>
      <w:ins w:id="826" w:author="PR Preview" w:date="2026-01-01T00:00:00Z">
        <w:r>
          <w:t xml:space="preserve"> </w:t>
        </w:r>
      </w:ins>
      <m:oMath>
        <m:r>
          <m:t>θ</m:t>
        </m:r>
      </m:oMath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and integration over the data can be exchanged.</w:t>
        </w:r>
      </w:ins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Find the mean of the</w:t>
        </w:r>
      </w:ins>
      <w:ins w:id="831" w:author="PR Preview" w:date="2026-01-01T00:00:00Z">
        <w:r>
          <w:t xml:space="preserve"> </w:t>
        </w:r>
      </w:ins>
      <w:hyperlink w:anchor="def-score">
        <w:ins w:id="832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833" w:author="PR Preview" w:date="2026-01-01T00:00:00Z">
        <w:r>
          <w:t xml:space="preserve">.</w:t>
        </w:r>
      </w:ins>
    </w:p>
    <w:bookmarkEnd w:id="96"/>
    <w:bookmarkStart w:id="97" w:name="sol-score-mean-zero"/>
    <w:p>
      <w:pPr>
        <w:pStyle w:val="BodyText"/>
      </w:pPr>
      <w:ins w:id="834" w:author="PR Preview" w:date="2026-01-01T00:00:00Z">
        <w:r>
          <w:rPr>
            <w:i/>
            <w:iCs/>
          </w:rPr>
          <w:t xml:space="preserve">Solution 10</w:t>
        </w:r>
      </w:ins>
      <w:ins w:id="835" w:author="PR Preview" w:date="2026-01-01T00:00:00Z">
        <w:r>
          <w:t xml:space="preserve">. </w:t>
        </w:r>
      </w:ins>
      <w:ins w:id="836" w:author="PR Preview" w:date="2026-01-01T00:00:00Z">
        <w:r>
          <w:t xml:space="preserve">The step that rewrites the derivative of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$\log \operatorname{p}(\mathord{\smash[b]{\underset{\raise.3ex\hbox{$\scriptstyle\sim$}}{x}}\vphantom{x}}\mid \theta)$</w:t>
        </w:r>
      </w:ins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uses</w:t>
        </w:r>
      </w:ins>
      <w:ins w:id="841" w:author="PR Preview" w:date="2026-01-01T00:00:00Z">
        <w:r>
          <w:t xml:space="preserve"> </w:t>
        </w:r>
      </w:ins>
      <w:hyperlink w:anchor="lem-deriv-log-density">
        <w:ins w:id="842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843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7"/>
    <w:bookmarkStart w:id="98" w:name="thm-score-mean-zero"/>
    <w:p>
      <w:pPr>
        <w:pStyle w:val="FirstParagraph"/>
      </w:pPr>
      <w:del w:id="844" w:author="PR Preview" w:date="2026-01-01T00:00:00Z">
        <w:r>
          <w:rPr>
            <w:b/>
            <w:bCs/>
          </w:rPr>
          <w:delText xml:space="preserve">Theorem 11 (Mean of the score)</w:delText>
        </w:r>
      </w:del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Let</w:delText>
        </w:r>
      </w:del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$\mathord{\smash[b]{\underset{\raise.3ex\hbox{$\scriptstyle\sim$}}{X}}\vphantom{X}}$</w:delText>
        </w:r>
      </w:del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delText xml:space="preserve">be a continuous random vector with density</w:delText>
        </w:r>
      </w:del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delText xml:space="preserve">$\operatorname{p}(\mathord{\smash[b]{\underset{\raise.3ex\hbox{$\scriptstyle\sim$}}{x}}\vphantom{x}}\mid \theta)$</w:delText>
        </w:r>
      </w:del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delText xml:space="preserve">for a scalar parameter</w:delText>
        </w:r>
      </w:del>
      <w:del w:id="855" w:author="PR Preview" w:date="2026-01-01T00:00:00Z">
        <w:r>
          <w:delText xml:space="preserve"> </w:delText>
        </w:r>
      </w:del>
      <m:oMath>
        <m:r>
          <m:t>θ</m:t>
        </m:r>
      </m:oMath>
      <w:del w:id="856" w:author="PR Preview" w:date="2026-01-01T00:00:00Z">
        <w:r>
          <w:delText xml:space="preserve">.</w:delText>
        </w:r>
      </w:del>
      <w:del w:id="857" w:author="PR Preview" w:date="2026-01-01T00:00:00Z">
        <w:r>
          <w:delText xml:space="preserve"> </w:delText>
        </w:r>
      </w:del>
      <w:del w:id="858" w:author="PR Preview" w:date="2026-01-01T00:00:00Z">
        <w:r>
          <w:delText xml:space="preserve">Suppose the set of possible data values does not depend on</w:delText>
        </w:r>
      </w:del>
      <w:del w:id="859" w:author="PR Preview" w:date="2026-01-01T00:00:00Z">
        <w:r>
          <w:delText xml:space="preserve"> </w:delText>
        </w:r>
      </w:del>
      <m:oMath>
        <m:r>
          <m:t>θ</m:t>
        </m:r>
      </m:oMath>
      <w:del w:id="860" w:author="PR Preview" w:date="2026-01-01T00:00:00Z">
        <w:r>
          <w:delText xml:space="preserve">,</w:delText>
        </w:r>
      </w:del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delText xml:space="preserve">and the order of differentiation with respect to</w:delText>
        </w:r>
      </w:del>
      <w:del w:id="863" w:author="PR Preview" w:date="2026-01-01T00:00:00Z">
        <w:r>
          <w:delText xml:space="preserve"> </w:delText>
        </w:r>
      </w:del>
      <m:oMath>
        <m:r>
          <m:t>θ</m:t>
        </m:r>
      </m:oMath>
      <w:del w:id="864" w:author="PR Preview" w:date="2026-01-01T00:00:00Z">
        <w:r>
          <w:delText xml:space="preserve"> </w:delText>
        </w:r>
      </w:del>
      <w:del w:id="865" w:author="PR Preview" w:date="2026-01-01T00:00:00Z">
        <w:r>
          <w:delText xml:space="preserve">and integration over the data can be exchanged.</w:delText>
        </w:r>
      </w:del>
      <w:del w:id="866" w:author="PR Preview" w:date="2026-01-01T00:00:00Z">
        <w:r>
          <w:delText xml:space="preserve"> </w:delText>
        </w:r>
      </w:del>
      <w:del w:id="867" w:author="PR Preview" w:date="2026-01-01T00:00:00Z">
        <w:r>
          <w:delText xml:space="preserve">Then the</w:delText>
        </w:r>
      </w:del>
      <w:del w:id="868" w:author="PR Preview" w:date="2026-01-01T00:00:00Z">
        <w:r>
          <w:delText xml:space="preserve"> </w:delText>
        </w:r>
      </w:del>
      <w:hyperlink w:anchor="def-score">
        <w:del w:id="869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870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871" w:author="PR Preview" w:date="2026-01-01T00:00:00Z">
        <w:r>
          <w:delText xml:space="preserve">,</w:delText>
        </w:r>
      </w:del>
      <w:del w:id="872" w:author="PR Preview" w:date="2026-01-01T00:00:00Z">
        <w:r>
          <w:delText xml:space="preserve"> </w:delText>
        </w:r>
      </w:del>
      <w:del w:id="873" w:author="PR Preview" w:date="2026-01-01T00:00:00Z">
        <w:r>
          <w:delText xml:space="preserve">the derivative of the log-likelihood with respect to</w:delText>
        </w:r>
      </w:del>
      <w:del w:id="874" w:author="PR Preview" w:date="2026-01-01T00:00:00Z">
        <w:r>
          <w:delText xml:space="preserve"> </w:delText>
        </w:r>
      </w:del>
      <m:oMath>
        <m:r>
          <m:t>θ</m:t>
        </m:r>
      </m:oMath>
      <w:del w:id="875" w:author="PR Preview" w:date="2026-01-01T00:00:00Z">
        <w:r>
          <w:delText xml:space="preserve">,</w:delText>
        </w:r>
      </w:del>
      <w:del w:id="876" w:author="PR Preview" w:date="2026-01-01T00:00:00Z">
        <w:r>
          <w:delText xml:space="preserve"> </w:delText>
        </w:r>
      </w:del>
      <w:del w:id="877" w:author="PR Preview" w:date="2026-01-01T00:00:00Z">
        <w:r>
          <w:delText xml:space="preserve">has expectation zero: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del w:id="878" w:author="PR Preview" w:date="2026-01-01T00:00:00Z">
        <w:r>
          <w:rPr>
            <w:i/>
            <w:iCs/>
          </w:rPr>
          <w:delText xml:space="preserve">Proof</w:delText>
        </w:r>
      </w:del>
      <w:del w:id="879" w:author="PR Preview" w:date="2026-01-01T00:00:00Z">
        <w:r>
          <w:delText xml:space="preserve">. </w:delText>
        </w:r>
      </w:del>
      <w:del w:id="880" w:author="PR Preview" w:date="2026-01-01T00:00:00Z">
        <w:r>
          <w:delText xml:space="preserve">This is the solution to</w:delText>
        </w:r>
      </w:del>
      <w:del w:id="881" w:author="PR Preview" w:date="2026-01-01T00:00:00Z">
        <w:r>
          <w:delText xml:space="preserve"> </w:delText>
        </w:r>
      </w:del>
      <w:hyperlink w:anchor="exr-score-mean-zero">
        <w:del w:id="882" w:author="PR Preview" w:date="2026-01-01T00:00:00Z">
          <w:r>
            <w:rPr>
              <w:rStyle w:val="Hyperlink"/>
            </w:rPr>
            <w:delText xml:space="preserve">Exercise 12</w:delText>
          </w:r>
        </w:del>
      </w:hyperlink>
      <w:del w:id="883" w:author="PR Preview" w:date="2026-01-01T00:00:00Z">
        <w:r>
          <w:delText xml:space="preserve">, worked in</w:delText>
        </w:r>
      </w:del>
      <w:del w:id="884" w:author="PR Preview" w:date="2026-01-01T00:00:00Z">
        <w:r>
          <w:delText xml:space="preserve"> </w:delText>
        </w:r>
      </w:del>
      <w:hyperlink w:anchor="sol-score-mean-zero">
        <w:del w:id="885" w:author="PR Preview" w:date="2026-01-01T00:00:00Z">
          <w:r>
            <w:rPr>
              <w:rStyle w:val="Hyperlink"/>
            </w:rPr>
            <w:delText xml:space="preserve">Solution 12</w:delText>
          </w:r>
        </w:del>
      </w:hyperlink>
      <w:del w:id="886" w:author="PR Preview" w:date="2026-01-01T00:00:00Z">
        <w:r>
          <w:delText xml:space="preserve">.</w:delText>
        </w:r>
      </w:del>
      <w:del w:id="887" w:author="PR Preview" w:date="2026-01-01T00:00:00Z">
        <w:r>
          <w:delText xml:space="preserve"> </w:delText>
        </w:r>
      </w:del>
      <w:del w:id="888" w:author="PR Preview" w:date="2026-01-01T00:00:00Z">
        <w:r>
          <w:delText xml:space="preserve">It builds on</w:delText>
        </w:r>
      </w:del>
      <w:del w:id="889" w:author="PR Preview" w:date="2026-01-01T00:00:00Z">
        <w:r>
          <w:delText xml:space="preserve"> </w:delText>
        </w:r>
      </w:del>
      <w:hyperlink w:anchor="lem-deriv-log-density">
        <w:del w:id="890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891" w:author="PR Preview" w:date="2026-01-01T00:00:00Z">
        <w:r>
          <w:delText xml:space="preserve">.</w:delText>
        </w:r>
      </w:del>
    </w:p>
    <w:p>
      <w:pPr>
        <w:pStyle w:val="BodyText"/>
      </w:pPr>
      <w:del w:id="892" w:author="PR Preview" w:date="2026-01-01T00:00:00Z">
        <w:r>
          <w:rPr>
            <w:b/>
            <w:bCs/>
          </w:rPr>
          <w:delText xml:space="preserve">Exercise 13 (Second moment of the score)</w:delText>
        </w:r>
      </w:del>
      <w:del w:id="893" w:author="PR Preview" w:date="2026-01-01T00:00:00Z">
        <w:r>
          <w:delText xml:space="preserve"> </w:delText>
        </w:r>
      </w:del>
      <w:del w:id="894" w:author="PR Preview" w:date="2026-01-01T00:00:00Z">
        <w:r>
          <w:delText xml:space="preserve">Under the assumptions of</w:delText>
        </w:r>
      </w:del>
      <w:del w:id="895" w:author="PR Preview" w:date="2026-01-01T00:00:00Z">
        <w:r>
          <w:delText xml:space="preserve"> </w:delText>
        </w:r>
      </w:del>
      <w:hyperlink w:anchor="exr-score-mean-zero">
        <w:del w:id="896" w:author="PR Preview" w:date="2026-01-01T00:00:00Z">
          <w:r>
            <w:rPr>
              <w:rStyle w:val="Hyperlink"/>
            </w:rPr>
            <w:delText xml:space="preserve">Exercise 12</w:delText>
          </w:r>
        </w:del>
      </w:hyperlink>
      <w:del w:id="897" w:author="PR Preview" w:date="2026-01-01T00:00:00Z">
        <w:r>
          <w:delText xml:space="preserve">,</w:delText>
        </w:r>
      </w:del>
      <w:del w:id="898" w:author="PR Preview" w:date="2026-01-01T00:00:00Z">
        <w:r>
          <w:delText xml:space="preserve"> </w:delText>
        </w:r>
      </w:del>
      <w:del w:id="899" w:author="PR Preview" w:date="2026-01-01T00:00:00Z">
        <w:r>
          <w:delText xml:space="preserve">show that</w:delText>
        </w:r>
      </w:del>
      <w:del w:id="900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del w:id="901" w:author="PR Preview" w:date="2026-01-01T00:00:00Z">
        <w:r>
          <w:delText xml:space="preserve">,</w:delText>
        </w:r>
      </w:del>
      <w:del w:id="902" w:author="PR Preview" w:date="2026-01-01T00:00:00Z">
        <w:r>
          <w:delText xml:space="preserve"> </w:delText>
        </w:r>
      </w:del>
      <w:del w:id="903" w:author="PR Preview" w:date="2026-01-01T00:00:00Z">
        <w:r>
          <w:delText xml:space="preserve">the</w:delText>
        </w:r>
      </w:del>
      <w:del w:id="904" w:author="PR Preview" w:date="2026-01-01T00:00:00Z">
        <w:r>
          <w:delText xml:space="preserve"> </w:delText>
        </w:r>
      </w:del>
      <w:hyperlink w:anchor="def-einf">
        <w:del w:id="905" w:author="PR Preview" w:date="2026-01-01T00:00:00Z">
          <w:r>
            <w:rPr>
              <w:rStyle w:val="Hyperlink"/>
            </w:rPr>
            <w:delText xml:space="preserve">expected information</w:delText>
          </w:r>
        </w:del>
      </w:hyperlink>
      <w:del w:id="906" w:author="PR Preview" w:date="2026-01-01T00:00:00Z">
        <w:r>
          <w:delText xml:space="preserve">.</w:delText>
        </w:r>
      </w:del>
    </w:p>
    <w:p>
      <w:pPr>
        <w:pStyle w:val="BodyText"/>
      </w:pPr>
      <w:del w:id="907" w:author="PR Preview" w:date="2026-01-01T00:00:00Z">
        <w:r>
          <w:rPr>
            <w:i/>
            <w:iCs/>
          </w:rPr>
          <w:delText xml:space="preserve">Solution 13</w:delText>
        </w:r>
      </w:del>
      <w:del w:id="908" w:author="PR Preview" w:date="2026-01-01T00:00:00Z">
        <w:r>
          <w:delText xml:space="preserve">. </w:delText>
        </w:r>
      </w:del>
      <w:del w:id="909" w:author="PR Preview" w:date="2026-01-01T00:00:00Z">
        <w:r>
          <w:delText xml:space="preserve">By</w:delText>
        </w:r>
      </w:del>
      <w:del w:id="910" w:author="PR Preview" w:date="2026-01-01T00:00:00Z">
        <w:r>
          <w:delText xml:space="preserve"> </w:delText>
        </w:r>
      </w:del>
      <w:hyperlink w:anchor="thm-score-mean-zero">
        <w:del w:id="911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912" w:author="PR Preview" w:date="2026-01-01T00:00:00Z">
        <w:r>
          <w:delText xml:space="preserve">,</w:delText>
        </w:r>
      </w:del>
      <w:del w:id="913" w:author="PR Preview" w:date="2026-01-01T00:00:00Z">
        <w:r>
          <w:delText xml:space="preserve"> </w:delText>
        </w:r>
      </w:del>
      <w:del w:id="914" w:author="PR Preview" w:date="2026-01-01T00:00:00Z">
        <w:r>
          <w:delTex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delText>
        </w:r>
      </w:del>
      <w:del w:id="915" w:author="PR Preview" w:date="2026-01-01T00:00:00Z">
        <w:r>
          <w:delText xml:space="preserve"> </w:delText>
        </w:r>
      </w:del>
      <w:del w:id="916" w:author="PR Preview" w:date="2026-01-01T00:00:00Z">
        <w:r>
          <w:delText xml:space="preserve">for every</w:delText>
        </w:r>
      </w:del>
      <w:del w:id="917" w:author="PR Preview" w:date="2026-01-01T00:00:00Z">
        <w:r>
          <w:delText xml:space="preserve"> </w:delText>
        </w:r>
      </w:del>
      <m:oMath>
        <m:r>
          <m:t>θ</m:t>
        </m:r>
      </m:oMath>
      <w:del w:id="918" w:author="PR Preview" w:date="2026-01-01T00:00:00Z">
        <w:r>
          <w:delText xml:space="preserve">.</w:delText>
        </w:r>
      </w:del>
      <w:del w:id="919" w:author="PR Preview" w:date="2026-01-01T00:00:00Z">
        <w:r>
          <w:delText xml:space="preserve"> </w:delText>
        </w:r>
      </w:del>
      <w:del w:id="920" w:author="PR Preview" w:date="2026-01-01T00:00:00Z">
        <w:r>
          <w:delText xml:space="preserve">Differentiate this identity with respect to</w:delText>
        </w:r>
      </w:del>
      <w:del w:id="921" w:author="PR Preview" w:date="2026-01-01T00:00:00Z">
        <w:r>
          <w:delText xml:space="preserve"> </w:delText>
        </w:r>
      </w:del>
      <m:oMath>
        <m:r>
          <m:t>θ</m:t>
        </m:r>
      </m:oMath>
      <w:del w:id="922" w:author="PR Preview" w:date="2026-01-01T00:00:00Z">
        <w:r>
          <w:delText xml:space="preserve">;</w:delText>
        </w:r>
      </w:del>
      <w:del w:id="923" w:author="PR Preview" w:date="2026-01-01T00:00:00Z">
        <w:r>
          <w:delText xml:space="preserve"> </w:delText>
        </w:r>
      </w:del>
      <w:del w:id="924" w:author="PR Preview" w:date="2026-01-01T00:00:00Z">
        <w:r>
          <w:delText xml:space="preserve">the step that substitutes for</w:delText>
        </w:r>
      </w:del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$\frac{\partial}{\partial \theta}\operatorname{p}(\mathord{\smash[b]{\underset{\raise.3ex\hbox{$\scriptstyle\sim$}}{x}}\vphantom{x}}\mid \theta)$</w:delText>
        </w:r>
      </w:del>
      <w:del w:id="927" w:author="PR Preview" w:date="2026-01-01T00:00:00Z">
        <w:r>
          <w:delText xml:space="preserve"> </w:delText>
        </w:r>
      </w:del>
      <w:del w:id="928" w:author="PR Preview" w:date="2026-01-01T00:00:00Z">
        <w:r>
          <w:delText xml:space="preserve">uses</w:delText>
        </w:r>
      </w:del>
      <w:del w:id="929" w:author="PR Preview" w:date="2026-01-01T00:00:00Z">
        <w:r>
          <w:delText xml:space="preserve"> </w:delText>
        </w:r>
      </w:del>
      <w:hyperlink w:anchor="lem-deriv-log-density">
        <w:del w:id="930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931" w:author="PR Preview" w:date="2026-01-01T00:00:00Z">
        <w:r>
          <w:delText xml:space="preserve">:</w:delText>
        </w:r>
      </w:del>
    </w:p>
    <w:p>
      <w:pPr>
        <w:pStyle w:val="FirstParagraph"/>
      </w:pPr>
      <w:ins w:id="932" w:author="PR Preview" w:date="2026-01-01T00:00:00Z">
        <w:r>
          <w:rPr>
            <w:b/>
            <w:bCs/>
          </w:rPr>
          <w:t xml:space="preserve">Theorem 9 (Mean of the score)</w:t>
        </w:r>
      </w:ins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Let</w:t>
        </w:r>
      </w:ins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$\mathord{\smash[b]{\underset{\raise.3ex\hbox{$\scriptstyle\sim$}}{X}}\vphantom{X}}$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be a continuous random vector with density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$\operatorname{p}(\mathord{\smash[b]{\underset{\raise.3ex\hbox{$\scriptstyle\sim$}}{x}}\vphantom{x}}\mid \theta)$</w:t>
        </w:r>
      </w:ins>
      <w:ins w:id="941" w:author="PR Preview" w:date="2026-01-01T00:00:00Z">
        <w:r>
          <w:t xml:space="preserve"> </w:t>
        </w:r>
      </w:ins>
      <w:ins w:id="942" w:author="PR Preview" w:date="2026-01-01T00:00:00Z">
        <w:r>
          <w:t xml:space="preserve">for a scalar parameter</w:t>
        </w:r>
      </w:ins>
      <w:ins w:id="943" w:author="PR Preview" w:date="2026-01-01T00:00:00Z">
        <w:r>
          <w:t xml:space="preserve"> </w:t>
        </w:r>
      </w:ins>
      <m:oMath>
        <m:r>
          <m:t>θ</m:t>
        </m:r>
      </m:oMath>
      <w:ins w:id="944" w:author="PR Preview" w:date="2026-01-01T00:00:00Z">
        <w:r>
          <w:t xml:space="preserve">.</w:t>
        </w:r>
      </w:ins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Suppose the set of possible data values does not depend on</w:t>
        </w:r>
      </w:ins>
      <w:ins w:id="947" w:author="PR Preview" w:date="2026-01-01T00:00:00Z">
        <w:r>
          <w:t xml:space="preserve"> </w:t>
        </w:r>
      </w:ins>
      <m:oMath>
        <m:r>
          <m:t>θ</m:t>
        </m:r>
      </m:oMath>
      <w:ins w:id="948" w:author="PR Preview" w:date="2026-01-01T00:00:00Z">
        <w:r>
          <w:t xml:space="preserve">,</w:t>
        </w:r>
      </w:ins>
      <w:ins w:id="949" w:author="PR Preview" w:date="2026-01-01T00:00:00Z">
        <w:r>
          <w:t xml:space="preserve"> </w:t>
        </w:r>
      </w:ins>
      <w:ins w:id="950" w:author="PR Preview" w:date="2026-01-01T00:00:00Z">
        <w:r>
          <w:t xml:space="preserve">and the order of differentiation with respect to</w:t>
        </w:r>
      </w:ins>
      <w:ins w:id="951" w:author="PR Preview" w:date="2026-01-01T00:00:00Z">
        <w:r>
          <w:t xml:space="preserve"> </w:t>
        </w:r>
      </w:ins>
      <m:oMath>
        <m:r>
          <m:t>θ</m:t>
        </m:r>
      </m:oMath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and integration over the data can be exchanged.</w:t>
        </w:r>
      </w:ins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Then the</w:t>
        </w:r>
      </w:ins>
      <w:ins w:id="956" w:author="PR Preview" w:date="2026-01-01T00:00:00Z">
        <w:r>
          <w:t xml:space="preserve"> </w:t>
        </w:r>
      </w:ins>
      <w:hyperlink w:anchor="def-score">
        <w:ins w:id="957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958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959" w:author="PR Preview" w:date="2026-01-01T00:00:00Z">
        <w:r>
          <w:t xml:space="preserve">,</w:t>
        </w:r>
      </w:ins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the derivative of the log-likelihood with respect to</w:t>
        </w:r>
      </w:ins>
      <w:ins w:id="962" w:author="PR Preview" w:date="2026-01-01T00:00:00Z">
        <w:r>
          <w:t xml:space="preserve"> </w:t>
        </w:r>
      </w:ins>
      <m:oMath>
        <m:r>
          <m:t>θ</m:t>
        </m:r>
      </m:oMath>
      <w:ins w:id="963" w:author="PR Preview" w:date="2026-01-01T00:00:00Z">
        <w:r>
          <w:t xml:space="preserve">,</w:t>
        </w:r>
      </w:ins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has expectation zero: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ins w:id="966" w:author="PR Preview" w:date="2026-01-01T00:00:00Z">
        <w:r>
          <w:rPr>
            <w:i/>
            <w:iCs/>
          </w:rPr>
          <w:t xml:space="preserve">Proof</w:t>
        </w:r>
      </w:ins>
      <w:ins w:id="967" w:author="PR Preview" w:date="2026-01-01T00:00:00Z">
        <w:r>
          <w:t xml:space="preserve">. </w:t>
        </w:r>
      </w:ins>
      <w:ins w:id="968" w:author="PR Preview" w:date="2026-01-01T00:00:00Z">
        <w:r>
          <w:t xml:space="preserve">This is the solution to</w:t>
        </w:r>
      </w:ins>
      <w:ins w:id="969" w:author="PR Preview" w:date="2026-01-01T00:00:00Z">
        <w:r>
          <w:t xml:space="preserve"> </w:t>
        </w:r>
      </w:ins>
      <w:hyperlink w:anchor="exr-score-mean-zero">
        <w:ins w:id="970" w:author="PR Preview" w:date="2026-01-01T00:00:00Z">
          <w:r>
            <w:rPr>
              <w:rStyle w:val="Hyperlink"/>
            </w:rPr>
            <w:t xml:space="preserve">Exercise 10</w:t>
          </w:r>
        </w:ins>
      </w:hyperlink>
      <w:ins w:id="971" w:author="PR Preview" w:date="2026-01-01T00:00:00Z">
        <w:r>
          <w:t xml:space="preserve">, worked in</w:t>
        </w:r>
      </w:ins>
      <w:ins w:id="972" w:author="PR Preview" w:date="2026-01-01T00:00:00Z">
        <w:r>
          <w:t xml:space="preserve"> </w:t>
        </w:r>
      </w:ins>
      <w:hyperlink w:anchor="sol-score-mean-zero">
        <w:ins w:id="973" w:author="PR Preview" w:date="2026-01-01T00:00:00Z">
          <w:r>
            <w:rPr>
              <w:rStyle w:val="Hyperlink"/>
            </w:rPr>
            <w:t xml:space="preserve">Solution 10</w:t>
          </w:r>
        </w:ins>
      </w:hyperlink>
      <w:ins w:id="974" w:author="PR Preview" w:date="2026-01-01T00:00:00Z">
        <w:r>
          <w:t xml:space="preserve">.</w:t>
        </w:r>
      </w:ins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It builds on</w:t>
        </w:r>
      </w:ins>
      <w:ins w:id="977" w:author="PR Preview" w:date="2026-01-01T00:00:00Z">
        <w:r>
          <w:t xml:space="preserve"> </w:t>
        </w:r>
      </w:ins>
      <w:hyperlink w:anchor="lem-deriv-log-density">
        <w:ins w:id="978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979" w:author="PR Preview" w:date="2026-01-01T00:00:00Z">
        <w:r>
          <w:t xml:space="preserve">.</w:t>
        </w:r>
      </w:ins>
    </w:p>
    <w:bookmarkStart w:id="99" w:name="exr-score-second-moment"/>
    <w:p>
      <w:pPr>
        <w:pStyle w:val="BodyText"/>
      </w:pPr>
      <w:ins w:id="980" w:author="PR Preview" w:date="2026-01-01T00:00:00Z">
        <w:r>
          <w:rPr>
            <w:b/>
            <w:bCs/>
          </w:rPr>
          <w:t xml:space="preserve">Exercise 11 (Second moment of the score)</w:t>
        </w:r>
      </w:ins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Under the assumptions of</w:t>
        </w:r>
      </w:ins>
      <w:ins w:id="983" w:author="PR Preview" w:date="2026-01-01T00:00:00Z">
        <w:r>
          <w:t xml:space="preserve"> </w:t>
        </w:r>
      </w:ins>
      <w:hyperlink w:anchor="exr-score-mean-zero">
        <w:ins w:id="984" w:author="PR Preview" w:date="2026-01-01T00:00:00Z">
          <w:r>
            <w:rPr>
              <w:rStyle w:val="Hyperlink"/>
            </w:rPr>
            <w:t xml:space="preserve">Exercise 10</w:t>
          </w:r>
        </w:ins>
      </w:hyperlink>
      <w:ins w:id="985" w:author="PR Preview" w:date="2026-01-01T00:00:00Z">
        <w:r>
          <w:t xml:space="preserve">,</w:t>
        </w:r>
      </w:ins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show that</w:t>
        </w:r>
      </w:ins>
      <w:ins w:id="988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989" w:author="PR Preview" w:date="2026-01-01T00:00:00Z">
        <w:r>
          <w:t xml:space="preserve">,</w:t>
        </w:r>
      </w:ins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the</w:t>
        </w:r>
      </w:ins>
      <w:ins w:id="992" w:author="PR Preview" w:date="2026-01-01T00:00:00Z">
        <w:r>
          <w:t xml:space="preserve"> </w:t>
        </w:r>
      </w:ins>
      <w:hyperlink w:anchor="def-einf">
        <w:ins w:id="993" w:author="PR Preview" w:date="2026-01-01T00:00:00Z">
          <w:r>
            <w:rPr>
              <w:rStyle w:val="Hyperlink"/>
            </w:rPr>
            <w:t xml:space="preserve">expected information</w:t>
          </w:r>
        </w:ins>
      </w:hyperlink>
      <w:ins w:id="994" w:author="PR Preview" w:date="2026-01-01T00:00:00Z">
        <w:r>
          <w:t xml:space="preserve">.</w:t>
        </w:r>
      </w:ins>
    </w:p>
    <w:bookmarkEnd w:id="99"/>
    <w:bookmarkStart w:id="100" w:name="sol-score-second-moment"/>
    <w:p>
      <w:pPr>
        <w:pStyle w:val="BodyText"/>
      </w:pPr>
      <w:ins w:id="995" w:author="PR Preview" w:date="2026-01-01T00:00:00Z">
        <w:r>
          <w:rPr>
            <w:i/>
            <w:iCs/>
          </w:rPr>
          <w:t xml:space="preserve">Solution 11</w:t>
        </w:r>
      </w:ins>
      <w:ins w:id="996" w:author="PR Preview" w:date="2026-01-01T00:00:00Z">
        <w:r>
          <w:t xml:space="preserve">. </w:t>
        </w:r>
      </w:ins>
      <w:ins w:id="997" w:author="PR Preview" w:date="2026-01-01T00:00:00Z">
        <w:r>
          <w:t xml:space="preserve">By</w:t>
        </w:r>
      </w:ins>
      <w:ins w:id="998" w:author="PR Preview" w:date="2026-01-01T00:00:00Z">
        <w:r>
          <w:t xml:space="preserve"> </w:t>
        </w:r>
      </w:ins>
      <w:hyperlink w:anchor="thm-score-mean-zero">
        <w:ins w:id="999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000" w:author="PR Preview" w:date="2026-01-01T00:00:00Z">
        <w:r>
          <w:t xml:space="preserve">,</w:t>
        </w:r>
      </w:ins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  </w:r>
      </w:ins>
      <w:ins w:id="1003" w:author="PR Preview" w:date="2026-01-01T00:00:00Z">
        <w:r>
          <w:t xml:space="preserve"> </w:t>
        </w:r>
      </w:ins>
      <w:ins w:id="1004" w:author="PR Preview" w:date="2026-01-01T00:00:00Z">
        <w:r>
          <w:t xml:space="preserve">for every</w:t>
        </w:r>
      </w:ins>
      <w:ins w:id="1005" w:author="PR Preview" w:date="2026-01-01T00:00:00Z">
        <w:r>
          <w:t xml:space="preserve"> </w:t>
        </w:r>
      </w:ins>
      <m:oMath>
        <m:r>
          <m:t>θ</m:t>
        </m:r>
      </m:oMath>
      <w:ins w:id="1006" w:author="PR Preview" w:date="2026-01-01T00:00:00Z">
        <w:r>
          <w:t xml:space="preserve">.</w:t>
        </w:r>
      </w:ins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Differentiate this identity with respect to</w:t>
        </w:r>
      </w:ins>
      <w:ins w:id="1009" w:author="PR Preview" w:date="2026-01-01T00:00:00Z">
        <w:r>
          <w:t xml:space="preserve"> </w:t>
        </w:r>
      </w:ins>
      <m:oMath>
        <m:r>
          <m:t>θ</m:t>
        </m:r>
      </m:oMath>
      <w:ins w:id="1010" w:author="PR Preview" w:date="2026-01-01T00:00:00Z">
        <w:r>
          <w:t xml:space="preserve">;</w:t>
        </w:r>
      </w:ins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the step that substitutes for</w:t>
        </w:r>
      </w:ins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$\frac{\partial}{\partial \theta}\operatorname{p}(\mathord{\smash[b]{\underset{\raise.3ex\hbox{$\scriptstyle\sim$}}{x}}\vphantom{x}}\mid \theta)$</w:t>
        </w:r>
      </w:ins>
      <w:ins w:id="1015" w:author="PR Preview" w:date="2026-01-01T00:00:00Z">
        <w:r>
          <w:t xml:space="preserve"> </w:t>
        </w:r>
      </w:ins>
      <w:ins w:id="1016" w:author="PR Preview" w:date="2026-01-01T00:00:00Z">
        <w:r>
          <w:t xml:space="preserve">uses</w:t>
        </w:r>
      </w:ins>
      <w:ins w:id="1017" w:author="PR Preview" w:date="2026-01-01T00:00:00Z">
        <w:r>
          <w:t xml:space="preserve"> </w:t>
        </w:r>
      </w:ins>
      <w:hyperlink w:anchor="lem-deriv-log-density">
        <w:ins w:id="1018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019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0"/>
    <w:bookmarkStart w:id="101" w:name="thm-score-second-moment"/>
    <w:p>
      <w:pPr>
        <w:pStyle w:val="FirstParagraph"/>
      </w:pPr>
      <w:del w:id="1020" w:author="PR Preview" w:date="2026-01-01T00:00:00Z">
        <w:r>
          <w:rPr>
            <w:b/>
            <w:bCs/>
          </w:rPr>
          <w:delText xml:space="preserve">Theorem 12 (Second moment of the score)</w:delText>
        </w:r>
      </w:del>
      <w:del w:id="1021" w:author="PR Preview" w:date="2026-01-01T00:00:00Z">
        <w:r>
          <w:delText xml:space="preserve"> </w:delText>
        </w:r>
      </w:del>
      <w:del w:id="1022" w:author="PR Preview" w:date="2026-01-01T00:00:00Z">
        <w:r>
          <w:delText xml:space="preserve">Under the assumptions of</w:delText>
        </w:r>
      </w:del>
      <w:del w:id="1023" w:author="PR Preview" w:date="2026-01-01T00:00:00Z">
        <w:r>
          <w:delText xml:space="preserve"> </w:delText>
        </w:r>
      </w:del>
      <w:hyperlink w:anchor="thm-score-mean-zero">
        <w:del w:id="1024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025" w:author="PR Preview" w:date="2026-01-01T00:00:00Z">
        <w:r>
          <w:delText xml:space="preserve">,</w:delText>
        </w:r>
      </w:del>
      <w:del w:id="1026" w:author="PR Preview" w:date="2026-01-01T00:00:00Z">
        <w:r>
          <w:delText xml:space="preserve"> </w:delText>
        </w:r>
      </w:del>
      <w:del w:id="1027" w:author="PR Preview" w:date="2026-01-01T00:00:00Z">
        <w:r>
          <w:delText xml:space="preserve">the second moment</w:delText>
        </w:r>
      </w:del>
      <w:del w:id="1028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delText xml:space="preserve">of the</w:delText>
        </w:r>
      </w:del>
      <w:del w:id="1031" w:author="PR Preview" w:date="2026-01-01T00:00:00Z">
        <w:r>
          <w:delText xml:space="preserve"> </w:delText>
        </w:r>
      </w:del>
      <w:hyperlink w:anchor="def-score">
        <w:del w:id="1032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1033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1034" w:author="PR Preview" w:date="2026-01-01T00:00:00Z">
        <w:r>
          <w:delText xml:space="preserve"> </w:delText>
        </w:r>
      </w:del>
      <w:del w:id="1035" w:author="PR Preview" w:date="2026-01-01T00:00:00Z">
        <w:r>
          <w:delText xml:space="preserve">is the</w:delText>
        </w:r>
      </w:del>
      <w:del w:id="1036" w:author="PR Preview" w:date="2026-01-01T00:00:00Z">
        <w:r>
          <w:delText xml:space="preserve"> </w:delText>
        </w:r>
      </w:del>
      <w:hyperlink w:anchor="def-einf">
        <w:del w:id="1037" w:author="PR Preview" w:date="2026-01-01T00:00:00Z">
          <w:r>
            <w:rPr>
              <w:rStyle w:val="Hyperlink"/>
            </w:rPr>
            <w:delText xml:space="preserve">expected information</w:delText>
          </w:r>
        </w:del>
      </w:hyperlink>
      <w:del w:id="103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del w:id="1039" w:author="PR Preview" w:date="2026-01-01T00:00:00Z">
        <w:r>
          <w:delText xml:space="preserve">,</w:delText>
        </w:r>
      </w:del>
      <w:del w:id="1040" w:author="PR Preview" w:date="2026-01-01T00:00:00Z">
        <w:r>
          <w:delText xml:space="preserve"> </w:delText>
        </w:r>
      </w:del>
      <w:del w:id="1041" w:author="PR Preview" w:date="2026-01-01T00:00:00Z">
        <w:r>
          <w:delText xml:space="preserve">the expected negative second derivative of the log-likelihood: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1042" w:author="PR Preview" w:date="2026-01-01T00:00:00Z">
        <w:r>
          <w:rPr>
            <w:i/>
            <w:iCs/>
          </w:rPr>
          <w:delText xml:space="preserve">Proof</w:delText>
        </w:r>
      </w:del>
      <w:del w:id="1043" w:author="PR Preview" w:date="2026-01-01T00:00:00Z">
        <w:r>
          <w:delText xml:space="preserve">. </w:delText>
        </w:r>
      </w:del>
      <w:del w:id="1044" w:author="PR Preview" w:date="2026-01-01T00:00:00Z">
        <w:r>
          <w:delText xml:space="preserve">This is the solution to</w:delText>
        </w:r>
      </w:del>
      <w:del w:id="1045" w:author="PR Preview" w:date="2026-01-01T00:00:00Z">
        <w:r>
          <w:delText xml:space="preserve"> </w:delText>
        </w:r>
      </w:del>
      <w:hyperlink w:anchor="exr-score-second-moment">
        <w:del w:id="1046" w:author="PR Preview" w:date="2026-01-01T00:00:00Z">
          <w:r>
            <w:rPr>
              <w:rStyle w:val="Hyperlink"/>
            </w:rPr>
            <w:delText xml:space="preserve">Exercise 13</w:delText>
          </w:r>
        </w:del>
      </w:hyperlink>
      <w:del w:id="1047" w:author="PR Preview" w:date="2026-01-01T00:00:00Z">
        <w:r>
          <w:delText xml:space="preserve">, worked in</w:delText>
        </w:r>
      </w:del>
      <w:del w:id="1048" w:author="PR Preview" w:date="2026-01-01T00:00:00Z">
        <w:r>
          <w:delText xml:space="preserve"> </w:delText>
        </w:r>
      </w:del>
      <w:hyperlink w:anchor="sol-score-second-moment">
        <w:del w:id="1049" w:author="PR Preview" w:date="2026-01-01T00:00:00Z">
          <w:r>
            <w:rPr>
              <w:rStyle w:val="Hyperlink"/>
            </w:rPr>
            <w:delText xml:space="preserve">Solution 13</w:delText>
          </w:r>
        </w:del>
      </w:hyperlink>
      <w:del w:id="1050" w:author="PR Preview" w:date="2026-01-01T00:00:00Z">
        <w:r>
          <w:delText xml:space="preserve">.</w:delText>
        </w:r>
      </w:del>
      <w:del w:id="1051" w:author="PR Preview" w:date="2026-01-01T00:00:00Z">
        <w:r>
          <w:delText xml:space="preserve"> </w:delText>
        </w:r>
      </w:del>
      <w:del w:id="1052" w:author="PR Preview" w:date="2026-01-01T00:00:00Z">
        <w:r>
          <w:delText xml:space="preserve">It builds on</w:delText>
        </w:r>
      </w:del>
      <w:del w:id="1053" w:author="PR Preview" w:date="2026-01-01T00:00:00Z">
        <w:r>
          <w:delText xml:space="preserve"> </w:delText>
        </w:r>
      </w:del>
      <w:hyperlink w:anchor="thm-score-mean-zero">
        <w:del w:id="1054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055" w:author="PR Preview" w:date="2026-01-01T00:00:00Z">
        <w:r>
          <w:delText xml:space="preserve"> </w:delText>
        </w:r>
      </w:del>
      <w:del w:id="1056" w:author="PR Preview" w:date="2026-01-01T00:00:00Z">
        <w:r>
          <w:delText xml:space="preserve">and</w:delText>
        </w:r>
      </w:del>
      <w:del w:id="1057" w:author="PR Preview" w:date="2026-01-01T00:00:00Z">
        <w:r>
          <w:delText xml:space="preserve"> </w:delText>
        </w:r>
      </w:del>
      <w:hyperlink w:anchor="lem-deriv-log-density">
        <w:del w:id="1058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1059" w:author="PR Preview" w:date="2026-01-01T00:00:00Z">
        <w:r>
          <w:delText xml:space="preserve">.</w:delText>
        </w:r>
      </w:del>
    </w:p>
    <w:p>
      <w:pPr>
        <w:pStyle w:val="BodyText"/>
      </w:pPr>
      <w:del w:id="1060" w:author="PR Preview" w:date="2026-01-01T00:00:00Z">
        <w:r>
          <w:rPr>
            <w:b/>
            <w:bCs/>
          </w:rPr>
          <w:delText xml:space="preserve">Theorem 13 (Mean and variance of the score)</w:delText>
        </w:r>
      </w:del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delText xml:space="preserve">Suppose the set of possible data values does not depend on</w:delText>
        </w:r>
      </w:del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delText xml:space="preserve">$\mathord{\smash[b]{\underset{\raise.3ex\hbox{$\scriptstyle\sim$}}{\theta}}\vphantom{\theta}}$</w:delText>
        </w:r>
      </w:del>
      <w:del w:id="1065" w:author="PR Preview" w:date="2026-01-01T00:00:00Z">
        <w:r>
          <w:delText xml:space="preserve">,</w:delText>
        </w:r>
      </w:del>
      <w:del w:id="1066" w:author="PR Preview" w:date="2026-01-01T00:00:00Z">
        <w:r>
          <w:delText xml:space="preserve"> </w:delText>
        </w:r>
      </w:del>
      <w:del w:id="1067" w:author="PR Preview" w:date="2026-01-01T00:00:00Z">
        <w:r>
          <w:delText xml:space="preserve">and the order of differentiation with respect to</w:delText>
        </w:r>
      </w:del>
      <w:del w:id="1068" w:author="PR Preview" w:date="2026-01-01T00:00:00Z">
        <w:r>
          <w:delText xml:space="preserve"> </w:delText>
        </w:r>
      </w:del>
      <w:del w:id="1069" w:author="PR Preview" w:date="2026-01-01T00:00:00Z">
        <w:r>
          <w:delText xml:space="preserve">$\mathord{\smash[b]{\underset{\raise.3ex\hbox{$\scriptstyle\sim$}}{\theta}}\vphantom{\theta}}$</w:delText>
        </w:r>
      </w:del>
      <w:del w:id="1070" w:author="PR Preview" w:date="2026-01-01T00:00:00Z">
        <w:r>
          <w:delText xml:space="preserve"> </w:delText>
        </w:r>
      </w:del>
      <w:del w:id="1071" w:author="PR Preview" w:date="2026-01-01T00:00:00Z">
        <w:r>
          <w:delText xml:space="preserve">and integration over the data can be exchanged.</w:delText>
        </w:r>
      </w:del>
      <w:del w:id="1072" w:author="PR Preview" w:date="2026-01-01T00:00:00Z">
        <w:r>
          <w:delText xml:space="preserve"> </w:delText>
        </w:r>
      </w:del>
      <w:del w:id="1073" w:author="PR Preview" w:date="2026-01-01T00:00:00Z">
        <w:r>
          <w:delText xml:space="preserve">Then the score has mean zero,</w:delText>
        </w:r>
      </w:del>
      <w:del w:id="1074" w:author="PR Preview" w:date="2026-01-01T00:00:00Z">
        <w:r>
          <w:delText xml:space="preserve"> </w:delText>
        </w:r>
      </w:del>
      <w:del w:id="1075" w:author="PR Preview" w:date="2026-01-01T00:00:00Z">
        <w:r>
          <w:delText xml:space="preserve">and its variance is the expected information:</w:delText>
        </w:r>
      </w:del>
    </w:p>
    <w:p>
      <w:pPr>
        <w:pStyle w:val="FirstParagraph"/>
      </w:pPr>
      <w:ins w:id="1076" w:author="PR Preview" w:date="2026-01-01T00:00:00Z">
        <w:r>
          <w:rPr>
            <w:b/>
            <w:bCs/>
          </w:rPr>
          <w:t xml:space="preserve">Theorem 10 (Second moment of the score)</w:t>
        </w:r>
      </w:ins>
      <w:ins w:id="1077" w:author="PR Preview" w:date="2026-01-01T00:00:00Z">
        <w:r>
          <w:t xml:space="preserve"> </w:t>
        </w:r>
      </w:ins>
      <w:ins w:id="1078" w:author="PR Preview" w:date="2026-01-01T00:00:00Z">
        <w:r>
          <w:t xml:space="preserve">Under the assumptions of</w:t>
        </w:r>
      </w:ins>
      <w:ins w:id="1079" w:author="PR Preview" w:date="2026-01-01T00:00:00Z">
        <w:r>
          <w:t xml:space="preserve"> </w:t>
        </w:r>
      </w:ins>
      <w:hyperlink w:anchor="thm-score-mean-zero">
        <w:ins w:id="1080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081" w:author="PR Preview" w:date="2026-01-01T00:00:00Z">
        <w:r>
          <w:t xml:space="preserve">,</w:t>
        </w:r>
      </w:ins>
      <w:ins w:id="1082" w:author="PR Preview" w:date="2026-01-01T00:00:00Z">
        <w:r>
          <w:t xml:space="preserve"> </w:t>
        </w:r>
      </w:ins>
      <w:ins w:id="1083" w:author="PR Preview" w:date="2026-01-01T00:00:00Z">
        <w:r>
          <w:t xml:space="preserve">the second moment</w:t>
        </w:r>
      </w:ins>
      <w:ins w:id="1084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of the</w:t>
        </w:r>
      </w:ins>
      <w:ins w:id="1087" w:author="PR Preview" w:date="2026-01-01T00:00:00Z">
        <w:r>
          <w:t xml:space="preserve"> </w:t>
        </w:r>
      </w:ins>
      <w:hyperlink w:anchor="def-score">
        <w:ins w:id="1088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1089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is the</w:t>
        </w:r>
      </w:ins>
      <w:ins w:id="1092" w:author="PR Preview" w:date="2026-01-01T00:00:00Z">
        <w:r>
          <w:t xml:space="preserve"> </w:t>
        </w:r>
      </w:ins>
      <w:hyperlink w:anchor="def-einf">
        <w:ins w:id="1093" w:author="PR Preview" w:date="2026-01-01T00:00:00Z">
          <w:r>
            <w:rPr>
              <w:rStyle w:val="Hyperlink"/>
            </w:rPr>
            <w:t xml:space="preserve">expected information</w:t>
          </w:r>
        </w:ins>
      </w:hyperlink>
      <w:ins w:id="109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1095" w:author="PR Preview" w:date="2026-01-01T00:00:00Z">
        <w:r>
          <w:t xml:space="preserve">,</w:t>
        </w:r>
      </w:ins>
      <w:ins w:id="1096" w:author="PR Preview" w:date="2026-01-01T00:00:00Z">
        <w:r>
          <w:t xml:space="preserve"> </w:t>
        </w:r>
      </w:ins>
      <w:ins w:id="1097" w:author="PR Preview" w:date="2026-01-01T00:00:00Z">
        <w:r>
          <w:t xml:space="preserve">the expected negative second derivative of the log-likelihood: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ins w:id="1098" w:author="PR Preview" w:date="2026-01-01T00:00:00Z">
        <w:r>
          <w:rPr>
            <w:i/>
            <w:iCs/>
          </w:rPr>
          <w:t xml:space="preserve">Proof</w:t>
        </w:r>
      </w:ins>
      <w:ins w:id="1099" w:author="PR Preview" w:date="2026-01-01T00:00:00Z">
        <w:r>
          <w:t xml:space="preserve">. </w:t>
        </w:r>
      </w:ins>
      <w:ins w:id="1100" w:author="PR Preview" w:date="2026-01-01T00:00:00Z">
        <w:r>
          <w:t xml:space="preserve">This is the solution to</w:t>
        </w:r>
      </w:ins>
      <w:ins w:id="1101" w:author="PR Preview" w:date="2026-01-01T00:00:00Z">
        <w:r>
          <w:t xml:space="preserve"> </w:t>
        </w:r>
      </w:ins>
      <w:hyperlink w:anchor="exr-score-second-moment">
        <w:ins w:id="1102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1103" w:author="PR Preview" w:date="2026-01-01T00:00:00Z">
        <w:r>
          <w:t xml:space="preserve">, worked in</w:t>
        </w:r>
      </w:ins>
      <w:ins w:id="1104" w:author="PR Preview" w:date="2026-01-01T00:00:00Z">
        <w:r>
          <w:t xml:space="preserve"> </w:t>
        </w:r>
      </w:ins>
      <w:hyperlink w:anchor="sol-score-second-moment">
        <w:ins w:id="1105" w:author="PR Preview" w:date="2026-01-01T00:00:00Z">
          <w:r>
            <w:rPr>
              <w:rStyle w:val="Hyperlink"/>
            </w:rPr>
            <w:t xml:space="preserve">Solution 11</w:t>
          </w:r>
        </w:ins>
      </w:hyperlink>
      <w:ins w:id="1106" w:author="PR Preview" w:date="2026-01-01T00:00:00Z">
        <w:r>
          <w:t xml:space="preserve">.</w:t>
        </w:r>
      </w:ins>
      <w:ins w:id="1107" w:author="PR Preview" w:date="2026-01-01T00:00:00Z">
        <w:r>
          <w:t xml:space="preserve"> </w:t>
        </w:r>
      </w:ins>
      <w:ins w:id="1108" w:author="PR Preview" w:date="2026-01-01T00:00:00Z">
        <w:r>
          <w:t xml:space="preserve">It builds on</w:t>
        </w:r>
      </w:ins>
      <w:ins w:id="1109" w:author="PR Preview" w:date="2026-01-01T00:00:00Z">
        <w:r>
          <w:t xml:space="preserve"> </w:t>
        </w:r>
      </w:ins>
      <w:hyperlink w:anchor="thm-score-mean-zero">
        <w:ins w:id="1110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and</w:t>
        </w:r>
      </w:ins>
      <w:ins w:id="1113" w:author="PR Preview" w:date="2026-01-01T00:00:00Z">
        <w:r>
          <w:t xml:space="preserve"> </w:t>
        </w:r>
      </w:ins>
      <w:hyperlink w:anchor="lem-deriv-log-density">
        <w:ins w:id="1114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115" w:author="PR Preview" w:date="2026-01-01T00:00:00Z">
        <w:r>
          <w:t xml:space="preserve">.</w:t>
        </w:r>
      </w:ins>
    </w:p>
    <w:bookmarkStart w:id="104" w:name="thm-information-equality"/>
    <w:p>
      <w:pPr>
        <w:pStyle w:val="BodyText"/>
      </w:pPr>
      <w:ins w:id="1116" w:author="PR Preview" w:date="2026-01-01T00:00:00Z">
        <w:r>
          <w:rPr>
            <w:b/>
            <w:bCs/>
          </w:rPr>
          <w:t xml:space="preserve">Theorem 11 (Mean and variance of the score)</w:t>
        </w:r>
      </w:ins>
      <w:ins w:id="1117" w:author="PR Preview" w:date="2026-01-01T00:00:00Z">
        <w:r>
          <w:t xml:space="preserve"> </w:t>
        </w:r>
      </w:ins>
      <w:ins w:id="1118" w:author="PR Preview" w:date="2026-01-01T00:00:00Z">
        <w:r>
          <w:t xml:space="preserve">Suppose the set of possible data values does not depend on</w:t>
        </w:r>
      </w:ins>
      <w:ins w:id="1119" w:author="PR Preview" w:date="2026-01-01T00:00:00Z">
        <w:r>
          <w:t xml:space="preserve"> </w:t>
        </w:r>
      </w:ins>
      <w:ins w:id="1120" w:author="PR Preview" w:date="2026-01-01T00:00:00Z">
        <w:r>
          <w:t xml:space="preserve">$\mathord{\smash[b]{\underset{\raise.3ex\hbox{$\scriptstyle\sim$}}{\theta}}\vphantom{\theta}}$</w:t>
        </w:r>
      </w:ins>
      <w:ins w:id="1121" w:author="PR Preview" w:date="2026-01-01T00:00:00Z">
        <w:r>
          <w:t xml:space="preserve">,</w:t>
        </w:r>
      </w:ins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and the order of differentiation with respect to</w:t>
        </w:r>
      </w:ins>
      <w:ins w:id="1124" w:author="PR Preview" w:date="2026-01-01T00:00:00Z">
        <w:r>
          <w:t xml:space="preserve"> </w:t>
        </w:r>
      </w:ins>
      <w:ins w:id="1125" w:author="PR Preview" w:date="2026-01-01T00:00:00Z">
        <w:r>
          <w:t xml:space="preserve">$\mathord{\smash[b]{\underset{\raise.3ex\hbox{$\scriptstyle\sim$}}{\theta}}\vphantom{\theta}}$</w:t>
        </w:r>
      </w:ins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and integration over the data can be exchanged.</w:t>
        </w:r>
      </w:ins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Then the score has mean zero,</w:t>
        </w:r>
      </w:ins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and its variance is the expected information:</w:t>
        </w:r>
      </w:ins>
    </w:p>
    <w:p>
      <w:pPr>
        <w:pStyle w:val="BodyText"/>
      </w:pPr>
      <w:bookmarkStart w:id="102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2"/>
    </w:p>
    <w:p>
      <w:pPr>
        <w:pStyle w:val="FirstParagraph"/>
      </w:pPr>
      <w:bookmarkStart w:id="103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3"/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del w:id="1132" w:author="PR Preview" w:date="2026-01-01T00:00:00Z">
          <w:r>
            <w:rPr>
              <w:rStyle w:val="Hyperlink"/>
            </w:rPr>
            <w:delText xml:space="preserve">Equation 12</w:delText>
          </w:r>
        </w:del>
      </w:hyperlink>
      <w:del w:id="1133" w:author="PR Preview" w:date="2026-01-01T00:00:00Z">
        <w:r>
          <w:delText xml:space="preserve"> </w:delText>
        </w:r>
      </w:del>
      <w:del w:id="1134" w:author="PR Preview" w:date="2026-01-01T00:00:00Z">
        <w:r>
          <w:delText xml:space="preserve">follows from</w:delText>
        </w:r>
      </w:del>
      <w:del w:id="1135" w:author="PR Preview" w:date="2026-01-01T00:00:00Z">
        <w:r>
          <w:delText xml:space="preserve"> </w:delText>
        </w:r>
      </w:del>
      <w:hyperlink w:anchor="thm-score-mean-zero">
        <w:del w:id="1136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137" w:author="PR Preview" w:date="2026-01-01T00:00:00Z">
        <w:r>
          <w:delText xml:space="preserve">.</w:delText>
        </w:r>
      </w:del>
      <w:del w:id="1138" w:author="PR Preview" w:date="2026-01-01T00:00:00Z">
        <w:r>
          <w:delText xml:space="preserve"> </w:delText>
        </w:r>
      </w:del>
      <w:del w:id="1139" w:author="PR Preview" w:date="2026-01-01T00:00:00Z">
        <w:r>
          <w:delText xml:space="preserve">For</w:delText>
        </w:r>
      </w:del>
      <w:del w:id="1140" w:author="PR Preview" w:date="2026-01-01T00:00:00Z">
        <w:r>
          <w:delText xml:space="preserve"> </w:delText>
        </w:r>
      </w:del>
      <w:hyperlink w:anchor="eq-information-equality">
        <w:del w:id="1141" w:author="PR Preview" w:date="2026-01-01T00:00:00Z">
          <w:r>
            <w:rPr>
              <w:rStyle w:val="Hyperlink"/>
            </w:rPr>
            <w:delText xml:space="preserve">Equation 13</w:delText>
          </w:r>
        </w:del>
      </w:hyperlink>
      <w:del w:id="1142" w:author="PR Preview" w:date="2026-01-01T00:00:00Z">
        <w:r>
          <w:delText xml:space="preserve">,</w:delText>
        </w:r>
      </w:del>
      <w:del w:id="1143" w:author="PR Preview" w:date="2026-01-01T00:00:00Z">
        <w:r>
          <w:delText xml:space="preserve"> </w:delText>
        </w:r>
      </w:del>
      <w:hyperlink w:anchor="thm-score-second-moment">
        <w:del w:id="1144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145" w:author="PR Preview" w:date="2026-01-01T00:00:00Z">
        <w:r>
          <w:delText xml:space="preserve"> </w:delText>
        </w:r>
      </w:del>
      <w:del w:id="1146" w:author="PR Preview" w:date="2026-01-01T00:00:00Z">
        <w:r>
          <w:delText xml:space="preserve">gives</w:delText>
        </w:r>
      </w:del>
      <w:del w:id="114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1148" w:author="PR Preview" w:date="2026-01-01T00:00:00Z">
        <w:r>
          <w:delText xml:space="preserve">,</w:delText>
        </w:r>
      </w:del>
      <w:del w:id="1149" w:author="PR Preview" w:date="2026-01-01T00:00:00Z">
        <w:r>
          <w:delText xml:space="preserve"> </w:delText>
        </w:r>
      </w:del>
      <w:del w:id="1150" w:author="PR Preview" w:date="2026-01-01T00:00:00Z">
        <w:r>
          <w:delText xml:space="preserve">and because</w:delText>
        </w:r>
      </w:del>
      <w:del w:id="1151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1152" w:author="PR Preview" w:date="2026-01-01T00:00:00Z">
        <w:r>
          <w:delText xml:space="preserve">,</w:delText>
        </w:r>
      </w:del>
    </w:p>
    <w:p>
      <w:pPr>
        <w:pStyle w:val="BodyText"/>
      </w:pPr>
      <w:hyperlink w:anchor="eq-score-mean-zero">
        <w:ins w:id="1153" w:author="PR Preview" w:date="2026-01-01T00:00:00Z">
          <w:r>
            <w:rPr>
              <w:rStyle w:val="Hyperlink"/>
            </w:rPr>
            <w:t xml:space="preserve">Equation 12</w:t>
          </w:r>
        </w:ins>
      </w:hyperlink>
      <w:ins w:id="1154" w:author="PR Preview" w:date="2026-01-01T00:00:00Z">
        <w:r>
          <w:t xml:space="preserve"> </w:t>
        </w:r>
      </w:ins>
      <w:ins w:id="1155" w:author="PR Preview" w:date="2026-01-01T00:00:00Z">
        <w:r>
          <w:t xml:space="preserve">follows from</w:t>
        </w:r>
      </w:ins>
      <w:ins w:id="1156" w:author="PR Preview" w:date="2026-01-01T00:00:00Z">
        <w:r>
          <w:t xml:space="preserve"> </w:t>
        </w:r>
      </w:ins>
      <w:hyperlink w:anchor="thm-score-mean-zero">
        <w:ins w:id="1157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158" w:author="PR Preview" w:date="2026-01-01T00:00:00Z">
        <w:r>
          <w:t xml:space="preserve">.</w:t>
        </w:r>
      </w:ins>
      <w:ins w:id="1159" w:author="PR Preview" w:date="2026-01-01T00:00:00Z">
        <w:r>
          <w:t xml:space="preserve"> </w:t>
        </w:r>
      </w:ins>
      <w:ins w:id="1160" w:author="PR Preview" w:date="2026-01-01T00:00:00Z">
        <w:r>
          <w:t xml:space="preserve">For</w:t>
        </w:r>
      </w:ins>
      <w:ins w:id="1161" w:author="PR Preview" w:date="2026-01-01T00:00:00Z">
        <w:r>
          <w:t xml:space="preserve"> </w:t>
        </w:r>
      </w:ins>
      <w:hyperlink w:anchor="eq-information-equality">
        <w:ins w:id="1162" w:author="PR Preview" w:date="2026-01-01T00:00:00Z">
          <w:r>
            <w:rPr>
              <w:rStyle w:val="Hyperlink"/>
            </w:rPr>
            <w:t xml:space="preserve">Equation 13</w:t>
          </w:r>
        </w:ins>
      </w:hyperlink>
      <w:ins w:id="1163" w:author="PR Preview" w:date="2026-01-01T00:00:00Z">
        <w:r>
          <w:t xml:space="preserve">,</w:t>
        </w:r>
      </w:ins>
      <w:ins w:id="1164" w:author="PR Preview" w:date="2026-01-01T00:00:00Z">
        <w:r>
          <w:t xml:space="preserve"> </w:t>
        </w:r>
      </w:ins>
      <w:hyperlink w:anchor="thm-score-second-moment">
        <w:ins w:id="1165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gives</w:t>
        </w:r>
      </w:ins>
      <w:ins w:id="116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1169" w:author="PR Preview" w:date="2026-01-01T00:00:00Z">
        <w:r>
          <w:t xml:space="preserve">,</w:t>
        </w:r>
      </w:ins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and because</w:t>
        </w:r>
      </w:ins>
      <w:ins w:id="1172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17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5" w:name="exm-information-equality"/>
    <w:p>
      <w:pPr>
        <w:pStyle w:val="FirstParagraph"/>
      </w:pPr>
      <w:r>
        <w:rPr>
          <w:b/>
          <w:bCs/>
        </w:rPr>
        <w:t xml:space="preserve">Example 8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105"/>
    <w:bookmarkStart w:id="106" w:name="exm-information-equality-fails"/>
    <w:p>
      <w:pPr>
        <w:pStyle w:val="BodyText"/>
      </w:pPr>
      <w:r>
        <w:rPr>
          <w:b/>
          <w:bCs/>
        </w:rPr>
        <w:t xml:space="preserve">Example 9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6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7"/>
          <w:p/>
        </w:tc>
      </w:tr>
    </w:tbl>
    <w:bookmarkEnd w:id="108"/>
    <w:bookmarkStart w:id="114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0" w:name="thm-dist-mle"/>
    <w:p>
      <w:pPr>
        <w:pStyle w:val="FirstParagraph"/>
      </w:pPr>
      <w:del w:id="1174" w:author="PR Preview" w:date="2026-01-01T00:00:00Z">
        <w:r>
          <w:rPr>
            <w:b/>
            <w:bCs/>
          </w:rPr>
          <w:delText xml:space="preserve">Theorem 14 (Central limit theorem for MLEs)</w:delText>
        </w:r>
      </w:del>
      <w:del w:id="1175" w:author="PR Preview" w:date="2026-01-01T00:00:00Z">
        <w:r>
          <w:delText xml:space="preserve"> </w:delText>
        </w:r>
      </w:del>
      <w:del w:id="1176" w:author="PR Preview" w:date="2026-01-01T00:00:00Z">
        <w:r>
          <w:delText xml:space="preserve">For</w:delText>
        </w:r>
      </w:del>
      <w:del w:id="1177" w:author="PR Preview" w:date="2026-01-01T00:00:00Z">
        <w:r>
          <w:delText xml:space="preserve"> </w:delText>
        </w:r>
      </w:del>
      <m:oMath>
        <m:r>
          <m:rPr>
            <m:sty m:val="p"/>
          </m:rPr>
          <m:t>iid</m:t>
        </m:r>
      </m:oMath>
      <w:del w:id="1178" w:author="PR Preview" w:date="2026-01-01T00:00:00Z">
        <w:r>
          <w:delText xml:space="preserve"> </w:delText>
        </w:r>
      </w:del>
      <w:del w:id="1179" w:author="PR Preview" w:date="2026-01-01T00:00:00Z">
        <w:r>
          <w:delText xml:space="preserve">data from a correctly specified model</w:delText>
        </w:r>
      </w:del>
      <w:del w:id="1180" w:author="PR Preview" w:date="2026-01-01T00:00:00Z">
        <w:r>
          <w:delText xml:space="preserve"> </w:delText>
        </w:r>
      </w:del>
      <w:del w:id="1181" w:author="PR Preview" w:date="2026-01-01T00:00:00Z">
        <w:r>
          <w:delText xml:space="preserve">satisfying regularity conditions</w:delText>
        </w:r>
      </w:del>
      <w:del w:id="1182" w:author="PR Preview" w:date="2026-01-01T00:00:00Z">
        <w:r>
          <w:delText xml:space="preserve"> </w:delText>
        </w:r>
      </w:del>
      <w:del w:id="1183" w:author="PR Preview" w:date="2026-01-01T00:00:00Z">
        <w:r>
          <w:delText xml:space="preserve">(including those of</w:delText>
        </w:r>
      </w:del>
      <w:del w:id="1184" w:author="PR Preview" w:date="2026-01-01T00:00:00Z">
        <w:r>
          <w:delText xml:space="preserve"> </w:delText>
        </w:r>
      </w:del>
      <w:hyperlink w:anchor="thm-information-equality">
        <w:del w:id="1185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1186" w:author="PR Preview" w:date="2026-01-01T00:00:00Z">
        <w:r>
          <w:delText xml:space="preserve">,</w:delText>
        </w:r>
      </w:del>
      <w:del w:id="1187" w:author="PR Preview" w:date="2026-01-01T00:00:00Z">
        <w:r>
          <w:delText xml:space="preserve"> </w:delText>
        </w:r>
      </w:del>
      <w:del w:id="1188" w:author="PR Preview" w:date="2026-01-01T00:00:00Z">
        <w:r>
          <w:delText xml:space="preserve">an identifiable parameter,</w:delText>
        </w:r>
      </w:del>
      <w:del w:id="1189" w:author="PR Preview" w:date="2026-01-01T00:00:00Z">
        <w:r>
          <w:delText xml:space="preserve"> </w:delText>
        </w:r>
      </w:del>
      <w:del w:id="1190" w:author="PR Preview" w:date="2026-01-01T00:00:00Z">
        <w:r>
          <w:delText xml:space="preserve">a true parameter value in the interior of the parameter space,</w:delText>
        </w:r>
      </w:del>
      <w:del w:id="1191" w:author="PR Preview" w:date="2026-01-01T00:00:00Z">
        <w:r>
          <w:delText xml:space="preserve"> </w:delText>
        </w:r>
      </w:del>
      <w:del w:id="1192" w:author="PR Preview" w:date="2026-01-01T00:00:00Z">
        <w:r>
          <w:delText xml:space="preserve">and a positive definite information matrix),</w:delText>
        </w:r>
      </w:del>
      <w:del w:id="1193" w:author="PR Preview" w:date="2026-01-01T00:00:00Z">
        <w:r>
          <w:delText xml:space="preserve"> </w:delText>
        </w:r>
      </w:del>
      <w:del w:id="1194" w:author="PR Preview" w:date="2026-01-01T00:00:00Z">
        <w:r>
          <w:delText xml:space="preserve">a consistent solution</w:delText>
        </w:r>
      </w:del>
      <w:del w:id="119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1196" w:author="PR Preview" w:date="2026-01-01T00:00:00Z">
        <w:r>
          <w:delText xml:space="preserve"> </w:delText>
        </w:r>
      </w:del>
      <w:del w:id="1197" w:author="PR Preview" w:date="2026-01-01T00:00:00Z">
        <w:r>
          <w:delText xml:space="preserve">of the</w:delText>
        </w:r>
      </w:del>
      <w:del w:id="1198" w:author="PR Preview" w:date="2026-01-01T00:00:00Z">
        <w:r>
          <w:delText xml:space="preserve"> </w:delText>
        </w:r>
      </w:del>
      <w:hyperlink w:anchor="def-score-equation">
        <w:del w:id="1199" w:author="PR Preview" w:date="2026-01-01T00:00:00Z">
          <w:r>
            <w:rPr>
              <w:rStyle w:val="Hyperlink"/>
            </w:rPr>
            <w:delText xml:space="preserve">score equation</w:delText>
          </w:r>
        </w:del>
      </w:hyperlink>
      <w:del w:id="1200" w:author="PR Preview" w:date="2026-01-01T00:00:00Z">
        <w:r>
          <w:delText xml:space="preserve"> </w:delText>
        </w:r>
      </w:del>
      <w:del w:id="1201" w:author="PR Preview" w:date="2026-01-01T00:00:00Z">
        <w:r>
          <w:delText xml:space="preserve">exists,</w:delText>
        </w:r>
      </w:del>
      <w:del w:id="1202" w:author="PR Preview" w:date="2026-01-01T00:00:00Z">
        <w:r>
          <w:delText xml:space="preserve"> </w:delText>
        </w:r>
      </w:del>
      <w:del w:id="1203" w:author="PR Preview" w:date="2026-01-01T00:00:00Z">
        <w:r>
          <w:delText xml:space="preserve">and for large</w:delText>
        </w:r>
      </w:del>
      <w:del w:id="1204" w:author="PR Preview" w:date="2026-01-01T00:00:00Z">
        <w:r>
          <w:delText xml:space="preserve"> </w:delText>
        </w:r>
      </w:del>
      <m:oMath>
        <m:r>
          <m:t>n</m:t>
        </m:r>
      </m:oMath>
      <w:del w:id="1205" w:author="PR Preview" w:date="2026-01-01T00:00:00Z">
        <w:r>
          <w:delText xml:space="preserve"> </w:delText>
        </w:r>
      </w:del>
      <w:del w:id="1206" w:author="PR Preview" w:date="2026-01-01T00:00:00Z">
        <w:r>
          <w:delText xml:space="preserve">it has approximately a Gaussian distribution,</w:delText>
        </w:r>
      </w:del>
      <w:del w:id="1207" w:author="PR Preview" w:date="2026-01-01T00:00:00Z">
        <w:r>
          <w:delText xml:space="preserve"> </w:delText>
        </w:r>
      </w:del>
      <w:del w:id="1208" w:author="PR Preview" w:date="2026-01-01T00:00:00Z">
        <w:r>
          <w:delText xml:space="preserve">centered at the true parameter value</w:delText>
        </w:r>
      </w:del>
      <w:del w:id="1209" w:author="PR Preview" w:date="2026-01-01T00:00:00Z">
        <w:r>
          <w:delText xml:space="preserve"> </w:delText>
        </w:r>
      </w:del>
      <w:del w:id="1210" w:author="PR Preview" w:date="2026-01-01T00:00:00Z">
        <w:r>
          <w:delText xml:space="preserve">$\mathord{\smash[b]{\underset{\raise.3ex\hbox{$\scriptstyle\sim$}}{\theta}}\vphantom{\theta}}$</w:delText>
        </w:r>
      </w:del>
      <w:del w:id="1211" w:author="PR Preview" w:date="2026-01-01T00:00:00Z">
        <w:r>
          <w:delText xml:space="preserve">,</w:delText>
        </w:r>
      </w:del>
      <w:del w:id="1212" w:author="PR Preview" w:date="2026-01-01T00:00:00Z">
        <w:r>
          <w:delText xml:space="preserve"> </w:delText>
        </w:r>
      </w:del>
      <w:del w:id="1213" w:author="PR Preview" w:date="2026-01-01T00:00:00Z">
        <w:r>
          <w:delText xml:space="preserve">with covariance matrix equal to the inverse of the expected information:</w:delText>
        </w:r>
      </w:del>
    </w:p>
    <w:p>
      <w:pPr>
        <w:pStyle w:val="FirstParagraph"/>
      </w:pPr>
      <w:ins w:id="1214" w:author="PR Preview" w:date="2026-01-01T00:00:00Z">
        <w:r>
          <w:rPr>
            <w:b/>
            <w:bCs/>
          </w:rPr>
          <w:t xml:space="preserve">Theorem 12 (Central limit theorem for MLEs)</w:t>
        </w:r>
      </w:ins>
      <w:ins w:id="1215" w:author="PR Preview" w:date="2026-01-01T00:00:00Z">
        <w:r>
          <w:t xml:space="preserve"> </w:t>
        </w:r>
      </w:ins>
      <w:ins w:id="1216" w:author="PR Preview" w:date="2026-01-01T00:00:00Z">
        <w:r>
          <w:t xml:space="preserve">For</w:t>
        </w:r>
      </w:ins>
      <w:ins w:id="1217" w:author="PR Preview" w:date="2026-01-01T00:00:00Z">
        <w:r>
          <w:t xml:space="preserve"> </w:t>
        </w:r>
      </w:ins>
      <m:oMath>
        <m:r>
          <m:rPr>
            <m:sty m:val="p"/>
          </m:rPr>
          <m:t>iid</m:t>
        </m:r>
      </m:oMath>
      <w:ins w:id="1218" w:author="PR Preview" w:date="2026-01-01T00:00:00Z">
        <w:r>
          <w:t xml:space="preserve"> </w:t>
        </w:r>
      </w:ins>
      <w:ins w:id="1219" w:author="PR Preview" w:date="2026-01-01T00:00:00Z">
        <w:r>
          <w:t xml:space="preserve">data from a correctly specified model</w:t>
        </w:r>
      </w:ins>
      <w:ins w:id="1220" w:author="PR Preview" w:date="2026-01-01T00:00:00Z">
        <w:r>
          <w:t xml:space="preserve"> </w:t>
        </w:r>
      </w:ins>
      <w:ins w:id="1221" w:author="PR Preview" w:date="2026-01-01T00:00:00Z">
        <w:r>
          <w:t xml:space="preserve">satisfying regularity conditions</w:t>
        </w:r>
      </w:ins>
      <w:ins w:id="1222" w:author="PR Preview" w:date="2026-01-01T00:00:00Z">
        <w:r>
          <w:t xml:space="preserve"> </w:t>
        </w:r>
      </w:ins>
      <w:ins w:id="1223" w:author="PR Preview" w:date="2026-01-01T00:00:00Z">
        <w:r>
          <w:t xml:space="preserve">(including those of</w:t>
        </w:r>
      </w:ins>
      <w:ins w:id="1224" w:author="PR Preview" w:date="2026-01-01T00:00:00Z">
        <w:r>
          <w:t xml:space="preserve"> </w:t>
        </w:r>
      </w:ins>
      <w:hyperlink w:anchor="thm-information-equality">
        <w:ins w:id="1225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226" w:author="PR Preview" w:date="2026-01-01T00:00:00Z">
        <w:r>
          <w:t xml:space="preserve">,</w:t>
        </w:r>
      </w:ins>
      <w:ins w:id="1227" w:author="PR Preview" w:date="2026-01-01T00:00:00Z">
        <w:r>
          <w:t xml:space="preserve"> </w:t>
        </w:r>
      </w:ins>
      <w:ins w:id="1228" w:author="PR Preview" w:date="2026-01-01T00:00:00Z">
        <w:r>
          <w:t xml:space="preserve">an identifiable parameter,</w:t>
        </w:r>
      </w:ins>
      <w:ins w:id="1229" w:author="PR Preview" w:date="2026-01-01T00:00:00Z">
        <w:r>
          <w:t xml:space="preserve"> </w:t>
        </w:r>
      </w:ins>
      <w:ins w:id="1230" w:author="PR Preview" w:date="2026-01-01T00:00:00Z">
        <w:r>
          <w:t xml:space="preserve">a true parameter value in the interior of the parameter space,</w:t>
        </w:r>
      </w:ins>
      <w:ins w:id="1231" w:author="PR Preview" w:date="2026-01-01T00:00:00Z">
        <w:r>
          <w:t xml:space="preserve"> </w:t>
        </w:r>
      </w:ins>
      <w:ins w:id="1232" w:author="PR Preview" w:date="2026-01-01T00:00:00Z">
        <w:r>
          <w:t xml:space="preserve">and a positive definite information matrix),</w:t>
        </w:r>
      </w:ins>
      <w:ins w:id="1233" w:author="PR Preview" w:date="2026-01-01T00:00:00Z">
        <w:r>
          <w:t xml:space="preserve"> </w:t>
        </w:r>
      </w:ins>
      <w:ins w:id="1234" w:author="PR Preview" w:date="2026-01-01T00:00:00Z">
        <w:r>
          <w:t xml:space="preserve">a consistent solution</w:t>
        </w:r>
      </w:ins>
      <w:ins w:id="123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1236" w:author="PR Preview" w:date="2026-01-01T00:00:00Z">
        <w:r>
          <w:t xml:space="preserve"> </w:t>
        </w:r>
      </w:ins>
      <w:ins w:id="1237" w:author="PR Preview" w:date="2026-01-01T00:00:00Z">
        <w:r>
          <w:t xml:space="preserve">of the</w:t>
        </w:r>
      </w:ins>
      <w:ins w:id="1238" w:author="PR Preview" w:date="2026-01-01T00:00:00Z">
        <w:r>
          <w:t xml:space="preserve"> </w:t>
        </w:r>
      </w:ins>
      <w:hyperlink w:anchor="def-score-equation">
        <w:ins w:id="1239" w:author="PR Preview" w:date="2026-01-01T00:00:00Z">
          <w:r>
            <w:rPr>
              <w:rStyle w:val="Hyperlink"/>
            </w:rPr>
            <w:t xml:space="preserve">score equation</w:t>
          </w:r>
        </w:ins>
      </w:hyperlink>
      <w:ins w:id="1240" w:author="PR Preview" w:date="2026-01-01T00:00:00Z">
        <w:r>
          <w:t xml:space="preserve"> </w:t>
        </w:r>
      </w:ins>
      <w:ins w:id="1241" w:author="PR Preview" w:date="2026-01-01T00:00:00Z">
        <w:r>
          <w:t xml:space="preserve">exists,</w:t>
        </w:r>
      </w:ins>
      <w:ins w:id="1242" w:author="PR Preview" w:date="2026-01-01T00:00:00Z">
        <w:r>
          <w:t xml:space="preserve"> </w:t>
        </w:r>
      </w:ins>
      <w:ins w:id="1243" w:author="PR Preview" w:date="2026-01-01T00:00:00Z">
        <w:r>
          <w:t xml:space="preserve">and for large</w:t>
        </w:r>
      </w:ins>
      <w:ins w:id="1244" w:author="PR Preview" w:date="2026-01-01T00:00:00Z">
        <w:r>
          <w:t xml:space="preserve"> </w:t>
        </w:r>
      </w:ins>
      <m:oMath>
        <m:r>
          <m:t>n</m:t>
        </m:r>
      </m:oMath>
      <w:ins w:id="1245" w:author="PR Preview" w:date="2026-01-01T00:00:00Z">
        <w:r>
          <w:t xml:space="preserve"> </w:t>
        </w:r>
      </w:ins>
      <w:ins w:id="1246" w:author="PR Preview" w:date="2026-01-01T00:00:00Z">
        <w:r>
          <w:t xml:space="preserve">it has approximately a Gaussian distribution,</w:t>
        </w:r>
      </w:ins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centered at the true parameter value</w:t>
        </w:r>
      </w:ins>
      <w:ins w:id="1249" w:author="PR Preview" w:date="2026-01-01T00:00:00Z">
        <w:r>
          <w:t xml:space="preserve"> </w:t>
        </w:r>
      </w:ins>
      <w:ins w:id="1250" w:author="PR Preview" w:date="2026-01-01T00:00:00Z">
        <w:r>
          <w:t xml:space="preserve">$\mathord{\smash[b]{\underset{\raise.3ex\hbox{$\scriptstyle\sim$}}{\theta}}\vphantom{\theta}}$</w:t>
        </w:r>
      </w:ins>
      <w:ins w:id="1251" w:author="PR Preview" w:date="2026-01-01T00:00:00Z">
        <w:r>
          <w:t xml:space="preserve">,</w:t>
        </w:r>
      </w:ins>
      <w:ins w:id="1252" w:author="PR Preview" w:date="2026-01-01T00:00:00Z">
        <w:r>
          <w:t xml:space="preserve"> </w:t>
        </w:r>
      </w:ins>
      <w:ins w:id="1253" w:author="PR Preview" w:date="2026-01-01T00:00:00Z">
        <w:r>
          <w:t xml:space="preserve">with covariance matrix equal to the inverse of the expected information:</w:t>
        </w:r>
      </w:ins>
    </w:p>
    <w:p>
      <w:pPr>
        <w:pStyle w:val="BodyText"/>
      </w:pPr>
      <w:bookmarkStart w:id="109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9"/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1" w:name="rem-mle-clt-conditions"/>
    <w:p>
      <w:pPr>
        <w:pStyle w:val="BodyText"/>
      </w:pPr>
      <w:del w:id="1254" w:author="PR Preview" w:date="2026-01-01T00:00:00Z">
        <w:r>
          <w:rPr>
            <w:i/>
            <w:iCs/>
          </w:rPr>
          <w:delText xml:space="preserve">Remark 5</w:delText>
        </w:r>
      </w:del>
      <w:del w:id="1255" w:author="PR Preview" w:date="2026-01-01T00:00:00Z">
        <w:r>
          <w:delText xml:space="preserve"> (Consistent roots and global maximizers). </w:delText>
        </w:r>
      </w:del>
      <w:del w:id="1256" w:author="PR Preview" w:date="2026-01-01T00:00:00Z">
        <w:r>
          <w:delText xml:space="preserve">These conditions guarantee a consistent root of the score equation;</w:delText>
        </w:r>
      </w:del>
      <w:del w:id="1257" w:author="PR Preview" w:date="2026-01-01T00:00:00Z">
        <w:r>
          <w:delText xml:space="preserve"> </w:delText>
        </w:r>
      </w:del>
      <w:del w:id="1258" w:author="PR Preview" w:date="2026-01-01T00:00:00Z">
        <w:r>
          <w:delText xml:space="preserve">that root is the global maximizer of the likelihood</w:delText>
        </w:r>
      </w:del>
      <w:del w:id="1259" w:author="PR Preview" w:date="2026-01-01T00:00:00Z">
        <w:r>
          <w:delText xml:space="preserve"> </w:delText>
        </w:r>
      </w:del>
      <w:del w:id="1260" w:author="PR Preview" w:date="2026-01-01T00:00:00Z">
        <w:r>
          <w:delText xml:space="preserve">under further conditions,</w:delText>
        </w:r>
      </w:del>
      <w:del w:id="1261" w:author="PR Preview" w:date="2026-01-01T00:00:00Z">
        <w:r>
          <w:delText xml:space="preserve"> </w:delText>
        </w:r>
      </w:del>
      <w:del w:id="1262" w:author="PR Preview" w:date="2026-01-01T00:00:00Z">
        <w:r>
          <w:delText xml:space="preserve">for example when the log-likelihood is strictly concave,</w:delText>
        </w:r>
      </w:del>
      <w:del w:id="1263" w:author="PR Preview" w:date="2026-01-01T00:00:00Z">
        <w:r>
          <w:delText xml:space="preserve"> </w:delText>
        </w:r>
      </w:del>
      <w:del w:id="1264" w:author="PR Preview" w:date="2026-01-01T00:00:00Z">
        <w:r>
          <w:delText xml:space="preserve">as for Poisson data, whose Hessian is negative for every</w:delText>
        </w:r>
      </w:del>
      <w:del w:id="1265" w:author="PR Preview" w:date="2026-01-01T00:00:00Z">
        <w:r>
          <w:delText xml:space="preserve"> </w:delText>
        </w:r>
      </w:del>
      <m:oMath>
        <m:r>
          <m:t>λ</m:t>
        </m:r>
      </m:oMath>
      <w:del w:id="1266" w:author="PR Preview" w:date="2026-01-01T00:00:00Z">
        <w:r>
          <w:delText xml:space="preserve"> </w:delText>
        </w:r>
      </w:del>
      <w:del w:id="1267" w:author="PR Preview" w:date="2026-01-01T00:00:00Z">
        <w:r>
          <w:delText xml:space="preserve">(</w:delText>
        </w:r>
      </w:del>
      <w:hyperlink w:anchor="exm-information-poisson">
        <w:del w:id="1268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1269" w:author="PR Preview" w:date="2026-01-01T00:00:00Z">
        <w:r>
          <w:delText xml:space="preserve">).</w:delText>
        </w:r>
      </w:del>
    </w:p>
    <w:p>
      <w:pPr>
        <w:pStyle w:val="BodyText"/>
      </w:pPr>
      <w:del w:id="1270" w:author="PR Preview" w:date="2026-01-01T00:00:00Z">
        <w:r>
          <w:rPr>
            <w:b/>
            <w:bCs/>
          </w:rPr>
          <w:delText xml:space="preserve">Example 10 (Approximate distribution of the Poisson MLE)</w:delText>
        </w:r>
      </w:del>
      <w:del w:id="1271" w:author="PR Preview" w:date="2026-01-01T00:00:00Z">
        <w:r>
          <w:delText xml:space="preserve"> </w:delText>
        </w:r>
      </w:del>
      <w:del w:id="1272" w:author="PR Preview" w:date="2026-01-01T00:00:00Z">
        <w:r>
          <w:delText xml:space="preserve">For</w:delText>
        </w:r>
      </w:del>
      <w:del w:id="127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1274" w:author="PR Preview" w:date="2026-01-01T00:00:00Z">
        <w:r>
          <w:delText xml:space="preserve">,</w:delText>
        </w:r>
      </w:del>
      <w:del w:id="1275" w:author="PR Preview" w:date="2026-01-01T00:00:00Z">
        <w:r>
          <w:delText xml:space="preserve"> </w:delText>
        </w:r>
      </w:del>
      <w:del w:id="1276" w:author="PR Preview" w:date="2026-01-01T00:00:00Z">
        <w:r>
          <w:delText xml:space="preserve">setting the score</w:delText>
        </w:r>
      </w:del>
      <w:del w:id="1277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del w:id="1278" w:author="PR Preview" w:date="2026-01-01T00:00:00Z">
        <w:r>
          <w:delText xml:space="preserve"> </w:delText>
        </w:r>
      </w:del>
      <w:del w:id="1279" w:author="PR Preview" w:date="2026-01-01T00:00:00Z">
        <w:r>
          <w:delText xml:space="preserve">(</w:delText>
        </w:r>
      </w:del>
      <w:hyperlink w:anchor="exm-information-equality">
        <w:del w:id="1280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1281" w:author="PR Preview" w:date="2026-01-01T00:00:00Z">
        <w:r>
          <w:delText xml:space="preserve">)</w:delText>
        </w:r>
      </w:del>
      <w:del w:id="1282" w:author="PR Preview" w:date="2026-01-01T00:00:00Z">
        <w:r>
          <w:delText xml:space="preserve"> </w:delText>
        </w:r>
      </w:del>
      <w:del w:id="1283" w:author="PR Preview" w:date="2026-01-01T00:00:00Z">
        <w:r>
          <w:delText xml:space="preserve">to zero gives</w:delText>
        </w:r>
      </w:del>
      <w:del w:id="128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1285" w:author="PR Preview" w:date="2026-01-01T00:00:00Z">
        <w:r>
          <w:delText xml:space="preserve">,</w:delText>
        </w:r>
      </w:del>
      <w:del w:id="1286" w:author="PR Preview" w:date="2026-01-01T00:00:00Z">
        <w:r>
          <w:delText xml:space="preserve"> </w:delText>
        </w:r>
      </w:del>
      <w:del w:id="1287" w:author="PR Preview" w:date="2026-01-01T00:00:00Z">
        <w:r>
          <w:delText xml:space="preserve">and</w:delText>
        </w:r>
      </w:del>
      <w:del w:id="128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del w:id="1289" w:author="PR Preview" w:date="2026-01-01T00:00:00Z">
        <w:r>
          <w:delText xml:space="preserve"> </w:delText>
        </w:r>
      </w:del>
      <w:del w:id="1290" w:author="PR Preview" w:date="2026-01-01T00:00:00Z">
        <w:r>
          <w:delText xml:space="preserve">(</w:delText>
        </w:r>
      </w:del>
      <w:hyperlink w:anchor="exm-information-poisson">
        <w:del w:id="1291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1292" w:author="PR Preview" w:date="2026-01-01T00:00:00Z">
        <w:r>
          <w:delText xml:space="preserve">),</w:delText>
        </w:r>
      </w:del>
      <w:del w:id="1293" w:author="PR Preview" w:date="2026-01-01T00:00:00Z">
        <w:r>
          <w:delText xml:space="preserve"> </w:delText>
        </w:r>
      </w:del>
      <w:del w:id="1294" w:author="PR Preview" w:date="2026-01-01T00:00:00Z">
        <w:r>
          <w:delText xml:space="preserve">so</w:delText>
        </w:r>
      </w:del>
      <w:del w:id="1295" w:author="PR Preview" w:date="2026-01-01T00:00:00Z">
        <w:r>
          <w:delText xml:space="preserve"> </w:delText>
        </w:r>
      </w:del>
      <w:hyperlink w:anchor="thm-dist-mle">
        <w:del w:id="1296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1297" w:author="PR Preview" w:date="2026-01-01T00:00:00Z">
        <w:r>
          <w:delText xml:space="preserve"> </w:delText>
        </w:r>
      </w:del>
      <w:del w:id="1298" w:author="PR Preview" w:date="2026-01-01T00:00:00Z">
        <w:r>
          <w:delText xml:space="preserve">says that for large</w:delText>
        </w:r>
      </w:del>
      <w:del w:id="1299" w:author="PR Preview" w:date="2026-01-01T00:00:00Z">
        <w:r>
          <w:delText xml:space="preserve"> </w:delText>
        </w:r>
      </w:del>
      <m:oMath>
        <m:r>
          <m:t>n</m:t>
        </m:r>
      </m:oMath>
      <w:del w:id="1300" w:author="PR Preview" w:date="2026-01-01T00:00:00Z">
        <w:r>
          <w:delText xml:space="preserve">:</w:delText>
        </w:r>
      </w:del>
    </w:p>
    <w:p>
      <w:pPr>
        <w:pStyle w:val="BodyText"/>
      </w:pPr>
      <w:ins w:id="1301" w:author="PR Preview" w:date="2026-01-01T00:00:00Z">
        <w:r>
          <w:rPr>
            <w:i/>
            <w:iCs/>
          </w:rPr>
          <w:t xml:space="preserve">Remark 6</w:t>
        </w:r>
      </w:ins>
      <w:ins w:id="1302" w:author="PR Preview" w:date="2026-01-01T00:00:00Z">
        <w:r>
          <w:t xml:space="preserve"> (Consistent roots and global maximizers). </w:t>
        </w:r>
      </w:ins>
      <w:ins w:id="1303" w:author="PR Preview" w:date="2026-01-01T00:00:00Z">
        <w:r>
          <w:t xml:space="preserve">These conditions guarantee a consistent root of the score equation;</w:t>
        </w:r>
      </w:ins>
      <w:ins w:id="1304" w:author="PR Preview" w:date="2026-01-01T00:00:00Z">
        <w:r>
          <w:t xml:space="preserve"> </w:t>
        </w:r>
      </w:ins>
      <w:ins w:id="1305" w:author="PR Preview" w:date="2026-01-01T00:00:00Z">
        <w:r>
          <w:t xml:space="preserve">that root is the global maximizer of the likelihood</w:t>
        </w:r>
      </w:ins>
      <w:ins w:id="1306" w:author="PR Preview" w:date="2026-01-01T00:00:00Z">
        <w:r>
          <w:t xml:space="preserve"> </w:t>
        </w:r>
      </w:ins>
      <w:ins w:id="1307" w:author="PR Preview" w:date="2026-01-01T00:00:00Z">
        <w:r>
          <w:t xml:space="preserve">under further conditions,</w:t>
        </w:r>
      </w:ins>
      <w:ins w:id="1308" w:author="PR Preview" w:date="2026-01-01T00:00:00Z">
        <w:r>
          <w:t xml:space="preserve"> </w:t>
        </w:r>
      </w:ins>
      <w:ins w:id="1309" w:author="PR Preview" w:date="2026-01-01T00:00:00Z">
        <w:r>
          <w:t xml:space="preserve">for example when the log-likelihood is strictly concave,</w:t>
        </w:r>
      </w:ins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as for Poisson data, whose Hessian is negative for every</w:t>
        </w:r>
      </w:ins>
      <w:ins w:id="1312" w:author="PR Preview" w:date="2026-01-01T00:00:00Z">
        <w:r>
          <w:t xml:space="preserve"> </w:t>
        </w:r>
      </w:ins>
      <m:oMath>
        <m:r>
          <m:t>λ</m:t>
        </m:r>
      </m:oMath>
      <w:ins w:id="1313" w:author="PR Preview" w:date="2026-01-01T00:00:00Z">
        <w:r>
          <w:t xml:space="preserve"> </w:t>
        </w:r>
      </w:ins>
      <w:ins w:id="1314" w:author="PR Preview" w:date="2026-01-01T00:00:00Z">
        <w:r>
          <w:t xml:space="preserve">(</w:t>
        </w:r>
      </w:ins>
      <w:hyperlink w:anchor="exm-information-poisson">
        <w:ins w:id="1315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1316" w:author="PR Preview" w:date="2026-01-01T00:00:00Z">
        <w:r>
          <w:t xml:space="preserve">).</w:t>
        </w:r>
      </w:ins>
    </w:p>
    <w:bookmarkEnd w:id="111"/>
    <w:bookmarkStart w:id="112" w:name="exm-dist-mle-poisson"/>
    <w:p>
      <w:pPr>
        <w:pStyle w:val="BodyText"/>
      </w:pPr>
      <w:ins w:id="1317" w:author="PR Preview" w:date="2026-01-01T00:00:00Z">
        <w:r>
          <w:rPr>
            <w:b/>
            <w:bCs/>
          </w:rPr>
          <w:t xml:space="preserve">Example 10 (Approximate distribution of the Poisson MLE)</w:t>
        </w:r>
      </w:ins>
      <w:ins w:id="1318" w:author="PR Preview" w:date="2026-01-01T00:00:00Z">
        <w:r>
          <w:t xml:space="preserve"> </w:t>
        </w:r>
      </w:ins>
      <w:ins w:id="1319" w:author="PR Preview" w:date="2026-01-01T00:00:00Z">
        <w:r>
          <w:t xml:space="preserve">For</w:t>
        </w:r>
      </w:ins>
      <w:ins w:id="132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1321" w:author="PR Preview" w:date="2026-01-01T00:00:00Z">
        <w:r>
          <w:t xml:space="preserve">,</w:t>
        </w:r>
      </w:ins>
      <w:ins w:id="1322" w:author="PR Preview" w:date="2026-01-01T00:00:00Z">
        <w:r>
          <w:t xml:space="preserve"> </w:t>
        </w:r>
      </w:ins>
      <w:ins w:id="1323" w:author="PR Preview" w:date="2026-01-01T00:00:00Z">
        <w:r>
          <w:t xml:space="preserve">setting the score</w:t>
        </w:r>
      </w:ins>
      <w:ins w:id="1324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ins w:id="1325" w:author="PR Preview" w:date="2026-01-01T00:00:00Z">
        <w:r>
          <w:t xml:space="preserve"> </w:t>
        </w:r>
      </w:ins>
      <w:ins w:id="1326" w:author="PR Preview" w:date="2026-01-01T00:00:00Z">
        <w:r>
          <w:t xml:space="preserve">(</w:t>
        </w:r>
      </w:ins>
      <w:hyperlink w:anchor="exm-information-equality">
        <w:ins w:id="1327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328" w:author="PR Preview" w:date="2026-01-01T00:00:00Z">
        <w:r>
          <w:t xml:space="preserve">)</w:t>
        </w:r>
      </w:ins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to zero gives</w:t>
        </w:r>
      </w:ins>
      <w:ins w:id="133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1332" w:author="PR Preview" w:date="2026-01-01T00:00:00Z">
        <w:r>
          <w:t xml:space="preserve">,</w:t>
        </w:r>
      </w:ins>
      <w:ins w:id="1333" w:author="PR Preview" w:date="2026-01-01T00:00:00Z">
        <w:r>
          <w:t xml:space="preserve"> </w:t>
        </w:r>
      </w:ins>
      <w:ins w:id="1334" w:author="PR Preview" w:date="2026-01-01T00:00:00Z">
        <w:r>
          <w:t xml:space="preserve">and</w:t>
        </w:r>
      </w:ins>
      <w:ins w:id="133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1336" w:author="PR Preview" w:date="2026-01-01T00:00:00Z">
        <w:r>
          <w:t xml:space="preserve"> </w:t>
        </w:r>
      </w:ins>
      <w:ins w:id="1337" w:author="PR Preview" w:date="2026-01-01T00:00:00Z">
        <w:r>
          <w:t xml:space="preserve">(</w:t>
        </w:r>
      </w:ins>
      <w:hyperlink w:anchor="exm-information-poisson">
        <w:ins w:id="1338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1339" w:author="PR Preview" w:date="2026-01-01T00:00:00Z">
        <w:r>
          <w:t xml:space="preserve">),</w:t>
        </w:r>
      </w:ins>
      <w:ins w:id="1340" w:author="PR Preview" w:date="2026-01-01T00:00:00Z">
        <w:r>
          <w:t xml:space="preserve"> </w:t>
        </w:r>
      </w:ins>
      <w:ins w:id="1341" w:author="PR Preview" w:date="2026-01-01T00:00:00Z">
        <w:r>
          <w:t xml:space="preserve">so</w:t>
        </w:r>
      </w:ins>
      <w:ins w:id="1342" w:author="PR Preview" w:date="2026-01-01T00:00:00Z">
        <w:r>
          <w:t xml:space="preserve"> </w:t>
        </w:r>
      </w:ins>
      <w:hyperlink w:anchor="thm-dist-mle">
        <w:ins w:id="1343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344" w:author="PR Preview" w:date="2026-01-01T00:00:00Z">
        <w:r>
          <w:t xml:space="preserve"> </w:t>
        </w:r>
      </w:ins>
      <w:ins w:id="1345" w:author="PR Preview" w:date="2026-01-01T00:00:00Z">
        <w:r>
          <w:t xml:space="preserve">says that for large</w:t>
        </w:r>
      </w:ins>
      <w:ins w:id="1346" w:author="PR Preview" w:date="2026-01-01T00:00:00Z">
        <w:r>
          <w:t xml:space="preserve"> </w:t>
        </w:r>
      </w:ins>
      <m:oMath>
        <m:r>
          <m:t>n</m:t>
        </m:r>
      </m:oMath>
      <w:ins w:id="134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2"/>
    <w:p>
      <w:pPr>
        <w:pStyle w:val="BodyText"/>
      </w:pPr>
      <w:hyperlink w:anchor="thm-dist-mle">
        <w:del w:id="1348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1349" w:author="PR Preview" w:date="2026-01-01T00:00:00Z">
        <w:r>
          <w:delText xml:space="preserve"> </w:delText>
        </w:r>
      </w:del>
      <w:del w:id="1350" w:author="PR Preview" w:date="2026-01-01T00:00:00Z">
        <w:r>
          <w:delText xml:space="preserve">involves the unknown</w:delText>
        </w:r>
      </w:del>
      <w:del w:id="1351" w:author="PR Preview" w:date="2026-01-01T00:00:00Z">
        <w:r>
          <w:delText xml:space="preserve"> </w:delText>
        </w:r>
      </w:del>
      <w:del w:id="1352" w:author="PR Preview" w:date="2026-01-01T00:00:00Z">
        <w:r>
          <w:delText xml:space="preserve">$\mathord{\smash[b]{\underset{\raise.3ex\hbox{$\scriptstyle\sim$}}{\theta}}\vphantom{\theta}}$</w:delText>
        </w:r>
      </w:del>
      <w:del w:id="1353" w:author="PR Preview" w:date="2026-01-01T00:00:00Z">
        <w:r>
          <w:delText xml:space="preserve">,</w:delText>
        </w:r>
      </w:del>
      <w:del w:id="1354" w:author="PR Preview" w:date="2026-01-01T00:00:00Z">
        <w:r>
          <w:delText xml:space="preserve"> </w:delText>
        </w:r>
      </w:del>
      <w:del w:id="1355" w:author="PR Preview" w:date="2026-01-01T00:00:00Z">
        <w:r>
          <w:delText xml:space="preserve">so to use it we estimate</w:delText>
        </w:r>
      </w:del>
      <w:del w:id="1356" w:author="PR Preview" w:date="2026-01-01T00:00:00Z">
        <w:r>
          <w:delText xml:space="preserve"> </w:delText>
        </w:r>
      </w:del>
      <w:del w:id="1357" w:author="PR Preview" w:date="2026-01-01T00:00:00Z">
        <w:r>
          <w:delText xml:space="preserve">$\mathcal{I}(\mathord{\smash[b]{\underset{\raise.3ex\hbox{$\scriptstyle\sim$}}{\theta}}\vphantom{\theta}})$</w:delText>
        </w:r>
      </w:del>
      <w:del w:id="1358" w:author="PR Preview" w:date="2026-01-01T00:00:00Z">
        <w:r>
          <w:delText xml:space="preserve">,</w:delText>
        </w:r>
      </w:del>
      <w:del w:id="1359" w:author="PR Preview" w:date="2026-01-01T00:00:00Z">
        <w:r>
          <w:delText xml:space="preserve"> </w:delText>
        </w:r>
      </w:del>
      <w:del w:id="1360" w:author="PR Preview" w:date="2026-01-01T00:00:00Z">
        <w:r>
          <w:delText xml:space="preserve">by either the expected information at the MLE,</w:delText>
        </w:r>
      </w:del>
      <w:del w:id="136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del w:id="1362" w:author="PR Preview" w:date="2026-01-01T00:00:00Z">
        <w:r>
          <w:delText xml:space="preserve">,</w:delText>
        </w:r>
      </w:del>
      <w:del w:id="1363" w:author="PR Preview" w:date="2026-01-01T00:00:00Z">
        <w:r>
          <w:delText xml:space="preserve"> </w:delText>
        </w:r>
      </w:del>
      <w:del w:id="1364" w:author="PR Preview" w:date="2026-01-01T00:00:00Z">
        <w:r>
          <w:delText xml:space="preserve">or the observed information at the MLE,</w:delText>
        </w:r>
      </w:del>
      <w:del w:id="1365" w:author="PR Preview" w:date="2026-01-01T00:00:00Z">
        <w:r>
          <w:delText xml:space="preserve"> </w:delText>
        </w:r>
      </w:del>
      <w:del w:id="1366" w:author="PR Preview" w:date="2026-01-01T00:00:00Z">
        <w:r>
          <w:delText xml:space="preserve">$I(\mathord{\smash[b]{\underset{\raise.3ex\hbox{$\scriptstyle\sim$}}{x}}\vphantom{x}}; \hat\theta_{\text{ML}})$</w:delText>
        </w:r>
      </w:del>
      <w:del w:id="1367" w:author="PR Preview" w:date="2026-01-01T00:00:00Z">
        <w:r>
          <w:delText xml:space="preserve">.</w:delText>
        </w:r>
      </w:del>
      <w:del w:id="1368" w:author="PR Preview" w:date="2026-01-01T00:00:00Z">
        <w:r>
          <w:delText xml:space="preserve"> </w:delText>
        </w:r>
      </w:del>
      <w:del w:id="1369" w:author="PR Preview" w:date="2026-01-01T00:00:00Z">
        <w:r>
          <w:delText xml:space="preserve">Either way, the estimated standard error of the</w:delText>
        </w:r>
      </w:del>
      <w:del w:id="1370" w:author="PR Preview" w:date="2026-01-01T00:00:00Z">
        <w:r>
          <w:delText xml:space="preserve"> </w:delText>
        </w:r>
      </w:del>
      <m:oMath>
        <m:r>
          <m:t>k</m:t>
        </m:r>
      </m:oMath>
      <w:del w:id="1371" w:author="PR Preview" w:date="2026-01-01T00:00:00Z">
        <w:r>
          <w:delText xml:space="preserve">th entry of</w:delText>
        </w:r>
      </w:del>
      <w:del w:id="137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1373" w:author="PR Preview" w:date="2026-01-01T00:00:00Z">
        <w:r>
          <w:delText xml:space="preserve"> </w:delText>
        </w:r>
      </w:del>
      <w:del w:id="1374" w:author="PR Preview" w:date="2026-01-01T00:00:00Z">
        <w:r>
          <w:delText xml:space="preserve">is:</w:delText>
        </w:r>
      </w:del>
    </w:p>
    <w:p>
      <w:pPr>
        <w:pStyle w:val="BodyText"/>
      </w:pPr>
      <w:hyperlink w:anchor="thm-dist-mle">
        <w:ins w:id="1375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376" w:author="PR Preview" w:date="2026-01-01T00:00:00Z">
        <w:r>
          <w:t xml:space="preserve"> </w:t>
        </w:r>
      </w:ins>
      <w:ins w:id="1377" w:author="PR Preview" w:date="2026-01-01T00:00:00Z">
        <w:r>
          <w:t xml:space="preserve">involves the unknown</w:t>
        </w:r>
      </w:ins>
      <w:ins w:id="1378" w:author="PR Preview" w:date="2026-01-01T00:00:00Z">
        <w:r>
          <w:t xml:space="preserve"> </w:t>
        </w:r>
      </w:ins>
      <w:ins w:id="1379" w:author="PR Preview" w:date="2026-01-01T00:00:00Z">
        <w:r>
          <w:t xml:space="preserve">$\mathord{\smash[b]{\underset{\raise.3ex\hbox{$\scriptstyle\sim$}}{\theta}}\vphantom{\theta}}$</w:t>
        </w:r>
      </w:ins>
      <w:ins w:id="1380" w:author="PR Preview" w:date="2026-01-01T00:00:00Z">
        <w:r>
          <w:t xml:space="preserve">,</w:t>
        </w:r>
      </w:ins>
      <w:ins w:id="1381" w:author="PR Preview" w:date="2026-01-01T00:00:00Z">
        <w:r>
          <w:t xml:space="preserve"> </w:t>
        </w:r>
      </w:ins>
      <w:ins w:id="1382" w:author="PR Preview" w:date="2026-01-01T00:00:00Z">
        <w:r>
          <w:t xml:space="preserve">so to use it we estimate</w:t>
        </w:r>
      </w:ins>
      <w:ins w:id="1383" w:author="PR Preview" w:date="2026-01-01T00:00:00Z">
        <w:r>
          <w:t xml:space="preserve"> </w:t>
        </w:r>
      </w:ins>
      <w:ins w:id="1384" w:author="PR Preview" w:date="2026-01-01T00:00:00Z">
        <w:r>
          <w:t xml:space="preserve">$\mathcal{I}(\mathord{\smash[b]{\underset{\raise.3ex\hbox{$\scriptstyle\sim$}}{\theta}}\vphantom{\theta}})$</w:t>
        </w:r>
      </w:ins>
      <w:ins w:id="1385" w:author="PR Preview" w:date="2026-01-01T00:00:00Z">
        <w:r>
          <w:t xml:space="preserve">,</w:t>
        </w:r>
      </w:ins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by either the expected information at the MLE,</w:t>
        </w:r>
      </w:ins>
      <w:ins w:id="138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ins w:id="1389" w:author="PR Preview" w:date="2026-01-01T00:00:00Z">
        <w:r>
          <w:t xml:space="preserve">,</w:t>
        </w:r>
      </w:ins>
      <w:ins w:id="1390" w:author="PR Preview" w:date="2026-01-01T00:00:00Z">
        <w:r>
          <w:t xml:space="preserve"> </w:t>
        </w:r>
      </w:ins>
      <w:ins w:id="1391" w:author="PR Preview" w:date="2026-01-01T00:00:00Z">
        <w:r>
          <w:t xml:space="preserve">or the observed information at the MLE,</w:t>
        </w:r>
      </w:ins>
      <w:ins w:id="1392" w:author="PR Preview" w:date="2026-01-01T00:00:00Z">
        <w:r>
          <w:t xml:space="preserve"> </w:t>
        </w:r>
      </w:ins>
      <w:ins w:id="1393" w:author="PR Preview" w:date="2026-01-01T00:00:00Z">
        <w:r>
          <w:t xml:space="preserve">$I(\mathord{\smash[b]{\underset{\raise.3ex\hbox{$\scriptstyle\sim$}}{x}}\vphantom{x}}; \hat\theta_{\text{ML}})$</w:t>
        </w:r>
      </w:ins>
      <w:ins w:id="1394" w:author="PR Preview" w:date="2026-01-01T00:00:00Z">
        <w:r>
          <w:t xml:space="preserve">.</w:t>
        </w:r>
      </w:ins>
      <w:ins w:id="1395" w:author="PR Preview" w:date="2026-01-01T00:00:00Z">
        <w:r>
          <w:t xml:space="preserve"> </w:t>
        </w:r>
      </w:ins>
      <w:ins w:id="1396" w:author="PR Preview" w:date="2026-01-01T00:00:00Z">
        <w:r>
          <w:t xml:space="preserve">Either way, the estimated standard error of the</w:t>
        </w:r>
      </w:ins>
      <w:ins w:id="1397" w:author="PR Preview" w:date="2026-01-01T00:00:00Z">
        <w:r>
          <w:t xml:space="preserve"> </w:t>
        </w:r>
      </w:ins>
      <m:oMath>
        <m:r>
          <m:t>k</m:t>
        </m:r>
      </m:oMath>
      <w:ins w:id="1398" w:author="PR Preview" w:date="2026-01-01T00:00:00Z">
        <w:r>
          <w:t xml:space="preserve">th entry of</w:t>
        </w:r>
      </w:ins>
      <w:ins w:id="139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1400" w:author="PR Preview" w:date="2026-01-01T00:00:00Z">
        <w:r>
          <w:t xml:space="preserve"> </w:t>
        </w:r>
      </w:ins>
      <w:ins w:id="1401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3" w:name="rem-observed-information-se"/>
    <w:p>
      <w:pPr>
        <w:pStyle w:val="BodyText"/>
      </w:pPr>
      <w:del w:id="1402" w:author="PR Preview" w:date="2026-01-01T00:00:00Z">
        <w:r>
          <w:rPr>
            <w:i/>
            <w:iCs/>
          </w:rPr>
          <w:delText xml:space="preserve">Remark 6</w:delText>
        </w:r>
      </w:del>
      <w:del w:id="1403" w:author="PR Preview" w:date="2026-01-01T00:00:00Z">
        <w:r>
          <w:delText xml:space="preserve"> (Observed versus expected information). </w:delText>
        </w:r>
      </w:del>
      <w:del w:id="1404" w:author="PR Preview" w:date="2026-01-01T00:00:00Z">
        <w:r>
          <w:delText xml:space="preserve">Using the observed information is often more convenient,</w:delText>
        </w:r>
      </w:del>
      <w:del w:id="1405" w:author="PR Preview" w:date="2026-01-01T00:00:00Z">
        <w:r>
          <w:delText xml:space="preserve"> </w:delText>
        </w:r>
      </w:del>
      <w:del w:id="1406" w:author="PR Preview" w:date="2026-01-01T00:00:00Z">
        <w:r>
          <w:delText xml:space="preserve">and there are settings where it is provably better by some criteria</w:delText>
        </w:r>
      </w:del>
      <w:del w:id="1407" w:author="PR Preview" w:date="2026-01-01T00:00:00Z">
        <w:r>
          <w:delText xml:space="preserve"> </w:delText>
        </w:r>
      </w:del>
      <w:del w:id="1408" w:author="PR Preview" w:date="2026-01-01T00:00:00Z">
        <w:r>
          <w:delText xml:space="preserve">[17]</w:delText>
        </w:r>
      </w:del>
      <w:del w:id="1409" w:author="PR Preview" w:date="2026-01-01T00:00:00Z">
        <w:r>
          <w:delText xml:space="preserve">.</w:delText>
        </w:r>
      </w:del>
    </w:p>
    <w:p>
      <w:pPr>
        <w:pStyle w:val="BodyText"/>
      </w:pPr>
      <w:ins w:id="1410" w:author="PR Preview" w:date="2026-01-01T00:00:00Z">
        <w:r>
          <w:rPr>
            <w:i/>
            <w:iCs/>
          </w:rPr>
          <w:t xml:space="preserve">Remark 7</w:t>
        </w:r>
      </w:ins>
      <w:ins w:id="1411" w:author="PR Preview" w:date="2026-01-01T00:00:00Z">
        <w:r>
          <w:t xml:space="preserve"> (Observed versus expected information). </w:t>
        </w:r>
      </w:ins>
      <w:ins w:id="1412" w:author="PR Preview" w:date="2026-01-01T00:00:00Z">
        <w:r>
          <w:t xml:space="preserve">Using the observed information is often more convenient,</w:t>
        </w:r>
      </w:ins>
      <w:ins w:id="1413" w:author="PR Preview" w:date="2026-01-01T00:00:00Z">
        <w:r>
          <w:t xml:space="preserve"> </w:t>
        </w:r>
      </w:ins>
      <w:ins w:id="1414" w:author="PR Preview" w:date="2026-01-01T00:00:00Z">
        <w:r>
          <w:t xml:space="preserve">and there are settings where it is provably better by some criteria</w:t>
        </w:r>
      </w:ins>
      <w:ins w:id="1415" w:author="PR Preview" w:date="2026-01-01T00:00:00Z">
        <w:r>
          <w:t xml:space="preserve"> </w:t>
        </w:r>
      </w:ins>
      <w:ins w:id="1416" w:author="PR Preview" w:date="2026-01-01T00:00:00Z">
        <w:r>
          <w:t xml:space="preserve">[17]</w:t>
        </w:r>
      </w:ins>
      <w:ins w:id="1417" w:author="PR Preview" w:date="2026-01-01T00:00:00Z">
        <w:r>
          <w:t xml:space="preserve">.</w:t>
        </w:r>
      </w:ins>
    </w:p>
    <w:bookmarkEnd w:id="113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4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7" w:name="confidence-intervals-for-mles"/>
    <w:p>
      <w:pPr>
        <w:pStyle w:val="Heading4"/>
      </w:pPr>
      <w:r>
        <w:t xml:space="preserve">1.9.1 Confidence intervals for MLEs</w:t>
      </w:r>
    </w:p>
    <w:bookmarkStart w:id="115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5"/>
    <w:p>
      <w:pPr>
        <w:pStyle w:val="BodyText"/>
      </w:pPr>
      <w:del w:id="1418" w:author="PR Preview" w:date="2026-01-01T00:00:00Z">
        <w:r>
          <w:delText xml:space="preserve">By</w:delText>
        </w:r>
      </w:del>
      <w:del w:id="1419" w:author="PR Preview" w:date="2026-01-01T00:00:00Z">
        <w:r>
          <w:delText xml:space="preserve"> </w:delText>
        </w:r>
      </w:del>
      <w:hyperlink w:anchor="thm-dist-mle">
        <w:del w:id="1420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1421" w:author="PR Preview" w:date="2026-01-01T00:00:00Z">
        <w:r>
          <w:delText xml:space="preserve">,</w:delText>
        </w:r>
      </w:del>
      <w:del w:id="142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del w:id="1423" w:author="PR Preview" w:date="2026-01-01T00:00:00Z">
        <w:r>
          <w:delText xml:space="preserve"> </w:delText>
        </w:r>
      </w:del>
      <w:del w:id="1424" w:author="PR Preview" w:date="2026-01-01T00:00:00Z">
        <w:r>
          <w:delText xml:space="preserve">has approximately a standard Gaussian distribution in large samples,</w:delText>
        </w:r>
      </w:del>
      <w:del w:id="1425" w:author="PR Preview" w:date="2026-01-01T00:00:00Z">
        <w:r>
          <w:delText xml:space="preserve"> </w:delText>
        </w:r>
      </w:del>
      <w:del w:id="1426" w:author="PR Preview" w:date="2026-01-01T00:00:00Z">
        <w:r>
          <w:delText xml:space="preserve">so the Wald interval is an</w:delText>
        </w:r>
      </w:del>
      <w:del w:id="1427" w:author="PR Preview" w:date="2026-01-01T00:00:00Z">
        <w:r>
          <w:delText xml:space="preserve"> </w:delText>
        </w:r>
      </w:del>
      <w:hyperlink r:id="rId116">
        <w:del w:id="1428" w:author="PR Preview" w:date="2026-01-01T00:00:00Z">
          <w:r>
            <w:rPr>
              <w:rStyle w:val="Hyperlink"/>
            </w:rPr>
            <w:delText xml:space="preserve">approximate confidence interval</w:delText>
          </w:r>
        </w:del>
      </w:hyperlink>
      <w:del w:id="1429" w:author="PR Preview" w:date="2026-01-01T00:00:00Z">
        <w:r>
          <w:delText xml:space="preserve"> </w:delText>
        </w:r>
      </w:del>
      <w:del w:id="1430" w:author="PR Preview" w:date="2026-01-01T00:00:00Z">
        <w:r>
          <w:delText xml:space="preserve">for</w:delText>
        </w:r>
      </w:del>
      <w:del w:id="1431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k</m:t>
            </m:r>
          </m:sub>
        </m:sSub>
      </m:oMath>
      <w:del w:id="1432" w:author="PR Preview" w:date="2026-01-01T00:00:00Z">
        <w:r>
          <w:delText xml:space="preserve">.</w:delText>
        </w:r>
      </w:del>
      <w:del w:id="1433" w:author="PR Preview" w:date="2026-01-01T00:00:00Z">
        <w:r>
          <w:delText xml:space="preserve"> </w:delText>
        </w:r>
      </w:del>
      <w:del w:id="1434" w:author="PR Preview" w:date="2026-01-01T00:00:00Z">
        <w:r>
          <w:delText xml:space="preserve">For a 95% interval,</w:delText>
        </w:r>
      </w:del>
      <w:del w:id="1435" w:author="PR Preview" w:date="2026-01-01T00:00:00Z">
        <w:r>
          <w:delText xml:space="preserve"> </w:delText>
        </w:r>
      </w:del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del w:id="1436" w:author="PR Preview" w:date="2026-01-01T00:00:00Z">
        <w:r>
          <w:delText xml:space="preserve">.</w:delText>
        </w:r>
      </w:del>
    </w:p>
    <w:p>
      <w:pPr>
        <w:pStyle w:val="BodyText"/>
      </w:pPr>
      <w:ins w:id="1437" w:author="PR Preview" w:date="2026-01-01T00:00:00Z">
        <w:r>
          <w:t xml:space="preserve">By</w:t>
        </w:r>
      </w:ins>
      <w:ins w:id="1438" w:author="PR Preview" w:date="2026-01-01T00:00:00Z">
        <w:r>
          <w:t xml:space="preserve"> </w:t>
        </w:r>
      </w:ins>
      <w:hyperlink w:anchor="thm-dist-mle">
        <w:ins w:id="1439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440" w:author="PR Preview" w:date="2026-01-01T00:00:00Z">
        <w:r>
          <w:t xml:space="preserve">,</w:t>
        </w:r>
      </w:ins>
      <w:ins w:id="144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ins w:id="1442" w:author="PR Preview" w:date="2026-01-01T00:00:00Z">
        <w:r>
          <w:t xml:space="preserve"> </w:t>
        </w:r>
      </w:ins>
      <w:ins w:id="1443" w:author="PR Preview" w:date="2026-01-01T00:00:00Z">
        <w:r>
          <w:t xml:space="preserve">has approximately a standard Gaussian distribution in large samples,</w:t>
        </w:r>
      </w:ins>
      <w:ins w:id="1444" w:author="PR Preview" w:date="2026-01-01T00:00:00Z">
        <w:r>
          <w:t xml:space="preserve"> </w:t>
        </w:r>
      </w:ins>
      <w:ins w:id="1445" w:author="PR Preview" w:date="2026-01-01T00:00:00Z">
        <w:r>
          <w:t xml:space="preserve">so the Wald interval is an</w:t>
        </w:r>
      </w:ins>
      <w:ins w:id="1446" w:author="PR Preview" w:date="2026-01-01T00:00:00Z">
        <w:r>
          <w:t xml:space="preserve"> </w:t>
        </w:r>
      </w:ins>
      <w:hyperlink r:id="rId116">
        <w:ins w:id="1447" w:author="PR Preview" w:date="2026-01-01T00:00:00Z">
          <w:r>
            <w:rPr>
              <w:rStyle w:val="Hyperlink"/>
            </w:rPr>
            <w:t xml:space="preserve">approximate confidence interval</w:t>
          </w:r>
        </w:ins>
      </w:hyperlink>
      <w:ins w:id="1448" w:author="PR Preview" w:date="2026-01-01T00:00:00Z">
        <w:r>
          <w:t xml:space="preserve"> </w:t>
        </w:r>
      </w:ins>
      <w:ins w:id="1449" w:author="PR Preview" w:date="2026-01-01T00:00:00Z">
        <w:r>
          <w:t xml:space="preserve">for</w:t>
        </w:r>
      </w:ins>
      <w:ins w:id="1450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k</m:t>
            </m:r>
          </m:sub>
        </m:sSub>
      </m:oMath>
      <w:ins w:id="1451" w:author="PR Preview" w:date="2026-01-01T00:00:00Z">
        <w:r>
          <w:t xml:space="preserve">.</w:t>
        </w:r>
      </w:ins>
      <w:ins w:id="1452" w:author="PR Preview" w:date="2026-01-01T00:00:00Z">
        <w:r>
          <w:t xml:space="preserve"> </w:t>
        </w:r>
      </w:ins>
      <w:ins w:id="1453" w:author="PR Preview" w:date="2026-01-01T00:00:00Z">
        <w:r>
          <w:t xml:space="preserve">For a 95% interval,</w:t>
        </w:r>
      </w:ins>
      <w:ins w:id="1454" w:author="PR Preview" w:date="2026-01-01T00:00:00Z">
        <w:r>
          <w:t xml:space="preserve"> </w:t>
        </w:r>
      </w:ins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ins w:id="145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7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8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9"/>
    <w:bookmarkStart w:id="120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11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del w:id="1456" w:author="PR Preview" w:date="2026-01-01T00:00:00Z">
        <w:r>
          <w:rPr>
            <w:i/>
            <w:iCs/>
          </w:rPr>
          <w:delText xml:space="preserve">Remark 7</w:delText>
        </w:r>
      </w:del>
      <w:del w:id="1457" w:author="PR Preview" w:date="2026-01-01T00:00:00Z">
        <w:r>
          <w:delText xml:space="preserve"> (Null distributions of the Wald statistics). </w:delText>
        </w:r>
      </w:del>
      <w:del w:id="1458" w:author="PR Preview" w:date="2026-01-01T00:00:00Z">
        <w:r>
          <w:delText xml:space="preserve">By</w:delText>
        </w:r>
      </w:del>
      <w:del w:id="1459" w:author="PR Preview" w:date="2026-01-01T00:00:00Z">
        <w:r>
          <w:delText xml:space="preserve"> </w:delText>
        </w:r>
      </w:del>
      <w:hyperlink w:anchor="thm-dist-mle">
        <w:del w:id="1460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1461" w:author="PR Preview" w:date="2026-01-01T00:00:00Z">
        <w:r>
          <w:delText xml:space="preserve">, the statistic</w:delText>
        </w:r>
      </w:del>
      <w:del w:id="1462" w:author="PR Preview" w:date="2026-01-01T00:00:00Z">
        <w:r>
          <w:delText xml:space="preserve"> </w:delText>
        </w:r>
      </w:del>
      <m:oMath>
        <m:r>
          <m:t>Z</m:t>
        </m:r>
      </m:oMath>
      <w:del w:id="1463" w:author="PR Preview" w:date="2026-01-01T00:00:00Z">
        <w:r>
          <w:delText xml:space="preserve"> </w:delText>
        </w:r>
      </w:del>
      <w:del w:id="1464" w:author="PR Preview" w:date="2026-01-01T00:00:00Z">
        <w:r>
          <w:delText xml:space="preserve">of the</w:delText>
        </w:r>
      </w:del>
      <w:del w:id="1465" w:author="PR Preview" w:date="2026-01-01T00:00:00Z">
        <w:r>
          <w:delText xml:space="preserve"> </w:delText>
        </w:r>
      </w:del>
      <w:hyperlink w:anchor="def-wald-test">
        <w:del w:id="1466" w:author="PR Preview" w:date="2026-01-01T00:00:00Z">
          <w:r>
            <w:rPr>
              <w:rStyle w:val="Hyperlink"/>
            </w:rPr>
            <w:delText xml:space="preserve">Wald test</w:delText>
          </w:r>
        </w:del>
      </w:hyperlink>
      <w:del w:id="1467" w:author="PR Preview" w:date="2026-01-01T00:00:00Z">
        <w:r>
          <w:delText xml:space="preserve"> </w:delText>
        </w:r>
      </w:del>
      <w:del w:id="1468" w:author="PR Preview" w:date="2026-01-01T00:00:00Z">
        <w:r>
          <w:delText xml:space="preserve">has approximately a standard Gaussian distribution</w:delText>
        </w:r>
      </w:del>
      <w:del w:id="1469" w:author="PR Preview" w:date="2026-01-01T00:00:00Z">
        <w:r>
          <w:delText xml:space="preserve"> </w:delText>
        </w:r>
      </w:del>
      <w:del w:id="1470" w:author="PR Preview" w:date="2026-01-01T00:00:00Z">
        <w:r>
          <w:delText xml:space="preserve">under</w:delText>
        </w:r>
      </w:del>
      <w:del w:id="1471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472" w:author="PR Preview" w:date="2026-01-01T00:00:00Z">
        <w:r>
          <w:delText xml:space="preserve"> </w:delText>
        </w:r>
      </w:del>
      <w:del w:id="1473" w:author="PR Preview" w:date="2026-01-01T00:00:00Z">
        <w:r>
          <w:delText xml:space="preserve">in large samples.</w:delText>
        </w:r>
      </w:del>
      <w:del w:id="1474" w:author="PR Preview" w:date="2026-01-01T00:00:00Z">
        <w:r>
          <w:delText xml:space="preserve"> </w:delText>
        </w:r>
      </w:del>
      <w:del w:id="1475" w:author="PR Preview" w:date="2026-01-01T00:00:00Z">
        <w:r>
          <w:delText xml:space="preserve">The Wald statistic for</w:delText>
        </w:r>
      </w:del>
      <w:del w:id="1476" w:author="PR Preview" w:date="2026-01-01T00:00:00Z">
        <w:r>
          <w:delText xml:space="preserve"> </w:delText>
        </w:r>
      </w:del>
      <m:oMath>
        <m:r>
          <m:t>q</m:t>
        </m:r>
      </m:oMath>
      <w:del w:id="1477" w:author="PR Preview" w:date="2026-01-01T00:00:00Z">
        <w:r>
          <w:delText xml:space="preserve"> </w:delText>
        </w:r>
      </w:del>
      <w:del w:id="1478" w:author="PR Preview" w:date="2026-01-01T00:00:00Z">
        <w:r>
          <w:delText xml:space="preserve">constraints (</w:delText>
        </w:r>
      </w:del>
      <w:hyperlink w:anchor="def-wald-statistic-q">
        <w:del w:id="1479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480" w:author="PR Preview" w:date="2026-01-01T00:00:00Z">
        <w:r>
          <w:delText xml:space="preserve">)</w:delText>
        </w:r>
      </w:del>
      <w:del w:id="1481" w:author="PR Preview" w:date="2026-01-01T00:00:00Z">
        <w:r>
          <w:delText xml:space="preserve"> </w:delText>
        </w:r>
      </w:del>
      <w:del w:id="1482" w:author="PR Preview" w:date="2026-01-01T00:00:00Z">
        <w:r>
          <w:delText xml:space="preserve">has approximately a</w:delText>
        </w:r>
      </w:del>
      <w:del w:id="1483" w:author="PR Preview" w:date="2026-01-01T00:00:00Z">
        <w:r>
          <w:delText xml:space="preserve"> </w:delText>
        </w:r>
      </w:del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del w:id="1484" w:author="PR Preview" w:date="2026-01-01T00:00:00Z">
        <w:r>
          <w:delText xml:space="preserve"> </w:delText>
        </w:r>
      </w:del>
      <w:del w:id="1485" w:author="PR Preview" w:date="2026-01-01T00:00:00Z">
        <w:r>
          <w:delText xml:space="preserve">distribution under</w:delText>
        </w:r>
      </w:del>
      <w:del w:id="1486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487" w:author="PR Preview" w:date="2026-01-01T00:00:00Z">
        <w:r>
          <w:delText xml:space="preserve">.</w:delText>
        </w:r>
      </w:del>
    </w:p>
    <w:p>
      <w:pPr>
        <w:pStyle w:val="FirstParagraph"/>
      </w:pPr>
      <w:ins w:id="1488" w:author="PR Preview" w:date="2026-01-01T00:00:00Z">
        <w:r>
          <w:rPr>
            <w:i/>
            <w:iCs/>
          </w:rPr>
          <w:t xml:space="preserve">Remark 8</w:t>
        </w:r>
      </w:ins>
      <w:ins w:id="1489" w:author="PR Preview" w:date="2026-01-01T00:00:00Z">
        <w:r>
          <w:t xml:space="preserve"> (Null distributions of the Wald statistics). </w:t>
        </w:r>
      </w:ins>
      <w:ins w:id="1490" w:author="PR Preview" w:date="2026-01-01T00:00:00Z">
        <w:r>
          <w:t xml:space="preserve">By</w:t>
        </w:r>
      </w:ins>
      <w:ins w:id="1491" w:author="PR Preview" w:date="2026-01-01T00:00:00Z">
        <w:r>
          <w:t xml:space="preserve"> </w:t>
        </w:r>
      </w:ins>
      <w:hyperlink w:anchor="thm-dist-mle">
        <w:ins w:id="1492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493" w:author="PR Preview" w:date="2026-01-01T00:00:00Z">
        <w:r>
          <w:t xml:space="preserve">, the statistic</w:t>
        </w:r>
      </w:ins>
      <w:ins w:id="1494" w:author="PR Preview" w:date="2026-01-01T00:00:00Z">
        <w:r>
          <w:t xml:space="preserve"> </w:t>
        </w:r>
      </w:ins>
      <m:oMath>
        <m:r>
          <m:t>Z</m:t>
        </m:r>
      </m:oMath>
      <w:ins w:id="1495" w:author="PR Preview" w:date="2026-01-01T00:00:00Z">
        <w:r>
          <w:t xml:space="preserve"> </w:t>
        </w:r>
      </w:ins>
      <w:ins w:id="1496" w:author="PR Preview" w:date="2026-01-01T00:00:00Z">
        <w:r>
          <w:t xml:space="preserve">of the</w:t>
        </w:r>
      </w:ins>
      <w:ins w:id="1497" w:author="PR Preview" w:date="2026-01-01T00:00:00Z">
        <w:r>
          <w:t xml:space="preserve"> </w:t>
        </w:r>
      </w:ins>
      <w:hyperlink w:anchor="def-wald-test">
        <w:ins w:id="1498" w:author="PR Preview" w:date="2026-01-01T00:00:00Z">
          <w:r>
            <w:rPr>
              <w:rStyle w:val="Hyperlink"/>
            </w:rPr>
            <w:t xml:space="preserve">Wald test</w:t>
          </w:r>
        </w:ins>
      </w:hyperlink>
      <w:ins w:id="1499" w:author="PR Preview" w:date="2026-01-01T00:00:00Z">
        <w:r>
          <w:t xml:space="preserve"> </w:t>
        </w:r>
      </w:ins>
      <w:ins w:id="1500" w:author="PR Preview" w:date="2026-01-01T00:00:00Z">
        <w:r>
          <w:t xml:space="preserve">has approximately a standard Gaussian distribution</w:t>
        </w:r>
      </w:ins>
      <w:ins w:id="1501" w:author="PR Preview" w:date="2026-01-01T00:00:00Z">
        <w:r>
          <w:t xml:space="preserve"> </w:t>
        </w:r>
      </w:ins>
      <w:ins w:id="1502" w:author="PR Preview" w:date="2026-01-01T00:00:00Z">
        <w:r>
          <w:t xml:space="preserve">under</w:t>
        </w:r>
      </w:ins>
      <w:ins w:id="1503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504" w:author="PR Preview" w:date="2026-01-01T00:00:00Z">
        <w:r>
          <w:t xml:space="preserve"> </w:t>
        </w:r>
      </w:ins>
      <w:ins w:id="1505" w:author="PR Preview" w:date="2026-01-01T00:00:00Z">
        <w:r>
          <w:t xml:space="preserve">in large samples.</w:t>
        </w:r>
      </w:ins>
      <w:ins w:id="1506" w:author="PR Preview" w:date="2026-01-01T00:00:00Z">
        <w:r>
          <w:t xml:space="preserve"> </w:t>
        </w:r>
      </w:ins>
      <w:ins w:id="1507" w:author="PR Preview" w:date="2026-01-01T00:00:00Z">
        <w:r>
          <w:t xml:space="preserve">The Wald statistic for</w:t>
        </w:r>
      </w:ins>
      <w:ins w:id="1508" w:author="PR Preview" w:date="2026-01-01T00:00:00Z">
        <w:r>
          <w:t xml:space="preserve"> </w:t>
        </w:r>
      </w:ins>
      <m:oMath>
        <m:r>
          <m:t>q</m:t>
        </m:r>
      </m:oMath>
      <w:ins w:id="1509" w:author="PR Preview" w:date="2026-01-01T00:00:00Z">
        <w:r>
          <w:t xml:space="preserve"> </w:t>
        </w:r>
      </w:ins>
      <w:ins w:id="1510" w:author="PR Preview" w:date="2026-01-01T00:00:00Z">
        <w:r>
          <w:t xml:space="preserve">constraints (</w:t>
        </w:r>
      </w:ins>
      <w:hyperlink w:anchor="def-wald-statistic-q">
        <w:ins w:id="1511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512" w:author="PR Preview" w:date="2026-01-01T00:00:00Z">
        <w:r>
          <w:t xml:space="preserve">)</w:t>
        </w:r>
      </w:ins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has approximately a</w:t>
        </w:r>
      </w:ins>
      <w:ins w:id="1515" w:author="PR Preview" w:date="2026-01-01T00:00:00Z">
        <w:r>
          <w:t xml:space="preserve"> </w:t>
        </w:r>
      </w:ins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ins w:id="1516" w:author="PR Preview" w:date="2026-01-01T00:00:00Z">
        <w:r>
          <w:t xml:space="preserve"> </w:t>
        </w:r>
      </w:ins>
      <w:ins w:id="1517" w:author="PR Preview" w:date="2026-01-01T00:00:00Z">
        <w:r>
          <w:t xml:space="preserve">distribution under</w:t>
        </w:r>
      </w:ins>
      <w:ins w:id="1518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519" w:author="PR Preview" w:date="2026-01-01T00:00:00Z">
        <w:r>
          <w:t xml:space="preserve">.</w:t>
        </w:r>
      </w:ins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4"/>
    <w:bookmarkStart w:id="125" w:name="exr-wilks-taylor"/>
    <w:p>
      <w:pPr>
        <w:pStyle w:val="BodyText"/>
      </w:pPr>
      <w:del w:id="1520" w:author="PR Preview" w:date="2026-01-01T00:00:00Z">
        <w:r>
          <w:rPr>
            <w:b/>
            <w:bCs/>
          </w:rPr>
          <w:delText xml:space="preserve">Exercise 14 (Quadratic approximation to the log-likelihood)</w:delText>
        </w:r>
      </w:del>
      <w:del w:id="1521" w:author="PR Preview" w:date="2026-01-01T00:00:00Z">
        <w:r>
          <w:delText xml:space="preserve"> </w:delText>
        </w:r>
      </w:del>
      <w:del w:id="1522" w:author="PR Preview" w:date="2026-01-01T00:00:00Z">
        <w:r>
          <w:delText xml:space="preserve">Let</w:delText>
        </w:r>
      </w:del>
      <w:del w:id="1523" w:author="PR Preview" w:date="2026-01-01T00:00:00Z">
        <w:r>
          <w:delText xml:space="preserve"> </w:delText>
        </w:r>
      </w:del>
      <m:oMath>
        <m:r>
          <m:t>θ</m:t>
        </m:r>
      </m:oMath>
      <w:del w:id="1524" w:author="PR Preview" w:date="2026-01-01T00:00:00Z">
        <w:r>
          <w:delText xml:space="preserve"> </w:delText>
        </w:r>
      </w:del>
      <w:del w:id="1525" w:author="PR Preview" w:date="2026-01-01T00:00:00Z">
        <w:r>
          <w:delText xml:space="preserve">be a scalar parameter,</w:delText>
        </w:r>
      </w:del>
      <w:del w:id="1526" w:author="PR Preview" w:date="2026-01-01T00:00:00Z">
        <w:r>
          <w:delText xml:space="preserve"> </w:delText>
        </w:r>
      </w:del>
      <w:del w:id="1527" w:author="PR Preview" w:date="2026-01-01T00:00:00Z">
        <w:r>
          <w:delText xml:space="preserve">and suppose the MLE</w:delText>
        </w:r>
      </w:del>
      <w:del w:id="152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1529" w:author="PR Preview" w:date="2026-01-01T00:00:00Z">
        <w:r>
          <w:delText xml:space="preserve"> </w:delText>
        </w:r>
      </w:del>
      <w:del w:id="1530" w:author="PR Preview" w:date="2026-01-01T00:00:00Z">
        <w:r>
          <w:delText xml:space="preserve">maximizes</w:delText>
        </w:r>
      </w:del>
      <w:del w:id="1531" w:author="PR Preview" w:date="2026-01-01T00:00:00Z">
        <w:r>
          <w:delText xml:space="preserve"> </w:delText>
        </w:r>
      </w:del>
      <m:oMath>
        <m:r>
          <m:t>ℓ</m:t>
        </m:r>
      </m:oMath>
      <w:del w:id="1532" w:author="PR Preview" w:date="2026-01-01T00:00:00Z">
        <w:r>
          <w:delText xml:space="preserve"> </w:delText>
        </w:r>
      </w:del>
      <w:del w:id="1533" w:author="PR Preview" w:date="2026-01-01T00:00:00Z">
        <w:r>
          <w:delText xml:space="preserve">at an interior point of the parameter space,</w:delText>
        </w:r>
      </w:del>
      <w:del w:id="1534" w:author="PR Preview" w:date="2026-01-01T00:00:00Z">
        <w:r>
          <w:delText xml:space="preserve"> </w:delText>
        </w:r>
      </w:del>
      <w:del w:id="1535" w:author="PR Preview" w:date="2026-01-01T00:00:00Z">
        <w:r>
          <w:delText xml:space="preserve">where</w:delText>
        </w:r>
      </w:del>
      <w:del w:id="1536" w:author="PR Preview" w:date="2026-01-01T00:00:00Z">
        <w:r>
          <w:delText xml:space="preserve"> </w:delText>
        </w:r>
      </w:del>
      <m:oMath>
        <m:r>
          <m:t>ℓ</m:t>
        </m:r>
      </m:oMath>
      <w:del w:id="1537" w:author="PR Preview" w:date="2026-01-01T00:00:00Z">
        <w:r>
          <w:delText xml:space="preserve"> </w:delText>
        </w:r>
      </w:del>
      <w:del w:id="1538" w:author="PR Preview" w:date="2026-01-01T00:00:00Z">
        <w:r>
          <w:delText xml:space="preserve">is twice differentiable.</w:delText>
        </w:r>
      </w:del>
      <w:del w:id="1539" w:author="PR Preview" w:date="2026-01-01T00:00:00Z">
        <w:r>
          <w:delText xml:space="preserve"> </w:delText>
        </w:r>
      </w:del>
      <w:del w:id="1540" w:author="PR Preview" w:date="2026-01-01T00:00:00Z">
        <w:r>
          <w:delText xml:space="preserve">Use a second-order Taylor expansion around</w:delText>
        </w:r>
      </w:del>
      <w:del w:id="154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1542" w:author="PR Preview" w:date="2026-01-01T00:00:00Z">
        <w:r>
          <w:delText xml:space="preserve"> </w:delText>
        </w:r>
      </w:del>
      <w:del w:id="1543" w:author="PR Preview" w:date="2026-01-01T00:00:00Z">
        <w:r>
          <w:delText xml:space="preserve">to approximate</w:delText>
        </w:r>
      </w:del>
      <w:del w:id="1544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1545" w:author="PR Preview" w:date="2026-01-01T00:00:00Z">
        <w:r>
          <w:delText xml:space="preserve"> </w:delText>
        </w:r>
      </w:del>
      <w:del w:id="1546" w:author="PR Preview" w:date="2026-01-01T00:00:00Z">
        <w:r>
          <w:delText xml:space="preserve">in terms of</w:delText>
        </w:r>
      </w:del>
      <w:del w:id="1547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del w:id="1548" w:author="PR Preview" w:date="2026-01-01T00:00:00Z">
        <w:r>
          <w:delText xml:space="preserve"> </w:delText>
        </w:r>
      </w:del>
      <w:del w:id="1549" w:author="PR Preview" w:date="2026-01-01T00:00:00Z">
        <w:r>
          <w:delText xml:space="preserve">and the</w:delText>
        </w:r>
      </w:del>
      <w:del w:id="1550" w:author="PR Preview" w:date="2026-01-01T00:00:00Z">
        <w:r>
          <w:delText xml:space="preserve"> </w:delText>
        </w:r>
      </w:del>
      <w:hyperlink w:anchor="def-hessian">
        <w:del w:id="1551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1552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del w:id="1553" w:author="PR Preview" w:date="2026-01-01T00:00:00Z">
        <w:r>
          <w:delText xml:space="preserve">.</w:delText>
        </w:r>
      </w:del>
    </w:p>
    <w:p>
      <w:pPr>
        <w:pStyle w:val="BodyText"/>
      </w:pPr>
      <w:del w:id="1554" w:author="PR Preview" w:date="2026-01-01T00:00:00Z">
        <w:r>
          <w:rPr>
            <w:i/>
            <w:iCs/>
          </w:rPr>
          <w:delText xml:space="preserve">Solution 14</w:delText>
        </w:r>
      </w:del>
      <w:del w:id="1555" w:author="PR Preview" w:date="2026-01-01T00:00:00Z">
        <w:r>
          <w:delText xml:space="preserve">. </w:delText>
        </w:r>
      </w:del>
      <w:del w:id="1556" w:author="PR Preview" w:date="2026-01-01T00:00:00Z">
        <w:r>
          <w:delText xml:space="preserve">The MLE maximizes</w:delText>
        </w:r>
      </w:del>
      <w:del w:id="1557" w:author="PR Preview" w:date="2026-01-01T00:00:00Z">
        <w:r>
          <w:delText xml:space="preserve"> </w:delText>
        </w:r>
      </w:del>
      <m:oMath>
        <m:r>
          <m:t>ℓ</m:t>
        </m:r>
      </m:oMath>
      <w:del w:id="1558" w:author="PR Preview" w:date="2026-01-01T00:00:00Z">
        <w:r>
          <w:delText xml:space="preserve"> </w:delText>
        </w:r>
      </w:del>
      <w:del w:id="1559" w:author="PR Preview" w:date="2026-01-01T00:00:00Z">
        <w:r>
          <w:delText xml:space="preserve">at an interior point,</w:delText>
        </w:r>
      </w:del>
      <w:del w:id="1560" w:author="PR Preview" w:date="2026-01-01T00:00:00Z">
        <w:r>
          <w:delText xml:space="preserve"> </w:delText>
        </w:r>
      </w:del>
      <w:del w:id="1561" w:author="PR Preview" w:date="2026-01-01T00:00:00Z">
        <w:r>
          <w:delText xml:space="preserve">so</w:delText>
        </w:r>
      </w:del>
      <w:del w:id="1562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563" w:author="PR Preview" w:date="2026-01-01T00:00:00Z">
        <w:r>
          <w:delText xml:space="preserve">.</w:delText>
        </w:r>
      </w:del>
      <w:del w:id="1564" w:author="PR Preview" w:date="2026-01-01T00:00:00Z">
        <w:r>
          <w:delText xml:space="preserve"> </w:delText>
        </w:r>
      </w:del>
      <w:del w:id="1565" w:author="PR Preview" w:date="2026-01-01T00:00:00Z">
        <w:r>
          <w:delText xml:space="preserve">A second-order Taylor expansion of</w:delText>
        </w:r>
      </w:del>
      <w:del w:id="1566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1567" w:author="PR Preview" w:date="2026-01-01T00:00:00Z">
        <w:r>
          <w:delText xml:space="preserve"> </w:delText>
        </w:r>
      </w:del>
      <w:del w:id="1568" w:author="PR Preview" w:date="2026-01-01T00:00:00Z">
        <w:r>
          <w:delText xml:space="preserve">around</w:delText>
        </w:r>
      </w:del>
      <w:del w:id="156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1570" w:author="PR Preview" w:date="2026-01-01T00:00:00Z">
        <w:r>
          <w:delText xml:space="preserve"> </w:delText>
        </w:r>
      </w:del>
      <w:del w:id="1571" w:author="PR Preview" w:date="2026-01-01T00:00:00Z">
        <w:r>
          <w:delText xml:space="preserve">gives:</w:delText>
        </w:r>
      </w:del>
    </w:p>
    <w:p>
      <w:pPr>
        <w:pStyle w:val="BodyText"/>
      </w:pPr>
      <w:ins w:id="1572" w:author="PR Preview" w:date="2026-01-01T00:00:00Z">
        <w:r>
          <w:rPr>
            <w:b/>
            <w:bCs/>
          </w:rPr>
          <w:t xml:space="preserve">Exercise 12 (Quadratic approximation to the log-likelihood)</w:t>
        </w:r>
      </w:ins>
      <w:ins w:id="1573" w:author="PR Preview" w:date="2026-01-01T00:00:00Z">
        <w:r>
          <w:t xml:space="preserve"> </w:t>
        </w:r>
      </w:ins>
      <w:ins w:id="1574" w:author="PR Preview" w:date="2026-01-01T00:00:00Z">
        <w:r>
          <w:t xml:space="preserve">Let</w:t>
        </w:r>
      </w:ins>
      <w:ins w:id="1575" w:author="PR Preview" w:date="2026-01-01T00:00:00Z">
        <w:r>
          <w:t xml:space="preserve"> </w:t>
        </w:r>
      </w:ins>
      <m:oMath>
        <m:r>
          <m:t>θ</m:t>
        </m:r>
      </m:oMath>
      <w:ins w:id="1576" w:author="PR Preview" w:date="2026-01-01T00:00:00Z">
        <w:r>
          <w:t xml:space="preserve"> </w:t>
        </w:r>
      </w:ins>
      <w:ins w:id="1577" w:author="PR Preview" w:date="2026-01-01T00:00:00Z">
        <w:r>
          <w:t xml:space="preserve">be a scalar parameter,</w:t>
        </w:r>
      </w:ins>
      <w:ins w:id="1578" w:author="PR Preview" w:date="2026-01-01T00:00:00Z">
        <w:r>
          <w:t xml:space="preserve"> </w:t>
        </w:r>
      </w:ins>
      <w:ins w:id="1579" w:author="PR Preview" w:date="2026-01-01T00:00:00Z">
        <w:r>
          <w:t xml:space="preserve">and suppose the MLE</w:t>
        </w:r>
      </w:ins>
      <w:ins w:id="158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1581" w:author="PR Preview" w:date="2026-01-01T00:00:00Z">
        <w:r>
          <w:t xml:space="preserve"> </w:t>
        </w:r>
      </w:ins>
      <w:ins w:id="1582" w:author="PR Preview" w:date="2026-01-01T00:00:00Z">
        <w:r>
          <w:t xml:space="preserve">maximizes</w:t>
        </w:r>
      </w:ins>
      <w:ins w:id="1583" w:author="PR Preview" w:date="2026-01-01T00:00:00Z">
        <w:r>
          <w:t xml:space="preserve"> </w:t>
        </w:r>
      </w:ins>
      <m:oMath>
        <m:r>
          <m:t>ℓ</m:t>
        </m:r>
      </m:oMath>
      <w:ins w:id="1584" w:author="PR Preview" w:date="2026-01-01T00:00:00Z">
        <w:r>
          <w:t xml:space="preserve"> </w:t>
        </w:r>
      </w:ins>
      <w:ins w:id="1585" w:author="PR Preview" w:date="2026-01-01T00:00:00Z">
        <w:r>
          <w:t xml:space="preserve">at an interior point of the parameter space,</w:t>
        </w:r>
      </w:ins>
      <w:ins w:id="1586" w:author="PR Preview" w:date="2026-01-01T00:00:00Z">
        <w:r>
          <w:t xml:space="preserve"> </w:t>
        </w:r>
      </w:ins>
      <w:ins w:id="1587" w:author="PR Preview" w:date="2026-01-01T00:00:00Z">
        <w:r>
          <w:t xml:space="preserve">where</w:t>
        </w:r>
      </w:ins>
      <w:ins w:id="1588" w:author="PR Preview" w:date="2026-01-01T00:00:00Z">
        <w:r>
          <w:t xml:space="preserve"> </w:t>
        </w:r>
      </w:ins>
      <m:oMath>
        <m:r>
          <m:t>ℓ</m:t>
        </m:r>
      </m:oMath>
      <w:ins w:id="1589" w:author="PR Preview" w:date="2026-01-01T00:00:00Z">
        <w:r>
          <w:t xml:space="preserve"> </w:t>
        </w:r>
      </w:ins>
      <w:ins w:id="1590" w:author="PR Preview" w:date="2026-01-01T00:00:00Z">
        <w:r>
          <w:t xml:space="preserve">is twice differentiable.</w:t>
        </w:r>
      </w:ins>
      <w:ins w:id="1591" w:author="PR Preview" w:date="2026-01-01T00:00:00Z">
        <w:r>
          <w:t xml:space="preserve"> </w:t>
        </w:r>
      </w:ins>
      <w:ins w:id="1592" w:author="PR Preview" w:date="2026-01-01T00:00:00Z">
        <w:r>
          <w:t xml:space="preserve">Use a second-order Taylor expansion around</w:t>
        </w:r>
      </w:ins>
      <w:ins w:id="159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1594" w:author="PR Preview" w:date="2026-01-01T00:00:00Z">
        <w:r>
          <w:t xml:space="preserve"> </w:t>
        </w:r>
      </w:ins>
      <w:ins w:id="1595" w:author="PR Preview" w:date="2026-01-01T00:00:00Z">
        <w:r>
          <w:t xml:space="preserve">to approximate</w:t>
        </w:r>
      </w:ins>
      <w:ins w:id="1596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1597" w:author="PR Preview" w:date="2026-01-01T00:00:00Z">
        <w:r>
          <w:t xml:space="preserve"> </w:t>
        </w:r>
      </w:ins>
      <w:ins w:id="1598" w:author="PR Preview" w:date="2026-01-01T00:00:00Z">
        <w:r>
          <w:t xml:space="preserve">in terms of</w:t>
        </w:r>
      </w:ins>
      <w:ins w:id="1599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ins w:id="1600" w:author="PR Preview" w:date="2026-01-01T00:00:00Z">
        <w:r>
          <w:t xml:space="preserve"> </w:t>
        </w:r>
      </w:ins>
      <w:ins w:id="1601" w:author="PR Preview" w:date="2026-01-01T00:00:00Z">
        <w:r>
          <w:t xml:space="preserve">and the</w:t>
        </w:r>
      </w:ins>
      <w:ins w:id="1602" w:author="PR Preview" w:date="2026-01-01T00:00:00Z">
        <w:r>
          <w:t xml:space="preserve"> </w:t>
        </w:r>
      </w:ins>
      <w:hyperlink w:anchor="def-hessian">
        <w:ins w:id="1603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1604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ins w:id="1605" w:author="PR Preview" w:date="2026-01-01T00:00:00Z">
        <w:r>
          <w:t xml:space="preserve">.</w:t>
        </w:r>
      </w:ins>
    </w:p>
    <w:bookmarkEnd w:id="125"/>
    <w:bookmarkStart w:id="126" w:name="sol-wilks-taylor"/>
    <w:p>
      <w:pPr>
        <w:pStyle w:val="BodyText"/>
      </w:pPr>
      <w:ins w:id="1606" w:author="PR Preview" w:date="2026-01-01T00:00:00Z">
        <w:r>
          <w:rPr>
            <w:i/>
            <w:iCs/>
          </w:rPr>
          <w:t xml:space="preserve">Solution 12</w:t>
        </w:r>
      </w:ins>
      <w:ins w:id="1607" w:author="PR Preview" w:date="2026-01-01T00:00:00Z">
        <w:r>
          <w:t xml:space="preserve">. </w:t>
        </w:r>
      </w:ins>
      <w:ins w:id="1608" w:author="PR Preview" w:date="2026-01-01T00:00:00Z">
        <w:r>
          <w:t xml:space="preserve">The MLE maximizes</w:t>
        </w:r>
      </w:ins>
      <w:ins w:id="1609" w:author="PR Preview" w:date="2026-01-01T00:00:00Z">
        <w:r>
          <w:t xml:space="preserve"> </w:t>
        </w:r>
      </w:ins>
      <m:oMath>
        <m:r>
          <m:t>ℓ</m:t>
        </m:r>
      </m:oMath>
      <w:ins w:id="1610" w:author="PR Preview" w:date="2026-01-01T00:00:00Z">
        <w:r>
          <w:t xml:space="preserve"> </w:t>
        </w:r>
      </w:ins>
      <w:ins w:id="1611" w:author="PR Preview" w:date="2026-01-01T00:00:00Z">
        <w:r>
          <w:t xml:space="preserve">at an interior point,</w:t>
        </w:r>
      </w:ins>
      <w:ins w:id="1612" w:author="PR Preview" w:date="2026-01-01T00:00:00Z">
        <w:r>
          <w:t xml:space="preserve"> </w:t>
        </w:r>
      </w:ins>
      <w:ins w:id="1613" w:author="PR Preview" w:date="2026-01-01T00:00:00Z">
        <w:r>
          <w:t xml:space="preserve">so</w:t>
        </w:r>
      </w:ins>
      <w:ins w:id="1614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615" w:author="PR Preview" w:date="2026-01-01T00:00:00Z">
        <w:r>
          <w:t xml:space="preserve">.</w:t>
        </w:r>
      </w:ins>
      <w:ins w:id="1616" w:author="PR Preview" w:date="2026-01-01T00:00:00Z">
        <w:r>
          <w:t xml:space="preserve"> </w:t>
        </w:r>
      </w:ins>
      <w:ins w:id="1617" w:author="PR Preview" w:date="2026-01-01T00:00:00Z">
        <w:r>
          <w:t xml:space="preserve">A second-order Taylor expansion of</w:t>
        </w:r>
      </w:ins>
      <w:ins w:id="1618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1619" w:author="PR Preview" w:date="2026-01-01T00:00:00Z">
        <w:r>
          <w:t xml:space="preserve"> </w:t>
        </w:r>
      </w:ins>
      <w:ins w:id="1620" w:author="PR Preview" w:date="2026-01-01T00:00:00Z">
        <w:r>
          <w:t xml:space="preserve">around</w:t>
        </w:r>
      </w:ins>
      <w:ins w:id="162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1622" w:author="PR Preview" w:date="2026-01-01T00:00:00Z">
        <w:r>
          <w:t xml:space="preserve"> </w:t>
        </w:r>
      </w:ins>
      <w:ins w:id="1623" w:author="PR Preview" w:date="2026-01-01T00:00:00Z">
        <w:r>
          <w:t xml:space="preserve">gives: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del w:id="1624" w:author="PR Preview" w:date="2026-01-01T00:00:00Z">
        <w:r>
          <w:rPr>
            <w:i/>
            <w:iCs/>
          </w:rPr>
          <w:delText xml:space="preserve">Proof</w:delText>
        </w:r>
      </w:del>
      <w:del w:id="1625" w:author="PR Preview" w:date="2026-01-01T00:00:00Z">
        <w:r>
          <w:delText xml:space="preserve">. </w:delText>
        </w:r>
      </w:del>
      <w:del w:id="1626" w:author="PR Preview" w:date="2026-01-01T00:00:00Z">
        <w:r>
          <w:delText xml:space="preserve">This is the solution to</w:delText>
        </w:r>
      </w:del>
      <w:del w:id="1627" w:author="PR Preview" w:date="2026-01-01T00:00:00Z">
        <w:r>
          <w:delText xml:space="preserve"> </w:delText>
        </w:r>
      </w:del>
      <w:hyperlink w:anchor="exr-wilks-taylor">
        <w:del w:id="1628" w:author="PR Preview" w:date="2026-01-01T00:00:00Z">
          <w:r>
            <w:rPr>
              <w:rStyle w:val="Hyperlink"/>
            </w:rPr>
            <w:delText xml:space="preserve">Exercise 14</w:delText>
          </w:r>
        </w:del>
      </w:hyperlink>
      <w:del w:id="1629" w:author="PR Preview" w:date="2026-01-01T00:00:00Z">
        <w:r>
          <w:delText xml:space="preserve">, worked in</w:delText>
        </w:r>
      </w:del>
      <w:del w:id="1630" w:author="PR Preview" w:date="2026-01-01T00:00:00Z">
        <w:r>
          <w:delText xml:space="preserve"> </w:delText>
        </w:r>
      </w:del>
      <w:hyperlink w:anchor="sol-wilks-taylor">
        <w:del w:id="1631" w:author="PR Preview" w:date="2026-01-01T00:00:00Z">
          <w:r>
            <w:rPr>
              <w:rStyle w:val="Hyperlink"/>
            </w:rPr>
            <w:delText xml:space="preserve">Solution 14</w:delText>
          </w:r>
        </w:del>
      </w:hyperlink>
      <w:del w:id="1632" w:author="PR Preview" w:date="2026-01-01T00:00:00Z">
        <w:r>
          <w:delText xml:space="preserve">.</w:delText>
        </w:r>
      </w:del>
    </w:p>
    <w:p>
      <w:pPr>
        <w:pStyle w:val="BodyText"/>
      </w:pPr>
      <w:del w:id="1633" w:author="PR Preview" w:date="2026-01-01T00:00:00Z">
        <w:r>
          <w:rPr>
            <w:b/>
            <w:bCs/>
          </w:rPr>
          <w:delText xml:space="preserve">Exercise 15 (Likelihood ratio statistic for a point null hypothesis)</w:delText>
        </w:r>
      </w:del>
      <w:del w:id="1634" w:author="PR Preview" w:date="2026-01-01T00:00:00Z">
        <w:r>
          <w:delText xml:space="preserve"> </w:delText>
        </w:r>
      </w:del>
      <w:del w:id="1635" w:author="PR Preview" w:date="2026-01-01T00:00:00Z">
        <w:r>
          <w:delText xml:space="preserve">With a scalar parameter</w:delText>
        </w:r>
      </w:del>
      <w:del w:id="1636" w:author="PR Preview" w:date="2026-01-01T00:00:00Z">
        <w:r>
          <w:delText xml:space="preserve"> </w:delText>
        </w:r>
      </w:del>
      <m:oMath>
        <m:r>
          <m:t>θ</m:t>
        </m:r>
      </m:oMath>
      <w:del w:id="1637" w:author="PR Preview" w:date="2026-01-01T00:00:00Z">
        <w:r>
          <w:delText xml:space="preserve">,</w:delText>
        </w:r>
      </w:del>
      <w:del w:id="1638" w:author="PR Preview" w:date="2026-01-01T00:00:00Z">
        <w:r>
          <w:delText xml:space="preserve"> </w:delText>
        </w:r>
      </w:del>
      <w:del w:id="1639" w:author="PR Preview" w:date="2026-01-01T00:00:00Z">
        <w:r>
          <w:delText xml:space="preserve">the point null hypothesis</w:delText>
        </w:r>
      </w:del>
      <w:del w:id="1640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del w:id="1641" w:author="PR Preview" w:date="2026-01-01T00:00:00Z">
        <w:r>
          <w:delText xml:space="preserve"> </w:delText>
        </w:r>
      </w:del>
      <w:del w:id="1642" w:author="PR Preview" w:date="2026-01-01T00:00:00Z">
        <w:r>
          <w:delText xml:space="preserve">imposes</w:delText>
        </w:r>
      </w:del>
      <w:del w:id="1643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1</m:t>
        </m:r>
      </m:oMath>
      <w:del w:id="1644" w:author="PR Preview" w:date="2026-01-01T00:00:00Z">
        <w:r>
          <w:delText xml:space="preserve"> </w:delText>
        </w:r>
      </w:del>
      <w:del w:id="1645" w:author="PR Preview" w:date="2026-01-01T00:00:00Z">
        <w:r>
          <w:delText xml:space="preserve">constraint.</w:delText>
        </w:r>
      </w:del>
      <w:del w:id="1646" w:author="PR Preview" w:date="2026-01-01T00:00:00Z">
        <w:r>
          <w:delText xml:space="preserve"> </w:delText>
        </w:r>
      </w:del>
      <w:del w:id="1647" w:author="PR Preview" w:date="2026-01-01T00:00:00Z">
        <w:r>
          <w:delText xml:space="preserve">Use</w:delText>
        </w:r>
      </w:del>
      <w:del w:id="1648" w:author="PR Preview" w:date="2026-01-01T00:00:00Z">
        <w:r>
          <w:delText xml:space="preserve"> </w:delText>
        </w:r>
      </w:del>
      <w:hyperlink w:anchor="exr-wilks-taylor">
        <w:del w:id="1649" w:author="PR Preview" w:date="2026-01-01T00:00:00Z">
          <w:r>
            <w:rPr>
              <w:rStyle w:val="Hyperlink"/>
            </w:rPr>
            <w:delText xml:space="preserve">Exercise 14</w:delText>
          </w:r>
        </w:del>
      </w:hyperlink>
      <w:del w:id="1650" w:author="PR Preview" w:date="2026-01-01T00:00:00Z">
        <w:r>
          <w:delText xml:space="preserve"> </w:delText>
        </w:r>
      </w:del>
      <w:del w:id="1651" w:author="PR Preview" w:date="2026-01-01T00:00:00Z">
        <w:r>
          <w:delText xml:space="preserve">to approximate the</w:delText>
        </w:r>
      </w:del>
      <w:del w:id="1652" w:author="PR Preview" w:date="2026-01-01T00:00:00Z">
        <w:r>
          <w:delText xml:space="preserve"> </w:delText>
        </w:r>
      </w:del>
      <w:hyperlink w:anchor="def-lrt-stat">
        <w:del w:id="1653" w:author="PR Preview" w:date="2026-01-01T00:00:00Z">
          <w:r>
            <w:rPr>
              <w:rStyle w:val="Hyperlink"/>
            </w:rPr>
            <w:delText xml:space="preserve">likelihood ratio statistic</w:delText>
          </w:r>
        </w:del>
      </w:hyperlink>
      <w:del w:id="1654" w:author="PR Preview" w:date="2026-01-01T00:00:00Z">
        <w:r>
          <w:delText xml:space="preserve"> </w:delText>
        </w:r>
      </w:del>
      <m:oMath>
        <m:r>
          <m:rPr>
            <m:sty m:val="p"/>
          </m:rPr>
          <m:t>Λ</m:t>
        </m:r>
      </m:oMath>
      <w:del w:id="1655" w:author="PR Preview" w:date="2026-01-01T00:00:00Z">
        <w:r>
          <w:delText xml:space="preserve"> </w:delText>
        </w:r>
      </w:del>
      <w:del w:id="1656" w:author="PR Preview" w:date="2026-01-01T00:00:00Z">
        <w:r>
          <w:delText xml:space="preserve">in terms of the</w:delText>
        </w:r>
      </w:del>
      <w:del w:id="1657" w:author="PR Preview" w:date="2026-01-01T00:00:00Z">
        <w:r>
          <w:delText xml:space="preserve"> </w:delText>
        </w:r>
      </w:del>
      <w:hyperlink w:anchor="def-oinf">
        <w:del w:id="1658" w:author="PR Preview" w:date="2026-01-01T00:00:00Z">
          <w:r>
            <w:rPr>
              <w:rStyle w:val="Hyperlink"/>
            </w:rPr>
            <w:delText xml:space="preserve">observed information</w:delText>
          </w:r>
        </w:del>
      </w:hyperlink>
      <w:del w:id="165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del w:id="1660" w:author="PR Preview" w:date="2026-01-01T00:00:00Z">
        <w:r>
          <w:delText xml:space="preserve">.</w:delText>
        </w:r>
      </w:del>
    </w:p>
    <w:p>
      <w:pPr>
        <w:pStyle w:val="BodyText"/>
      </w:pPr>
      <w:del w:id="1661" w:author="PR Preview" w:date="2026-01-01T00:00:00Z">
        <w:r>
          <w:rPr>
            <w:i/>
            <w:iCs/>
          </w:rPr>
          <w:delText xml:space="preserve">Solution 15</w:delText>
        </w:r>
      </w:del>
      <w:del w:id="1662" w:author="PR Preview" w:date="2026-01-01T00:00:00Z">
        <w:r>
          <w:delText xml:space="preserve">. </w:delText>
        </w:r>
      </w:del>
      <w:del w:id="1663" w:author="PR Preview" w:date="2026-01-01T00:00:00Z">
        <w:r>
          <w:delText xml:space="preserve">Under</w:delText>
        </w:r>
      </w:del>
      <w:del w:id="1664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665" w:author="PR Preview" w:date="2026-01-01T00:00:00Z">
        <w:r>
          <w:delText xml:space="preserve">, the only allowed value is</w:delText>
        </w:r>
      </w:del>
      <w:del w:id="1666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0</m:t>
            </m:r>
          </m:sub>
        </m:sSub>
      </m:oMath>
      <w:del w:id="1667" w:author="PR Preview" w:date="2026-01-01T00:00:00Z">
        <w:r>
          <w:delText xml:space="preserve">,</w:delText>
        </w:r>
      </w:del>
      <w:del w:id="1668" w:author="PR Preview" w:date="2026-01-01T00:00:00Z">
        <w:r>
          <w:delText xml:space="preserve"> </w:delText>
        </w:r>
      </w:del>
      <w:del w:id="1669" w:author="PR Preview" w:date="2026-01-01T00:00:00Z">
        <w:r>
          <w:delText xml:space="preserve">so the restricted MLE is</w:delText>
        </w:r>
      </w:del>
      <w:del w:id="167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del w:id="1671" w:author="PR Preview" w:date="2026-01-01T00:00:00Z">
        <w:r>
          <w:delText xml:space="preserve">.</w:delText>
        </w:r>
      </w:del>
      <w:del w:id="1672" w:author="PR Preview" w:date="2026-01-01T00:00:00Z">
        <w:r>
          <w:delText xml:space="preserve"> </w:delText>
        </w:r>
      </w:del>
      <w:del w:id="1673" w:author="PR Preview" w:date="2026-01-01T00:00:00Z">
        <w:r>
          <w:delText xml:space="preserve">Substituting the approximation from</w:delText>
        </w:r>
      </w:del>
      <w:del w:id="1674" w:author="PR Preview" w:date="2026-01-01T00:00:00Z">
        <w:r>
          <w:delText xml:space="preserve"> </w:delText>
        </w:r>
      </w:del>
      <w:hyperlink w:anchor="lem-wilks-taylor">
        <w:del w:id="1675" w:author="PR Preview" w:date="2026-01-01T00:00:00Z">
          <w:r>
            <w:rPr>
              <w:rStyle w:val="Hyperlink"/>
            </w:rPr>
            <w:delText xml:space="preserve">Lemma 2</w:delText>
          </w:r>
        </w:del>
      </w:hyperlink>
      <w:del w:id="1676" w:author="PR Preview" w:date="2026-01-01T00:00:00Z">
        <w:r>
          <w:delText xml:space="preserve">:</w:delText>
        </w:r>
      </w:del>
    </w:p>
    <w:p>
      <w:pPr>
        <w:pStyle w:val="FirstParagraph"/>
      </w:pPr>
      <w:ins w:id="1677" w:author="PR Preview" w:date="2026-01-01T00:00:00Z">
        <w:r>
          <w:rPr>
            <w:i/>
            <w:iCs/>
          </w:rPr>
          <w:t xml:space="preserve">Proof</w:t>
        </w:r>
      </w:ins>
      <w:ins w:id="1678" w:author="PR Preview" w:date="2026-01-01T00:00:00Z">
        <w:r>
          <w:t xml:space="preserve">. </w:t>
        </w:r>
      </w:ins>
      <w:ins w:id="1679" w:author="PR Preview" w:date="2026-01-01T00:00:00Z">
        <w:r>
          <w:t xml:space="preserve">This is the solution to</w:t>
        </w:r>
      </w:ins>
      <w:ins w:id="1680" w:author="PR Preview" w:date="2026-01-01T00:00:00Z">
        <w:r>
          <w:t xml:space="preserve"> </w:t>
        </w:r>
      </w:ins>
      <w:hyperlink w:anchor="exr-wilks-taylor">
        <w:ins w:id="1681" w:author="PR Preview" w:date="2026-01-01T00:00:00Z">
          <w:r>
            <w:rPr>
              <w:rStyle w:val="Hyperlink"/>
            </w:rPr>
            <w:t xml:space="preserve">Exercise 12</w:t>
          </w:r>
        </w:ins>
      </w:hyperlink>
      <w:ins w:id="1682" w:author="PR Preview" w:date="2026-01-01T00:00:00Z">
        <w:r>
          <w:t xml:space="preserve">, worked in</w:t>
        </w:r>
      </w:ins>
      <w:ins w:id="1683" w:author="PR Preview" w:date="2026-01-01T00:00:00Z">
        <w:r>
          <w:t xml:space="preserve"> </w:t>
        </w:r>
      </w:ins>
      <w:hyperlink w:anchor="sol-wilks-taylor">
        <w:ins w:id="1684" w:author="PR Preview" w:date="2026-01-01T00:00:00Z">
          <w:r>
            <w:rPr>
              <w:rStyle w:val="Hyperlink"/>
            </w:rPr>
            <w:t xml:space="preserve">Solution 12</w:t>
          </w:r>
        </w:ins>
      </w:hyperlink>
      <w:ins w:id="1685" w:author="PR Preview" w:date="2026-01-01T00:00:00Z">
        <w:r>
          <w:t xml:space="preserve">.</w:t>
        </w:r>
      </w:ins>
    </w:p>
    <w:bookmarkStart w:id="128" w:name="exr-wilks-lrt-quadratic"/>
    <w:p>
      <w:pPr>
        <w:pStyle w:val="BodyText"/>
      </w:pPr>
      <w:ins w:id="1686" w:author="PR Preview" w:date="2026-01-01T00:00:00Z">
        <w:r>
          <w:rPr>
            <w:b/>
            <w:bCs/>
          </w:rPr>
          <w:t xml:space="preserve">Exercise 13 (Likelihood ratio statistic for a point null hypothesis)</w:t>
        </w:r>
      </w:ins>
      <w:ins w:id="1687" w:author="PR Preview" w:date="2026-01-01T00:00:00Z">
        <w:r>
          <w:t xml:space="preserve"> </w:t>
        </w:r>
      </w:ins>
      <w:ins w:id="1688" w:author="PR Preview" w:date="2026-01-01T00:00:00Z">
        <w:r>
          <w:t xml:space="preserve">With a scalar parameter</w:t>
        </w:r>
      </w:ins>
      <w:ins w:id="1689" w:author="PR Preview" w:date="2026-01-01T00:00:00Z">
        <w:r>
          <w:t xml:space="preserve"> </w:t>
        </w:r>
      </w:ins>
      <m:oMath>
        <m:r>
          <m:t>θ</m:t>
        </m:r>
      </m:oMath>
      <w:ins w:id="1690" w:author="PR Preview" w:date="2026-01-01T00:00:00Z">
        <w:r>
          <w:t xml:space="preserve">,</w:t>
        </w:r>
      </w:ins>
      <w:ins w:id="1691" w:author="PR Preview" w:date="2026-01-01T00:00:00Z">
        <w:r>
          <w:t xml:space="preserve"> </w:t>
        </w:r>
      </w:ins>
      <w:ins w:id="1692" w:author="PR Preview" w:date="2026-01-01T00:00:00Z">
        <w:r>
          <w:t xml:space="preserve">the point null hypothesis</w:t>
        </w:r>
      </w:ins>
      <w:ins w:id="1693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ins w:id="1694" w:author="PR Preview" w:date="2026-01-01T00:00:00Z">
        <w:r>
          <w:t xml:space="preserve"> </w:t>
        </w:r>
      </w:ins>
      <w:ins w:id="1695" w:author="PR Preview" w:date="2026-01-01T00:00:00Z">
        <w:r>
          <w:t xml:space="preserve">imposes</w:t>
        </w:r>
      </w:ins>
      <w:ins w:id="1696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1</m:t>
        </m:r>
      </m:oMath>
      <w:ins w:id="1697" w:author="PR Preview" w:date="2026-01-01T00:00:00Z">
        <w:r>
          <w:t xml:space="preserve"> </w:t>
        </w:r>
      </w:ins>
      <w:ins w:id="1698" w:author="PR Preview" w:date="2026-01-01T00:00:00Z">
        <w:r>
          <w:t xml:space="preserve">constraint.</w:t>
        </w:r>
      </w:ins>
      <w:ins w:id="1699" w:author="PR Preview" w:date="2026-01-01T00:00:00Z">
        <w:r>
          <w:t xml:space="preserve"> </w:t>
        </w:r>
      </w:ins>
      <w:ins w:id="1700" w:author="PR Preview" w:date="2026-01-01T00:00:00Z">
        <w:r>
          <w:t xml:space="preserve">Use</w:t>
        </w:r>
      </w:ins>
      <w:ins w:id="1701" w:author="PR Preview" w:date="2026-01-01T00:00:00Z">
        <w:r>
          <w:t xml:space="preserve"> </w:t>
        </w:r>
      </w:ins>
      <w:hyperlink w:anchor="exr-wilks-taylor">
        <w:ins w:id="1702" w:author="PR Preview" w:date="2026-01-01T00:00:00Z">
          <w:r>
            <w:rPr>
              <w:rStyle w:val="Hyperlink"/>
            </w:rPr>
            <w:t xml:space="preserve">Exercise 12</w:t>
          </w:r>
        </w:ins>
      </w:hyperlink>
      <w:ins w:id="1703" w:author="PR Preview" w:date="2026-01-01T00:00:00Z">
        <w:r>
          <w:t xml:space="preserve"> </w:t>
        </w:r>
      </w:ins>
      <w:ins w:id="1704" w:author="PR Preview" w:date="2026-01-01T00:00:00Z">
        <w:r>
          <w:t xml:space="preserve">to approximate the</w:t>
        </w:r>
      </w:ins>
      <w:ins w:id="1705" w:author="PR Preview" w:date="2026-01-01T00:00:00Z">
        <w:r>
          <w:t xml:space="preserve"> </w:t>
        </w:r>
      </w:ins>
      <w:hyperlink w:anchor="def-lrt-stat">
        <w:ins w:id="1706" w:author="PR Preview" w:date="2026-01-01T00:00:00Z">
          <w:r>
            <w:rPr>
              <w:rStyle w:val="Hyperlink"/>
            </w:rPr>
            <w:t xml:space="preserve">likelihood ratio statistic</w:t>
          </w:r>
        </w:ins>
      </w:hyperlink>
      <w:ins w:id="1707" w:author="PR Preview" w:date="2026-01-01T00:00:00Z">
        <w:r>
          <w:t xml:space="preserve"> </w:t>
        </w:r>
      </w:ins>
      <m:oMath>
        <m:r>
          <m:rPr>
            <m:sty m:val="p"/>
          </m:rPr>
          <m:t>Λ</m:t>
        </m:r>
      </m:oMath>
      <w:ins w:id="1708" w:author="PR Preview" w:date="2026-01-01T00:00:00Z">
        <w:r>
          <w:t xml:space="preserve"> </w:t>
        </w:r>
      </w:ins>
      <w:ins w:id="1709" w:author="PR Preview" w:date="2026-01-01T00:00:00Z">
        <w:r>
          <w:t xml:space="preserve">in terms of the</w:t>
        </w:r>
      </w:ins>
      <w:ins w:id="1710" w:author="PR Preview" w:date="2026-01-01T00:00:00Z">
        <w:r>
          <w:t xml:space="preserve"> </w:t>
        </w:r>
      </w:ins>
      <w:hyperlink w:anchor="def-oinf">
        <w:ins w:id="1711" w:author="PR Preview" w:date="2026-01-01T00:00:00Z">
          <w:r>
            <w:rPr>
              <w:rStyle w:val="Hyperlink"/>
            </w:rPr>
            <w:t xml:space="preserve">observed information</w:t>
          </w:r>
        </w:ins>
      </w:hyperlink>
      <w:ins w:id="171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ins w:id="1713" w:author="PR Preview" w:date="2026-01-01T00:00:00Z">
        <w:r>
          <w:t xml:space="preserve">.</w:t>
        </w:r>
      </w:ins>
    </w:p>
    <w:bookmarkEnd w:id="128"/>
    <w:bookmarkStart w:id="129" w:name="sol-wilks-lrt-quadratic"/>
    <w:p>
      <w:pPr>
        <w:pStyle w:val="BodyText"/>
      </w:pPr>
      <w:ins w:id="1714" w:author="PR Preview" w:date="2026-01-01T00:00:00Z">
        <w:r>
          <w:rPr>
            <w:i/>
            <w:iCs/>
          </w:rPr>
          <w:t xml:space="preserve">Solution 13</w:t>
        </w:r>
      </w:ins>
      <w:ins w:id="1715" w:author="PR Preview" w:date="2026-01-01T00:00:00Z">
        <w:r>
          <w:t xml:space="preserve">. </w:t>
        </w:r>
      </w:ins>
      <w:ins w:id="1716" w:author="PR Preview" w:date="2026-01-01T00:00:00Z">
        <w:r>
          <w:t xml:space="preserve">Under</w:t>
        </w:r>
      </w:ins>
      <w:ins w:id="1717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718" w:author="PR Preview" w:date="2026-01-01T00:00:00Z">
        <w:r>
          <w:t xml:space="preserve">, the only allowed value is</w:t>
        </w:r>
      </w:ins>
      <w:ins w:id="1719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0</m:t>
            </m:r>
          </m:sub>
        </m:sSub>
      </m:oMath>
      <w:ins w:id="1720" w:author="PR Preview" w:date="2026-01-01T00:00:00Z">
        <w:r>
          <w:t xml:space="preserve">,</w:t>
        </w:r>
      </w:ins>
      <w:ins w:id="1721" w:author="PR Preview" w:date="2026-01-01T00:00:00Z">
        <w:r>
          <w:t xml:space="preserve"> </w:t>
        </w:r>
      </w:ins>
      <w:ins w:id="1722" w:author="PR Preview" w:date="2026-01-01T00:00:00Z">
        <w:r>
          <w:t xml:space="preserve">so the restricted MLE is</w:t>
        </w:r>
      </w:ins>
      <w:ins w:id="172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ins w:id="1724" w:author="PR Preview" w:date="2026-01-01T00:00:00Z">
        <w:r>
          <w:t xml:space="preserve">.</w:t>
        </w:r>
      </w:ins>
      <w:ins w:id="1725" w:author="PR Preview" w:date="2026-01-01T00:00:00Z">
        <w:r>
          <w:t xml:space="preserve"> </w:t>
        </w:r>
      </w:ins>
      <w:ins w:id="1726" w:author="PR Preview" w:date="2026-01-01T00:00:00Z">
        <w:r>
          <w:t xml:space="preserve">Substituting the approximation from</w:t>
        </w:r>
      </w:ins>
      <w:ins w:id="1727" w:author="PR Preview" w:date="2026-01-01T00:00:00Z">
        <w:r>
          <w:t xml:space="preserve"> </w:t>
        </w:r>
      </w:ins>
      <w:hyperlink w:anchor="lem-wilks-taylor">
        <w:ins w:id="1728" w:author="PR Preview" w:date="2026-01-01T00:00:00Z">
          <w:r>
            <w:rPr>
              <w:rStyle w:val="Hyperlink"/>
            </w:rPr>
            <w:t xml:space="preserve">Lemma 2</w:t>
          </w:r>
        </w:ins>
      </w:hyperlink>
      <w:ins w:id="172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del w:id="1730" w:author="PR Preview" w:date="2026-01-01T00:00:00Z">
        <w:r>
          <w:rPr>
            <w:i/>
            <w:iCs/>
          </w:rPr>
          <w:delText xml:space="preserve">Proof</w:delText>
        </w:r>
      </w:del>
      <w:del w:id="1731" w:author="PR Preview" w:date="2026-01-01T00:00:00Z">
        <w:r>
          <w:delText xml:space="preserve">. </w:delText>
        </w:r>
      </w:del>
      <w:del w:id="1732" w:author="PR Preview" w:date="2026-01-01T00:00:00Z">
        <w:r>
          <w:delText xml:space="preserve">This is the solution to</w:delText>
        </w:r>
      </w:del>
      <w:del w:id="1733" w:author="PR Preview" w:date="2026-01-01T00:00:00Z">
        <w:r>
          <w:delText xml:space="preserve"> </w:delText>
        </w:r>
      </w:del>
      <w:hyperlink w:anchor="exr-wilks-lrt-quadratic">
        <w:del w:id="1734" w:author="PR Preview" w:date="2026-01-01T00:00:00Z">
          <w:r>
            <w:rPr>
              <w:rStyle w:val="Hyperlink"/>
            </w:rPr>
            <w:delText xml:space="preserve">Exercise 15</w:delText>
          </w:r>
        </w:del>
      </w:hyperlink>
      <w:del w:id="1735" w:author="PR Preview" w:date="2026-01-01T00:00:00Z">
        <w:r>
          <w:delText xml:space="preserve">, worked in</w:delText>
        </w:r>
      </w:del>
      <w:del w:id="1736" w:author="PR Preview" w:date="2026-01-01T00:00:00Z">
        <w:r>
          <w:delText xml:space="preserve"> </w:delText>
        </w:r>
      </w:del>
      <w:hyperlink w:anchor="sol-wilks-lrt-quadratic">
        <w:del w:id="1737" w:author="PR Preview" w:date="2026-01-01T00:00:00Z">
          <w:r>
            <w:rPr>
              <w:rStyle w:val="Hyperlink"/>
            </w:rPr>
            <w:delText xml:space="preserve">Solution 15</w:delText>
          </w:r>
        </w:del>
      </w:hyperlink>
      <w:del w:id="1738" w:author="PR Preview" w:date="2026-01-01T00:00:00Z">
        <w:r>
          <w:delText xml:space="preserve">.</w:delText>
        </w:r>
      </w:del>
      <w:del w:id="1739" w:author="PR Preview" w:date="2026-01-01T00:00:00Z">
        <w:r>
          <w:delText xml:space="preserve"> </w:delText>
        </w:r>
      </w:del>
      <w:del w:id="1740" w:author="PR Preview" w:date="2026-01-01T00:00:00Z">
        <w:r>
          <w:delText xml:space="preserve">It builds on</w:delText>
        </w:r>
      </w:del>
      <w:del w:id="1741" w:author="PR Preview" w:date="2026-01-01T00:00:00Z">
        <w:r>
          <w:delText xml:space="preserve"> </w:delText>
        </w:r>
      </w:del>
      <w:hyperlink w:anchor="lem-wilks-taylor">
        <w:del w:id="1742" w:author="PR Preview" w:date="2026-01-01T00:00:00Z">
          <w:r>
            <w:rPr>
              <w:rStyle w:val="Hyperlink"/>
            </w:rPr>
            <w:delText xml:space="preserve">Lemma 2</w:delText>
          </w:r>
        </w:del>
      </w:hyperlink>
      <w:del w:id="1743" w:author="PR Preview" w:date="2026-01-01T00:00:00Z">
        <w:r>
          <w:delText xml:space="preserve">.</w:delText>
        </w:r>
      </w:del>
    </w:p>
    <w:p>
      <w:pPr>
        <w:pStyle w:val="BodyText"/>
      </w:pPr>
      <w:del w:id="1744" w:author="PR Preview" w:date="2026-01-01T00:00:00Z">
        <w:r>
          <w:rPr>
            <w:b/>
            <w:bCs/>
          </w:rPr>
          <w:delText xml:space="preserve">Exercise 16 (Standardizing an approximately Gaussian estimate)</w:delText>
        </w:r>
      </w:del>
      <w:del w:id="1745" w:author="PR Preview" w:date="2026-01-01T00:00:00Z">
        <w:r>
          <w:delText xml:space="preserve"> </w:delText>
        </w:r>
      </w:del>
      <w:del w:id="1746" w:author="PR Preview" w:date="2026-01-01T00:00:00Z">
        <w:r>
          <w:delText xml:space="preserve">Suppose</w:delText>
        </w:r>
      </w:del>
      <w:del w:id="174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del w:id="1748" w:author="PR Preview" w:date="2026-01-01T00:00:00Z">
        <w:r>
          <w:delText xml:space="preserve">,</w:delText>
        </w:r>
      </w:del>
      <w:del w:id="1749" w:author="PR Preview" w:date="2026-01-01T00:00:00Z">
        <w:r>
          <w:delText xml:space="preserve"> </w:delText>
        </w:r>
      </w:del>
      <w:del w:id="1750" w:author="PR Preview" w:date="2026-01-01T00:00:00Z">
        <w:r>
          <w:delText xml:space="preserve">and define</w:delText>
        </w:r>
      </w:del>
      <w:del w:id="1751" w:author="PR Preview" w:date="2026-01-01T00:00:00Z">
        <w:r>
          <w:delText xml:space="preserve"> </w:delText>
        </w:r>
      </w:del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1752" w:author="PR Preview" w:date="2026-01-01T00:00:00Z">
        <w:r>
          <w:delText xml:space="preserve">.</w:delText>
        </w:r>
      </w:del>
      <w:del w:id="1753" w:author="PR Preview" w:date="2026-01-01T00:00:00Z">
        <w:r>
          <w:delText xml:space="preserve"> </w:delText>
        </w:r>
      </w:del>
      <w:del w:id="1754" w:author="PR Preview" w:date="2026-01-01T00:00:00Z">
        <w:r>
          <w:delText xml:space="preserve">Find the approximate distributions of</w:delText>
        </w:r>
      </w:del>
      <w:del w:id="1755" w:author="PR Preview" w:date="2026-01-01T00:00:00Z">
        <w:r>
          <w:delText xml:space="preserve"> </w:delText>
        </w:r>
      </w:del>
      <m:oMath>
        <m:r>
          <m:t>Z</m:t>
        </m:r>
      </m:oMath>
      <w:del w:id="1756" w:author="PR Preview" w:date="2026-01-01T00:00:00Z">
        <w:r>
          <w:delText xml:space="preserve"> </w:delText>
        </w:r>
      </w:del>
      <w:del w:id="1757" w:author="PR Preview" w:date="2026-01-01T00:00:00Z">
        <w:r>
          <w:delText xml:space="preserve">and of</w:delText>
        </w:r>
      </w:del>
      <w:del w:id="1758" w:author="PR Preview" w:date="2026-01-01T00:00:00Z">
        <w:r>
          <w:delText xml:space="preserve"> </w:delText>
        </w:r>
      </w:del>
      <m:oMath>
        <m:sSup>
          <m:e>
            <m:r>
              <m:t>Z</m:t>
            </m:r>
          </m:e>
          <m:sup>
            <m:r>
              <m:t>2</m:t>
            </m:r>
          </m:sup>
        </m:sSup>
      </m:oMath>
      <w:del w:id="1759" w:author="PR Preview" w:date="2026-01-01T00:00:00Z">
        <w:r>
          <w:delText xml:space="preserve">.</w:delText>
        </w:r>
      </w:del>
    </w:p>
    <w:p>
      <w:pPr>
        <w:pStyle w:val="BodyText"/>
      </w:pPr>
      <w:del w:id="1760" w:author="PR Preview" w:date="2026-01-01T00:00:00Z">
        <w:r>
          <w:rPr>
            <w:i/>
            <w:iCs/>
          </w:rPr>
          <w:delText xml:space="preserve">Solution 16</w:delText>
        </w:r>
      </w:del>
      <w:del w:id="1761" w:author="PR Preview" w:date="2026-01-01T00:00:00Z">
        <w:r>
          <w:delText xml:space="preserve">. </w:delText>
        </w:r>
      </w:del>
      <m:oMath>
        <m:r>
          <m:t>Z</m:t>
        </m:r>
      </m:oMath>
      <w:del w:id="1762" w:author="PR Preview" w:date="2026-01-01T00:00:00Z">
        <w:r>
          <w:delText xml:space="preserve"> </w:delText>
        </w:r>
      </w:del>
      <w:del w:id="1763" w:author="PR Preview" w:date="2026-01-01T00:00:00Z">
        <w:r>
          <w:delText xml:space="preserve">is a linear function of</w:delText>
        </w:r>
      </w:del>
      <w:del w:id="176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1765" w:author="PR Preview" w:date="2026-01-01T00:00:00Z">
        <w:r>
          <w:delText xml:space="preserve">,</w:delText>
        </w:r>
      </w:del>
      <w:del w:id="1766" w:author="PR Preview" w:date="2026-01-01T00:00:00Z">
        <w:r>
          <w:delText xml:space="preserve"> </w:delText>
        </w:r>
      </w:del>
      <w:del w:id="1767" w:author="PR Preview" w:date="2026-01-01T00:00:00Z">
        <w:r>
          <w:delText xml:space="preserve">so it is approximately Gaussian,</w:delText>
        </w:r>
      </w:del>
      <w:del w:id="1768" w:author="PR Preview" w:date="2026-01-01T00:00:00Z">
        <w:r>
          <w:delText xml:space="preserve"> </w:delText>
        </w:r>
      </w:del>
      <w:del w:id="1769" w:author="PR Preview" w:date="2026-01-01T00:00:00Z">
        <w:r>
          <w:delText xml:space="preserve">with approximate mean and variance:</w:delText>
        </w:r>
      </w:del>
    </w:p>
    <w:p>
      <w:pPr>
        <w:pStyle w:val="FirstParagraph"/>
      </w:pPr>
      <w:ins w:id="1770" w:author="PR Preview" w:date="2026-01-01T00:00:00Z">
        <w:r>
          <w:rPr>
            <w:i/>
            <w:iCs/>
          </w:rPr>
          <w:t xml:space="preserve">Proof</w:t>
        </w:r>
      </w:ins>
      <w:ins w:id="1771" w:author="PR Preview" w:date="2026-01-01T00:00:00Z">
        <w:r>
          <w:t xml:space="preserve">. </w:t>
        </w:r>
      </w:ins>
      <w:ins w:id="1772" w:author="PR Preview" w:date="2026-01-01T00:00:00Z">
        <w:r>
          <w:t xml:space="preserve">This is the solution to</w:t>
        </w:r>
      </w:ins>
      <w:ins w:id="1773" w:author="PR Preview" w:date="2026-01-01T00:00:00Z">
        <w:r>
          <w:t xml:space="preserve"> </w:t>
        </w:r>
      </w:ins>
      <w:hyperlink w:anchor="exr-wilks-lrt-quadratic">
        <w:ins w:id="1774" w:author="PR Preview" w:date="2026-01-01T00:00:00Z">
          <w:r>
            <w:rPr>
              <w:rStyle w:val="Hyperlink"/>
            </w:rPr>
            <w:t xml:space="preserve">Exercise 13</w:t>
          </w:r>
        </w:ins>
      </w:hyperlink>
      <w:ins w:id="1775" w:author="PR Preview" w:date="2026-01-01T00:00:00Z">
        <w:r>
          <w:t xml:space="preserve">, worked in</w:t>
        </w:r>
      </w:ins>
      <w:ins w:id="1776" w:author="PR Preview" w:date="2026-01-01T00:00:00Z">
        <w:r>
          <w:t xml:space="preserve"> </w:t>
        </w:r>
      </w:ins>
      <w:hyperlink w:anchor="sol-wilks-lrt-quadratic">
        <w:ins w:id="1777" w:author="PR Preview" w:date="2026-01-01T00:00:00Z">
          <w:r>
            <w:rPr>
              <w:rStyle w:val="Hyperlink"/>
            </w:rPr>
            <w:t xml:space="preserve">Solution 13</w:t>
          </w:r>
        </w:ins>
      </w:hyperlink>
      <w:ins w:id="1778" w:author="PR Preview" w:date="2026-01-01T00:00:00Z">
        <w:r>
          <w:t xml:space="preserve">.</w:t>
        </w:r>
      </w:ins>
      <w:ins w:id="1779" w:author="PR Preview" w:date="2026-01-01T00:00:00Z">
        <w:r>
          <w:t xml:space="preserve"> </w:t>
        </w:r>
      </w:ins>
      <w:ins w:id="1780" w:author="PR Preview" w:date="2026-01-01T00:00:00Z">
        <w:r>
          <w:t xml:space="preserve">It builds on</w:t>
        </w:r>
      </w:ins>
      <w:ins w:id="1781" w:author="PR Preview" w:date="2026-01-01T00:00:00Z">
        <w:r>
          <w:t xml:space="preserve"> </w:t>
        </w:r>
      </w:ins>
      <w:hyperlink w:anchor="lem-wilks-taylor">
        <w:ins w:id="1782" w:author="PR Preview" w:date="2026-01-01T00:00:00Z">
          <w:r>
            <w:rPr>
              <w:rStyle w:val="Hyperlink"/>
            </w:rPr>
            <w:t xml:space="preserve">Lemma 2</w:t>
          </w:r>
        </w:ins>
      </w:hyperlink>
      <w:ins w:id="1783" w:author="PR Preview" w:date="2026-01-01T00:00:00Z">
        <w:r>
          <w:t xml:space="preserve">.</w:t>
        </w:r>
      </w:ins>
    </w:p>
    <w:bookmarkStart w:id="131" w:name="exr-wilks-std-gaussian"/>
    <w:p>
      <w:pPr>
        <w:pStyle w:val="BodyText"/>
      </w:pPr>
      <w:ins w:id="1784" w:author="PR Preview" w:date="2026-01-01T00:00:00Z">
        <w:r>
          <w:rPr>
            <w:b/>
            <w:bCs/>
          </w:rPr>
          <w:t xml:space="preserve">Exercise 14 (Standardizing an approximately Gaussian estimate)</w:t>
        </w:r>
      </w:ins>
      <w:ins w:id="1785" w:author="PR Preview" w:date="2026-01-01T00:00:00Z">
        <w:r>
          <w:t xml:space="preserve"> </w:t>
        </w:r>
      </w:ins>
      <w:ins w:id="1786" w:author="PR Preview" w:date="2026-01-01T00:00:00Z">
        <w:r>
          <w:t xml:space="preserve">Suppose</w:t>
        </w:r>
      </w:ins>
      <w:ins w:id="178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ins w:id="1788" w:author="PR Preview" w:date="2026-01-01T00:00:00Z">
        <w:r>
          <w:t xml:space="preserve">,</w:t>
        </w:r>
      </w:ins>
      <w:ins w:id="1789" w:author="PR Preview" w:date="2026-01-01T00:00:00Z">
        <w:r>
          <w:t xml:space="preserve"> </w:t>
        </w:r>
      </w:ins>
      <w:ins w:id="1790" w:author="PR Preview" w:date="2026-01-01T00:00:00Z">
        <w:r>
          <w:t xml:space="preserve">and define</w:t>
        </w:r>
      </w:ins>
      <w:ins w:id="1791" w:author="PR Preview" w:date="2026-01-01T00:00:00Z">
        <w:r>
          <w:t xml:space="preserve"> </w:t>
        </w:r>
      </w:ins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1792" w:author="PR Preview" w:date="2026-01-01T00:00:00Z">
        <w:r>
          <w:t xml:space="preserve">.</w:t>
        </w:r>
      </w:ins>
      <w:ins w:id="1793" w:author="PR Preview" w:date="2026-01-01T00:00:00Z">
        <w:r>
          <w:t xml:space="preserve"> </w:t>
        </w:r>
      </w:ins>
      <w:ins w:id="1794" w:author="PR Preview" w:date="2026-01-01T00:00:00Z">
        <w:r>
          <w:t xml:space="preserve">Find the approximate distributions of</w:t>
        </w:r>
      </w:ins>
      <w:ins w:id="1795" w:author="PR Preview" w:date="2026-01-01T00:00:00Z">
        <w:r>
          <w:t xml:space="preserve"> </w:t>
        </w:r>
      </w:ins>
      <m:oMath>
        <m:r>
          <m:t>Z</m:t>
        </m:r>
      </m:oMath>
      <w:ins w:id="1796" w:author="PR Preview" w:date="2026-01-01T00:00:00Z">
        <w:r>
          <w:t xml:space="preserve"> </w:t>
        </w:r>
      </w:ins>
      <w:ins w:id="1797" w:author="PR Preview" w:date="2026-01-01T00:00:00Z">
        <w:r>
          <w:t xml:space="preserve">and of</w:t>
        </w:r>
      </w:ins>
      <w:ins w:id="1798" w:author="PR Preview" w:date="2026-01-01T00:00:00Z">
        <w:r>
          <w:t xml:space="preserve"> </w:t>
        </w:r>
      </w:ins>
      <m:oMath>
        <m:sSup>
          <m:e>
            <m:r>
              <m:t>Z</m:t>
            </m:r>
          </m:e>
          <m:sup>
            <m:r>
              <m:t>2</m:t>
            </m:r>
          </m:sup>
        </m:sSup>
      </m:oMath>
      <w:ins w:id="1799" w:author="PR Preview" w:date="2026-01-01T00:00:00Z">
        <w:r>
          <w:t xml:space="preserve">.</w:t>
        </w:r>
      </w:ins>
    </w:p>
    <w:bookmarkEnd w:id="131"/>
    <w:bookmarkStart w:id="132" w:name="sol-wilks-std-gaussian"/>
    <w:p>
      <w:pPr>
        <w:pStyle w:val="BodyText"/>
      </w:pPr>
      <w:ins w:id="1800" w:author="PR Preview" w:date="2026-01-01T00:00:00Z">
        <w:r>
          <w:rPr>
            <w:i/>
            <w:iCs/>
          </w:rPr>
          <w:t xml:space="preserve">Solution 14</w:t>
        </w:r>
      </w:ins>
      <w:ins w:id="1801" w:author="PR Preview" w:date="2026-01-01T00:00:00Z">
        <w:r>
          <w:t xml:space="preserve">. </w:t>
        </w:r>
      </w:ins>
      <m:oMath>
        <m:r>
          <m:t>Z</m:t>
        </m:r>
      </m:oMath>
      <w:ins w:id="1802" w:author="PR Preview" w:date="2026-01-01T00:00:00Z">
        <w:r>
          <w:t xml:space="preserve"> </w:t>
        </w:r>
      </w:ins>
      <w:ins w:id="1803" w:author="PR Preview" w:date="2026-01-01T00:00:00Z">
        <w:r>
          <w:t xml:space="preserve">is a linear function of</w:t>
        </w:r>
      </w:ins>
      <w:ins w:id="180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1805" w:author="PR Preview" w:date="2026-01-01T00:00:00Z">
        <w:r>
          <w:t xml:space="preserve">,</w:t>
        </w:r>
      </w:ins>
      <w:ins w:id="1806" w:author="PR Preview" w:date="2026-01-01T00:00:00Z">
        <w:r>
          <w:t xml:space="preserve"> </w:t>
        </w:r>
      </w:ins>
      <w:ins w:id="1807" w:author="PR Preview" w:date="2026-01-01T00:00:00Z">
        <w:r>
          <w:t xml:space="preserve">so it is approximately Gaussian,</w:t>
        </w:r>
      </w:ins>
      <w:ins w:id="1808" w:author="PR Preview" w:date="2026-01-01T00:00:00Z">
        <w:r>
          <w:t xml:space="preserve"> </w:t>
        </w:r>
      </w:ins>
      <w:ins w:id="1809" w:author="PR Preview" w:date="2026-01-01T00:00:00Z">
        <w:r>
          <w:t xml:space="preserve">with approximate mean and variance: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del w:id="1810" w:author="PR Preview" w:date="2026-01-01T00:00:00Z">
        <w:r>
          <w:rPr>
            <w:i/>
            <w:iCs/>
          </w:rPr>
          <w:delText xml:space="preserve">Proof</w:delText>
        </w:r>
      </w:del>
      <w:del w:id="1811" w:author="PR Preview" w:date="2026-01-01T00:00:00Z">
        <w:r>
          <w:delText xml:space="preserve">. </w:delText>
        </w:r>
      </w:del>
      <w:del w:id="1812" w:author="PR Preview" w:date="2026-01-01T00:00:00Z">
        <w:r>
          <w:delText xml:space="preserve">This is the solution to</w:delText>
        </w:r>
      </w:del>
      <w:del w:id="1813" w:author="PR Preview" w:date="2026-01-01T00:00:00Z">
        <w:r>
          <w:delText xml:space="preserve"> </w:delText>
        </w:r>
      </w:del>
      <w:hyperlink w:anchor="exr-wilks-std-gaussian">
        <w:del w:id="1814" w:author="PR Preview" w:date="2026-01-01T00:00:00Z">
          <w:r>
            <w:rPr>
              <w:rStyle w:val="Hyperlink"/>
            </w:rPr>
            <w:delText xml:space="preserve">Exercise 16</w:delText>
          </w:r>
        </w:del>
      </w:hyperlink>
      <w:del w:id="1815" w:author="PR Preview" w:date="2026-01-01T00:00:00Z">
        <w:r>
          <w:delText xml:space="preserve">, worked in</w:delText>
        </w:r>
      </w:del>
      <w:del w:id="1816" w:author="PR Preview" w:date="2026-01-01T00:00:00Z">
        <w:r>
          <w:delText xml:space="preserve"> </w:delText>
        </w:r>
      </w:del>
      <w:hyperlink w:anchor="sol-wilks-std-gaussian">
        <w:del w:id="1817" w:author="PR Preview" w:date="2026-01-01T00:00:00Z">
          <w:r>
            <w:rPr>
              <w:rStyle w:val="Hyperlink"/>
            </w:rPr>
            <w:delText xml:space="preserve">Solution 16</w:delText>
          </w:r>
        </w:del>
      </w:hyperlink>
      <w:del w:id="1818" w:author="PR Preview" w:date="2026-01-01T00:00:00Z">
        <w:r>
          <w:delText xml:space="preserve">.</w:delText>
        </w:r>
      </w:del>
    </w:p>
    <w:p>
      <w:pPr>
        <w:pStyle w:val="BodyText"/>
      </w:pPr>
      <w:del w:id="1819" w:author="PR Preview" w:date="2026-01-01T00:00:00Z">
        <w:r>
          <w:rPr>
            <w:b/>
            <w:bCs/>
          </w:rPr>
          <w:delText xml:space="preserve">Theorem 15 (Wilks’ theorem)</w:delText>
        </w:r>
      </w:del>
      <w:del w:id="1820" w:author="PR Preview" w:date="2026-01-01T00:00:00Z">
        <w:r>
          <w:delText xml:space="preserve"> </w:delText>
        </w:r>
      </w:del>
      <w:del w:id="1821" w:author="PR Preview" w:date="2026-01-01T00:00:00Z">
        <w:r>
          <w:delText xml:space="preserve">Suppose the conditions of</w:delText>
        </w:r>
      </w:del>
      <w:del w:id="1822" w:author="PR Preview" w:date="2026-01-01T00:00:00Z">
        <w:r>
          <w:delText xml:space="preserve"> </w:delText>
        </w:r>
      </w:del>
      <w:hyperlink w:anchor="thm-dist-mle">
        <w:del w:id="1823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1824" w:author="PR Preview" w:date="2026-01-01T00:00:00Z">
        <w:r>
          <w:delText xml:space="preserve"> </w:delText>
        </w:r>
      </w:del>
      <w:del w:id="1825" w:author="PR Preview" w:date="2026-01-01T00:00:00Z">
        <w:r>
          <w:delText xml:space="preserve">hold,</w:delText>
        </w:r>
      </w:del>
      <w:del w:id="1826" w:author="PR Preview" w:date="2026-01-01T00:00:00Z">
        <w:r>
          <w:delText xml:space="preserve"> </w:delText>
        </w:r>
      </w:del>
      <w:del w:id="1827" w:author="PR Preview" w:date="2026-01-01T00:00:00Z">
        <w:r>
          <w:delText xml:space="preserve">and a null hypothesis</w:delText>
        </w:r>
      </w:del>
      <w:del w:id="1828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829" w:author="PR Preview" w:date="2026-01-01T00:00:00Z">
        <w:r>
          <w:delText xml:space="preserve"> </w:delText>
        </w:r>
      </w:del>
      <w:del w:id="1830" w:author="PR Preview" w:date="2026-01-01T00:00:00Z">
        <w:r>
          <w:delText xml:space="preserve">imposes</w:delText>
        </w:r>
      </w:del>
      <w:del w:id="1831" w:author="PR Preview" w:date="2026-01-01T00:00:00Z">
        <w:r>
          <w:delText xml:space="preserve"> </w:delText>
        </w:r>
      </w:del>
      <m:oMath>
        <m:r>
          <m:t>q</m:t>
        </m:r>
      </m:oMath>
      <w:del w:id="1832" w:author="PR Preview" w:date="2026-01-01T00:00:00Z">
        <w:r>
          <w:delText xml:space="preserve"> </w:delText>
        </w:r>
      </w:del>
      <w:del w:id="1833" w:author="PR Preview" w:date="2026-01-01T00:00:00Z">
        <w:r>
          <w:delText xml:space="preserve">constraints on the parameter vector</w:delText>
        </w:r>
      </w:del>
      <w:del w:id="1834" w:author="PR Preview" w:date="2026-01-01T00:00:00Z">
        <w:r>
          <w:delText xml:space="preserve"> </w:delText>
        </w:r>
      </w:del>
      <w:del w:id="1835" w:author="PR Preview" w:date="2026-01-01T00:00:00Z">
        <w:r>
          <w:delText xml:space="preserve">$\mathord{\smash[b]{\underset{\raise.3ex\hbox{$\scriptstyle\sim$}}{\theta}}\vphantom{\theta}}$</w:delText>
        </w:r>
      </w:del>
      <w:del w:id="1836" w:author="PR Preview" w:date="2026-01-01T00:00:00Z">
        <w:r>
          <w:delText xml:space="preserve">.</w:delText>
        </w:r>
      </w:del>
      <w:del w:id="1837" w:author="PR Preview" w:date="2026-01-01T00:00:00Z">
        <w:r>
          <w:delText xml:space="preserve"> </w:delText>
        </w:r>
      </w:del>
      <w:del w:id="1838" w:author="PR Preview" w:date="2026-01-01T00:00:00Z">
        <w:r>
          <w:delText xml:space="preserve">Then, if</w:delText>
        </w:r>
      </w:del>
      <w:del w:id="1839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840" w:author="PR Preview" w:date="2026-01-01T00:00:00Z">
        <w:r>
          <w:delText xml:space="preserve"> </w:delText>
        </w:r>
      </w:del>
      <w:del w:id="1841" w:author="PR Preview" w:date="2026-01-01T00:00:00Z">
        <w:r>
          <w:delText xml:space="preserve">is true, as</w:delText>
        </w:r>
      </w:del>
      <w:del w:id="184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del w:id="1843" w:author="PR Preview" w:date="2026-01-01T00:00:00Z">
        <w:r>
          <w:delText xml:space="preserve">,</w:delText>
        </w:r>
      </w:del>
      <w:del w:id="1844" w:author="PR Preview" w:date="2026-01-01T00:00:00Z">
        <w:r>
          <w:delText xml:space="preserve"> </w:delText>
        </w:r>
      </w:del>
      <w:del w:id="1845" w:author="PR Preview" w:date="2026-01-01T00:00:00Z">
        <w:r>
          <w:delText xml:space="preserve">the</w:delText>
        </w:r>
      </w:del>
      <w:del w:id="1846" w:author="PR Preview" w:date="2026-01-01T00:00:00Z">
        <w:r>
          <w:delText xml:space="preserve"> </w:delText>
        </w:r>
      </w:del>
      <w:hyperlink w:anchor="def-lrt-stat">
        <w:del w:id="1847" w:author="PR Preview" w:date="2026-01-01T00:00:00Z">
          <w:r>
            <w:rPr>
              <w:rStyle w:val="Hyperlink"/>
            </w:rPr>
            <w:delText xml:space="preserve">likelihood ratio statistic</w:delText>
          </w:r>
        </w:del>
      </w:hyperlink>
      <w:del w:id="1848" w:author="PR Preview" w:date="2026-01-01T00:00:00Z">
        <w:r>
          <w:delText xml:space="preserve"> </w:delText>
        </w:r>
      </w:del>
      <m:oMath>
        <m:r>
          <m:rPr>
            <m:sty m:val="p"/>
          </m:rPr>
          <m:t>Λ</m:t>
        </m:r>
      </m:oMath>
      <w:del w:id="1849" w:author="PR Preview" w:date="2026-01-01T00:00:00Z">
        <w:r>
          <w:delText xml:space="preserve"> </w:delText>
        </w:r>
      </w:del>
      <w:del w:id="1850" w:author="PR Preview" w:date="2026-01-01T00:00:00Z">
        <w:r>
          <w:delText xml:space="preserve">satisfies:</w:delText>
        </w:r>
      </w:del>
    </w:p>
    <w:p>
      <w:pPr>
        <w:pStyle w:val="FirstParagraph"/>
      </w:pPr>
      <w:ins w:id="1851" w:author="PR Preview" w:date="2026-01-01T00:00:00Z">
        <w:r>
          <w:rPr>
            <w:i/>
            <w:iCs/>
          </w:rPr>
          <w:t xml:space="preserve">Proof</w:t>
        </w:r>
      </w:ins>
      <w:ins w:id="1852" w:author="PR Preview" w:date="2026-01-01T00:00:00Z">
        <w:r>
          <w:t xml:space="preserve">. </w:t>
        </w:r>
      </w:ins>
      <w:ins w:id="1853" w:author="PR Preview" w:date="2026-01-01T00:00:00Z">
        <w:r>
          <w:t xml:space="preserve">This is the solution to</w:t>
        </w:r>
      </w:ins>
      <w:ins w:id="1854" w:author="PR Preview" w:date="2026-01-01T00:00:00Z">
        <w:r>
          <w:t xml:space="preserve"> </w:t>
        </w:r>
      </w:ins>
      <w:hyperlink w:anchor="exr-wilks-std-gaussian">
        <w:ins w:id="1855" w:author="PR Preview" w:date="2026-01-01T00:00:00Z">
          <w:r>
            <w:rPr>
              <w:rStyle w:val="Hyperlink"/>
            </w:rPr>
            <w:t xml:space="preserve">Exercise 14</w:t>
          </w:r>
        </w:ins>
      </w:hyperlink>
      <w:ins w:id="1856" w:author="PR Preview" w:date="2026-01-01T00:00:00Z">
        <w:r>
          <w:t xml:space="preserve">, worked in</w:t>
        </w:r>
      </w:ins>
      <w:ins w:id="1857" w:author="PR Preview" w:date="2026-01-01T00:00:00Z">
        <w:r>
          <w:t xml:space="preserve"> </w:t>
        </w:r>
      </w:ins>
      <w:hyperlink w:anchor="sol-wilks-std-gaussian">
        <w:ins w:id="1858" w:author="PR Preview" w:date="2026-01-01T00:00:00Z">
          <w:r>
            <w:rPr>
              <w:rStyle w:val="Hyperlink"/>
            </w:rPr>
            <w:t xml:space="preserve">Solution 14</w:t>
          </w:r>
        </w:ins>
      </w:hyperlink>
      <w:ins w:id="1859" w:author="PR Preview" w:date="2026-01-01T00:00:00Z">
        <w:r>
          <w:t xml:space="preserve">.</w:t>
        </w:r>
      </w:ins>
    </w:p>
    <w:bookmarkStart w:id="134" w:name="thm-wilks"/>
    <w:p>
      <w:pPr>
        <w:pStyle w:val="BodyText"/>
      </w:pPr>
      <w:ins w:id="1860" w:author="PR Preview" w:date="2026-01-01T00:00:00Z">
        <w:r>
          <w:rPr>
            <w:b/>
            <w:bCs/>
          </w:rPr>
          <w:t xml:space="preserve">Theorem 13 (Wilks’ theorem)</w:t>
        </w:r>
      </w:ins>
      <w:ins w:id="1861" w:author="PR Preview" w:date="2026-01-01T00:00:00Z">
        <w:r>
          <w:t xml:space="preserve"> </w:t>
        </w:r>
      </w:ins>
      <w:ins w:id="1862" w:author="PR Preview" w:date="2026-01-01T00:00:00Z">
        <w:r>
          <w:t xml:space="preserve">Suppose the conditions of</w:t>
        </w:r>
      </w:ins>
      <w:ins w:id="1863" w:author="PR Preview" w:date="2026-01-01T00:00:00Z">
        <w:r>
          <w:t xml:space="preserve"> </w:t>
        </w:r>
      </w:ins>
      <w:hyperlink w:anchor="thm-dist-mle">
        <w:ins w:id="1864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865" w:author="PR Preview" w:date="2026-01-01T00:00:00Z">
        <w:r>
          <w:t xml:space="preserve"> </w:t>
        </w:r>
      </w:ins>
      <w:ins w:id="1866" w:author="PR Preview" w:date="2026-01-01T00:00:00Z">
        <w:r>
          <w:t xml:space="preserve">hold,</w:t>
        </w:r>
      </w:ins>
      <w:ins w:id="1867" w:author="PR Preview" w:date="2026-01-01T00:00:00Z">
        <w:r>
          <w:t xml:space="preserve"> </w:t>
        </w:r>
      </w:ins>
      <w:ins w:id="1868" w:author="PR Preview" w:date="2026-01-01T00:00:00Z">
        <w:r>
          <w:t xml:space="preserve">and a null hypothesis</w:t>
        </w:r>
      </w:ins>
      <w:ins w:id="1869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870" w:author="PR Preview" w:date="2026-01-01T00:00:00Z">
        <w:r>
          <w:t xml:space="preserve"> </w:t>
        </w:r>
      </w:ins>
      <w:ins w:id="1871" w:author="PR Preview" w:date="2026-01-01T00:00:00Z">
        <w:r>
          <w:t xml:space="preserve">imposes</w:t>
        </w:r>
      </w:ins>
      <w:ins w:id="1872" w:author="PR Preview" w:date="2026-01-01T00:00:00Z">
        <w:r>
          <w:t xml:space="preserve"> </w:t>
        </w:r>
      </w:ins>
      <m:oMath>
        <m:r>
          <m:t>q</m:t>
        </m:r>
      </m:oMath>
      <w:ins w:id="1873" w:author="PR Preview" w:date="2026-01-01T00:00:00Z">
        <w:r>
          <w:t xml:space="preserve"> </w:t>
        </w:r>
      </w:ins>
      <w:ins w:id="1874" w:author="PR Preview" w:date="2026-01-01T00:00:00Z">
        <w:r>
          <w:t xml:space="preserve">constraints on the parameter vector</w:t>
        </w:r>
      </w:ins>
      <w:ins w:id="1875" w:author="PR Preview" w:date="2026-01-01T00:00:00Z">
        <w:r>
          <w:t xml:space="preserve"> </w:t>
        </w:r>
      </w:ins>
      <w:ins w:id="1876" w:author="PR Preview" w:date="2026-01-01T00:00:00Z">
        <w:r>
          <w:t xml:space="preserve">$\mathord{\smash[b]{\underset{\raise.3ex\hbox{$\scriptstyle\sim$}}{\theta}}\vphantom{\theta}}$</w:t>
        </w:r>
      </w:ins>
      <w:ins w:id="1877" w:author="PR Preview" w:date="2026-01-01T00:00:00Z">
        <w:r>
          <w:t xml:space="preserve">.</w:t>
        </w:r>
      </w:ins>
      <w:ins w:id="1878" w:author="PR Preview" w:date="2026-01-01T00:00:00Z">
        <w:r>
          <w:t xml:space="preserve"> </w:t>
        </w:r>
      </w:ins>
      <w:ins w:id="1879" w:author="PR Preview" w:date="2026-01-01T00:00:00Z">
        <w:r>
          <w:t xml:space="preserve">Then, if</w:t>
        </w:r>
      </w:ins>
      <w:ins w:id="1880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881" w:author="PR Preview" w:date="2026-01-01T00:00:00Z">
        <w:r>
          <w:t xml:space="preserve"> </w:t>
        </w:r>
      </w:ins>
      <w:ins w:id="1882" w:author="PR Preview" w:date="2026-01-01T00:00:00Z">
        <w:r>
          <w:t xml:space="preserve">is true, as</w:t>
        </w:r>
      </w:ins>
      <w:ins w:id="188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1884" w:author="PR Preview" w:date="2026-01-01T00:00:00Z">
        <w:r>
          <w:t xml:space="preserve">,</w:t>
        </w:r>
      </w:ins>
      <w:ins w:id="1885" w:author="PR Preview" w:date="2026-01-01T00:00:00Z">
        <w:r>
          <w:t xml:space="preserve"> </w:t>
        </w:r>
      </w:ins>
      <w:ins w:id="1886" w:author="PR Preview" w:date="2026-01-01T00:00:00Z">
        <w:r>
          <w:t xml:space="preserve">the</w:t>
        </w:r>
      </w:ins>
      <w:ins w:id="1887" w:author="PR Preview" w:date="2026-01-01T00:00:00Z">
        <w:r>
          <w:t xml:space="preserve"> </w:t>
        </w:r>
      </w:ins>
      <w:hyperlink w:anchor="def-lrt-stat">
        <w:ins w:id="1888" w:author="PR Preview" w:date="2026-01-01T00:00:00Z">
          <w:r>
            <w:rPr>
              <w:rStyle w:val="Hyperlink"/>
            </w:rPr>
            <w:t xml:space="preserve">likelihood ratio statistic</w:t>
          </w:r>
        </w:ins>
      </w:hyperlink>
      <w:ins w:id="1889" w:author="PR Preview" w:date="2026-01-01T00:00:00Z">
        <w:r>
          <w:t xml:space="preserve"> </w:t>
        </w:r>
      </w:ins>
      <m:oMath>
        <m:r>
          <m:rPr>
            <m:sty m:val="p"/>
          </m:rPr>
          <m:t>Λ</m:t>
        </m:r>
      </m:oMath>
      <w:ins w:id="1890" w:author="PR Preview" w:date="2026-01-01T00:00:00Z">
        <w:r>
          <w:t xml:space="preserve"> </w:t>
        </w:r>
      </w:ins>
      <w:ins w:id="1891" w:author="PR Preview" w:date="2026-01-01T00:00:00Z">
        <w:r>
          <w:t xml:space="preserve">satisfies: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892" w:author="PR Preview" w:date="2026-01-01T00:00:00Z">
        <w:r>
          <w:delText xml:space="preserve">By</w:delText>
        </w:r>
      </w:del>
      <w:del w:id="1893" w:author="PR Preview" w:date="2026-01-01T00:00:00Z">
        <w:r>
          <w:delText xml:space="preserve"> </w:delText>
        </w:r>
      </w:del>
      <w:hyperlink w:anchor="thm-dist-mle">
        <w:del w:id="1894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1895" w:author="PR Preview" w:date="2026-01-01T00:00:00Z">
        <w:r>
          <w:delText xml:space="preserve">,</w:delText>
        </w:r>
      </w:del>
      <w:del w:id="189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del w:id="1897" w:author="PR Preview" w:date="2026-01-01T00:00:00Z">
        <w:r>
          <w:delText xml:space="preserve"> </w:delText>
        </w:r>
      </w:del>
      <w:del w:id="1898" w:author="PR Preview" w:date="2026-01-01T00:00:00Z">
        <w:r>
          <w:delText xml:space="preserve">under</w:delText>
        </w:r>
      </w:del>
      <w:del w:id="1899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900" w:author="PR Preview" w:date="2026-01-01T00:00:00Z">
        <w:r>
          <w:delText xml:space="preserve">,</w:delText>
        </w:r>
      </w:del>
      <w:del w:id="1901" w:author="PR Preview" w:date="2026-01-01T00:00:00Z">
        <w:r>
          <w:delText xml:space="preserve"> </w:delText>
        </w:r>
      </w:del>
      <w:del w:id="1902" w:author="PR Preview" w:date="2026-01-01T00:00:00Z">
        <w:r>
          <w:delText xml:space="preserve">so by</w:delText>
        </w:r>
      </w:del>
      <w:del w:id="1903" w:author="PR Preview" w:date="2026-01-01T00:00:00Z">
        <w:r>
          <w:delText xml:space="preserve"> </w:delText>
        </w:r>
      </w:del>
      <w:hyperlink w:anchor="lem-wilks-std-gaussian">
        <w:del w:id="1904" w:author="PR Preview" w:date="2026-01-01T00:00:00Z">
          <w:r>
            <w:rPr>
              <w:rStyle w:val="Hyperlink"/>
            </w:rPr>
            <w:delText xml:space="preserve">Lemma 4</w:delText>
          </w:r>
        </w:del>
      </w:hyperlink>
      <w:del w:id="1905" w:author="PR Preview" w:date="2026-01-01T00:00:00Z">
        <w:r>
          <w:delText xml:space="preserve">,</w:delText>
        </w:r>
      </w:del>
      <w:del w:id="1906" w:author="PR Preview" w:date="2026-01-01T00:00:00Z">
        <w:r>
          <w:delText xml:space="preserve"> </w:delText>
        </w:r>
      </w:del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del w:id="1907" w:author="PR Preview" w:date="2026-01-01T00:00:00Z">
        <w:r>
          <w:delText xml:space="preserve"> </w:delText>
        </w:r>
      </w:del>
      <w:del w:id="1908" w:author="PR Preview" w:date="2026-01-01T00:00:00Z">
        <w:r>
          <w:delText xml:space="preserve">has approximately a</w:delText>
        </w:r>
      </w:del>
      <w:del w:id="1909" w:author="PR Preview" w:date="2026-01-01T00:00:00Z">
        <w:r>
          <w:delText xml:space="preserve"> </w:delText>
        </w:r>
      </w:del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del w:id="1910" w:author="PR Preview" w:date="2026-01-01T00:00:00Z">
        <w:r>
          <w:delText xml:space="preserve"> </w:delText>
        </w:r>
      </w:del>
      <w:del w:id="1911" w:author="PR Preview" w:date="2026-01-01T00:00:00Z">
        <w:r>
          <w:delText xml:space="preserve">distribution.</w:delText>
        </w:r>
      </w:del>
    </w:p>
    <w:p>
      <w:pPr>
        <w:pStyle w:val="FirstParagraph"/>
      </w:pPr>
      <w:ins w:id="1912" w:author="PR Preview" w:date="2026-01-01T00:00:00Z">
        <w:r>
          <w:t xml:space="preserve">By</w:t>
        </w:r>
      </w:ins>
      <w:ins w:id="1913" w:author="PR Preview" w:date="2026-01-01T00:00:00Z">
        <w:r>
          <w:t xml:space="preserve"> </w:t>
        </w:r>
      </w:ins>
      <w:hyperlink w:anchor="thm-dist-mle">
        <w:ins w:id="1914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915" w:author="PR Preview" w:date="2026-01-01T00:00:00Z">
        <w:r>
          <w:t xml:space="preserve">,</w:t>
        </w:r>
      </w:ins>
      <w:ins w:id="191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ins w:id="1917" w:author="PR Preview" w:date="2026-01-01T00:00:00Z">
        <w:r>
          <w:t xml:space="preserve"> </w:t>
        </w:r>
      </w:ins>
      <w:ins w:id="1918" w:author="PR Preview" w:date="2026-01-01T00:00:00Z">
        <w:r>
          <w:t xml:space="preserve">under</w:t>
        </w:r>
      </w:ins>
      <w:ins w:id="1919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920" w:author="PR Preview" w:date="2026-01-01T00:00:00Z">
        <w:r>
          <w:t xml:space="preserve">,</w:t>
        </w:r>
      </w:ins>
      <w:ins w:id="1921" w:author="PR Preview" w:date="2026-01-01T00:00:00Z">
        <w:r>
          <w:t xml:space="preserve"> </w:t>
        </w:r>
      </w:ins>
      <w:ins w:id="1922" w:author="PR Preview" w:date="2026-01-01T00:00:00Z">
        <w:r>
          <w:t xml:space="preserve">so by</w:t>
        </w:r>
      </w:ins>
      <w:ins w:id="1923" w:author="PR Preview" w:date="2026-01-01T00:00:00Z">
        <w:r>
          <w:t xml:space="preserve"> </w:t>
        </w:r>
      </w:ins>
      <w:hyperlink w:anchor="lem-wilks-std-gaussian">
        <w:ins w:id="1924" w:author="PR Preview" w:date="2026-01-01T00:00:00Z">
          <w:r>
            <w:rPr>
              <w:rStyle w:val="Hyperlink"/>
            </w:rPr>
            <w:t xml:space="preserve">Lemma 4</w:t>
          </w:r>
        </w:ins>
      </w:hyperlink>
      <w:ins w:id="1925" w:author="PR Preview" w:date="2026-01-01T00:00:00Z">
        <w:r>
          <w:t xml:space="preserve">,</w:t>
        </w:r>
      </w:ins>
      <w:ins w:id="1926" w:author="PR Preview" w:date="2026-01-01T00:00:00Z">
        <w:r>
          <w:t xml:space="preserve"> </w:t>
        </w:r>
      </w:ins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ins w:id="1927" w:author="PR Preview" w:date="2026-01-01T00:00:00Z">
        <w:r>
          <w:t xml:space="preserve"> </w:t>
        </w:r>
      </w:ins>
      <w:ins w:id="1928" w:author="PR Preview" w:date="2026-01-01T00:00:00Z">
        <w:r>
          <w:t xml:space="preserve">has approximately a</w:t>
        </w:r>
      </w:ins>
      <w:ins w:id="1929" w:author="PR Preview" w:date="2026-01-01T00:00:00Z">
        <w:r>
          <w:t xml:space="preserve"> </w:t>
        </w:r>
      </w:ins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ins w:id="1930" w:author="PR Preview" w:date="2026-01-01T00:00:00Z">
        <w:r>
          <w:t xml:space="preserve"> </w:t>
        </w:r>
      </w:ins>
      <w:ins w:id="1931" w:author="PR Preview" w:date="2026-01-01T00:00:00Z">
        <w:r>
          <w:t xml:space="preserve">distribution.</w:t>
        </w:r>
      </w:ins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del w:id="1932" w:author="PR Preview" w:date="2026-01-01T00:00:00Z">
        <w:r>
          <w:rPr>
            <w:i/>
            <w:iCs/>
          </w:rPr>
          <w:delText xml:space="preserve">Remark 8</w:delText>
        </w:r>
      </w:del>
      <w:del w:id="1933" w:author="PR Preview" w:date="2026-01-01T00:00:00Z">
        <w:r>
          <w:delText xml:space="preserve"> (Wilks’ theorem for nested models). </w:delText>
        </w:r>
      </w:del>
      <w:del w:id="1934" w:author="PR Preview" w:date="2026-01-01T00:00:00Z">
        <w:r>
          <w:delText xml:space="preserve">Equivalently, in terms of nested models:</w:delText>
        </w:r>
      </w:del>
      <w:del w:id="1935" w:author="PR Preview" w:date="2026-01-01T00:00:00Z">
        <w:r>
          <w:delText xml:space="preserve"> </w:delText>
        </w:r>
      </w:del>
      <w:del w:id="1936" w:author="PR Preview" w:date="2026-01-01T00:00:00Z">
        <w:r>
          <w:delText xml:space="preserve">if a full model</w:delText>
        </w:r>
      </w:del>
      <w:del w:id="1937" w:author="PR Preview" w:date="2026-01-01T00:00:00Z">
        <w:r>
          <w:delText xml:space="preserve"> </w:delText>
        </w:r>
      </w:del>
      <m:oMath>
        <m:sSub>
          <m:e>
            <m:r>
              <m:t>M</m:t>
            </m:r>
          </m:e>
          <m:sub>
            <m:r>
              <m:t>1</m:t>
            </m:r>
          </m:sub>
        </m:sSub>
      </m:oMath>
      <w:del w:id="1938" w:author="PR Preview" w:date="2026-01-01T00:00:00Z">
        <w:r>
          <w:delText xml:space="preserve"> </w:delText>
        </w:r>
      </w:del>
      <w:del w:id="1939" w:author="PR Preview" w:date="2026-01-01T00:00:00Z">
        <w:r>
          <w:delText xml:space="preserve">has</w:delText>
        </w:r>
      </w:del>
      <w:del w:id="1940" w:author="PR Preview" w:date="2026-01-01T00:00:00Z">
        <w:r>
          <w:delText xml:space="preserve"> </w:delText>
        </w:r>
      </w:del>
      <m:oMath>
        <m:r>
          <m:t>p</m:t>
        </m:r>
      </m:oMath>
      <w:del w:id="1941" w:author="PR Preview" w:date="2026-01-01T00:00:00Z">
        <w:r>
          <w:delText xml:space="preserve"> </w:delText>
        </w:r>
      </w:del>
      <w:del w:id="1942" w:author="PR Preview" w:date="2026-01-01T00:00:00Z">
        <w:r>
          <w:delText xml:space="preserve">free parameters,</w:delText>
        </w:r>
      </w:del>
      <w:del w:id="1943" w:author="PR Preview" w:date="2026-01-01T00:00:00Z">
        <w:r>
          <w:delText xml:space="preserve"> </w:delText>
        </w:r>
      </w:del>
      <w:del w:id="1944" w:author="PR Preview" w:date="2026-01-01T00:00:00Z">
        <w:r>
          <w:delText xml:space="preserve">and a nested model</w:delText>
        </w:r>
      </w:del>
      <w:del w:id="1945" w:author="PR Preview" w:date="2026-01-01T00:00:00Z">
        <w:r>
          <w:delText xml:space="preserve"> </w:delText>
        </w:r>
      </w:del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del w:id="1946" w:author="PR Preview" w:date="2026-01-01T00:00:00Z">
        <w:r>
          <w:delText xml:space="preserve">,</w:delText>
        </w:r>
      </w:del>
      <w:del w:id="1947" w:author="PR Preview" w:date="2026-01-01T00:00:00Z">
        <w:r>
          <w:delText xml:space="preserve"> </w:delText>
        </w:r>
      </w:del>
      <w:del w:id="1948" w:author="PR Preview" w:date="2026-01-01T00:00:00Z">
        <w:r>
          <w:delText xml:space="preserve">obtained by imposing</w:delText>
        </w:r>
      </w:del>
      <w:del w:id="1949" w:author="PR Preview" w:date="2026-01-01T00:00:00Z">
        <w:r>
          <w:delText xml:space="preserve"> </w:delText>
        </w:r>
      </w:del>
      <m:oMath>
        <m:r>
          <m:t>q</m:t>
        </m:r>
      </m:oMath>
      <w:del w:id="1950" w:author="PR Preview" w:date="2026-01-01T00:00:00Z">
        <w:r>
          <w:delText xml:space="preserve"> </w:delText>
        </w:r>
      </w:del>
      <w:del w:id="1951" w:author="PR Preview" w:date="2026-01-01T00:00:00Z">
        <w:r>
          <w:delText xml:space="preserve">constraints on</w:delText>
        </w:r>
      </w:del>
      <w:del w:id="1952" w:author="PR Preview" w:date="2026-01-01T00:00:00Z">
        <w:r>
          <w:delText xml:space="preserve"> </w:delText>
        </w:r>
      </w:del>
      <m:oMath>
        <m:sSub>
          <m:e>
            <m:r>
              <m:t>M</m:t>
            </m:r>
          </m:e>
          <m:sub>
            <m:r>
              <m:t>1</m:t>
            </m:r>
          </m:sub>
        </m:sSub>
      </m:oMath>
      <w:del w:id="1953" w:author="PR Preview" w:date="2026-01-01T00:00:00Z">
        <w:r>
          <w:delText xml:space="preserve">,</w:delText>
        </w:r>
      </w:del>
      <w:del w:id="1954" w:author="PR Preview" w:date="2026-01-01T00:00:00Z">
        <w:r>
          <w:delText xml:space="preserve"> </w:delText>
        </w:r>
      </w:del>
      <w:del w:id="1955" w:author="PR Preview" w:date="2026-01-01T00:00:00Z">
        <w:r>
          <w:delText xml:space="preserve">has</w:delText>
        </w:r>
      </w:del>
      <w:del w:id="1956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del w:id="1957" w:author="PR Preview" w:date="2026-01-01T00:00:00Z">
        <w:r>
          <w:delText xml:space="preserve"> </w:delText>
        </w:r>
      </w:del>
      <w:del w:id="1958" w:author="PR Preview" w:date="2026-01-01T00:00:00Z">
        <w:r>
          <w:delText xml:space="preserve">free parameters,</w:delText>
        </w:r>
      </w:del>
      <w:del w:id="1959" w:author="PR Preview" w:date="2026-01-01T00:00:00Z">
        <w:r>
          <w:delText xml:space="preserve"> </w:delText>
        </w:r>
      </w:del>
      <w:del w:id="1960" w:author="PR Preview" w:date="2026-01-01T00:00:00Z">
        <w:r>
          <w:delText xml:space="preserve">then when</w:delText>
        </w:r>
      </w:del>
      <w:del w:id="1961" w:author="PR Preview" w:date="2026-01-01T00:00:00Z">
        <w:r>
          <w:delText xml:space="preserve"> </w:delText>
        </w:r>
      </w:del>
      <m:oMath>
        <m:sSub>
          <m:e>
            <m:r>
              <m:t>M</m:t>
            </m:r>
          </m:e>
          <m:sub>
            <m:r>
              <m:t>0</m:t>
            </m:r>
          </m:sub>
        </m:sSub>
      </m:oMath>
      <w:del w:id="1962" w:author="PR Preview" w:date="2026-01-01T00:00:00Z">
        <w:r>
          <w:delText xml:space="preserve"> </w:delText>
        </w:r>
      </w:del>
      <w:del w:id="1963" w:author="PR Preview" w:date="2026-01-01T00:00:00Z">
        <w:r>
          <w:delText xml:space="preserve">is true,</w:delText>
        </w:r>
      </w:del>
      <w:del w:id="1964" w:author="PR Preview" w:date="2026-01-01T00:00:00Z">
        <w:r>
          <w:delText xml:space="preserve"> </w:delText>
        </w:r>
      </w:del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del w:id="1965" w:author="PR Preview" w:date="2026-01-01T00:00:00Z">
        <w:r>
          <w:delText xml:space="preserve"> </w:delText>
        </w:r>
      </w:del>
      <w:del w:id="1966" w:author="PR Preview" w:date="2026-01-01T00:00:00Z">
        <w:r>
          <w:delText xml:space="preserve">converges in distribution to</w:delText>
        </w:r>
      </w:del>
      <w:del w:id="1967" w:author="PR Preview" w:date="2026-01-01T00:00:00Z">
        <w:r>
          <w:delText xml:space="preserve"> </w:delText>
        </w:r>
      </w:del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del w:id="1968" w:author="PR Preview" w:date="2026-01-01T00:00:00Z">
        <w:r>
          <w:delText xml:space="preserve">.</w:delText>
        </w:r>
      </w:del>
    </w:p>
    <w:p>
      <w:pPr>
        <w:pStyle w:val="BodyText"/>
      </w:pPr>
      <w:ins w:id="1969" w:author="PR Preview" w:date="2026-01-01T00:00:00Z">
        <w:r>
          <w:rPr>
            <w:i/>
            <w:iCs/>
          </w:rPr>
          <w:t xml:space="preserve">Remark 9</w:t>
        </w:r>
      </w:ins>
      <w:ins w:id="1970" w:author="PR Preview" w:date="2026-01-01T00:00:00Z">
        <w:r>
          <w:t xml:space="preserve"> (Wilks’ theorem for nested models). </w:t>
        </w:r>
      </w:ins>
      <w:ins w:id="1971" w:author="PR Preview" w:date="2026-01-01T00:00:00Z">
        <w:r>
          <w:t xml:space="preserve">Equivalently, in terms of nested models:</w:t>
        </w:r>
      </w:ins>
      <w:ins w:id="1972" w:author="PR Preview" w:date="2026-01-01T00:00:00Z">
        <w:r>
          <w:t xml:space="preserve"> </w:t>
        </w:r>
      </w:ins>
      <w:ins w:id="1973" w:author="PR Preview" w:date="2026-01-01T00:00:00Z">
        <w:r>
          <w:t xml:space="preserve">if a full model</w:t>
        </w:r>
      </w:ins>
      <w:ins w:id="1974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1</m:t>
            </m:r>
          </m:sub>
        </m:sSub>
      </m:oMath>
      <w:ins w:id="1975" w:author="PR Preview" w:date="2026-01-01T00:00:00Z">
        <w:r>
          <w:t xml:space="preserve"> </w:t>
        </w:r>
      </w:ins>
      <w:ins w:id="1976" w:author="PR Preview" w:date="2026-01-01T00:00:00Z">
        <w:r>
          <w:t xml:space="preserve">has</w:t>
        </w:r>
      </w:ins>
      <w:ins w:id="1977" w:author="PR Preview" w:date="2026-01-01T00:00:00Z">
        <w:r>
          <w:t xml:space="preserve"> </w:t>
        </w:r>
      </w:ins>
      <m:oMath>
        <m:r>
          <m:t>p</m:t>
        </m:r>
      </m:oMath>
      <w:ins w:id="1978" w:author="PR Preview" w:date="2026-01-01T00:00:00Z">
        <w:r>
          <w:t xml:space="preserve"> </w:t>
        </w:r>
      </w:ins>
      <w:ins w:id="1979" w:author="PR Preview" w:date="2026-01-01T00:00:00Z">
        <w:r>
          <w:t xml:space="preserve">free parameters,</w:t>
        </w:r>
      </w:ins>
      <w:ins w:id="1980" w:author="PR Preview" w:date="2026-01-01T00:00:00Z">
        <w:r>
          <w:t xml:space="preserve"> </w:t>
        </w:r>
      </w:ins>
      <w:ins w:id="1981" w:author="PR Preview" w:date="2026-01-01T00:00:00Z">
        <w:r>
          <w:t xml:space="preserve">and a nested model</w:t>
        </w:r>
      </w:ins>
      <w:ins w:id="1982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ins w:id="1983" w:author="PR Preview" w:date="2026-01-01T00:00:00Z">
        <w:r>
          <w:t xml:space="preserve">,</w:t>
        </w:r>
      </w:ins>
      <w:ins w:id="1984" w:author="PR Preview" w:date="2026-01-01T00:00:00Z">
        <w:r>
          <w:t xml:space="preserve"> </w:t>
        </w:r>
      </w:ins>
      <w:ins w:id="1985" w:author="PR Preview" w:date="2026-01-01T00:00:00Z">
        <w:r>
          <w:t xml:space="preserve">obtained by imposing</w:t>
        </w:r>
      </w:ins>
      <w:ins w:id="1986" w:author="PR Preview" w:date="2026-01-01T00:00:00Z">
        <w:r>
          <w:t xml:space="preserve"> </w:t>
        </w:r>
      </w:ins>
      <m:oMath>
        <m:r>
          <m:t>q</m:t>
        </m:r>
      </m:oMath>
      <w:ins w:id="1987" w:author="PR Preview" w:date="2026-01-01T00:00:00Z">
        <w:r>
          <w:t xml:space="preserve"> </w:t>
        </w:r>
      </w:ins>
      <w:ins w:id="1988" w:author="PR Preview" w:date="2026-01-01T00:00:00Z">
        <w:r>
          <w:t xml:space="preserve">constraints on</w:t>
        </w:r>
      </w:ins>
      <w:ins w:id="1989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1</m:t>
            </m:r>
          </m:sub>
        </m:sSub>
      </m:oMath>
      <w:ins w:id="1990" w:author="PR Preview" w:date="2026-01-01T00:00:00Z">
        <w:r>
          <w:t xml:space="preserve">,</w:t>
        </w:r>
      </w:ins>
      <w:ins w:id="1991" w:author="PR Preview" w:date="2026-01-01T00:00:00Z">
        <w:r>
          <w:t xml:space="preserve"> </w:t>
        </w:r>
      </w:ins>
      <w:ins w:id="1992" w:author="PR Preview" w:date="2026-01-01T00:00:00Z">
        <w:r>
          <w:t xml:space="preserve">has</w:t>
        </w:r>
      </w:ins>
      <w:ins w:id="1993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ins w:id="1994" w:author="PR Preview" w:date="2026-01-01T00:00:00Z">
        <w:r>
          <w:t xml:space="preserve"> </w:t>
        </w:r>
      </w:ins>
      <w:ins w:id="1995" w:author="PR Preview" w:date="2026-01-01T00:00:00Z">
        <w:r>
          <w:t xml:space="preserve">free parameters,</w:t>
        </w:r>
      </w:ins>
      <w:ins w:id="1996" w:author="PR Preview" w:date="2026-01-01T00:00:00Z">
        <w:r>
          <w:t xml:space="preserve"> </w:t>
        </w:r>
      </w:ins>
      <w:ins w:id="1997" w:author="PR Preview" w:date="2026-01-01T00:00:00Z">
        <w:r>
          <w:t xml:space="preserve">then when</w:t>
        </w:r>
      </w:ins>
      <w:ins w:id="1998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0</m:t>
            </m:r>
          </m:sub>
        </m:sSub>
      </m:oMath>
      <w:ins w:id="1999" w:author="PR Preview" w:date="2026-01-01T00:00:00Z">
        <w:r>
          <w:t xml:space="preserve"> </w:t>
        </w:r>
      </w:ins>
      <w:ins w:id="2000" w:author="PR Preview" w:date="2026-01-01T00:00:00Z">
        <w:r>
          <w:t xml:space="preserve">is true,</w:t>
        </w:r>
      </w:ins>
      <w:ins w:id="2001" w:author="PR Preview" w:date="2026-01-01T00:00:00Z">
        <w:r>
          <w:t xml:space="preserve"> </w:t>
        </w:r>
      </w:ins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ins w:id="2002" w:author="PR Preview" w:date="2026-01-01T00:00:00Z">
        <w:r>
          <w:t xml:space="preserve"> </w:t>
        </w:r>
      </w:ins>
      <w:ins w:id="2003" w:author="PR Preview" w:date="2026-01-01T00:00:00Z">
        <w:r>
          <w:t xml:space="preserve">converges in distribution to</w:t>
        </w:r>
      </w:ins>
      <w:ins w:id="2004" w:author="PR Preview" w:date="2026-01-01T00:00:00Z">
        <w:r>
          <w:t xml:space="preserve"> </w:t>
        </w:r>
      </w:ins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ins w:id="2005" w:author="PR Preview" w:date="2026-01-01T00:00:00Z">
        <w:r>
          <w:t xml:space="preserve">.</w:t>
        </w:r>
      </w:ins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12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del w:id="2006" w:author="PR Preview" w:date="2026-01-01T00:00:00Z">
        <w:r>
          <w:rPr>
            <w:i/>
            <w:iCs/>
          </w:rPr>
          <w:delText xml:space="preserve">Remark 9</w:delText>
        </w:r>
      </w:del>
      <w:del w:id="2007" w:author="PR Preview" w:date="2026-01-01T00:00:00Z">
        <w:r>
          <w:delText xml:space="preserve"> (Exact and approximate tests). </w:delText>
        </w:r>
      </w:del>
      <w:del w:id="2008" w:author="PR Preview" w:date="2026-01-01T00:00:00Z">
        <w:r>
          <w:delText xml:space="preserve">The</w:delText>
        </w:r>
      </w:del>
      <w:del w:id="2009" w:author="PR Preview" w:date="2026-01-01T00:00:00Z">
        <w:r>
          <w:delText xml:space="preserve"> </w:delText>
        </w:r>
      </w:del>
      <m:oMath>
        <m:r>
          <m:t>t</m:t>
        </m:r>
      </m:oMath>
      <w:del w:id="2010" w:author="PR Preview" w:date="2026-01-01T00:00:00Z">
        <w:r>
          <w:delText xml:space="preserve"> </w:delText>
        </w:r>
      </w:del>
      <w:del w:id="2011" w:author="PR Preview" w:date="2026-01-01T00:00:00Z">
        <w:r>
          <w:delText xml:space="preserve">and</w:delText>
        </w:r>
      </w:del>
      <w:del w:id="2012" w:author="PR Preview" w:date="2026-01-01T00:00:00Z">
        <w:r>
          <w:delText xml:space="preserve"> </w:delText>
        </w:r>
      </w:del>
      <m:oMath>
        <m:r>
          <m:t>F</m:t>
        </m:r>
      </m:oMath>
      <w:del w:id="2013" w:author="PR Preview" w:date="2026-01-01T00:00:00Z">
        <w:r>
          <w:delText xml:space="preserve"> </w:delText>
        </w:r>
      </w:del>
      <w:del w:id="2014" w:author="PR Preview" w:date="2026-01-01T00:00:00Z">
        <w:r>
          <w:delText xml:space="preserve">distributions are defined in</w:delText>
        </w:r>
      </w:del>
      <w:del w:id="2015" w:author="PR Preview" w:date="2026-01-01T00:00:00Z">
        <w:r>
          <w:delText xml:space="preserve"> </w:delText>
        </w:r>
      </w:del>
      <w:hyperlink r:id="rId140">
        <w:del w:id="2016" w:author="PR Preview" w:date="2026-01-01T00:00:00Z">
          <w:r>
            <w:rPr>
              <w:rStyle w:val="Hyperlink"/>
            </w:rPr>
            <w:delText xml:space="preserve">Statistical Inference</w:delText>
          </w:r>
        </w:del>
      </w:hyperlink>
      <w:del w:id="2017" w:author="PR Preview" w:date="2026-01-01T00:00:00Z">
        <w:r>
          <w:delText xml:space="preserve">.</w:delText>
        </w:r>
      </w:del>
      <w:del w:id="2018" w:author="PR Preview" w:date="2026-01-01T00:00:00Z">
        <w:r>
          <w:delText xml:space="preserve"> </w:delText>
        </w:r>
      </w:del>
      <w:del w:id="2019" w:author="PR Preview" w:date="2026-01-01T00:00:00Z">
        <w:r>
          <w:delText xml:space="preserve">The exact tests assume</w:delText>
        </w:r>
      </w:del>
      <w:del w:id="202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2021" w:author="PR Preview" w:date="2026-01-01T00:00:00Z">
        <w:r>
          <w:delText xml:space="preserve">,</w:delText>
        </w:r>
      </w:del>
      <w:del w:id="2022" w:author="PR Preview" w:date="2026-01-01T00:00:00Z">
        <w:r>
          <w:delText xml:space="preserve"> </w:delText>
        </w:r>
      </w:del>
      <w:del w:id="2023" w:author="PR Preview" w:date="2026-01-01T00:00:00Z">
        <w:r>
          <w:delText xml:space="preserve">with a common variance.</w:delText>
        </w:r>
      </w:del>
      <w:del w:id="2024" w:author="PR Preview" w:date="2026-01-01T00:00:00Z">
        <w:r>
          <w:delText xml:space="preserve"> </w:delText>
        </w:r>
      </w:del>
      <w:del w:id="2025" w:author="PR Preview" w:date="2026-01-01T00:00:00Z">
        <w:r>
          <w:delText xml:space="preserve">The approximate tests hold asymptotically,</w:delText>
        </w:r>
      </w:del>
      <w:del w:id="2026" w:author="PR Preview" w:date="2026-01-01T00:00:00Z">
        <w:r>
          <w:delText xml:space="preserve"> </w:delText>
        </w:r>
      </w:del>
      <w:del w:id="2027" w:author="PR Preview" w:date="2026-01-01T00:00:00Z">
        <w:r>
          <w:delText xml:space="preserve">for any model that is correctly specified</w:delText>
        </w:r>
      </w:del>
      <w:del w:id="2028" w:author="PR Preview" w:date="2026-01-01T00:00:00Z">
        <w:r>
          <w:delText xml:space="preserve"> </w:delText>
        </w:r>
      </w:del>
      <w:del w:id="2029" w:author="PR Preview" w:date="2026-01-01T00:00:00Z">
        <w:r>
          <w:delText xml:space="preserve">and satisfies the regularity conditions of</w:delText>
        </w:r>
      </w:del>
      <w:del w:id="2030" w:author="PR Preview" w:date="2026-01-01T00:00:00Z">
        <w:r>
          <w:delText xml:space="preserve"> </w:delText>
        </w:r>
      </w:del>
      <w:hyperlink w:anchor="thm-dist-mle">
        <w:del w:id="2031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2032" w:author="PR Preview" w:date="2026-01-01T00:00:00Z">
        <w:r>
          <w:delText xml:space="preserve">,</w:delText>
        </w:r>
      </w:del>
      <w:del w:id="2033" w:author="PR Preview" w:date="2026-01-01T00:00:00Z">
        <w:r>
          <w:delText xml:space="preserve"> </w:delText>
        </w:r>
      </w:del>
      <w:del w:id="2034" w:author="PR Preview" w:date="2026-01-01T00:00:00Z">
        <w:r>
          <w:delText xml:space="preserve">Gaussian or not.</w:delText>
        </w:r>
      </w:del>
    </w:p>
    <w:p>
      <w:pPr>
        <w:pStyle w:val="BodyText"/>
      </w:pPr>
      <w:ins w:id="2035" w:author="PR Preview" w:date="2026-01-01T00:00:00Z">
        <w:r>
          <w:rPr>
            <w:i/>
            <w:iCs/>
          </w:rPr>
          <w:t xml:space="preserve">Remark 10</w:t>
        </w:r>
      </w:ins>
      <w:ins w:id="2036" w:author="PR Preview" w:date="2026-01-01T00:00:00Z">
        <w:r>
          <w:t xml:space="preserve"> (Exact and approximate tests). </w:t>
        </w:r>
      </w:ins>
      <w:ins w:id="2037" w:author="PR Preview" w:date="2026-01-01T00:00:00Z">
        <w:r>
          <w:t xml:space="preserve">The</w:t>
        </w:r>
      </w:ins>
      <w:ins w:id="2038" w:author="PR Preview" w:date="2026-01-01T00:00:00Z">
        <w:r>
          <w:t xml:space="preserve"> </w:t>
        </w:r>
      </w:ins>
      <m:oMath>
        <m:r>
          <m:t>t</m:t>
        </m:r>
      </m:oMath>
      <w:ins w:id="2039" w:author="PR Preview" w:date="2026-01-01T00:00:00Z">
        <w:r>
          <w:t xml:space="preserve"> </w:t>
        </w:r>
      </w:ins>
      <w:ins w:id="2040" w:author="PR Preview" w:date="2026-01-01T00:00:00Z">
        <w:r>
          <w:t xml:space="preserve">and</w:t>
        </w:r>
      </w:ins>
      <w:ins w:id="2041" w:author="PR Preview" w:date="2026-01-01T00:00:00Z">
        <w:r>
          <w:t xml:space="preserve"> </w:t>
        </w:r>
      </w:ins>
      <m:oMath>
        <m:r>
          <m:t>F</m:t>
        </m:r>
      </m:oMath>
      <w:ins w:id="2042" w:author="PR Preview" w:date="2026-01-01T00:00:00Z">
        <w:r>
          <w:t xml:space="preserve"> </w:t>
        </w:r>
      </w:ins>
      <w:ins w:id="2043" w:author="PR Preview" w:date="2026-01-01T00:00:00Z">
        <w:r>
          <w:t xml:space="preserve">distributions are defined in</w:t>
        </w:r>
      </w:ins>
      <w:ins w:id="2044" w:author="PR Preview" w:date="2026-01-01T00:00:00Z">
        <w:r>
          <w:t xml:space="preserve"> </w:t>
        </w:r>
      </w:ins>
      <w:hyperlink r:id="rId140">
        <w:ins w:id="2045" w:author="PR Preview" w:date="2026-01-01T00:00:00Z">
          <w:r>
            <w:rPr>
              <w:rStyle w:val="Hyperlink"/>
            </w:rPr>
            <w:t xml:space="preserve">Statistical Inference</w:t>
          </w:r>
        </w:ins>
      </w:hyperlink>
      <w:ins w:id="2046" w:author="PR Preview" w:date="2026-01-01T00:00:00Z">
        <w:r>
          <w:t xml:space="preserve">.</w:t>
        </w:r>
      </w:ins>
      <w:ins w:id="2047" w:author="PR Preview" w:date="2026-01-01T00:00:00Z">
        <w:r>
          <w:t xml:space="preserve"> </w:t>
        </w:r>
      </w:ins>
      <w:ins w:id="2048" w:author="PR Preview" w:date="2026-01-01T00:00:00Z">
        <w:r>
          <w:t xml:space="preserve">The exact tests assume</w:t>
        </w:r>
      </w:ins>
      <w:ins w:id="204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2050" w:author="PR Preview" w:date="2026-01-01T00:00:00Z">
        <w:r>
          <w:t xml:space="preserve">,</w:t>
        </w:r>
      </w:ins>
      <w:ins w:id="2051" w:author="PR Preview" w:date="2026-01-01T00:00:00Z">
        <w:r>
          <w:t xml:space="preserve"> </w:t>
        </w:r>
      </w:ins>
      <w:ins w:id="2052" w:author="PR Preview" w:date="2026-01-01T00:00:00Z">
        <w:r>
          <w:t xml:space="preserve">with a common variance.</w:t>
        </w:r>
      </w:ins>
      <w:ins w:id="2053" w:author="PR Preview" w:date="2026-01-01T00:00:00Z">
        <w:r>
          <w:t xml:space="preserve"> </w:t>
        </w:r>
      </w:ins>
      <w:ins w:id="2054" w:author="PR Preview" w:date="2026-01-01T00:00:00Z">
        <w:r>
          <w:t xml:space="preserve">The approximate tests hold asymptotically,</w:t>
        </w:r>
      </w:ins>
      <w:ins w:id="2055" w:author="PR Preview" w:date="2026-01-01T00:00:00Z">
        <w:r>
          <w:t xml:space="preserve"> </w:t>
        </w:r>
      </w:ins>
      <w:ins w:id="2056" w:author="PR Preview" w:date="2026-01-01T00:00:00Z">
        <w:r>
          <w:t xml:space="preserve">for any model that is correctly specified</w:t>
        </w:r>
      </w:ins>
      <w:ins w:id="2057" w:author="PR Preview" w:date="2026-01-01T00:00:00Z">
        <w:r>
          <w:t xml:space="preserve"> </w:t>
        </w:r>
      </w:ins>
      <w:ins w:id="2058" w:author="PR Preview" w:date="2026-01-01T00:00:00Z">
        <w:r>
          <w:t xml:space="preserve">and satisfies the regularity conditions of</w:t>
        </w:r>
      </w:ins>
      <w:ins w:id="2059" w:author="PR Preview" w:date="2026-01-01T00:00:00Z">
        <w:r>
          <w:t xml:space="preserve"> </w:t>
        </w:r>
      </w:ins>
      <w:hyperlink w:anchor="thm-dist-mle">
        <w:ins w:id="2060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2061" w:author="PR Preview" w:date="2026-01-01T00:00:00Z">
        <w:r>
          <w:t xml:space="preserve">,</w:t>
        </w:r>
      </w:ins>
      <w:ins w:id="2062" w:author="PR Preview" w:date="2026-01-01T00:00:00Z">
        <w:r>
          <w:t xml:space="preserve"> </w:t>
        </w:r>
      </w:ins>
      <w:ins w:id="2063" w:author="PR Preview" w:date="2026-01-01T00:00:00Z">
        <w:r>
          <w:t xml:space="preserve">Gaussian or not.</w:t>
        </w:r>
      </w:ins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3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del w:id="2064" w:author="PR Preview" w:date="2026-01-01T00:00:00Z">
        <w:r>
          <w:rPr>
            <w:i/>
            <w:iCs/>
          </w:rPr>
          <w:delText xml:space="preserve">Remark 10</w:delText>
        </w:r>
      </w:del>
      <w:del w:id="2065" w:author="PR Preview" w:date="2026-01-01T00:00:00Z">
        <w:r>
          <w:delText xml:space="preserve"> (Prediction intervals versus confidence intervals). </w:delText>
        </w:r>
      </w:del>
      <w:del w:id="2066" w:author="PR Preview" w:date="2026-01-01T00:00:00Z">
        <w:r>
          <w:delText xml:space="preserve">A</w:delText>
        </w:r>
      </w:del>
      <w:del w:id="2067" w:author="PR Preview" w:date="2026-01-01T00:00:00Z">
        <w:r>
          <w:delText xml:space="preserve"> </w:delText>
        </w:r>
      </w:del>
      <w:hyperlink r:id="rId145">
        <w:del w:id="2068" w:author="PR Preview" w:date="2026-01-01T00:00:00Z">
          <w:r>
            <w:rPr>
              <w:rStyle w:val="Hyperlink"/>
            </w:rPr>
            <w:delText xml:space="preserve">confidence interval</w:delText>
          </w:r>
        </w:del>
      </w:hyperlink>
      <w:del w:id="2069" w:author="PR Preview" w:date="2026-01-01T00:00:00Z">
        <w:r>
          <w:delText xml:space="preserve"> </w:delText>
        </w:r>
      </w:del>
      <w:del w:id="2070" w:author="PR Preview" w:date="2026-01-01T00:00:00Z">
        <w:r>
          <w:delText xml:space="preserve">covers a fixed parameter, such as the population mean</w:delText>
        </w:r>
      </w:del>
      <w:del w:id="2071" w:author="PR Preview" w:date="2026-01-01T00:00:00Z">
        <w:r>
          <w:delText xml:space="preserve"> </w:delText>
        </w:r>
      </w:del>
      <m:oMath>
        <m:r>
          <m:t>μ</m:t>
        </m:r>
      </m:oMath>
      <w:del w:id="2072" w:author="PR Preview" w:date="2026-01-01T00:00:00Z">
        <w:r>
          <w:delText xml:space="preserve">.</w:delText>
        </w:r>
      </w:del>
      <w:del w:id="2073" w:author="PR Preview" w:date="2026-01-01T00:00:00Z">
        <w:r>
          <w:delText xml:space="preserve"> </w:delText>
        </w:r>
      </w:del>
      <w:del w:id="2074" w:author="PR Preview" w:date="2026-01-01T00:00:00Z">
        <w:r>
          <w:delText xml:space="preserve">A prediction interval (</w:delText>
        </w:r>
      </w:del>
      <w:hyperlink w:anchor="def-prediction-interval">
        <w:del w:id="2075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2076" w:author="PR Preview" w:date="2026-01-01T00:00:00Z">
        <w:r>
          <w:delText xml:space="preserve">)</w:delText>
        </w:r>
      </w:del>
      <w:del w:id="2077" w:author="PR Preview" w:date="2026-01-01T00:00:00Z">
        <w:r>
          <w:delText xml:space="preserve"> </w:delText>
        </w:r>
      </w:del>
      <w:del w:id="2078" w:author="PR Preview" w:date="2026-01-01T00:00:00Z">
        <w:r>
          <w:delText xml:space="preserve">covers a random quantity,</w:delText>
        </w:r>
      </w:del>
      <w:del w:id="2079" w:author="PR Preview" w:date="2026-01-01T00:00:00Z">
        <w:r>
          <w:delText xml:space="preserve"> </w:delText>
        </w:r>
      </w:del>
      <w:del w:id="2080" w:author="PR Preview" w:date="2026-01-01T00:00:00Z">
        <w:r>
          <w:delText xml:space="preserve">such as a new outcome,</w:delText>
        </w:r>
      </w:del>
      <w:del w:id="2081" w:author="PR Preview" w:date="2026-01-01T00:00:00Z">
        <w:r>
          <w:delText xml:space="preserve"> </w:delText>
        </w:r>
      </w:del>
      <w:del w:id="2082" w:author="PR Preview" w:date="2026-01-01T00:00:00Z">
        <w:r>
          <w:delText xml:space="preserve">or, in the example above, the sample mean</w:delText>
        </w:r>
      </w:del>
      <w:del w:id="2083" w:author="PR Preview" w:date="2026-01-01T00:00:00Z">
        <w:r>
          <w:delText xml:space="preserve"> </w:delText>
        </w:r>
      </w:del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del w:id="2084" w:author="PR Preview" w:date="2026-01-01T00:00:00Z">
        <w:r>
          <w:delText xml:space="preserve"> </w:delText>
        </w:r>
      </w:del>
      <w:del w:id="2085" w:author="PR Preview" w:date="2026-01-01T00:00:00Z">
        <w:r>
          <w:delText xml:space="preserve">of</w:delText>
        </w:r>
      </w:del>
      <w:del w:id="2086" w:author="PR Preview" w:date="2026-01-01T00:00:00Z">
        <w:r>
          <w:delText xml:space="preserve"> </w:delText>
        </w:r>
      </w:del>
      <m:oMath>
        <m:r>
          <m:t>m</m:t>
        </m:r>
      </m:oMath>
      <w:del w:id="2087" w:author="PR Preview" w:date="2026-01-01T00:00:00Z">
        <w:r>
          <w:delText xml:space="preserve"> </w:delText>
        </w:r>
      </w:del>
      <w:del w:id="2088" w:author="PR Preview" w:date="2026-01-01T00:00:00Z">
        <w:r>
          <w:delText xml:space="preserve">new observations.</w:delText>
        </w:r>
      </w:del>
      <w:del w:id="2089" w:author="PR Preview" w:date="2026-01-01T00:00:00Z">
        <w:r>
          <w:delText xml:space="preserve"> </w:delText>
        </w:r>
      </w:del>
      <w:del w:id="2090" w:author="PR Preview" w:date="2026-01-01T00:00:00Z">
        <w:r>
          <w:delText xml:space="preserve">Its probability accounts for the randomness of the new observations,</w:delText>
        </w:r>
      </w:del>
      <w:del w:id="2091" w:author="PR Preview" w:date="2026-01-01T00:00:00Z">
        <w:r>
          <w:delText xml:space="preserve"> </w:delText>
        </w:r>
      </w:del>
      <w:del w:id="2092" w:author="PR Preview" w:date="2026-01-01T00:00:00Z">
        <w:r>
          <w:delText xml:space="preserve">not only of the observed data.</w:delText>
        </w:r>
      </w:del>
    </w:p>
    <w:p>
      <w:pPr>
        <w:pStyle w:val="BodyText"/>
      </w:pPr>
      <w:ins w:id="2093" w:author="PR Preview" w:date="2026-01-01T00:00:00Z">
        <w:r>
          <w:rPr>
            <w:i/>
            <w:iCs/>
          </w:rPr>
          <w:t xml:space="preserve">Remark 11</w:t>
        </w:r>
      </w:ins>
      <w:ins w:id="2094" w:author="PR Preview" w:date="2026-01-01T00:00:00Z">
        <w:r>
          <w:t xml:space="preserve"> (Prediction intervals versus confidence intervals). </w:t>
        </w:r>
      </w:ins>
      <w:ins w:id="2095" w:author="PR Preview" w:date="2026-01-01T00:00:00Z">
        <w:r>
          <w:t xml:space="preserve">A</w:t>
        </w:r>
      </w:ins>
      <w:ins w:id="2096" w:author="PR Preview" w:date="2026-01-01T00:00:00Z">
        <w:r>
          <w:t xml:space="preserve"> </w:t>
        </w:r>
      </w:ins>
      <w:hyperlink r:id="rId145">
        <w:ins w:id="2097" w:author="PR Preview" w:date="2026-01-01T00:00:00Z">
          <w:r>
            <w:rPr>
              <w:rStyle w:val="Hyperlink"/>
            </w:rPr>
            <w:t xml:space="preserve">confidence interval</w:t>
          </w:r>
        </w:ins>
      </w:hyperlink>
      <w:ins w:id="2098" w:author="PR Preview" w:date="2026-01-01T00:00:00Z">
        <w:r>
          <w:t xml:space="preserve"> </w:t>
        </w:r>
      </w:ins>
      <w:ins w:id="2099" w:author="PR Preview" w:date="2026-01-01T00:00:00Z">
        <w:r>
          <w:t xml:space="preserve">covers a fixed parameter, such as the population mean</w:t>
        </w:r>
      </w:ins>
      <w:ins w:id="2100" w:author="PR Preview" w:date="2026-01-01T00:00:00Z">
        <w:r>
          <w:t xml:space="preserve"> </w:t>
        </w:r>
      </w:ins>
      <m:oMath>
        <m:r>
          <m:t>μ</m:t>
        </m:r>
      </m:oMath>
      <w:ins w:id="2101" w:author="PR Preview" w:date="2026-01-01T00:00:00Z">
        <w:r>
          <w:t xml:space="preserve">.</w:t>
        </w:r>
      </w:ins>
      <w:ins w:id="2102" w:author="PR Preview" w:date="2026-01-01T00:00:00Z">
        <w:r>
          <w:t xml:space="preserve"> </w:t>
        </w:r>
      </w:ins>
      <w:ins w:id="2103" w:author="PR Preview" w:date="2026-01-01T00:00:00Z">
        <w:r>
          <w:t xml:space="preserve">A prediction interval (</w:t>
        </w:r>
      </w:ins>
      <w:hyperlink w:anchor="def-prediction-interval">
        <w:ins w:id="2104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2105" w:author="PR Preview" w:date="2026-01-01T00:00:00Z">
        <w:r>
          <w:t xml:space="preserve">)</w:t>
        </w:r>
      </w:ins>
      <w:ins w:id="2106" w:author="PR Preview" w:date="2026-01-01T00:00:00Z">
        <w:r>
          <w:t xml:space="preserve"> </w:t>
        </w:r>
      </w:ins>
      <w:ins w:id="2107" w:author="PR Preview" w:date="2026-01-01T00:00:00Z">
        <w:r>
          <w:t xml:space="preserve">covers a random quantity,</w:t>
        </w:r>
      </w:ins>
      <w:ins w:id="2108" w:author="PR Preview" w:date="2026-01-01T00:00:00Z">
        <w:r>
          <w:t xml:space="preserve"> </w:t>
        </w:r>
      </w:ins>
      <w:ins w:id="2109" w:author="PR Preview" w:date="2026-01-01T00:00:00Z">
        <w:r>
          <w:t xml:space="preserve">such as a new outcome,</w:t>
        </w:r>
      </w:ins>
      <w:ins w:id="2110" w:author="PR Preview" w:date="2026-01-01T00:00:00Z">
        <w:r>
          <w:t xml:space="preserve"> </w:t>
        </w:r>
      </w:ins>
      <w:ins w:id="2111" w:author="PR Preview" w:date="2026-01-01T00:00:00Z">
        <w:r>
          <w:t xml:space="preserve">or, in the example above, the sample mean</w:t>
        </w:r>
      </w:ins>
      <w:ins w:id="2112" w:author="PR Preview" w:date="2026-01-01T00:00:00Z">
        <w:r>
          <w:t xml:space="preserve"> </w:t>
        </w:r>
      </w:ins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ins w:id="2113" w:author="PR Preview" w:date="2026-01-01T00:00:00Z">
        <w:r>
          <w:t xml:space="preserve"> </w:t>
        </w:r>
      </w:ins>
      <w:ins w:id="2114" w:author="PR Preview" w:date="2026-01-01T00:00:00Z">
        <w:r>
          <w:t xml:space="preserve">of</w:t>
        </w:r>
      </w:ins>
      <w:ins w:id="2115" w:author="PR Preview" w:date="2026-01-01T00:00:00Z">
        <w:r>
          <w:t xml:space="preserve"> </w:t>
        </w:r>
      </w:ins>
      <m:oMath>
        <m:r>
          <m:t>m</m:t>
        </m:r>
      </m:oMath>
      <w:ins w:id="2116" w:author="PR Preview" w:date="2026-01-01T00:00:00Z">
        <w:r>
          <w:t xml:space="preserve"> </w:t>
        </w:r>
      </w:ins>
      <w:ins w:id="2117" w:author="PR Preview" w:date="2026-01-01T00:00:00Z">
        <w:r>
          <w:t xml:space="preserve">new observations.</w:t>
        </w:r>
      </w:ins>
      <w:ins w:id="2118" w:author="PR Preview" w:date="2026-01-01T00:00:00Z">
        <w:r>
          <w:t xml:space="preserve"> </w:t>
        </w:r>
      </w:ins>
      <w:ins w:id="2119" w:author="PR Preview" w:date="2026-01-01T00:00:00Z">
        <w:r>
          <w:t xml:space="preserve">Its probability accounts for the randomness of the new observations,</w:t>
        </w:r>
      </w:ins>
      <w:ins w:id="2120" w:author="PR Preview" w:date="2026-01-01T00:00:00Z">
        <w:r>
          <w:t xml:space="preserve"> </w:t>
        </w:r>
      </w:ins>
      <w:ins w:id="2121" w:author="PR Preview" w:date="2026-01-01T00:00:00Z">
        <w:r>
          <w:t xml:space="preserve">not only of the observed data.</w:t>
        </w:r>
      </w:ins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2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del w:id="2122" w:author="PR Preview" w:date="2026-01-01T00:00:00Z">
        <w:r>
          <w:rPr>
            <w:b/>
            <w:bCs/>
          </w:rPr>
          <w:delText xml:space="preserve">Exercise 17 (Choosing a distribution family)</w:delText>
        </w:r>
      </w:del>
      <w:del w:id="2123" w:author="PR Preview" w:date="2026-01-01T00:00:00Z">
        <w:r>
          <w:delText xml:space="preserve"> </w:delText>
        </w:r>
      </w:del>
      <w:del w:id="2124" w:author="PR Preview" w:date="2026-01-01T00:00:00Z">
        <w:r>
          <w:delText xml:space="preserve">What parametric family of probability distributions might we use</w:delText>
        </w:r>
      </w:del>
      <w:del w:id="2125" w:author="PR Preview" w:date="2026-01-01T00:00:00Z">
        <w:r>
          <w:delText xml:space="preserve"> </w:delText>
        </w:r>
      </w:del>
      <w:del w:id="2126" w:author="PR Preview" w:date="2026-01-01T00:00:00Z">
        <w:r>
          <w:delText xml:space="preserve">to model this empirical distribution?</w:delText>
        </w:r>
      </w:del>
    </w:p>
    <w:p>
      <w:pPr>
        <w:pStyle w:val="BodyText"/>
      </w:pPr>
      <w:del w:id="2127" w:author="PR Preview" w:date="2026-01-01T00:00:00Z">
        <w:r>
          <w:rPr>
            <w:i/>
            <w:iCs/>
          </w:rPr>
          <w:delText xml:space="preserve">Solution 17</w:delText>
        </w:r>
      </w:del>
      <w:del w:id="2128" w:author="PR Preview" w:date="2026-01-01T00:00:00Z">
        <w:r>
          <w:delText xml:space="preserve">. </w:delText>
        </w:r>
      </w:del>
      <w:del w:id="2129" w:author="PR Preview" w:date="2026-01-01T00:00:00Z">
        <w:r>
          <w:delText xml:space="preserve">The Poisson family.</w:delText>
        </w:r>
      </w:del>
      <w:del w:id="2130" w:author="PR Preview" w:date="2026-01-01T00:00:00Z">
        <w:r>
          <w:delText xml:space="preserve"> </w:delText>
        </w:r>
      </w:del>
      <w:del w:id="2131" w:author="PR Preview" w:date="2026-01-01T00:00:00Z">
        <w:r>
          <w:delText xml:space="preserve">The data are counts,</w:delText>
        </w:r>
      </w:del>
      <w:del w:id="2132" w:author="PR Preview" w:date="2026-01-01T00:00:00Z">
        <w:r>
          <w:delText xml:space="preserve"> </w:delText>
        </w:r>
      </w:del>
      <w:del w:id="2133" w:author="PR Preview" w:date="2026-01-01T00:00:00Z">
        <w:r>
          <w:delText xml:space="preserve">which can take any non-negative integer value.</w:delText>
        </w:r>
      </w:del>
      <w:del w:id="2134" w:author="PR Preview" w:date="2026-01-01T00:00:00Z">
        <w:r>
          <w:delText xml:space="preserve"> </w:delText>
        </w:r>
      </w:del>
      <w:del w:id="2135" w:author="PR Preview" w:date="2026-01-01T00:00:00Z">
        <w:r>
          <w:delText xml:space="preserve">The binomial family also models counts,</w:delText>
        </w:r>
      </w:del>
      <w:del w:id="2136" w:author="PR Preview" w:date="2026-01-01T00:00:00Z">
        <w:r>
          <w:delText xml:space="preserve"> </w:delText>
        </w:r>
      </w:del>
      <w:del w:id="2137" w:author="PR Preview" w:date="2026-01-01T00:00:00Z">
        <w:r>
          <w:delText xml:space="preserve">but a binomial count has an upper limit (its number of trials),</w:delText>
        </w:r>
      </w:del>
      <w:del w:id="2138" w:author="PR Preview" w:date="2026-01-01T00:00:00Z">
        <w:r>
          <w:delText xml:space="preserve"> </w:delText>
        </w:r>
      </w:del>
      <w:del w:id="2139" w:author="PR Preview" w:date="2026-01-01T00:00:00Z">
        <w:r>
          <w:delText xml:space="preserve">and there is no natural upper limit</w:delText>
        </w:r>
      </w:del>
      <w:del w:id="2140" w:author="PR Preview" w:date="2026-01-01T00:00:00Z">
        <w:r>
          <w:delText xml:space="preserve"> </w:delText>
        </w:r>
      </w:del>
      <w:del w:id="2141" w:author="PR Preview" w:date="2026-01-01T00:00:00Z">
        <w:r>
          <w:delText xml:space="preserve">on the number of cyclones in a season.</w:delText>
        </w:r>
      </w:del>
    </w:p>
    <w:p>
      <w:pPr>
        <w:pStyle w:val="BodyText"/>
      </w:pPr>
      <w:del w:id="2142" w:author="PR Preview" w:date="2026-01-01T00:00:00Z">
        <w:r>
          <w:rPr>
            <w:b/>
            <w:bCs/>
          </w:rPr>
          <w:delText xml:space="preserve">Exercise 18 (The Poisson probability mass function)</w:delText>
        </w:r>
      </w:del>
      <w:del w:id="2143" w:author="PR Preview" w:date="2026-01-01T00:00:00Z">
        <w:r>
          <w:delText xml:space="preserve"> </w:delText>
        </w:r>
      </w:del>
      <w:del w:id="2144" w:author="PR Preview" w:date="2026-01-01T00:00:00Z">
        <w:r>
          <w:delText xml:space="preserve">Write down the Poisson distribution’s probability mass function.</w:delText>
        </w:r>
      </w:del>
    </w:p>
    <w:p>
      <w:pPr>
        <w:pStyle w:val="BodyText"/>
      </w:pPr>
      <w:del w:id="2145" w:author="PR Preview" w:date="2026-01-01T00:00:00Z">
        <w:r>
          <w:rPr>
            <w:i/>
            <w:iCs/>
          </w:rPr>
          <w:delText xml:space="preserve">Solution 18</w:delText>
        </w:r>
      </w:del>
      <w:del w:id="2146" w:author="PR Preview" w:date="2026-01-01T00:00:00Z">
        <w:r>
          <w:delText xml:space="preserve">. </w:delText>
        </w:r>
      </w:del>
    </w:p>
    <w:p>
      <w:pPr>
        <w:pStyle w:val="BodyText"/>
      </w:pPr>
      <w:ins w:id="2147" w:author="PR Preview" w:date="2026-01-01T00:00:00Z">
        <w:r>
          <w:rPr>
            <w:b/>
            <w:bCs/>
          </w:rPr>
          <w:t xml:space="preserve">Exercise 15 (Choosing a distribution family)</w:t>
        </w:r>
      </w:ins>
      <w:ins w:id="2148" w:author="PR Preview" w:date="2026-01-01T00:00:00Z">
        <w:r>
          <w:t xml:space="preserve"> </w:t>
        </w:r>
      </w:ins>
      <w:ins w:id="2149" w:author="PR Preview" w:date="2026-01-01T00:00:00Z">
        <w:r>
          <w:t xml:space="preserve">What parametric family of probability distributions might we use</w:t>
        </w:r>
      </w:ins>
      <w:ins w:id="2150" w:author="PR Preview" w:date="2026-01-01T00:00:00Z">
        <w:r>
          <w:t xml:space="preserve"> </w:t>
        </w:r>
      </w:ins>
      <w:ins w:id="2151" w:author="PR Preview" w:date="2026-01-01T00:00:00Z">
        <w:r>
          <w:t xml:space="preserve">to model this empirical distribution?</w:t>
        </w:r>
      </w:ins>
    </w:p>
    <w:bookmarkEnd w:id="163"/>
    <w:bookmarkStart w:id="164" w:name="sol-cyclone-choose-dist"/>
    <w:p>
      <w:pPr>
        <w:pStyle w:val="BodyText"/>
      </w:pPr>
      <w:ins w:id="2152" w:author="PR Preview" w:date="2026-01-01T00:00:00Z">
        <w:r>
          <w:rPr>
            <w:i/>
            <w:iCs/>
          </w:rPr>
          <w:t xml:space="preserve">Solution 15</w:t>
        </w:r>
      </w:ins>
      <w:ins w:id="2153" w:author="PR Preview" w:date="2026-01-01T00:00:00Z">
        <w:r>
          <w:t xml:space="preserve">. </w:t>
        </w:r>
      </w:ins>
      <w:ins w:id="2154" w:author="PR Preview" w:date="2026-01-01T00:00:00Z">
        <w:r>
          <w:t xml:space="preserve">The Poisson family.</w:t>
        </w:r>
      </w:ins>
      <w:ins w:id="2155" w:author="PR Preview" w:date="2026-01-01T00:00:00Z">
        <w:r>
          <w:t xml:space="preserve"> </w:t>
        </w:r>
      </w:ins>
      <w:ins w:id="2156" w:author="PR Preview" w:date="2026-01-01T00:00:00Z">
        <w:r>
          <w:t xml:space="preserve">The data are counts,</w:t>
        </w:r>
      </w:ins>
      <w:ins w:id="2157" w:author="PR Preview" w:date="2026-01-01T00:00:00Z">
        <w:r>
          <w:t xml:space="preserve"> </w:t>
        </w:r>
      </w:ins>
      <w:ins w:id="2158" w:author="PR Preview" w:date="2026-01-01T00:00:00Z">
        <w:r>
          <w:t xml:space="preserve">which can take any non-negative integer value.</w:t>
        </w:r>
      </w:ins>
      <w:ins w:id="2159" w:author="PR Preview" w:date="2026-01-01T00:00:00Z">
        <w:r>
          <w:t xml:space="preserve"> </w:t>
        </w:r>
      </w:ins>
      <w:ins w:id="2160" w:author="PR Preview" w:date="2026-01-01T00:00:00Z">
        <w:r>
          <w:t xml:space="preserve">The binomial family also models counts,</w:t>
        </w:r>
      </w:ins>
      <w:ins w:id="2161" w:author="PR Preview" w:date="2026-01-01T00:00:00Z">
        <w:r>
          <w:t xml:space="preserve"> </w:t>
        </w:r>
      </w:ins>
      <w:ins w:id="2162" w:author="PR Preview" w:date="2026-01-01T00:00:00Z">
        <w:r>
          <w:t xml:space="preserve">but a binomial count has an upper limit (its number of trials),</w:t>
        </w:r>
      </w:ins>
      <w:ins w:id="2163" w:author="PR Preview" w:date="2026-01-01T00:00:00Z">
        <w:r>
          <w:t xml:space="preserve"> </w:t>
        </w:r>
      </w:ins>
      <w:ins w:id="2164" w:author="PR Preview" w:date="2026-01-01T00:00:00Z">
        <w:r>
          <w:t xml:space="preserve">and there is no natural upper limit</w:t>
        </w:r>
      </w:ins>
      <w:ins w:id="2165" w:author="PR Preview" w:date="2026-01-01T00:00:00Z">
        <w:r>
          <w:t xml:space="preserve"> </w:t>
        </w:r>
      </w:ins>
      <w:ins w:id="2166" w:author="PR Preview" w:date="2026-01-01T00:00:00Z">
        <w:r>
          <w:t xml:space="preserve">on the number of cyclones in a season.</w:t>
        </w:r>
      </w:ins>
    </w:p>
    <w:bookmarkEnd w:id="164"/>
    <w:bookmarkStart w:id="165" w:name="exr-def-poisson"/>
    <w:p>
      <w:pPr>
        <w:pStyle w:val="BodyText"/>
      </w:pPr>
      <w:ins w:id="2167" w:author="PR Preview" w:date="2026-01-01T00:00:00Z">
        <w:r>
          <w:rPr>
            <w:b/>
            <w:bCs/>
          </w:rPr>
          <w:t xml:space="preserve">Exercise 16 (The Poisson probability mass function)</w:t>
        </w:r>
      </w:ins>
      <w:ins w:id="2168" w:author="PR Preview" w:date="2026-01-01T00:00:00Z">
        <w:r>
          <w:t xml:space="preserve"> </w:t>
        </w:r>
      </w:ins>
      <w:ins w:id="2169" w:author="PR Preview" w:date="2026-01-01T00:00:00Z">
        <w:r>
          <w:t xml:space="preserve">Write down the Poisson distribution’s probability mass function.</w:t>
        </w:r>
      </w:ins>
    </w:p>
    <w:bookmarkEnd w:id="165"/>
    <w:bookmarkStart w:id="167" w:name="sol-def-poisson"/>
    <w:p>
      <w:pPr>
        <w:pStyle w:val="BodyText"/>
      </w:pPr>
      <w:ins w:id="2170" w:author="PR Preview" w:date="2026-01-01T00:00:00Z">
        <w:r>
          <w:rPr>
            <w:i/>
            <w:iCs/>
          </w:rPr>
          <w:t xml:space="preserve">Solution 16</w:t>
        </w:r>
      </w:ins>
      <w:ins w:id="2171" w:author="PR Preview" w:date="2026-01-01T00:00:00Z">
        <w:r>
          <w:t xml:space="preserve">. </w:t>
        </w:r>
      </w:ins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3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del w:id="2172" w:author="PR Preview" w:date="2026-01-01T00:00:00Z">
        <w:r>
          <w:rPr>
            <w:b/>
            <w:bCs/>
          </w:rPr>
          <w:delText xml:space="preserve">Exercise 19 (Likelihood of one observation)</w:delText>
        </w:r>
      </w:del>
      <w:del w:id="2173" w:author="PR Preview" w:date="2026-01-01T00:00:00Z">
        <w:r>
          <w:delText xml:space="preserve"> </w:delText>
        </w:r>
      </w:del>
      <w:del w:id="2174" w:author="PR Preview" w:date="2026-01-01T00:00:00Z">
        <w:r>
          <w:delText xml:space="preserve">Write down the</w:delText>
        </w:r>
      </w:del>
      <w:del w:id="2175" w:author="PR Preview" w:date="2026-01-01T00:00:00Z">
        <w:r>
          <w:delText xml:space="preserve"> </w:delText>
        </w:r>
      </w:del>
      <w:hyperlink r:id="rId169">
        <w:del w:id="2176" w:author="PR Preview" w:date="2026-01-01T00:00:00Z">
          <w:r>
            <w:rPr>
              <w:rStyle w:val="Hyperlink"/>
            </w:rPr>
            <w:delText xml:space="preserve">likelihood</w:delText>
          </w:r>
        </w:del>
      </w:hyperlink>
      <w:del w:id="2177" w:author="PR Preview" w:date="2026-01-01T00:00:00Z">
        <w:r>
          <w:delText xml:space="preserve"> </w:delText>
        </w:r>
      </w:del>
      <w:del w:id="2178" w:author="PR Preview" w:date="2026-01-01T00:00:00Z">
        <w:r>
          <w:delText xml:space="preserve">of a single observation</w:delText>
        </w:r>
      </w:del>
      <w:del w:id="2179" w:author="PR Preview" w:date="2026-01-01T00:00:00Z">
        <w:r>
          <w:delText xml:space="preserve"> </w:delText>
        </w:r>
      </w:del>
      <m:oMath>
        <m:r>
          <m:t>x</m:t>
        </m:r>
      </m:oMath>
      <w:del w:id="2180" w:author="PR Preview" w:date="2026-01-01T00:00:00Z">
        <w:r>
          <w:delText xml:space="preserve">, according to the Poisson model.</w:delText>
        </w:r>
      </w:del>
    </w:p>
    <w:p>
      <w:pPr>
        <w:pStyle w:val="BodyText"/>
      </w:pPr>
      <w:ins w:id="2181" w:author="PR Preview" w:date="2026-01-01T00:00:00Z">
        <w:r>
          <w:rPr>
            <w:b/>
            <w:bCs/>
          </w:rPr>
          <w:t xml:space="preserve">Exercise 17 (Likelihood of one observation)</w:t>
        </w:r>
      </w:ins>
      <w:ins w:id="2182" w:author="PR Preview" w:date="2026-01-01T00:00:00Z">
        <w:r>
          <w:t xml:space="preserve"> </w:t>
        </w:r>
      </w:ins>
      <w:ins w:id="2183" w:author="PR Preview" w:date="2026-01-01T00:00:00Z">
        <w:r>
          <w:t xml:space="preserve">Write down the</w:t>
        </w:r>
      </w:ins>
      <w:ins w:id="2184" w:author="PR Preview" w:date="2026-01-01T00:00:00Z">
        <w:r>
          <w:t xml:space="preserve"> </w:t>
        </w:r>
      </w:ins>
      <w:hyperlink r:id="rId169">
        <w:ins w:id="2185" w:author="PR Preview" w:date="2026-01-01T00:00:00Z">
          <w:r>
            <w:rPr>
              <w:rStyle w:val="Hyperlink"/>
            </w:rPr>
            <w:t xml:space="preserve">likelihood</w:t>
          </w:r>
        </w:ins>
      </w:hyperlink>
      <w:ins w:id="2186" w:author="PR Preview" w:date="2026-01-01T00:00:00Z">
        <w:r>
          <w:t xml:space="preserve"> </w:t>
        </w:r>
      </w:ins>
      <w:ins w:id="2187" w:author="PR Preview" w:date="2026-01-01T00:00:00Z">
        <w:r>
          <w:t xml:space="preserve">of a single observation</w:t>
        </w:r>
      </w:ins>
      <w:ins w:id="2188" w:author="PR Preview" w:date="2026-01-01T00:00:00Z">
        <w:r>
          <w:t xml:space="preserve"> </w:t>
        </w:r>
      </w:ins>
      <m:oMath>
        <m:r>
          <m:t>x</m:t>
        </m:r>
      </m:oMath>
      <w:ins w:id="2189" w:author="PR Preview" w:date="2026-01-01T00:00:00Z">
        <w:r>
          <w:t xml:space="preserve">, according to the Poisson model.</w:t>
        </w:r>
      </w:ins>
    </w:p>
    <w:bookmarkEnd w:id="170"/>
    <w:bookmarkStart w:id="171" w:name="sol-poisson-likelihood"/>
    <w:p>
      <w:pPr>
        <w:pStyle w:val="BodyText"/>
      </w:pPr>
      <w:ins w:id="2190" w:author="PR Preview" w:date="2026-01-01T00:00:00Z">
        <w:r>
          <w:rPr>
            <w:i/>
            <w:iCs/>
          </w:rPr>
          <w:t xml:space="preserve">Solution 17</w:t>
        </w:r>
      </w:ins>
      <w:ins w:id="2191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ins w:id="2192" w:author="PR Preview" w:date="2026-01-01T00:00:00Z">
        <w:r>
          <w:rPr>
            <w:b/>
            <w:bCs/>
          </w:rPr>
          <w:t xml:space="preserve">Exercise 18 (Model parameters)</w:t>
        </w:r>
      </w:ins>
      <w:ins w:id="2193" w:author="PR Preview" w:date="2026-01-01T00:00:00Z">
        <w:r>
          <w:t xml:space="preserve"> </w:t>
        </w:r>
      </w:ins>
      <w:ins w:id="2194" w:author="PR Preview" w:date="2026-01-01T00:00:00Z">
        <w:r>
          <w:t xml:space="preserve">Write down the vector of parameters in the model.</w:t>
        </w:r>
      </w:ins>
    </w:p>
    <w:bookmarkEnd w:id="172"/>
    <w:bookmarkStart w:id="173" w:name="sol-poisson-parameters"/>
    <w:p>
      <w:pPr>
        <w:pStyle w:val="BodyText"/>
      </w:pPr>
      <w:ins w:id="2195" w:author="PR Preview" w:date="2026-01-01T00:00:00Z">
        <w:r>
          <w:rPr>
            <w:i/>
            <w:iCs/>
          </w:rPr>
          <w:t xml:space="preserve">Solution 18</w:t>
        </w:r>
      </w:ins>
      <w:ins w:id="2196" w:author="PR Preview" w:date="2026-01-01T00:00:00Z">
        <w:r>
          <w:t xml:space="preserve">. </w:t>
        </w:r>
      </w:ins>
      <w:ins w:id="2197" w:author="PR Preview" w:date="2026-01-01T00:00:00Z">
        <w:r>
          <w:t xml:space="preserve">There is only one parameter,</w:t>
        </w:r>
      </w:ins>
      <w:ins w:id="2198" w:author="PR Preview" w:date="2026-01-01T00:00:00Z">
        <w:r>
          <w:t xml:space="preserve"> </w:t>
        </w:r>
      </w:ins>
      <m:oMath>
        <m:r>
          <m:t>λ</m:t>
        </m:r>
      </m:oMath>
      <w:ins w:id="219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ins w:id="2200" w:author="PR Preview" w:date="2026-01-01T00:00:00Z">
        <w:r>
          <w:rPr>
            <w:b/>
            <w:bCs/>
          </w:rPr>
          <w:t xml:space="preserve">Exercise 19 (Mean and variance)</w:t>
        </w:r>
      </w:ins>
      <w:ins w:id="2201" w:author="PR Preview" w:date="2026-01-01T00:00:00Z">
        <w:r>
          <w:t xml:space="preserve"> </w:t>
        </w:r>
      </w:ins>
      <w:ins w:id="2202" w:author="PR Preview" w:date="2026-01-01T00:00:00Z">
        <w:r>
          <w:t xml:space="preserve">Write down the population mean and variance of a single observation</w:t>
        </w:r>
      </w:ins>
      <w:ins w:id="2203" w:author="PR Preview" w:date="2026-01-01T00:00:00Z">
        <w:r>
          <w:t xml:space="preserve"> </w:t>
        </w:r>
      </w:ins>
      <w:ins w:id="2204" w:author="PR Preview" w:date="2026-01-01T00:00:00Z">
        <w:r>
          <w:t xml:space="preserve">from the model, as functions of the parameters.</w:t>
        </w:r>
      </w:ins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p>
      <w:pPr>
        <w:pStyle w:val="FirstParagraph"/>
      </w:pPr>
      <w:del w:id="2205" w:author="PR Preview" w:date="2026-01-01T00:00:00Z">
        <w:r>
          <w:rPr>
            <w:b/>
            <w:bCs/>
          </w:rPr>
          <w:delText xml:space="preserve">Exercise 20 (Model parameters)</w:delText>
        </w:r>
      </w:del>
      <w:del w:id="2206" w:author="PR Preview" w:date="2026-01-01T00:00:00Z">
        <w:r>
          <w:delText xml:space="preserve"> </w:delText>
        </w:r>
      </w:del>
      <w:del w:id="2207" w:author="PR Preview" w:date="2026-01-01T00:00:00Z">
        <w:r>
          <w:delText xml:space="preserve">Write down the vector of parameters in the model.</w:delText>
        </w:r>
      </w:del>
    </w:p>
    <w:p>
      <w:pPr>
        <w:pStyle w:val="BodyText"/>
      </w:pPr>
      <w:del w:id="2208" w:author="PR Preview" w:date="2026-01-01T00:00:00Z">
        <w:r>
          <w:rPr>
            <w:i/>
            <w:iCs/>
          </w:rPr>
          <w:delText xml:space="preserve">Solution 20</w:delText>
        </w:r>
      </w:del>
      <w:del w:id="2209" w:author="PR Preview" w:date="2026-01-01T00:00:00Z">
        <w:r>
          <w:delText xml:space="preserve">. </w:delText>
        </w:r>
      </w:del>
      <w:del w:id="2210" w:author="PR Preview" w:date="2026-01-01T00:00:00Z">
        <w:r>
          <w:delText xml:space="preserve">There is only one parameter,</w:delText>
        </w:r>
      </w:del>
      <w:del w:id="2211" w:author="PR Preview" w:date="2026-01-01T00:00:00Z">
        <w:r>
          <w:delText xml:space="preserve"> </w:delText>
        </w:r>
      </w:del>
      <m:oMath>
        <m:r>
          <m:t>λ</m:t>
        </m:r>
      </m:oMath>
      <w:del w:id="221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2213" w:author="PR Preview" w:date="2026-01-01T00:00:00Z">
        <w:r>
          <w:rPr>
            <w:b/>
            <w:bCs/>
          </w:rPr>
          <w:delText xml:space="preserve">Exercise 21 (Mean and variance)</w:delText>
        </w:r>
      </w:del>
      <w:del w:id="2214" w:author="PR Preview" w:date="2026-01-01T00:00:00Z">
        <w:r>
          <w:delText xml:space="preserve"> </w:delText>
        </w:r>
      </w:del>
      <w:del w:id="2215" w:author="PR Preview" w:date="2026-01-01T00:00:00Z">
        <w:r>
          <w:delText xml:space="preserve">Write down the population mean and variance of a single observation</w:delText>
        </w:r>
      </w:del>
      <w:del w:id="2216" w:author="PR Preview" w:date="2026-01-01T00:00:00Z">
        <w:r>
          <w:delText xml:space="preserve"> </w:delText>
        </w:r>
      </w:del>
      <w:del w:id="2217" w:author="PR Preview" w:date="2026-01-01T00:00:00Z">
        <w:r>
          <w:delText xml:space="preserve">from the model, as functions of the parameters.</w:delText>
        </w:r>
      </w:del>
    </w:p>
    <w:p>
      <w:pPr>
        <w:pStyle w:val="BodyText"/>
      </w:pPr>
      <w:del w:id="2218" w:author="PR Preview" w:date="2026-01-01T00:00:00Z">
        <w:r>
          <w:rPr>
            <w:i/>
            <w:iCs/>
          </w:rPr>
          <w:delText xml:space="preserve">Solution 21</w:delText>
        </w:r>
      </w:del>
      <w:del w:id="2219" w:author="PR Preview" w:date="2026-01-01T00:00:00Z">
        <w:r>
          <w:delText xml:space="preserve">. </w:delText>
        </w:r>
      </w:del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del w:id="2220" w:author="PR Preview" w:date="2026-01-01T00:00:00Z">
        <w:r>
          <w:rPr>
            <w:b/>
            <w:bCs/>
          </w:rPr>
          <w:delText xml:space="preserve">Exercise 22 (Likelihood of the dataset)</w:delText>
        </w:r>
      </w:del>
      <w:del w:id="2221" w:author="PR Preview" w:date="2026-01-01T00:00:00Z">
        <w:r>
          <w:delText xml:space="preserve"> </w:delText>
        </w:r>
      </w:del>
      <w:del w:id="2222" w:author="PR Preview" w:date="2026-01-01T00:00:00Z">
        <w:r>
          <w:delText xml:space="preserve">Write down the likelihood of the full dataset.</w:delText>
        </w:r>
      </w:del>
    </w:p>
    <w:p>
      <w:pPr>
        <w:pStyle w:val="BodyText"/>
      </w:pPr>
      <w:ins w:id="2223" w:author="PR Preview" w:date="2026-01-01T00:00:00Z">
        <w:r>
          <w:rPr>
            <w:b/>
            <w:bCs/>
          </w:rPr>
          <w:t xml:space="preserve">Exercise 20 (Likelihood of the dataset)</w:t>
        </w:r>
      </w:ins>
      <w:ins w:id="2224" w:author="PR Preview" w:date="2026-01-01T00:00:00Z">
        <w:r>
          <w:t xml:space="preserve"> </w:t>
        </w:r>
      </w:ins>
      <w:ins w:id="2225" w:author="PR Preview" w:date="2026-01-01T00:00:00Z">
        <w:r>
          <w:t xml:space="preserve">Write down the likelihood of the full dataset.</w:t>
        </w:r>
      </w:ins>
    </w:p>
    <w:bookmarkEnd w:id="176"/>
    <w:bookmarkStart w:id="177" w:name="sol-sample-likelihood"/>
    <w:p>
      <w:pPr>
        <w:pStyle w:val="BodyText"/>
      </w:pPr>
      <w:ins w:id="2226" w:author="PR Preview" w:date="2026-01-01T00:00:00Z">
        <w:r>
          <w:rPr>
            <w:i/>
            <w:iCs/>
          </w:rPr>
          <w:t xml:space="preserve">Solution 20</w:t>
        </w:r>
      </w:ins>
      <w:ins w:id="2227" w:author="PR Preview" w:date="2026-01-01T00:00:00Z">
        <w:r>
          <w:t xml:space="preserve">. </w:t>
        </w:r>
      </w:ins>
    </w:p>
    <w:p>
      <w:pPr>
        <w:pStyle w:val="BodyText"/>
      </w:pPr>
      <w:ins w:id="2228" w:author="PR Preview" w:date="2026-01-01T00:00:00Z">
        <w:r>
  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  </w:r>
      </w:ins>
    </w:p>
    <w:bookmarkEnd w:id="177"/>
    <w:bookmarkStart w:id="178" w:name="exr-graph-likelihood"/>
    <w:p>
      <w:pPr>
        <w:pStyle w:val="FirstParagraph"/>
      </w:pPr>
      <w:ins w:id="2229" w:author="PR Preview" w:date="2026-01-01T00:00:00Z">
        <w:r>
          <w:rPr>
            <w:b/>
            <w:bCs/>
          </w:rPr>
          <w:t xml:space="preserve">Exercise 21 (Graphing the likelihood)</w:t>
        </w:r>
      </w:ins>
      <w:ins w:id="2230" w:author="PR Preview" w:date="2026-01-01T00:00:00Z">
        <w:r>
          <w:t xml:space="preserve"> </w:t>
        </w:r>
      </w:ins>
      <w:ins w:id="2231" w:author="PR Preview" w:date="2026-01-01T00:00:00Z">
        <w:r>
          <w:t xml:space="preserve">Graph the likelihood as a function of</w:t>
        </w:r>
      </w:ins>
      <w:ins w:id="2232" w:author="PR Preview" w:date="2026-01-01T00:00:00Z">
        <w:r>
          <w:t xml:space="preserve"> </w:t>
        </w:r>
      </w:ins>
      <m:oMath>
        <m:r>
          <m:t>λ</m:t>
        </m:r>
      </m:oMath>
      <w:ins w:id="2233" w:author="PR Preview" w:date="2026-01-01T00:00:00Z">
        <w:r>
          <w:t xml:space="preserve">.</w:t>
        </w:r>
      </w:ins>
    </w:p>
    <w:bookmarkEnd w:id="178"/>
    <w:bookmarkStart w:id="183" w:name="sol-graph-likelihood"/>
    <w:p>
      <w:pPr>
        <w:pStyle w:val="BodyText"/>
      </w:pPr>
      <w:ins w:id="2234" w:author="PR Preview" w:date="2026-01-01T00:00:00Z">
        <w:r>
          <w:rPr>
            <w:i/>
            <w:iCs/>
          </w:rPr>
          <w:t xml:space="preserve">Solution 21</w:t>
        </w:r>
      </w:ins>
      <w:ins w:id="2235" w:author="PR Preview" w:date="2026-01-01T00:00:00Z">
        <w:r>
          <w:t xml:space="preserve">. 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ins w:id="2236" w:author="PR Preview" w:date="2026-01-01T00:00:00Z">
        <w:r>
          <w:rPr>
            <w:b/>
            <w:bCs/>
          </w:rPr>
          <w:t xml:space="preserve">Exercise 22 (Log-likelihood of the dataset)</w:t>
        </w:r>
      </w:ins>
      <w:ins w:id="2237" w:author="PR Preview" w:date="2026-01-01T00:00:00Z">
        <w:r>
          <w:t xml:space="preserve"> </w:t>
        </w:r>
      </w:ins>
      <w:ins w:id="2238" w:author="PR Preview" w:date="2026-01-01T00:00:00Z">
        <w:r>
          <w:t xml:space="preserve">Write down the log-likelihood of the full dataset.</w:t>
        </w:r>
      </w:ins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del w:id="2239" w:author="PR Preview" w:date="2026-01-01T00:00:00Z">
        <w:r>
          <w:delTex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delText>
        </w:r>
      </w:del>
    </w:p>
    <w:p>
      <w:pPr>
        <w:pStyle w:val="FirstParagraph"/>
      </w:pPr>
      <w:del w:id="2240" w:author="PR Preview" w:date="2026-01-01T00:00:00Z">
        <w:r>
          <w:rPr>
            <w:b/>
            <w:bCs/>
          </w:rPr>
          <w:delText xml:space="preserve">Exercise 23 (Graphing the likelihood)</w:delText>
        </w:r>
      </w:del>
      <w:del w:id="2241" w:author="PR Preview" w:date="2026-01-01T00:00:00Z">
        <w:r>
          <w:delText xml:space="preserve"> </w:delText>
        </w:r>
      </w:del>
      <w:del w:id="2242" w:author="PR Preview" w:date="2026-01-01T00:00:00Z">
        <w:r>
          <w:delText xml:space="preserve">Graph the likelihood as a function of</w:delText>
        </w:r>
      </w:del>
      <w:del w:id="2243" w:author="PR Preview" w:date="2026-01-01T00:00:00Z">
        <w:r>
          <w:delText xml:space="preserve"> </w:delText>
        </w:r>
      </w:del>
      <m:oMath>
        <m:r>
          <m:t>λ</m:t>
        </m:r>
      </m:oMath>
      <w:del w:id="2244" w:author="PR Preview" w:date="2026-01-01T00:00:00Z">
        <w:r>
          <w:delText xml:space="preserve">.</w:delText>
        </w:r>
      </w:del>
    </w:p>
    <w:p>
      <w:pPr>
        <w:pStyle w:val="BodyText"/>
      </w:pPr>
      <w:ins w:id="2245" w:author="PR Preview" w:date="2026-01-01T00:00:00Z">
        <w:r>
  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  </w:r>
      </w:ins>
    </w:p>
    <w:bookmarkEnd w:id="185"/>
    <w:bookmarkStart w:id="186" w:name="exr-graph-loglikelihood"/>
    <w:p>
      <w:pPr>
        <w:pStyle w:val="FirstParagraph"/>
      </w:pPr>
      <w:ins w:id="2246" w:author="PR Preview" w:date="2026-01-01T00:00:00Z">
        <w:r>
          <w:rPr>
            <w:b/>
            <w:bCs/>
          </w:rPr>
          <w:t xml:space="preserve">Exercise 23 (Graphing the log-likelihood)</w:t>
        </w:r>
      </w:ins>
      <w:ins w:id="2247" w:author="PR Preview" w:date="2026-01-01T00:00:00Z">
        <w:r>
          <w:t xml:space="preserve"> </w:t>
        </w:r>
      </w:ins>
      <w:ins w:id="2248" w:author="PR Preview" w:date="2026-01-01T00:00:00Z">
        <w:r>
          <w:t xml:space="preserve">Graph the log-likelihood as a function of</w:t>
        </w:r>
      </w:ins>
      <w:ins w:id="2249" w:author="PR Preview" w:date="2026-01-01T00:00:00Z">
        <w:r>
          <w:t xml:space="preserve"> </w:t>
        </w:r>
      </w:ins>
      <m:oMath>
        <m:r>
          <m:t>λ</m:t>
        </m:r>
      </m:oMath>
      <w:ins w:id="2250" w:author="PR Preview" w:date="2026-01-01T00:00:00Z">
        <w:r>
          <w:t xml:space="preserve">.</w:t>
        </w:r>
      </w:ins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0" w:name="the-score-function-1"/>
    <w:p>
      <w:pPr>
        <w:pStyle w:val="BodyText"/>
      </w:pPr>
      <w:del w:id="2251" w:author="PR Preview" w:date="2026-01-01T00:00:00Z">
        <w:r>
          <w:rPr>
            <w:b/>
            <w:bCs/>
          </w:rPr>
          <w:delText xml:space="preserve">Exercise 24 (Log-likelihood of the dataset)</w:delText>
        </w:r>
      </w:del>
      <w:del w:id="2252" w:author="PR Preview" w:date="2026-01-01T00:00:00Z">
        <w:r>
          <w:delText xml:space="preserve"> </w:delText>
        </w:r>
      </w:del>
      <w:del w:id="2253" w:author="PR Preview" w:date="2026-01-01T00:00:00Z">
        <w:r>
          <w:delText xml:space="preserve">Write down the log-likelihood of the full dataset.</w:delText>
        </w:r>
      </w:del>
    </w:p>
    <w:p>
      <w:pPr>
        <w:pStyle w:val="BodyText"/>
      </w:pPr>
      <w:del w:id="2254" w:author="PR Preview" w:date="2026-01-01T00:00:00Z">
        <w:r>
          <w:rPr>
            <w:i/>
            <w:iCs/>
          </w:rPr>
          <w:delText xml:space="preserve">Solution 24</w:delText>
        </w:r>
      </w:del>
      <w:del w:id="2255" w:author="PR Preview" w:date="2026-01-01T00:00:00Z">
        <w:r>
          <w:delText xml:space="preserve">. </w:delText>
        </w:r>
      </w:del>
    </w:p>
    <w:p>
      <w:pPr>
        <w:pStyle w:val="BodyText"/>
      </w:pPr>
      <w:del w:id="2256" w:author="PR Preview" w:date="2026-01-01T00:00:00Z">
        <w:r>
          <w:delTex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delText>
        </w:r>
      </w:del>
    </w:p>
    <w:p>
      <w:pPr>
        <w:pStyle w:val="FirstParagraph"/>
      </w:pPr>
      <w:del w:id="2257" w:author="PR Preview" w:date="2026-01-01T00:00:00Z">
        <w:r>
          <w:rPr>
            <w:b/>
            <w:bCs/>
          </w:rPr>
          <w:delText xml:space="preserve">Exercise 25 (Graphing the log-likelihood)</w:delText>
        </w:r>
      </w:del>
      <w:del w:id="2258" w:author="PR Preview" w:date="2026-01-01T00:00:00Z">
        <w:r>
          <w:delText xml:space="preserve"> </w:delText>
        </w:r>
      </w:del>
      <w:del w:id="2259" w:author="PR Preview" w:date="2026-01-01T00:00:00Z">
        <w:r>
          <w:delText xml:space="preserve">Graph the log-likelihood as a function of</w:delText>
        </w:r>
      </w:del>
      <w:del w:id="2260" w:author="PR Preview" w:date="2026-01-01T00:00:00Z">
        <w:r>
          <w:delText xml:space="preserve"> </w:delText>
        </w:r>
      </w:del>
      <m:oMath>
        <m:r>
          <m:t>λ</m:t>
        </m:r>
      </m:oMath>
      <w:del w:id="2261" w:author="PR Preview" w:date="2026-01-01T00:00:00Z">
        <w:r>
          <w:delText xml:space="preserve">.</w:delText>
        </w:r>
      </w:del>
    </w:p>
    <w:p>
      <w:pPr>
        <w:pStyle w:val="BodyText"/>
      </w:pPr>
      <w:del w:id="2262" w:author="PR Preview" w:date="2026-01-01T00:00:00Z">
        <w:r>
          <w:rPr>
            <w:i/>
            <w:iCs/>
          </w:rPr>
          <w:delText xml:space="preserve">Solution 25</w:delText>
        </w:r>
      </w:del>
      <w:del w:id="2263" w:author="PR Preview" w:date="2026-01-01T00:00:00Z">
        <w:r>
          <w:delText xml:space="preserve">. </w:delText>
        </w:r>
      </w:del>
    </w:p>
    <w:p>
      <w:pPr>
        <w:pStyle w:val="Heading4"/>
      </w:pPr>
      <w:r>
        <w:t xml:space="preserve">2.4.1 The score function</w:t>
      </w:r>
    </w:p>
    <w:bookmarkStart w:id="192" w:name="exr-cyclone-score-fn"/>
    <w:p>
      <w:pPr>
        <w:pStyle w:val="FirstParagraph"/>
      </w:pPr>
      <w:del w:id="2264" w:author="PR Preview" w:date="2026-01-01T00:00:00Z">
        <w:r>
          <w:rPr>
            <w:b/>
            <w:bCs/>
          </w:rPr>
          <w:delText xml:space="preserve">Exercise 26 (Score function of the dataset)</w:delText>
        </w:r>
      </w:del>
      <w:del w:id="2265" w:author="PR Preview" w:date="2026-01-01T00:00:00Z">
        <w:r>
          <w:delText xml:space="preserve"> </w:delText>
        </w:r>
      </w:del>
      <w:del w:id="2266" w:author="PR Preview" w:date="2026-01-01T00:00:00Z">
        <w:r>
          <w:delText xml:space="preserve">Derive the</w:delText>
        </w:r>
      </w:del>
      <w:del w:id="2267" w:author="PR Preview" w:date="2026-01-01T00:00:00Z">
        <w:r>
          <w:delText xml:space="preserve"> </w:delText>
        </w:r>
      </w:del>
      <w:hyperlink r:id="rId60">
        <w:del w:id="2268" w:author="PR Preview" w:date="2026-01-01T00:00:00Z">
          <w:r>
            <w:rPr>
              <w:rStyle w:val="Hyperlink"/>
            </w:rPr>
            <w:delText xml:space="preserve">score function</w:delText>
          </w:r>
        </w:del>
      </w:hyperlink>
      <w:del w:id="2269" w:author="PR Preview" w:date="2026-01-01T00:00:00Z">
        <w:r>
          <w:delText xml:space="preserve"> </w:delText>
        </w:r>
      </w:del>
      <w:del w:id="2270" w:author="PR Preview" w:date="2026-01-01T00:00:00Z">
        <w:r>
          <w:delText xml:space="preserve">for the dataset.</w:delText>
        </w:r>
      </w:del>
    </w:p>
    <w:p>
      <w:pPr>
        <w:pStyle w:val="BodyText"/>
      </w:pPr>
      <w:del w:id="2271" w:author="PR Preview" w:date="2026-01-01T00:00:00Z">
        <w:r>
          <w:rPr>
            <w:i/>
            <w:iCs/>
          </w:rPr>
          <w:delText xml:space="preserve">Solution 26</w:delText>
        </w:r>
      </w:del>
      <w:del w:id="2272" w:author="PR Preview" w:date="2026-01-01T00:00:00Z">
        <w:r>
          <w:delText xml:space="preserve">. </w:delText>
        </w:r>
      </w:del>
      <w:del w:id="2273" w:author="PR Preview" w:date="2026-01-01T00:00:00Z">
        <w:r>
          <w:delText xml:space="preserve">The score function is the first derivative of the log-likelihood</w:delText>
        </w:r>
      </w:del>
      <w:del w:id="2274" w:author="PR Preview" w:date="2026-01-01T00:00:00Z">
        <w:r>
          <w:delText xml:space="preserve"> </w:delText>
        </w:r>
      </w:del>
      <w:del w:id="2275" w:author="PR Preview" w:date="2026-01-01T00:00:00Z">
        <w:r>
          <w:delText xml:space="preserve">from</w:delText>
        </w:r>
      </w:del>
      <w:del w:id="2276" w:author="PR Preview" w:date="2026-01-01T00:00:00Z">
        <w:r>
          <w:delText xml:space="preserve"> </w:delText>
        </w:r>
      </w:del>
      <w:hyperlink w:anchor="exr-sample-llik">
        <w:del w:id="2277" w:author="PR Preview" w:date="2026-01-01T00:00:00Z">
          <w:r>
            <w:rPr>
              <w:rStyle w:val="Hyperlink"/>
            </w:rPr>
            <w:delText xml:space="preserve">Exercise 24</w:delText>
          </w:r>
        </w:del>
      </w:hyperlink>
      <w:del w:id="2278" w:author="PR Preview" w:date="2026-01-01T00:00:00Z">
        <w:r>
          <w:delText xml:space="preserve">:</w:delText>
        </w:r>
      </w:del>
    </w:p>
    <w:p>
      <w:pPr>
        <w:pStyle w:val="FirstParagraph"/>
      </w:pPr>
      <w:ins w:id="2279" w:author="PR Preview" w:date="2026-01-01T00:00:00Z">
        <w:r>
          <w:rPr>
            <w:b/>
            <w:bCs/>
          </w:rPr>
          <w:t xml:space="preserve">Exercise 24 (Score function of the dataset)</w:t>
        </w:r>
      </w:ins>
      <w:ins w:id="2280" w:author="PR Preview" w:date="2026-01-01T00:00:00Z">
        <w:r>
          <w:t xml:space="preserve"> </w:t>
        </w:r>
      </w:ins>
      <w:ins w:id="2281" w:author="PR Preview" w:date="2026-01-01T00:00:00Z">
        <w:r>
          <w:t xml:space="preserve">Derive the</w:t>
        </w:r>
      </w:ins>
      <w:ins w:id="2282" w:author="PR Preview" w:date="2026-01-01T00:00:00Z">
        <w:r>
          <w:t xml:space="preserve"> </w:t>
        </w:r>
      </w:ins>
      <w:hyperlink r:id="rId60">
        <w:ins w:id="2283" w:author="PR Preview" w:date="2026-01-01T00:00:00Z">
          <w:r>
            <w:rPr>
              <w:rStyle w:val="Hyperlink"/>
            </w:rPr>
            <w:t xml:space="preserve">score function</w:t>
          </w:r>
        </w:ins>
      </w:hyperlink>
      <w:ins w:id="2284" w:author="PR Preview" w:date="2026-01-01T00:00:00Z">
        <w:r>
          <w:t xml:space="preserve"> </w:t>
        </w:r>
      </w:ins>
      <w:ins w:id="2285" w:author="PR Preview" w:date="2026-01-01T00:00:00Z">
        <w:r>
          <w:t xml:space="preserve">for the dataset.</w:t>
        </w:r>
      </w:ins>
    </w:p>
    <w:bookmarkEnd w:id="192"/>
    <w:bookmarkStart w:id="193" w:name="sol-cyclone-score-fn"/>
    <w:p>
      <w:pPr>
        <w:pStyle w:val="BodyText"/>
      </w:pPr>
      <w:ins w:id="2286" w:author="PR Preview" w:date="2026-01-01T00:00:00Z">
        <w:r>
          <w:rPr>
            <w:i/>
            <w:iCs/>
          </w:rPr>
          <w:t xml:space="preserve">Solution 24</w:t>
        </w:r>
      </w:ins>
      <w:ins w:id="2287" w:author="PR Preview" w:date="2026-01-01T00:00:00Z">
        <w:r>
          <w:t xml:space="preserve">. </w:t>
        </w:r>
      </w:ins>
      <w:ins w:id="2288" w:author="PR Preview" w:date="2026-01-01T00:00:00Z">
        <w:r>
          <w:t xml:space="preserve">The score function is the first derivative of the log-likelihood</w:t>
        </w:r>
      </w:ins>
      <w:ins w:id="2289" w:author="PR Preview" w:date="2026-01-01T00:00:00Z">
        <w:r>
          <w:t xml:space="preserve"> </w:t>
        </w:r>
      </w:ins>
      <w:ins w:id="2290" w:author="PR Preview" w:date="2026-01-01T00:00:00Z">
        <w:r>
          <w:t xml:space="preserve">from</w:t>
        </w:r>
      </w:ins>
      <w:ins w:id="2291" w:author="PR Preview" w:date="2026-01-01T00:00:00Z">
        <w:r>
          <w:t xml:space="preserve"> </w:t>
        </w:r>
      </w:ins>
      <w:hyperlink w:anchor="exr-sample-llik">
        <w:ins w:id="2292" w:author="PR Preview" w:date="2026-01-01T00:00:00Z">
          <w:r>
            <w:rPr>
              <w:rStyle w:val="Hyperlink"/>
            </w:rPr>
            <w:t xml:space="preserve">Exercise 22</w:t>
          </w:r>
        </w:ins>
      </w:hyperlink>
      <w:ins w:id="2293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3"/>
    <w:bookmarkStart w:id="194" w:name="exr-graph-score-function"/>
    <w:p>
      <w:pPr>
        <w:pStyle w:val="BodyText"/>
      </w:pPr>
      <w:del w:id="2294" w:author="PR Preview" w:date="2026-01-01T00:00:00Z">
        <w:r>
          <w:rPr>
            <w:b/>
            <w:bCs/>
          </w:rPr>
          <w:delText xml:space="preserve">Exercise 27 (Graphing the score function)</w:delText>
        </w:r>
      </w:del>
      <w:del w:id="2295" w:author="PR Preview" w:date="2026-01-01T00:00:00Z">
        <w:r>
          <w:delText xml:space="preserve"> </w:delText>
        </w:r>
      </w:del>
      <w:del w:id="2296" w:author="PR Preview" w:date="2026-01-01T00:00:00Z">
        <w:r>
          <w:delText xml:space="preserve">Graph the score function.</w:delText>
        </w:r>
      </w:del>
    </w:p>
    <w:p>
      <w:pPr>
        <w:pStyle w:val="BodyText"/>
      </w:pPr>
      <w:del w:id="2297" w:author="PR Preview" w:date="2026-01-01T00:00:00Z">
        <w:r>
          <w:rPr>
            <w:i/>
            <w:iCs/>
          </w:rPr>
          <w:delText xml:space="preserve">Solution 27</w:delText>
        </w:r>
      </w:del>
      <w:del w:id="2298" w:author="PR Preview" w:date="2026-01-01T00:00:00Z">
        <w:r>
          <w:delText xml:space="preserve">. </w:delText>
        </w:r>
      </w:del>
    </w:p>
    <w:p>
      <w:pPr>
        <w:pStyle w:val="BodyText"/>
      </w:pPr>
      <w:ins w:id="2299" w:author="PR Preview" w:date="2026-01-01T00:00:00Z">
        <w:r>
          <w:rPr>
            <w:b/>
            <w:bCs/>
          </w:rPr>
          <w:t xml:space="preserve">Exercise 25 (Graphing the score function)</w:t>
        </w:r>
      </w:ins>
      <w:ins w:id="2300" w:author="PR Preview" w:date="2026-01-01T00:00:00Z">
        <w:r>
          <w:t xml:space="preserve"> </w:t>
        </w:r>
      </w:ins>
      <w:ins w:id="2301" w:author="PR Preview" w:date="2026-01-01T00:00:00Z">
        <w:r>
          <w:t xml:space="preserve">Graph the score function.</w:t>
        </w:r>
      </w:ins>
    </w:p>
    <w:bookmarkEnd w:id="194"/>
    <w:bookmarkStart w:id="199" w:name="sol-graph-score-function"/>
    <w:p>
      <w:pPr>
        <w:pStyle w:val="BodyText"/>
      </w:pPr>
      <w:ins w:id="2302" w:author="PR Preview" w:date="2026-01-01T00:00:00Z">
        <w:r>
          <w:rPr>
            <w:i/>
            <w:iCs/>
          </w:rPr>
          <w:t xml:space="preserve">Solution 25</w:t>
        </w:r>
      </w:ins>
      <w:ins w:id="2303" w:author="PR Preview" w:date="2026-01-01T00:00:00Z">
        <w:r>
          <w:t xml:space="preserve">. 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8"/>
        </w:tc>
      </w:tr>
    </w:tbl>
    <w:bookmarkEnd w:id="199"/>
    <w:bookmarkEnd w:id="200"/>
    <w:bookmarkStart w:id="212" w:name="sec-hessian"/>
    <w:p>
      <w:pPr>
        <w:pStyle w:val="Heading4"/>
      </w:pPr>
      <w:r>
        <w:t xml:space="preserve">2.4.2 The Hessian</w:t>
      </w:r>
    </w:p>
    <w:bookmarkStart w:id="202" w:name="exr-hessian"/>
    <w:p>
      <w:pPr>
        <w:pStyle w:val="FirstParagraph"/>
      </w:pPr>
      <w:del w:id="2304" w:author="PR Preview" w:date="2026-01-01T00:00:00Z">
        <w:r>
          <w:rPr>
            <w:b/>
            <w:bCs/>
          </w:rPr>
          <w:delText xml:space="preserve">Exercise 28 (Hessian)</w:delText>
        </w:r>
      </w:del>
      <w:del w:id="2305" w:author="PR Preview" w:date="2026-01-01T00:00:00Z">
        <w:r>
          <w:delText xml:space="preserve"> </w:delText>
        </w:r>
      </w:del>
      <w:del w:id="2306" w:author="PR Preview" w:date="2026-01-01T00:00:00Z">
        <w:r>
          <w:delText xml:space="preserve">Derive the</w:delText>
        </w:r>
      </w:del>
      <w:del w:id="2307" w:author="PR Preview" w:date="2026-01-01T00:00:00Z">
        <w:r>
          <w:delText xml:space="preserve"> </w:delText>
        </w:r>
      </w:del>
      <w:hyperlink r:id="rId201">
        <w:del w:id="2308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2309" w:author="PR Preview" w:date="2026-01-01T00:00:00Z">
        <w:r>
          <w:delText xml:space="preserve">.</w:delText>
        </w:r>
      </w:del>
    </w:p>
    <w:p>
      <w:pPr>
        <w:pStyle w:val="BodyText"/>
      </w:pPr>
      <w:del w:id="2310" w:author="PR Preview" w:date="2026-01-01T00:00:00Z">
        <w:r>
          <w:rPr>
            <w:i/>
            <w:iCs/>
          </w:rPr>
          <w:delText xml:space="preserve">Solution 28</w:delText>
        </w:r>
      </w:del>
      <w:del w:id="2311" w:author="PR Preview" w:date="2026-01-01T00:00:00Z">
        <w:r>
          <w:delText xml:space="preserve">. </w:delText>
        </w:r>
      </w:del>
      <w:del w:id="2312" w:author="PR Preview" w:date="2026-01-01T00:00:00Z">
        <w:r>
          <w:delText xml:space="preserve">With one parameter,</w:delText>
        </w:r>
      </w:del>
      <w:del w:id="2313" w:author="PR Preview" w:date="2026-01-01T00:00:00Z">
        <w:r>
          <w:delText xml:space="preserve"> </w:delText>
        </w:r>
      </w:del>
      <w:del w:id="2314" w:author="PR Preview" w:date="2026-01-01T00:00:00Z">
        <w:r>
          <w:delText xml:space="preserve">the Hessian is the second derivative of the log-likelihood,</w:delText>
        </w:r>
      </w:del>
      <w:del w:id="2315" w:author="PR Preview" w:date="2026-01-01T00:00:00Z">
        <w:r>
          <w:delText xml:space="preserve"> </w:delText>
        </w:r>
      </w:del>
      <w:del w:id="2316" w:author="PR Preview" w:date="2026-01-01T00:00:00Z">
        <w:r>
          <w:delText xml:space="preserve">which is the derivative of the score from</w:delText>
        </w:r>
      </w:del>
      <w:del w:id="2317" w:author="PR Preview" w:date="2026-01-01T00:00:00Z">
        <w:r>
          <w:delText xml:space="preserve"> </w:delText>
        </w:r>
      </w:del>
      <w:hyperlink w:anchor="exr-cyclone-score-fn">
        <w:del w:id="2318" w:author="PR Preview" w:date="2026-01-01T00:00:00Z">
          <w:r>
            <w:rPr>
              <w:rStyle w:val="Hyperlink"/>
            </w:rPr>
            <w:delText xml:space="preserve">Exercise 26</w:delText>
          </w:r>
        </w:del>
      </w:hyperlink>
      <w:del w:id="2319" w:author="PR Preview" w:date="2026-01-01T00:00:00Z">
        <w:r>
          <w:delText xml:space="preserve">:</w:delText>
        </w:r>
      </w:del>
    </w:p>
    <w:p>
      <w:pPr>
        <w:pStyle w:val="FirstParagraph"/>
      </w:pPr>
      <w:ins w:id="2320" w:author="PR Preview" w:date="2026-01-01T00:00:00Z">
        <w:r>
          <w:rPr>
            <w:b/>
            <w:bCs/>
          </w:rPr>
          <w:t xml:space="preserve">Exercise 26 (Hessian)</w:t>
        </w:r>
      </w:ins>
      <w:ins w:id="2321" w:author="PR Preview" w:date="2026-01-01T00:00:00Z">
        <w:r>
          <w:t xml:space="preserve"> </w:t>
        </w:r>
      </w:ins>
      <w:ins w:id="2322" w:author="PR Preview" w:date="2026-01-01T00:00:00Z">
        <w:r>
          <w:t xml:space="preserve">Derive the</w:t>
        </w:r>
      </w:ins>
      <w:ins w:id="2323" w:author="PR Preview" w:date="2026-01-01T00:00:00Z">
        <w:r>
          <w:t xml:space="preserve"> </w:t>
        </w:r>
      </w:ins>
      <w:hyperlink r:id="rId201">
        <w:ins w:id="2324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2325" w:author="PR Preview" w:date="2026-01-01T00:00:00Z">
        <w:r>
          <w:t xml:space="preserve">.</w:t>
        </w:r>
      </w:ins>
    </w:p>
    <w:bookmarkEnd w:id="202"/>
    <w:bookmarkStart w:id="203" w:name="sol-hessian"/>
    <w:p>
      <w:pPr>
        <w:pStyle w:val="BodyText"/>
      </w:pPr>
      <w:ins w:id="2326" w:author="PR Preview" w:date="2026-01-01T00:00:00Z">
        <w:r>
          <w:rPr>
            <w:i/>
            <w:iCs/>
          </w:rPr>
          <w:t xml:space="preserve">Solution 26</w:t>
        </w:r>
      </w:ins>
      <w:ins w:id="2327" w:author="PR Preview" w:date="2026-01-01T00:00:00Z">
        <w:r>
          <w:t xml:space="preserve">. </w:t>
        </w:r>
      </w:ins>
      <w:ins w:id="2328" w:author="PR Preview" w:date="2026-01-01T00:00:00Z">
        <w:r>
          <w:t xml:space="preserve">With one parameter,</w:t>
        </w:r>
      </w:ins>
      <w:ins w:id="2329" w:author="PR Preview" w:date="2026-01-01T00:00:00Z">
        <w:r>
          <w:t xml:space="preserve"> </w:t>
        </w:r>
      </w:ins>
      <w:ins w:id="2330" w:author="PR Preview" w:date="2026-01-01T00:00:00Z">
        <w:r>
          <w:t xml:space="preserve">the Hessian is the second derivative of the log-likelihood,</w:t>
        </w:r>
      </w:ins>
      <w:ins w:id="2331" w:author="PR Preview" w:date="2026-01-01T00:00:00Z">
        <w:r>
          <w:t xml:space="preserve"> </w:t>
        </w:r>
      </w:ins>
      <w:ins w:id="2332" w:author="PR Preview" w:date="2026-01-01T00:00:00Z">
        <w:r>
          <w:t xml:space="preserve">which is the derivative of the score from</w:t>
        </w:r>
      </w:ins>
      <w:ins w:id="2333" w:author="PR Preview" w:date="2026-01-01T00:00:00Z">
        <w:r>
          <w:t xml:space="preserve"> </w:t>
        </w:r>
      </w:ins>
      <w:hyperlink w:anchor="exr-cyclone-score-fn">
        <w:ins w:id="2334" w:author="PR Preview" w:date="2026-01-01T00:00:00Z">
          <w:r>
            <w:rPr>
              <w:rStyle w:val="Hyperlink"/>
            </w:rPr>
            <w:t xml:space="preserve">Exercise 24</w:t>
          </w:r>
        </w:ins>
      </w:hyperlink>
      <w:ins w:id="2335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3"/>
    <w:bookmarkStart w:id="204" w:name="exr-graph-hessian"/>
    <w:p>
      <w:pPr>
        <w:pStyle w:val="BodyText"/>
      </w:pPr>
      <w:del w:id="2336" w:author="PR Preview" w:date="2026-01-01T00:00:00Z">
        <w:r>
          <w:rPr>
            <w:b/>
            <w:bCs/>
          </w:rPr>
          <w:delText xml:space="preserve">Exercise 29 (Graphing the Hessian)</w:delText>
        </w:r>
      </w:del>
      <w:del w:id="2337" w:author="PR Preview" w:date="2026-01-01T00:00:00Z">
        <w:r>
          <w:delText xml:space="preserve"> </w:delText>
        </w:r>
      </w:del>
      <w:del w:id="2338" w:author="PR Preview" w:date="2026-01-01T00:00:00Z">
        <w:r>
          <w:delText xml:space="preserve">Graph the Hessian.</w:delText>
        </w:r>
      </w:del>
    </w:p>
    <w:p>
      <w:pPr>
        <w:pStyle w:val="BodyText"/>
      </w:pPr>
      <w:del w:id="2339" w:author="PR Preview" w:date="2026-01-01T00:00:00Z">
        <w:r>
          <w:rPr>
            <w:i/>
            <w:iCs/>
          </w:rPr>
          <w:delText xml:space="preserve">Solution 29</w:delText>
        </w:r>
      </w:del>
      <w:del w:id="2340" w:author="PR Preview" w:date="2026-01-01T00:00:00Z">
        <w:r>
          <w:delText xml:space="preserve">. </w:delText>
        </w:r>
      </w:del>
    </w:p>
    <w:p>
      <w:pPr>
        <w:pStyle w:val="BodyText"/>
      </w:pPr>
      <w:del w:id="2341" w:author="PR Preview" w:date="2026-01-01T00:00:00Z">
        <w:r>
          <w:rPr>
            <w:b/>
            <w:bCs/>
          </w:rPr>
          <w:delText xml:space="preserve">Exercise 30 (Score equation)</w:delText>
        </w:r>
      </w:del>
      <w:del w:id="2342" w:author="PR Preview" w:date="2026-01-01T00:00:00Z">
        <w:r>
          <w:delText xml:space="preserve"> </w:delText>
        </w:r>
      </w:del>
      <w:del w:id="2343" w:author="PR Preview" w:date="2026-01-01T00:00:00Z">
        <w:r>
          <w:delText xml:space="preserve">State the</w:delText>
        </w:r>
      </w:del>
      <w:del w:id="2344" w:author="PR Preview" w:date="2026-01-01T00:00:00Z">
        <w:r>
          <w:delText xml:space="preserve"> </w:delText>
        </w:r>
      </w:del>
      <w:hyperlink w:anchor="def-score-equation">
        <w:del w:id="2345" w:author="PR Preview" w:date="2026-01-01T00:00:00Z">
          <w:r>
            <w:rPr>
              <w:rStyle w:val="Hyperlink"/>
            </w:rPr>
            <w:delText xml:space="preserve">score equation</w:delText>
          </w:r>
        </w:del>
      </w:hyperlink>
      <w:del w:id="2346" w:author="PR Preview" w:date="2026-01-01T00:00:00Z">
        <w:r>
          <w:delText xml:space="preserve">.</w:delText>
        </w:r>
      </w:del>
    </w:p>
    <w:p>
      <w:pPr>
        <w:pStyle w:val="BodyText"/>
      </w:pPr>
      <w:del w:id="2347" w:author="PR Preview" w:date="2026-01-01T00:00:00Z">
        <w:r>
          <w:rPr>
            <w:i/>
            <w:iCs/>
          </w:rPr>
          <w:delText xml:space="preserve">Solution 30</w:delText>
        </w:r>
      </w:del>
      <w:del w:id="2348" w:author="PR Preview" w:date="2026-01-01T00:00:00Z">
        <w:r>
          <w:delText xml:space="preserve">. </w:delText>
        </w:r>
      </w:del>
    </w:p>
    <w:p>
      <w:pPr>
        <w:pStyle w:val="BodyText"/>
      </w:pPr>
      <w:ins w:id="2349" w:author="PR Preview" w:date="2026-01-01T00:00:00Z">
        <w:r>
          <w:rPr>
            <w:b/>
            <w:bCs/>
          </w:rPr>
          <w:t xml:space="preserve">Exercise 27 (Graphing the Hessian)</w:t>
        </w:r>
      </w:ins>
      <w:ins w:id="2350" w:author="PR Preview" w:date="2026-01-01T00:00:00Z">
        <w:r>
          <w:t xml:space="preserve"> </w:t>
        </w:r>
      </w:ins>
      <w:ins w:id="2351" w:author="PR Preview" w:date="2026-01-01T00:00:00Z">
        <w:r>
          <w:t xml:space="preserve">Graph the Hessian.</w:t>
        </w:r>
      </w:ins>
    </w:p>
    <w:bookmarkEnd w:id="204"/>
    <w:bookmarkStart w:id="209" w:name="sol-graph-hessian"/>
    <w:p>
      <w:pPr>
        <w:pStyle w:val="BodyText"/>
      </w:pPr>
      <w:ins w:id="2352" w:author="PR Preview" w:date="2026-01-01T00:00:00Z">
        <w:r>
          <w:rPr>
            <w:i/>
            <w:iCs/>
          </w:rPr>
          <w:t xml:space="preserve">Solution 27</w:t>
        </w:r>
      </w:ins>
      <w:ins w:id="2353" w:author="PR Preview" w:date="2026-01-01T00:00:00Z">
        <w:r>
          <w:t xml:space="preserve">. 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8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8"/>
        </w:tc>
      </w:tr>
    </w:tbl>
    <w:bookmarkEnd w:id="209"/>
    <w:bookmarkStart w:id="210" w:name="exr-score-equation"/>
    <w:p>
      <w:pPr>
        <w:pStyle w:val="BodyText"/>
      </w:pPr>
      <w:ins w:id="2354" w:author="PR Preview" w:date="2026-01-01T00:00:00Z">
        <w:r>
          <w:rPr>
            <w:b/>
            <w:bCs/>
          </w:rPr>
          <w:t xml:space="preserve">Exercise 28 (Score equation)</w:t>
        </w:r>
      </w:ins>
      <w:ins w:id="2355" w:author="PR Preview" w:date="2026-01-01T00:00:00Z">
        <w:r>
          <w:t xml:space="preserve"> </w:t>
        </w:r>
      </w:ins>
      <w:ins w:id="2356" w:author="PR Preview" w:date="2026-01-01T00:00:00Z">
        <w:r>
          <w:t xml:space="preserve">State the</w:t>
        </w:r>
      </w:ins>
      <w:ins w:id="2357" w:author="PR Preview" w:date="2026-01-01T00:00:00Z">
        <w:r>
          <w:t xml:space="preserve"> </w:t>
        </w:r>
      </w:ins>
      <w:hyperlink w:anchor="def-score-equation">
        <w:ins w:id="2358" w:author="PR Preview" w:date="2026-01-01T00:00:00Z">
          <w:r>
            <w:rPr>
              <w:rStyle w:val="Hyperlink"/>
            </w:rPr>
            <w:t xml:space="preserve">score equation</w:t>
          </w:r>
        </w:ins>
      </w:hyperlink>
      <w:ins w:id="2359" w:author="PR Preview" w:date="2026-01-01T00:00:00Z">
        <w:r>
          <w:t xml:space="preserve">.</w:t>
        </w:r>
      </w:ins>
    </w:p>
    <w:bookmarkEnd w:id="210"/>
    <w:bookmarkStart w:id="211" w:name="sol-score-equation"/>
    <w:p>
      <w:pPr>
        <w:pStyle w:val="BodyText"/>
      </w:pPr>
      <w:ins w:id="2360" w:author="PR Preview" w:date="2026-01-01T00:00:00Z">
        <w:r>
          <w:rPr>
            <w:i/>
            <w:iCs/>
          </w:rPr>
          <w:t xml:space="preserve">Solution 28</w:t>
        </w:r>
      </w:ins>
      <w:ins w:id="2361" w:author="PR Preview" w:date="2026-01-01T00:00:00Z">
        <w:r>
          <w:t xml:space="preserve">. </w:t>
        </w:r>
      </w:ins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1"/>
    <w:bookmarkEnd w:id="212"/>
    <w:bookmarkEnd w:id="213"/>
    <w:bookmarkStart w:id="231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4" w:name="exr-solve-score-equation"/>
    <w:p>
      <w:pPr>
        <w:pStyle w:val="BodyText"/>
      </w:pPr>
      <w:del w:id="2362" w:author="PR Preview" w:date="2026-01-01T00:00:00Z">
        <w:r>
          <w:rPr>
            <w:b/>
            <w:bCs/>
          </w:rPr>
          <w:delText xml:space="preserve">Exercise 31 (Solving the score equation)</w:delText>
        </w:r>
      </w:del>
      <w:del w:id="2363" w:author="PR Preview" w:date="2026-01-01T00:00:00Z">
        <w:r>
          <w:delText xml:space="preserve"> </w:delText>
        </w:r>
      </w:del>
      <w:del w:id="2364" w:author="PR Preview" w:date="2026-01-01T00:00:00Z">
        <w:r>
          <w:delText xml:space="preserve">Solve the score equation from</w:delText>
        </w:r>
      </w:del>
      <w:del w:id="2365" w:author="PR Preview" w:date="2026-01-01T00:00:00Z">
        <w:r>
          <w:delText xml:space="preserve"> </w:delText>
        </w:r>
      </w:del>
      <w:hyperlink w:anchor="exr-score-equation">
        <w:del w:id="2366" w:author="PR Preview" w:date="2026-01-01T00:00:00Z">
          <w:r>
            <w:rPr>
              <w:rStyle w:val="Hyperlink"/>
            </w:rPr>
            <w:delText xml:space="preserve">Exercise 30</w:delText>
          </w:r>
        </w:del>
      </w:hyperlink>
      <w:del w:id="2367" w:author="PR Preview" w:date="2026-01-01T00:00:00Z">
        <w:r>
          <w:delText xml:space="preserve"> </w:delText>
        </w:r>
      </w:del>
      <w:del w:id="2368" w:author="PR Preview" w:date="2026-01-01T00:00:00Z">
        <w:r>
          <w:delText xml:space="preserve">for</w:delText>
        </w:r>
      </w:del>
      <w:del w:id="2369" w:author="PR Preview" w:date="2026-01-01T00:00:00Z">
        <w:r>
          <w:delText xml:space="preserve"> </w:delText>
        </w:r>
      </w:del>
      <m:oMath>
        <m:r>
          <m:t>λ</m:t>
        </m:r>
      </m:oMath>
      <w:del w:id="2370" w:author="PR Preview" w:date="2026-01-01T00:00:00Z">
        <w:r>
          <w:delText xml:space="preserve">, using the score from</w:delText>
        </w:r>
      </w:del>
      <w:del w:id="2371" w:author="PR Preview" w:date="2026-01-01T00:00:00Z">
        <w:r>
          <w:delText xml:space="preserve"> </w:delText>
        </w:r>
      </w:del>
      <w:hyperlink w:anchor="exr-cyclone-score-fn">
        <w:del w:id="2372" w:author="PR Preview" w:date="2026-01-01T00:00:00Z">
          <w:r>
            <w:rPr>
              <w:rStyle w:val="Hyperlink"/>
            </w:rPr>
            <w:delText xml:space="preserve">Exercise 26</w:delText>
          </w:r>
        </w:del>
      </w:hyperlink>
      <w:del w:id="2373" w:author="PR Preview" w:date="2026-01-01T00:00:00Z">
        <w:r>
          <w:delText xml:space="preserve">.</w:delText>
        </w:r>
      </w:del>
    </w:p>
    <w:p>
      <w:pPr>
        <w:pStyle w:val="BodyText"/>
      </w:pPr>
      <w:del w:id="2374" w:author="PR Preview" w:date="2026-01-01T00:00:00Z">
        <w:r>
          <w:rPr>
            <w:i/>
            <w:iCs/>
          </w:rPr>
          <w:delText xml:space="preserve">Solution 31</w:delText>
        </w:r>
      </w:del>
      <w:del w:id="2375" w:author="PR Preview" w:date="2026-01-01T00:00:00Z">
        <w:r>
          <w:delText xml:space="preserve">. </w:delText>
        </w:r>
      </w:del>
    </w:p>
    <w:p>
      <w:pPr>
        <w:pStyle w:val="BodyText"/>
      </w:pPr>
      <w:ins w:id="2376" w:author="PR Preview" w:date="2026-01-01T00:00:00Z">
        <w:r>
          <w:rPr>
            <w:b/>
            <w:bCs/>
          </w:rPr>
          <w:t xml:space="preserve">Exercise 29 (Solving the score equation)</w:t>
        </w:r>
      </w:ins>
      <w:ins w:id="2377" w:author="PR Preview" w:date="2026-01-01T00:00:00Z">
        <w:r>
          <w:t xml:space="preserve"> </w:t>
        </w:r>
      </w:ins>
      <w:ins w:id="2378" w:author="PR Preview" w:date="2026-01-01T00:00:00Z">
        <w:r>
          <w:t xml:space="preserve">Solve the score equation from</w:t>
        </w:r>
      </w:ins>
      <w:ins w:id="2379" w:author="PR Preview" w:date="2026-01-01T00:00:00Z">
        <w:r>
          <w:t xml:space="preserve"> </w:t>
        </w:r>
      </w:ins>
      <w:hyperlink w:anchor="exr-score-equation">
        <w:ins w:id="2380" w:author="PR Preview" w:date="2026-01-01T00:00:00Z">
          <w:r>
            <w:rPr>
              <w:rStyle w:val="Hyperlink"/>
            </w:rPr>
            <w:t xml:space="preserve">Exercise 28</w:t>
          </w:r>
        </w:ins>
      </w:hyperlink>
      <w:ins w:id="2381" w:author="PR Preview" w:date="2026-01-01T00:00:00Z">
        <w:r>
          <w:t xml:space="preserve"> </w:t>
        </w:r>
      </w:ins>
      <w:ins w:id="2382" w:author="PR Preview" w:date="2026-01-01T00:00:00Z">
        <w:r>
          <w:t xml:space="preserve">for</w:t>
        </w:r>
      </w:ins>
      <w:ins w:id="2383" w:author="PR Preview" w:date="2026-01-01T00:00:00Z">
        <w:r>
          <w:t xml:space="preserve"> </w:t>
        </w:r>
      </w:ins>
      <m:oMath>
        <m:r>
          <m:t>λ</m:t>
        </m:r>
      </m:oMath>
      <w:ins w:id="2384" w:author="PR Preview" w:date="2026-01-01T00:00:00Z">
        <w:r>
          <w:t xml:space="preserve">, using the score from</w:t>
        </w:r>
      </w:ins>
      <w:ins w:id="2385" w:author="PR Preview" w:date="2026-01-01T00:00:00Z">
        <w:r>
          <w:t xml:space="preserve"> </w:t>
        </w:r>
      </w:ins>
      <w:hyperlink w:anchor="exr-cyclone-score-fn">
        <w:ins w:id="2386" w:author="PR Preview" w:date="2026-01-01T00:00:00Z">
          <w:r>
            <w:rPr>
              <w:rStyle w:val="Hyperlink"/>
            </w:rPr>
            <w:t xml:space="preserve">Exercise 24</w:t>
          </w:r>
        </w:ins>
      </w:hyperlink>
      <w:ins w:id="2387" w:author="PR Preview" w:date="2026-01-01T00:00:00Z">
        <w:r>
          <w:t xml:space="preserve">.</w:t>
        </w:r>
      </w:ins>
    </w:p>
    <w:bookmarkEnd w:id="214"/>
    <w:bookmarkStart w:id="215" w:name="sol-solve-score-equation"/>
    <w:p>
      <w:pPr>
        <w:pStyle w:val="BodyText"/>
      </w:pPr>
      <w:ins w:id="2388" w:author="PR Preview" w:date="2026-01-01T00:00:00Z">
        <w:r>
          <w:rPr>
            <w:i/>
            <w:iCs/>
          </w:rPr>
          <w:t xml:space="preserve">Solution 29</w:t>
        </w:r>
      </w:ins>
      <w:ins w:id="2389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5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6" w:name="exr-check-hessian"/>
    <w:p>
      <w:pPr>
        <w:pStyle w:val="FirstParagraph"/>
      </w:pPr>
      <w:del w:id="2390" w:author="PR Preview" w:date="2026-01-01T00:00:00Z">
        <w:r>
          <w:rPr>
            <w:b/>
            <w:bCs/>
          </w:rPr>
          <w:delText xml:space="preserve">Exercise 32 (Checking the second derivative)</w:delText>
        </w:r>
      </w:del>
      <w:del w:id="2391" w:author="PR Preview" w:date="2026-01-01T00:00:00Z">
        <w:r>
          <w:delText xml:space="preserve"> </w:delText>
        </w:r>
      </w:del>
      <w:del w:id="2392" w:author="PR Preview" w:date="2026-01-01T00:00:00Z">
        <w:r>
          <w:delText xml:space="preserve">Confirm that the Hessian</w:delText>
        </w:r>
      </w:del>
      <w:del w:id="2393" w:author="PR Preview" w:date="2026-01-01T00:00:00Z">
        <w:r>
          <w:delText xml:space="preserve"> </w:delText>
        </w:r>
      </w:del>
      <w:del w:id="2394" w:author="PR Preview" w:date="2026-01-01T00:00:00Z">
        <w:r>
          <w:delText xml:space="preserve">$\ell''({\lambda}; \mathord{\smash[b]{\underset{\raise.3ex\hbox{$\scriptstyle\sim$}}{x}}\vphantom{x}})$</w:delText>
        </w:r>
      </w:del>
      <w:del w:id="2395" w:author="PR Preview" w:date="2026-01-01T00:00:00Z">
        <w:r>
          <w:delText xml:space="preserve"> </w:delText>
        </w:r>
      </w:del>
      <w:del w:id="2396" w:author="PR Preview" w:date="2026-01-01T00:00:00Z">
        <w:r>
          <w:delText xml:space="preserve">is negative</w:delText>
        </w:r>
      </w:del>
      <w:del w:id="2397" w:author="PR Preview" w:date="2026-01-01T00:00:00Z">
        <w:r>
          <w:delText xml:space="preserve"> </w:delText>
        </w:r>
      </w:del>
      <w:del w:id="2398" w:author="PR Preview" w:date="2026-01-01T00:00:00Z">
        <w:r>
          <w:delText xml:space="preserve">when evaluated at</w:delText>
        </w:r>
      </w:del>
      <w:del w:id="239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λ</m:t>
            </m:r>
          </m:e>
        </m:acc>
      </m:oMath>
      <w:del w:id="2400" w:author="PR Preview" w:date="2026-01-01T00:00:00Z">
        <w:r>
          <w:delText xml:space="preserve">, using</w:delText>
        </w:r>
      </w:del>
      <w:del w:id="2401" w:author="PR Preview" w:date="2026-01-01T00:00:00Z">
        <w:r>
          <w:delText xml:space="preserve"> </w:delText>
        </w:r>
      </w:del>
      <w:hyperlink w:anchor="exr-hessian">
        <w:del w:id="2402" w:author="PR Preview" w:date="2026-01-01T00:00:00Z">
          <w:r>
            <w:rPr>
              <w:rStyle w:val="Hyperlink"/>
            </w:rPr>
            <w:delText xml:space="preserve">Exercise 28</w:delText>
          </w:r>
        </w:del>
      </w:hyperlink>
      <w:del w:id="2403" w:author="PR Preview" w:date="2026-01-01T00:00:00Z">
        <w:r>
          <w:delText xml:space="preserve">.</w:delText>
        </w:r>
      </w:del>
    </w:p>
    <w:p>
      <w:pPr>
        <w:pStyle w:val="FirstParagraph"/>
      </w:pPr>
      <w:ins w:id="2404" w:author="PR Preview" w:date="2026-01-01T00:00:00Z">
        <w:r>
          <w:rPr>
            <w:b/>
            <w:bCs/>
          </w:rPr>
          <w:t xml:space="preserve">Exercise 30 (Checking the second derivative)</w:t>
        </w:r>
      </w:ins>
      <w:ins w:id="2405" w:author="PR Preview" w:date="2026-01-01T00:00:00Z">
        <w:r>
          <w:t xml:space="preserve"> </w:t>
        </w:r>
      </w:ins>
      <w:ins w:id="2406" w:author="PR Preview" w:date="2026-01-01T00:00:00Z">
        <w:r>
          <w:t xml:space="preserve">Confirm that the Hessian</w:t>
        </w:r>
      </w:ins>
      <w:ins w:id="2407" w:author="PR Preview" w:date="2026-01-01T00:00:00Z">
        <w:r>
          <w:t xml:space="preserve"> </w:t>
        </w:r>
      </w:ins>
      <w:ins w:id="2408" w:author="PR Preview" w:date="2026-01-01T00:00:00Z">
        <w:r>
          <w:t xml:space="preserve">$\ell''({\lambda}; \mathord{\smash[b]{\underset{\raise.3ex\hbox{$\scriptstyle\sim$}}{x}}\vphantom{x}})$</w:t>
        </w:r>
      </w:ins>
      <w:ins w:id="2409" w:author="PR Preview" w:date="2026-01-01T00:00:00Z">
        <w:r>
          <w:t xml:space="preserve"> </w:t>
        </w:r>
      </w:ins>
      <w:ins w:id="2410" w:author="PR Preview" w:date="2026-01-01T00:00:00Z">
        <w:r>
          <w:t xml:space="preserve">is negative</w:t>
        </w:r>
      </w:ins>
      <w:ins w:id="2411" w:author="PR Preview" w:date="2026-01-01T00:00:00Z">
        <w:r>
          <w:t xml:space="preserve"> </w:t>
        </w:r>
      </w:ins>
      <w:ins w:id="2412" w:author="PR Preview" w:date="2026-01-01T00:00:00Z">
        <w:r>
          <w:t xml:space="preserve">when evaluated at</w:t>
        </w:r>
      </w:ins>
      <w:ins w:id="241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λ</m:t>
            </m:r>
          </m:e>
        </m:acc>
      </m:oMath>
      <w:ins w:id="2414" w:author="PR Preview" w:date="2026-01-01T00:00:00Z">
        <w:r>
          <w:t xml:space="preserve">, using</w:t>
        </w:r>
      </w:ins>
      <w:ins w:id="2415" w:author="PR Preview" w:date="2026-01-01T00:00:00Z">
        <w:r>
          <w:t xml:space="preserve"> </w:t>
        </w:r>
      </w:ins>
      <w:hyperlink w:anchor="exr-hessian">
        <w:ins w:id="2416" w:author="PR Preview" w:date="2026-01-01T00:00:00Z">
          <w:r>
            <w:rPr>
              <w:rStyle w:val="Hyperlink"/>
            </w:rPr>
            <w:t xml:space="preserve">Exercise 26</w:t>
          </w:r>
        </w:ins>
      </w:hyperlink>
      <w:ins w:id="2417" w:author="PR Preview" w:date="2026-01-01T00:00:00Z">
        <w:r>
          <w:t xml:space="preserve">.</w:t>
        </w:r>
      </w:ins>
    </w:p>
    <w:bookmarkEnd w:id="216"/>
    <w:bookmarkStart w:id="217" w:name="sol-check-hessian"/>
    <w:p>
      <w:pPr>
        <w:pStyle w:val="BodyText"/>
      </w:pPr>
      <w:ins w:id="2418" w:author="PR Preview" w:date="2026-01-01T00:00:00Z">
        <w:r>
          <w:rPr>
            <w:i/>
            <w:iCs/>
          </w:rPr>
          <w:t xml:space="preserve">Solution 30</w:t>
        </w:r>
      </w:ins>
      <w:ins w:id="2419" w:author="PR Preview" w:date="2026-01-01T00:00:00Z">
        <w:r>
          <w:t xml:space="preserve">. </w:t>
        </w:r>
      </w:ins>
    </w:p>
    <w:p>
      <w:pPr>
        <w:pStyle w:val="BodyText"/>
      </w:pPr>
      <w:ins w:id="2420" w:author="PR Preview" w:date="2026-01-01T00:00:00Z">
        <w:r>
  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  </w:r>
      </w:ins>
    </w:p>
    <w:bookmarkEnd w:id="217"/>
    <w:bookmarkStart w:id="218" w:name="exr-find-mle"/>
    <w:p>
      <w:pPr>
        <w:pStyle w:val="FirstParagraph"/>
      </w:pPr>
      <w:ins w:id="2421" w:author="PR Preview" w:date="2026-01-01T00:00:00Z">
        <w:r>
          <w:rPr>
            <w:b/>
            <w:bCs/>
          </w:rPr>
          <w:t xml:space="preserve">Exercise 31 (Identifying the MLE)</w:t>
        </w:r>
      </w:ins>
      <w:ins w:id="2422" w:author="PR Preview" w:date="2026-01-01T00:00:00Z">
        <w:r>
          <w:t xml:space="preserve"> </w:t>
        </w:r>
      </w:ins>
      <w:ins w:id="2423" w:author="PR Preview" w:date="2026-01-01T00:00:00Z">
        <w:r>
          <w:t xml:space="preserve">Draw conclusions about the MLE of</w:t>
        </w:r>
      </w:ins>
      <w:ins w:id="2424" w:author="PR Preview" w:date="2026-01-01T00:00:00Z">
        <w:r>
          <w:t xml:space="preserve"> </w:t>
        </w:r>
      </w:ins>
      <m:oMath>
        <m:r>
          <m:t>λ</m:t>
        </m:r>
      </m:oMath>
      <w:ins w:id="2425" w:author="PR Preview" w:date="2026-01-01T00:00:00Z">
        <w:r>
          <w:t xml:space="preserve">.</w:t>
        </w:r>
      </w:ins>
    </w:p>
    <w:bookmarkEnd w:id="218"/>
    <w:bookmarkStart w:id="219" w:name="sol-find-mle"/>
    <w:p>
      <w:pPr>
        <w:pStyle w:val="BodyText"/>
      </w:pPr>
      <w:ins w:id="2426" w:author="PR Preview" w:date="2026-01-01T00:00:00Z">
        <w:r>
          <w:rPr>
            <w:i/>
            <w:iCs/>
          </w:rPr>
          <w:t xml:space="preserve">Solution 31</w:t>
        </w:r>
      </w:ins>
      <w:ins w:id="2427" w:author="PR Preview" w:date="2026-01-01T00:00:00Z">
        <w:r>
          <w:t xml:space="preserve">. </w:t>
        </w:r>
      </w:ins>
      <w:ins w:id="2428" w:author="PR Preview" w:date="2026-01-01T00:00:00Z">
        <w:r>
          <w:t xml:space="preserve">Since</w:t>
        </w:r>
      </w:ins>
      <w:ins w:id="2429" w:author="PR Preview" w:date="2026-01-01T00:00:00Z">
        <w:r>
          <w:t xml:space="preserve"> </w:t>
        </w:r>
      </w:ins>
      <w:ins w:id="2430" w:author="PR Preview" w:date="2026-01-01T00:00:00Z">
        <w:r>
          <w:t xml:space="preserve">$\ell''(\tilde {\lambda}; \mathord{\smash[b]{\underset{\raise.3ex\hbox{$\scriptstyle\sim$}}{x}}\vphantom{x}}) &lt; 0$</w:t>
        </w:r>
      </w:ins>
      <w:ins w:id="2431" w:author="PR Preview" w:date="2026-01-01T00:00:00Z">
        <w:r>
          <w:t xml:space="preserve">,</w:t>
        </w:r>
      </w:ins>
      <w:ins w:id="243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λ</m:t>
            </m:r>
          </m:e>
        </m:acc>
      </m:oMath>
      <w:ins w:id="2433" w:author="PR Preview" w:date="2026-01-01T00:00:00Z">
        <w:r>
          <w:t xml:space="preserve"> </w:t>
        </w:r>
      </w:ins>
      <w:ins w:id="2434" w:author="PR Preview" w:date="2026-01-01T00:00:00Z">
        <w:r>
          <w:t xml:space="preserve">is a local maximizer of the log-likelihood.</w:t>
        </w:r>
      </w:ins>
      <w:ins w:id="2435" w:author="PR Preview" w:date="2026-01-01T00:00:00Z">
        <w:r>
          <w:t xml:space="preserve"> </w:t>
        </w:r>
      </w:ins>
      <w:ins w:id="2436" w:author="PR Preview" w:date="2026-01-01T00:00:00Z">
        <w:r>
          <w:t xml:space="preserve">Moreover,</w:t>
        </w:r>
      </w:ins>
      <w:ins w:id="2437" w:author="PR Preview" w:date="2026-01-01T00:00:00Z">
        <w:r>
          <w:t xml:space="preserve"> </w:t>
        </w:r>
      </w:ins>
      <w:ins w:id="2438" w:author="PR Preview" w:date="2026-01-01T00:00:00Z">
        <w:r>
          <w:t xml:space="preserve">$\ell''({\lambda}; \mathord{\smash[b]{\underset{\raise.3ex\hbox{$\scriptstyle\sim$}}{x}}\vphantom{x}}) = -n\bar x/{\lambda}^2 &lt; 0$</w:t>
        </w:r>
      </w:ins>
      <w:ins w:id="2439" w:author="PR Preview" w:date="2026-01-01T00:00:00Z">
        <w:r>
          <w:t xml:space="preserve"> </w:t>
        </w:r>
      </w:ins>
      <w:ins w:id="2440" w:author="PR Preview" w:date="2026-01-01T00:00:00Z">
        <w:r>
          <w:t xml:space="preserve">for every</w:t>
        </w:r>
      </w:ins>
      <w:ins w:id="2441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&gt;</m:t>
        </m:r>
        <m:r>
          <m:t>0</m:t>
        </m:r>
      </m:oMath>
      <w:ins w:id="2442" w:author="PR Preview" w:date="2026-01-01T00:00:00Z">
        <w:r>
          <w:t xml:space="preserve">,</w:t>
        </w:r>
      </w:ins>
      <w:ins w:id="2443" w:author="PR Preview" w:date="2026-01-01T00:00:00Z">
        <w:r>
          <w:t xml:space="preserve"> </w:t>
        </w:r>
      </w:ins>
      <w:ins w:id="2444" w:author="PR Preview" w:date="2026-01-01T00:00:00Z">
        <w:r>
          <w:t xml:space="preserve">so the log-likelihood is strictly concave,</w:t>
        </w:r>
      </w:ins>
      <w:ins w:id="2445" w:author="PR Preview" w:date="2026-01-01T00:00:00Z">
        <w:r>
          <w:t xml:space="preserve"> </w:t>
        </w:r>
      </w:ins>
      <w:ins w:id="2446" w:author="PR Preview" w:date="2026-01-01T00:00:00Z">
        <w:r>
          <w:t xml:space="preserve">and a local maximizer of a strictly concave function</w:t>
        </w:r>
      </w:ins>
      <w:ins w:id="2447" w:author="PR Preview" w:date="2026-01-01T00:00:00Z">
        <w:r>
          <w:t xml:space="preserve"> </w:t>
        </w:r>
      </w:ins>
      <w:ins w:id="2448" w:author="PR Preview" w:date="2026-01-01T00:00:00Z">
        <w:r>
          <w:t xml:space="preserve">is its unique global maximizer.</w:t>
        </w:r>
      </w:ins>
      <w:ins w:id="2449" w:author="PR Preview" w:date="2026-01-01T00:00:00Z">
        <w:r>
          <w:t xml:space="preserve"> </w:t>
        </w:r>
      </w:ins>
      <w:ins w:id="2450" w:author="PR Preview" w:date="2026-01-01T00:00:00Z">
        <w:r>
          <w:t xml:space="preserve">So</w:t>
        </w:r>
      </w:ins>
      <w:ins w:id="245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λ</m:t>
            </m:r>
          </m:e>
        </m:acc>
      </m:oMath>
      <w:ins w:id="2452" w:author="PR Preview" w:date="2026-01-01T00:00:00Z">
        <w:r>
          <w:t xml:space="preserve"> </w:t>
        </w:r>
      </w:ins>
      <w:ins w:id="2453" w:author="PR Preview" w:date="2026-01-01T00:00:00Z">
        <w:r>
          <w:t xml:space="preserve">maximizes</w:t>
        </w:r>
      </w:ins>
      <w:ins w:id="2454" w:author="PR Preview" w:date="2026-01-01T00:00:00Z">
        <w:r>
          <w:t xml:space="preserve"> </w:t>
        </w:r>
      </w:ins>
      <m:oMath>
        <m:r>
          <m:t>ℓ</m:t>
        </m:r>
      </m:oMath>
      <w:ins w:id="2455" w:author="PR Preview" w:date="2026-01-01T00:00:00Z">
        <w:r>
          <w:t xml:space="preserve">, and therefore</w:t>
        </w:r>
      </w:ins>
      <w:ins w:id="245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</m:oMath>
      <w:ins w:id="2457" w:author="PR Preview" w:date="2026-01-01T00:00:00Z">
        <w:r>
          <w:t xml:space="preserve">:</w:t>
        </w:r>
      </w:ins>
    </w:p>
    <w:p>
      <w:pPr>
        <w:pStyle w:val="SourceCode"/>
      </w:pPr>
      <w:ins w:id="2458" w:author="PR Preview" w:date="2026-01-01T00:00:00Z">
        <w:r>
          <w:rPr>
            <w:rStyle w:val="NormalTok"/>
          </w:rPr>
          <w:t xml:space="preserve">mle </w:t>
        </w:r>
      </w:ins>
      <w:ins w:id="2459" w:author="PR Preview" w:date="2026-01-01T00:00:00Z">
        <w:r>
          <w:rPr>
            <w:rStyle w:val="OtherTok"/>
          </w:rPr>
          <w:t xml:space="preserve">&lt;-</w:t>
        </w:r>
      </w:ins>
      <w:ins w:id="2460" w:author="PR Preview" w:date="2026-01-01T00:00:00Z">
        <w:r>
          <w:rPr>
            <w:rStyle w:val="NormalTok"/>
          </w:rPr>
          <w:t xml:space="preserve"> </w:t>
        </w:r>
      </w:ins>
      <w:ins w:id="2461" w:author="PR Preview" w:date="2026-01-01T00:00:00Z">
        <w:r>
          <w:rPr>
            <w:rStyle w:val="FunctionTok"/>
          </w:rPr>
          <w:t xml:space="preserve">mean</w:t>
        </w:r>
      </w:ins>
      <w:ins w:id="2462" w:author="PR Preview" w:date="2026-01-01T00:00:00Z">
        <w:r>
          <w:rPr>
            <w:rStyle w:val="NormalTok"/>
          </w:rPr>
          <w:t xml:space="preserve">(cyclones</w:t>
        </w:r>
      </w:ins>
      <w:ins w:id="2463" w:author="PR Preview" w:date="2026-01-01T00:00:00Z">
        <w:r>
          <w:rPr>
            <w:rStyle w:val="SpecialCharTok"/>
          </w:rPr>
          <w:t xml:space="preserve">$</w:t>
        </w:r>
      </w:ins>
      <w:ins w:id="2464" w:author="PR Preview" w:date="2026-01-01T00:00:00Z">
        <w:r>
          <w:rPr>
            <w:rStyle w:val="NormalTok"/>
          </w:rPr>
          <w:t xml:space="preserve">number)</w:t>
        </w:r>
      </w:ins>
      <w:ins w:id="2465" w:author="PR Preview" w:date="2026-01-01T00:00:00Z">
        <w:r>
          <w:br/>
        </w:r>
      </w:ins>
      <w:ins w:id="2466" w:author="PR Preview" w:date="2026-01-01T00:00:00Z">
        <w:r>
          <w:rPr>
            <w:rStyle w:val="NormalTok"/>
          </w:rPr>
          <w:t xml:space="preserve">mle</w:t>
        </w:r>
      </w:ins>
      <w:ins w:id="2467" w:author="PR Preview" w:date="2026-01-01T00:00:00Z">
        <w:r>
          <w:br/>
        </w:r>
      </w:ins>
      <w:ins w:id="2468" w:author="PR Preview" w:date="2026-01-01T00:00:00Z">
        <w:r>
          <w:rPr>
            <w:rStyle w:val="CommentTok"/>
          </w:rPr>
          <w:t xml:space="preserve">#&gt; [1] 5.53846</w:t>
        </w:r>
      </w:ins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9"/>
    <w:bookmarkStart w:id="220" w:name="exr-graph-mle"/>
    <w:p>
      <w:pPr>
        <w:pStyle w:val="FirstParagraph"/>
      </w:pPr>
      <w:ins w:id="2469" w:author="PR Preview" w:date="2026-01-01T00:00:00Z">
        <w:r>
          <w:rPr>
            <w:b/>
            <w:bCs/>
          </w:rPr>
          <w:t xml:space="preserve">Exercise 32 (Graphing the MLE)</w:t>
        </w:r>
      </w:ins>
      <w:ins w:id="2470" w:author="PR Preview" w:date="2026-01-01T00:00:00Z">
        <w:r>
          <w:t xml:space="preserve"> </w:t>
        </w:r>
      </w:ins>
      <w:ins w:id="2471" w:author="PR Preview" w:date="2026-01-01T00:00:00Z">
        <w:r>
          <w:t xml:space="preserve">Graph the log-likelihood with the MLE superimposed.</w:t>
        </w:r>
      </w:ins>
    </w:p>
    <w:bookmarkEnd w:id="220"/>
    <w:bookmarkStart w:id="225" w:name="sol-graph-mle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4"/>
        </w:tc>
      </w:tr>
    </w:tbl>
    <w:bookmarkEnd w:id="225"/>
    <w:p>
      <w:pPr>
        <w:pStyle w:val="BodyText"/>
      </w:pPr>
      <w:del w:id="2472" w:author="PR Preview" w:date="2026-01-01T00:00:00Z">
        <w:r>
          <w:delTex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delText>
        </w:r>
      </w:del>
    </w:p>
    <w:p>
      <w:pPr>
        <w:pStyle w:val="FirstParagraph"/>
      </w:pPr>
      <w:del w:id="2473" w:author="PR Preview" w:date="2026-01-01T00:00:00Z">
        <w:r>
          <w:rPr>
            <w:b/>
            <w:bCs/>
          </w:rPr>
          <w:delText xml:space="preserve">Exercise 33 (Identifying the MLE)</w:delText>
        </w:r>
      </w:del>
      <w:del w:id="2474" w:author="PR Preview" w:date="2026-01-01T00:00:00Z">
        <w:r>
          <w:delText xml:space="preserve"> </w:delText>
        </w:r>
      </w:del>
      <w:del w:id="2475" w:author="PR Preview" w:date="2026-01-01T00:00:00Z">
        <w:r>
          <w:delText xml:space="preserve">Draw conclusions about the MLE of</w:delText>
        </w:r>
      </w:del>
      <w:del w:id="2476" w:author="PR Preview" w:date="2026-01-01T00:00:00Z">
        <w:r>
          <w:delText xml:space="preserve"> </w:delText>
        </w:r>
      </w:del>
      <m:oMath>
        <m:r>
          <m:t>λ</m:t>
        </m:r>
      </m:oMath>
      <w:del w:id="2477" w:author="PR Preview" w:date="2026-01-01T00:00:00Z">
        <w:r>
          <w:delText xml:space="preserve">.</w:delText>
        </w:r>
      </w:del>
    </w:p>
    <w:p>
      <w:pPr>
        <w:pStyle w:val="BodyText"/>
      </w:pPr>
      <w:del w:id="2478" w:author="PR Preview" w:date="2026-01-01T00:00:00Z">
        <w:r>
          <w:rPr>
            <w:i/>
            <w:iCs/>
          </w:rPr>
          <w:delText xml:space="preserve">Solution 33</w:delText>
        </w:r>
      </w:del>
      <w:del w:id="2479" w:author="PR Preview" w:date="2026-01-01T00:00:00Z">
        <w:r>
          <w:delText xml:space="preserve">. </w:delText>
        </w:r>
      </w:del>
      <w:del w:id="2480" w:author="PR Preview" w:date="2026-01-01T00:00:00Z">
        <w:r>
          <w:delText xml:space="preserve">Since</w:delText>
        </w:r>
      </w:del>
      <w:del w:id="2481" w:author="PR Preview" w:date="2026-01-01T00:00:00Z">
        <w:r>
          <w:delText xml:space="preserve"> </w:delText>
        </w:r>
      </w:del>
      <w:del w:id="2482" w:author="PR Preview" w:date="2026-01-01T00:00:00Z">
        <w:r>
          <w:delText xml:space="preserve">$\ell''(\tilde {\lambda}; \mathord{\smash[b]{\underset{\raise.3ex\hbox{$\scriptstyle\sim$}}{x}}\vphantom{x}}) &lt; 0$</w:delText>
        </w:r>
      </w:del>
      <w:del w:id="2483" w:author="PR Preview" w:date="2026-01-01T00:00:00Z">
        <w:r>
          <w:delText xml:space="preserve">,</w:delText>
        </w:r>
      </w:del>
      <w:del w:id="248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λ</m:t>
            </m:r>
          </m:e>
        </m:acc>
      </m:oMath>
      <w:del w:id="2485" w:author="PR Preview" w:date="2026-01-01T00:00:00Z">
        <w:r>
          <w:delText xml:space="preserve"> </w:delText>
        </w:r>
      </w:del>
      <w:del w:id="2486" w:author="PR Preview" w:date="2026-01-01T00:00:00Z">
        <w:r>
          <w:delText xml:space="preserve">is a local maximizer of the log-likelihood.</w:delText>
        </w:r>
      </w:del>
      <w:del w:id="2487" w:author="PR Preview" w:date="2026-01-01T00:00:00Z">
        <w:r>
          <w:delText xml:space="preserve"> </w:delText>
        </w:r>
      </w:del>
      <w:del w:id="2488" w:author="PR Preview" w:date="2026-01-01T00:00:00Z">
        <w:r>
          <w:delText xml:space="preserve">Moreover,</w:delText>
        </w:r>
      </w:del>
      <w:del w:id="2489" w:author="PR Preview" w:date="2026-01-01T00:00:00Z">
        <w:r>
          <w:delText xml:space="preserve"> </w:delText>
        </w:r>
      </w:del>
      <w:del w:id="2490" w:author="PR Preview" w:date="2026-01-01T00:00:00Z">
        <w:r>
          <w:delText xml:space="preserve">$\ell''({\lambda}; \mathord{\smash[b]{\underset{\raise.3ex\hbox{$\scriptstyle\sim$}}{x}}\vphantom{x}}) = -n\bar x/{\lambda}^2 &lt; 0$</w:delText>
        </w:r>
      </w:del>
      <w:del w:id="2491" w:author="PR Preview" w:date="2026-01-01T00:00:00Z">
        <w:r>
          <w:delText xml:space="preserve"> </w:delText>
        </w:r>
      </w:del>
      <w:del w:id="2492" w:author="PR Preview" w:date="2026-01-01T00:00:00Z">
        <w:r>
          <w:delText xml:space="preserve">for every</w:delText>
        </w:r>
      </w:del>
      <w:del w:id="2493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&gt;</m:t>
        </m:r>
        <m:r>
          <m:t>0</m:t>
        </m:r>
      </m:oMath>
      <w:del w:id="2494" w:author="PR Preview" w:date="2026-01-01T00:00:00Z">
        <w:r>
          <w:delText xml:space="preserve">,</w:delText>
        </w:r>
      </w:del>
      <w:del w:id="2495" w:author="PR Preview" w:date="2026-01-01T00:00:00Z">
        <w:r>
          <w:delText xml:space="preserve"> </w:delText>
        </w:r>
      </w:del>
      <w:del w:id="2496" w:author="PR Preview" w:date="2026-01-01T00:00:00Z">
        <w:r>
          <w:delText xml:space="preserve">so the log-likelihood is strictly concave,</w:delText>
        </w:r>
      </w:del>
      <w:del w:id="2497" w:author="PR Preview" w:date="2026-01-01T00:00:00Z">
        <w:r>
          <w:delText xml:space="preserve"> </w:delText>
        </w:r>
      </w:del>
      <w:del w:id="2498" w:author="PR Preview" w:date="2026-01-01T00:00:00Z">
        <w:r>
          <w:delText xml:space="preserve">and a local maximizer of a strictly concave function</w:delText>
        </w:r>
      </w:del>
      <w:del w:id="2499" w:author="PR Preview" w:date="2026-01-01T00:00:00Z">
        <w:r>
          <w:delText xml:space="preserve"> </w:delText>
        </w:r>
      </w:del>
      <w:del w:id="2500" w:author="PR Preview" w:date="2026-01-01T00:00:00Z">
        <w:r>
          <w:delText xml:space="preserve">is its unique global maximizer.</w:delText>
        </w:r>
      </w:del>
      <w:del w:id="2501" w:author="PR Preview" w:date="2026-01-01T00:00:00Z">
        <w:r>
          <w:delText xml:space="preserve"> </w:delText>
        </w:r>
      </w:del>
      <w:del w:id="2502" w:author="PR Preview" w:date="2026-01-01T00:00:00Z">
        <w:r>
          <w:delText xml:space="preserve">So</w:delText>
        </w:r>
      </w:del>
      <w:del w:id="250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λ</m:t>
            </m:r>
          </m:e>
        </m:acc>
      </m:oMath>
      <w:del w:id="2504" w:author="PR Preview" w:date="2026-01-01T00:00:00Z">
        <w:r>
          <w:delText xml:space="preserve"> </w:delText>
        </w:r>
      </w:del>
      <w:del w:id="2505" w:author="PR Preview" w:date="2026-01-01T00:00:00Z">
        <w:r>
          <w:delText xml:space="preserve">maximizes</w:delText>
        </w:r>
      </w:del>
      <w:del w:id="2506" w:author="PR Preview" w:date="2026-01-01T00:00:00Z">
        <w:r>
          <w:delText xml:space="preserve"> </w:delText>
        </w:r>
      </w:del>
      <m:oMath>
        <m:r>
          <m:t>ℓ</m:t>
        </m:r>
      </m:oMath>
      <w:del w:id="2507" w:author="PR Preview" w:date="2026-01-01T00:00:00Z">
        <w:r>
          <w:delText xml:space="preserve">, and therefore</w:delText>
        </w:r>
      </w:del>
      <w:del w:id="250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</m:oMath>
      <w:del w:id="2509" w:author="PR Preview" w:date="2026-01-01T00:00:00Z">
        <w:r>
          <w:delText xml:space="preserve">:</w:delText>
        </w:r>
      </w:del>
    </w:p>
    <w:p>
      <w:pPr>
        <w:pStyle w:val="SourceCode"/>
      </w:pPr>
      <w:del w:id="2510" w:author="PR Preview" w:date="2026-01-01T00:00:00Z">
        <w:r>
          <w:rPr>
            <w:rStyle w:val="NormalTok"/>
          </w:rPr>
          <w:delText xml:space="preserve">mle </w:delText>
        </w:r>
      </w:del>
      <w:del w:id="2511" w:author="PR Preview" w:date="2026-01-01T00:00:00Z">
        <w:r>
          <w:rPr>
            <w:rStyle w:val="OtherTok"/>
          </w:rPr>
          <w:delText xml:space="preserve">&lt;-</w:delText>
        </w:r>
      </w:del>
      <w:del w:id="2512" w:author="PR Preview" w:date="2026-01-01T00:00:00Z">
        <w:r>
          <w:rPr>
            <w:rStyle w:val="NormalTok"/>
          </w:rPr>
          <w:delText xml:space="preserve"> </w:delText>
        </w:r>
      </w:del>
      <w:del w:id="2513" w:author="PR Preview" w:date="2026-01-01T00:00:00Z">
        <w:r>
          <w:rPr>
            <w:rStyle w:val="FunctionTok"/>
          </w:rPr>
          <w:delText xml:space="preserve">mean</w:delText>
        </w:r>
      </w:del>
      <w:del w:id="2514" w:author="PR Preview" w:date="2026-01-01T00:00:00Z">
        <w:r>
          <w:rPr>
            <w:rStyle w:val="NormalTok"/>
          </w:rPr>
          <w:delText xml:space="preserve">(cyclones</w:delText>
        </w:r>
      </w:del>
      <w:del w:id="2515" w:author="PR Preview" w:date="2026-01-01T00:00:00Z">
        <w:r>
          <w:rPr>
            <w:rStyle w:val="SpecialCharTok"/>
          </w:rPr>
          <w:delText xml:space="preserve">$</w:delText>
        </w:r>
      </w:del>
      <w:del w:id="2516" w:author="PR Preview" w:date="2026-01-01T00:00:00Z">
        <w:r>
          <w:rPr>
            <w:rStyle w:val="NormalTok"/>
          </w:rPr>
          <w:delText xml:space="preserve">number)</w:delText>
        </w:r>
      </w:del>
      <w:del w:id="2517" w:author="PR Preview" w:date="2026-01-01T00:00:00Z">
        <w:r>
          <w:br/>
        </w:r>
      </w:del>
      <w:del w:id="2518" w:author="PR Preview" w:date="2026-01-01T00:00:00Z">
        <w:r>
          <w:rPr>
            <w:rStyle w:val="NormalTok"/>
          </w:rPr>
          <w:delText xml:space="preserve">mle</w:delText>
        </w:r>
      </w:del>
      <w:del w:id="2519" w:author="PR Preview" w:date="2026-01-01T00:00:00Z">
        <w:r>
          <w:br/>
        </w:r>
      </w:del>
      <w:del w:id="2520" w:author="PR Preview" w:date="2026-01-01T00:00:00Z">
        <w:r>
          <w:rPr>
            <w:rStyle w:val="CommentTok"/>
          </w:rPr>
          <w:delText xml:space="preserve">#&gt; [1] 5.53846</w:delText>
        </w:r>
      </w:del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p>
      <w:pPr>
        <w:pStyle w:val="FirstParagraph"/>
      </w:pPr>
      <w:del w:id="2521" w:author="PR Preview" w:date="2026-01-01T00:00:00Z">
        <w:r>
          <w:rPr>
            <w:b/>
            <w:bCs/>
          </w:rPr>
          <w:delText xml:space="preserve">Exercise 34 (Graphing the MLE)</w:delText>
        </w:r>
      </w:del>
      <w:del w:id="2522" w:author="PR Preview" w:date="2026-01-01T00:00:00Z">
        <w:r>
          <w:delText xml:space="preserve"> </w:delText>
        </w:r>
      </w:del>
      <w:del w:id="2523" w:author="PR Preview" w:date="2026-01-01T00:00:00Z">
        <w:r>
          <w:delText xml:space="preserve">Graph the log-likelihood with the MLE superimposed.</w:delText>
        </w:r>
      </w:del>
    </w:p>
    <w:p>
      <w:pPr>
        <w:pStyle w:val="BodyText"/>
      </w:pPr>
      <w:del w:id="2524" w:author="PR Preview" w:date="2026-01-01T00:00:00Z">
        <w:r>
          <w:rPr>
            <w:i/>
            <w:iCs/>
          </w:rPr>
          <w:delText xml:space="preserve">Solution 34</w:delText>
        </w:r>
      </w:del>
      <w:del w:id="2525" w:author="PR Preview" w:date="2026-01-01T00:00:00Z">
        <w:r>
          <w:delText xml:space="preserve">. </w:delText>
        </w:r>
      </w:del>
    </w:p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6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0"/>
        </w:tc>
      </w:tr>
    </w:tbl>
    <w:bookmarkEnd w:id="231"/>
    <w:bookmarkStart w:id="261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7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2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2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3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4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4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5" w:name="exm-fisher-scoring-poisson"/>
    <w:p>
      <w:pPr>
        <w:pStyle w:val="BodyText"/>
      </w:pPr>
      <w:r>
        <w:rPr>
          <w:b/>
          <w:bCs/>
        </w:rPr>
        <w:t xml:space="preserve">Example 13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5"/>
    <w:bookmarkStart w:id="236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6"/>
    <w:p>
      <w:pPr>
        <w:pStyle w:val="BodyText"/>
      </w:pPr>
      <w:del w:id="2526" w:author="PR Preview" w:date="2026-01-01T00:00:00Z">
        <w:r>
          <w:delText xml:space="preserve">For</w:delText>
        </w:r>
      </w:del>
      <w:del w:id="2527" w:author="PR Preview" w:date="2026-01-01T00:00:00Z">
        <w:r>
          <w:delText xml:space="preserve"> </w:delText>
        </w:r>
      </w:del>
      <m:oMath>
        <m:r>
          <m:rPr>
            <m:sty m:val="p"/>
          </m:rPr>
          <m:t>iid</m:t>
        </m:r>
      </m:oMath>
      <w:del w:id="2528" w:author="PR Preview" w:date="2026-01-01T00:00:00Z">
        <w:r>
          <w:delText xml:space="preserve"> </w:delText>
        </w:r>
      </w:del>
      <w:del w:id="2529" w:author="PR Preview" w:date="2026-01-01T00:00:00Z">
        <w:r>
          <w:delText xml:space="preserve">data,</w:delText>
        </w:r>
      </w:del>
      <w:del w:id="2530" w:author="PR Preview" w:date="2026-01-01T00:00:00Z">
        <w:r>
          <w:delText xml:space="preserve"> </w:delText>
        </w:r>
      </w:del>
      <w:del w:id="2531" w:author="PR Preview" w:date="2026-01-01T00:00:00Z">
        <w:r>
          <w:delText xml:space="preserve">$\frac{1}{n}I_e(\theta; \mathord{\smash[b]{\underset{\raise.3ex\hbox{$\scriptstyle\sim$}}{x}}\vphantom{x}})$</w:delText>
        </w:r>
      </w:del>
      <w:del w:id="2532" w:author="PR Preview" w:date="2026-01-01T00:00:00Z">
        <w:r>
          <w:delText xml:space="preserve"> </w:delText>
        </w:r>
      </w:del>
      <w:del w:id="2533" w:author="PR Preview" w:date="2026-01-01T00:00:00Z">
        <w:r>
          <w:delText xml:space="preserve">is the sample covariance matrix (with divisor</w:delText>
        </w:r>
      </w:del>
      <w:del w:id="2534" w:author="PR Preview" w:date="2026-01-01T00:00:00Z">
        <w:r>
          <w:delText xml:space="preserve"> </w:delText>
        </w:r>
      </w:del>
      <m:oMath>
        <m:r>
          <m:t>n</m:t>
        </m:r>
      </m:oMath>
      <w:del w:id="2535" w:author="PR Preview" w:date="2026-01-01T00:00:00Z">
        <w:r>
          <w:delText xml:space="preserve">)</w:delText>
        </w:r>
      </w:del>
      <w:del w:id="2536" w:author="PR Preview" w:date="2026-01-01T00:00:00Z">
        <w:r>
          <w:delText xml:space="preserve"> </w:delText>
        </w:r>
      </w:del>
      <w:del w:id="2537" w:author="PR Preview" w:date="2026-01-01T00:00:00Z">
        <w:r>
          <w:delText xml:space="preserve">of the observations’ scores,</w:delText>
        </w:r>
      </w:del>
      <w:del w:id="2538" w:author="PR Preview" w:date="2026-01-01T00:00:00Z">
        <w:r>
          <w:delText xml:space="preserve"> </w:delText>
        </w:r>
      </w:del>
      <w:del w:id="2539" w:author="PR Preview" w:date="2026-01-01T00:00:00Z">
        <w:r>
          <w:delText xml:space="preserve">so it estimates the covariance matrix of one observation’s score,</w:delText>
        </w:r>
      </w:del>
      <w:del w:id="254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del w:id="2541" w:author="PR Preview" w:date="2026-01-01T00:00:00Z">
        <w:r>
          <w:delText xml:space="preserve"> </w:delText>
        </w:r>
      </w:del>
      <w:del w:id="2542" w:author="PR Preview" w:date="2026-01-01T00:00:00Z">
        <w:r>
          <w:delText xml:space="preserve">(</w:delText>
        </w:r>
      </w:del>
      <w:hyperlink w:anchor="thm-information-equality">
        <w:del w:id="2543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2544" w:author="PR Preview" w:date="2026-01-01T00:00:00Z">
        <w:r>
          <w:delText xml:space="preserve">).</w:delText>
        </w:r>
      </w:del>
      <w:del w:id="2545" w:author="PR Preview" w:date="2026-01-01T00:00:00Z">
        <w:r>
          <w:delText xml:space="preserve"> </w:delText>
        </w:r>
      </w:del>
      <w:del w:id="2546" w:author="PR Preview" w:date="2026-01-01T00:00:00Z">
        <w:r>
          <w:delText xml:space="preserve">The empirical information needs only first derivatives,</w:delText>
        </w:r>
      </w:del>
      <w:del w:id="2547" w:author="PR Preview" w:date="2026-01-01T00:00:00Z">
        <w:r>
          <w:delText xml:space="preserve"> </w:delText>
        </w:r>
      </w:del>
      <w:del w:id="2548" w:author="PR Preview" w:date="2026-01-01T00:00:00Z">
        <w:r>
          <w:delText xml:space="preserve">so it can be easier to compute than the observed information,</w:delText>
        </w:r>
      </w:del>
      <w:del w:id="2549" w:author="PR Preview" w:date="2026-01-01T00:00:00Z">
        <w:r>
          <w:delText xml:space="preserve"> </w:delText>
        </w:r>
      </w:del>
      <w:del w:id="2550" w:author="PR Preview" w:date="2026-01-01T00:00:00Z">
        <w:r>
          <w:delText xml:space="preserve">and it can replace the observed information in the Newton-Raphson update.</w:delText>
        </w:r>
      </w:del>
    </w:p>
    <w:p>
      <w:pPr>
        <w:pStyle w:val="BodyText"/>
      </w:pPr>
      <w:ins w:id="2551" w:author="PR Preview" w:date="2026-01-01T00:00:00Z">
        <w:r>
          <w:t xml:space="preserve">For</w:t>
        </w:r>
      </w:ins>
      <w:ins w:id="2552" w:author="PR Preview" w:date="2026-01-01T00:00:00Z">
        <w:r>
          <w:t xml:space="preserve"> </w:t>
        </w:r>
      </w:ins>
      <m:oMath>
        <m:r>
          <m:rPr>
            <m:sty m:val="p"/>
          </m:rPr>
          <m:t>iid</m:t>
        </m:r>
      </m:oMath>
      <w:ins w:id="2553" w:author="PR Preview" w:date="2026-01-01T00:00:00Z">
        <w:r>
          <w:t xml:space="preserve"> </w:t>
        </w:r>
      </w:ins>
      <w:ins w:id="2554" w:author="PR Preview" w:date="2026-01-01T00:00:00Z">
        <w:r>
          <w:t xml:space="preserve">data,</w:t>
        </w:r>
      </w:ins>
      <w:ins w:id="2555" w:author="PR Preview" w:date="2026-01-01T00:00:00Z">
        <w:r>
          <w:t xml:space="preserve"> </w:t>
        </w:r>
      </w:ins>
      <w:ins w:id="2556" w:author="PR Preview" w:date="2026-01-01T00:00:00Z">
        <w:r>
          <w:t xml:space="preserve">$\frac{1}{n}I_e(\theta; \mathord{\smash[b]{\underset{\raise.3ex\hbox{$\scriptstyle\sim$}}{x}}\vphantom{x}})$</w:t>
        </w:r>
      </w:ins>
      <w:ins w:id="2557" w:author="PR Preview" w:date="2026-01-01T00:00:00Z">
        <w:r>
          <w:t xml:space="preserve"> </w:t>
        </w:r>
      </w:ins>
      <w:ins w:id="2558" w:author="PR Preview" w:date="2026-01-01T00:00:00Z">
        <w:r>
          <w:t xml:space="preserve">is the sample covariance matrix (with divisor</w:t>
        </w:r>
      </w:ins>
      <w:ins w:id="2559" w:author="PR Preview" w:date="2026-01-01T00:00:00Z">
        <w:r>
          <w:t xml:space="preserve"> </w:t>
        </w:r>
      </w:ins>
      <m:oMath>
        <m:r>
          <m:t>n</m:t>
        </m:r>
      </m:oMath>
      <w:ins w:id="2560" w:author="PR Preview" w:date="2026-01-01T00:00:00Z">
        <w:r>
          <w:t xml:space="preserve">)</w:t>
        </w:r>
      </w:ins>
      <w:ins w:id="2561" w:author="PR Preview" w:date="2026-01-01T00:00:00Z">
        <w:r>
          <w:t xml:space="preserve"> </w:t>
        </w:r>
      </w:ins>
      <w:ins w:id="2562" w:author="PR Preview" w:date="2026-01-01T00:00:00Z">
        <w:r>
          <w:t xml:space="preserve">of the observations’ scores,</w:t>
        </w:r>
      </w:ins>
      <w:ins w:id="2563" w:author="PR Preview" w:date="2026-01-01T00:00:00Z">
        <w:r>
          <w:t xml:space="preserve"> </w:t>
        </w:r>
      </w:ins>
      <w:ins w:id="2564" w:author="PR Preview" w:date="2026-01-01T00:00:00Z">
        <w:r>
          <w:t xml:space="preserve">so it estimates the covariance matrix of one observation’s score,</w:t>
        </w:r>
      </w:ins>
      <w:ins w:id="256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ins w:id="2566" w:author="PR Preview" w:date="2026-01-01T00:00:00Z">
        <w:r>
          <w:t xml:space="preserve"> </w:t>
        </w:r>
      </w:ins>
      <w:ins w:id="2567" w:author="PR Preview" w:date="2026-01-01T00:00:00Z">
        <w:r>
          <w:t xml:space="preserve">(</w:t>
        </w:r>
      </w:ins>
      <w:hyperlink w:anchor="thm-information-equality">
        <w:ins w:id="2568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2569" w:author="PR Preview" w:date="2026-01-01T00:00:00Z">
        <w:r>
          <w:t xml:space="preserve">).</w:t>
        </w:r>
      </w:ins>
      <w:ins w:id="2570" w:author="PR Preview" w:date="2026-01-01T00:00:00Z">
        <w:r>
          <w:t xml:space="preserve"> </w:t>
        </w:r>
      </w:ins>
      <w:ins w:id="2571" w:author="PR Preview" w:date="2026-01-01T00:00:00Z">
        <w:r>
          <w:t xml:space="preserve">The empirical information needs only first derivatives,</w:t>
        </w:r>
      </w:ins>
      <w:ins w:id="2572" w:author="PR Preview" w:date="2026-01-01T00:00:00Z">
        <w:r>
          <w:t xml:space="preserve"> </w:t>
        </w:r>
      </w:ins>
      <w:ins w:id="2573" w:author="PR Preview" w:date="2026-01-01T00:00:00Z">
        <w:r>
          <w:t xml:space="preserve">so it can be easier to compute than the observed information,</w:t>
        </w:r>
      </w:ins>
      <w:ins w:id="2574" w:author="PR Preview" w:date="2026-01-01T00:00:00Z">
        <w:r>
          <w:t xml:space="preserve"> </w:t>
        </w:r>
      </w:ins>
      <w:ins w:id="2575" w:author="PR Preview" w:date="2026-01-01T00:00:00Z">
        <w:r>
          <w:t xml:space="preserve">and it can replace the observed information in the Newton-Raphson update.</w:t>
        </w:r>
      </w:ins>
    </w:p>
    <w:bookmarkEnd w:id="237"/>
    <w:bookmarkStart w:id="260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8" w:name="exm-dobson-cyclones-Newton"/>
    <w:p>
      <w:pPr>
        <w:pStyle w:val="FirstParagraph"/>
      </w:pPr>
      <w:del w:id="2576" w:author="PR Preview" w:date="2026-01-01T00:00:00Z">
        <w:r>
          <w:rPr>
            <w:b/>
            <w:bCs/>
          </w:rPr>
          <w:delText xml:space="preserve">Example 14 (Finding the MLE using the Newton-Raphson algorithm)</w:delText>
        </w:r>
      </w:del>
      <w:del w:id="2577" w:author="PR Preview" w:date="2026-01-01T00:00:00Z">
        <w:r>
          <w:delText xml:space="preserve"> </w:delText>
        </w:r>
      </w:del>
      <w:del w:id="2578" w:author="PR Preview" w:date="2026-01-01T00:00:00Z">
        <w:r>
          <w:delText xml:space="preserve">We found the MLE</w:delText>
        </w:r>
      </w:del>
      <w:del w:id="257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2580" w:author="PR Preview" w:date="2026-01-01T00:00:00Z">
        <w:r>
          <w:delText xml:space="preserve"> </w:delText>
        </w:r>
      </w:del>
      <w:del w:id="2581" w:author="PR Preview" w:date="2026-01-01T00:00:00Z">
        <w:r>
          <w:delText xml:space="preserve">by solving the score equation</w:delText>
        </w:r>
      </w:del>
      <w:del w:id="2582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583" w:author="PR Preview" w:date="2026-01-01T00:00:00Z">
        <w:r>
          <w:delText xml:space="preserve"> </w:delText>
        </w:r>
      </w:del>
      <w:del w:id="2584" w:author="PR Preview" w:date="2026-01-01T00:00:00Z">
        <w:r>
          <w:delText xml:space="preserve">algebraically</w:delText>
        </w:r>
      </w:del>
      <w:del w:id="2585" w:author="PR Preview" w:date="2026-01-01T00:00:00Z">
        <w:r>
          <w:delText xml:space="preserve"> </w:delText>
        </w:r>
      </w:del>
      <w:del w:id="2586" w:author="PR Preview" w:date="2026-01-01T00:00:00Z">
        <w:r>
          <w:delText xml:space="preserve">(</w:delText>
        </w:r>
      </w:del>
      <w:hyperlink w:anchor="exr-solve-score-equation">
        <w:del w:id="2587" w:author="PR Preview" w:date="2026-01-01T00:00:00Z">
          <w:r>
            <w:rPr>
              <w:rStyle w:val="Hyperlink"/>
            </w:rPr>
            <w:delText xml:space="preserve">Exercise 31</w:delText>
          </w:r>
        </w:del>
      </w:hyperlink>
      <w:del w:id="2588" w:author="PR Preview" w:date="2026-01-01T00:00:00Z">
        <w:r>
          <w:delText xml:space="preserve">).</w:delText>
        </w:r>
      </w:del>
      <w:del w:id="2589" w:author="PR Preview" w:date="2026-01-01T00:00:00Z">
        <w:r>
          <w:delText xml:space="preserve"> </w:delText>
        </w:r>
      </w:del>
      <w:del w:id="2590" w:author="PR Preview" w:date="2026-01-01T00:00:00Z">
        <w:r>
          <w:delText xml:space="preserve">If we could not have solved it,</w:delText>
        </w:r>
      </w:del>
      <w:del w:id="2591" w:author="PR Preview" w:date="2026-01-01T00:00:00Z">
        <w:r>
          <w:delText xml:space="preserve"> </w:delText>
        </w:r>
      </w:del>
      <w:del w:id="2592" w:author="PR Preview" w:date="2026-01-01T00:00:00Z">
        <w:r>
          <w:delText xml:space="preserve">we could instead start from an initial guess such as</w:delText>
        </w:r>
      </w:del>
      <w:del w:id="2593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del w:id="2594" w:author="PR Preview" w:date="2026-01-01T00:00:00Z">
        <w:r>
          <w:delText xml:space="preserve"> </w:delText>
        </w:r>
      </w:del>
      <w:del w:id="2595" w:author="PR Preview" w:date="2026-01-01T00:00:00Z">
        <w:r>
          <w:delText xml:space="preserve">and apply the</w:delText>
        </w:r>
      </w:del>
      <w:del w:id="2596" w:author="PR Preview" w:date="2026-01-01T00:00:00Z">
        <w:r>
          <w:delText xml:space="preserve"> </w:delText>
        </w:r>
      </w:del>
      <w:hyperlink w:anchor="sec-newton-raphson">
        <w:del w:id="2597" w:author="PR Preview" w:date="2026-01-01T00:00:00Z">
          <w:r>
            <w:rPr>
              <w:rStyle w:val="Hyperlink"/>
            </w:rPr>
            <w:delText xml:space="preserve">Newton-Raphson algorithm</w:delText>
          </w:r>
        </w:del>
      </w:hyperlink>
      <w:del w:id="2598" w:author="PR Preview" w:date="2026-01-01T00:00:00Z">
        <w:r>
          <w:delText xml:space="preserve">.</w:delText>
        </w:r>
      </w:del>
    </w:p>
    <w:p>
      <w:pPr>
        <w:pStyle w:val="FirstParagraph"/>
      </w:pPr>
      <w:ins w:id="2599" w:author="PR Preview" w:date="2026-01-01T00:00:00Z">
        <w:r>
          <w:rPr>
            <w:b/>
            <w:bCs/>
          </w:rPr>
          <w:t xml:space="preserve">Example 14 (Finding the MLE using the Newton-Raphson algorithm)</w:t>
        </w:r>
      </w:ins>
      <w:ins w:id="2600" w:author="PR Preview" w:date="2026-01-01T00:00:00Z">
        <w:r>
          <w:t xml:space="preserve"> </w:t>
        </w:r>
      </w:ins>
      <w:ins w:id="2601" w:author="PR Preview" w:date="2026-01-01T00:00:00Z">
        <w:r>
          <w:t xml:space="preserve">We found the MLE</w:t>
        </w:r>
      </w:ins>
      <w:ins w:id="260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2603" w:author="PR Preview" w:date="2026-01-01T00:00:00Z">
        <w:r>
          <w:t xml:space="preserve"> </w:t>
        </w:r>
      </w:ins>
      <w:ins w:id="2604" w:author="PR Preview" w:date="2026-01-01T00:00:00Z">
        <w:r>
          <w:t xml:space="preserve">by solving the score equation</w:t>
        </w:r>
      </w:ins>
      <w:ins w:id="2605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606" w:author="PR Preview" w:date="2026-01-01T00:00:00Z">
        <w:r>
          <w:t xml:space="preserve"> </w:t>
        </w:r>
      </w:ins>
      <w:ins w:id="2607" w:author="PR Preview" w:date="2026-01-01T00:00:00Z">
        <w:r>
          <w:t xml:space="preserve">algebraically</w:t>
        </w:r>
      </w:ins>
      <w:ins w:id="2608" w:author="PR Preview" w:date="2026-01-01T00:00:00Z">
        <w:r>
          <w:t xml:space="preserve"> </w:t>
        </w:r>
      </w:ins>
      <w:ins w:id="2609" w:author="PR Preview" w:date="2026-01-01T00:00:00Z">
        <w:r>
          <w:t xml:space="preserve">(</w:t>
        </w:r>
      </w:ins>
      <w:hyperlink w:anchor="exr-solve-score-equation">
        <w:ins w:id="2610" w:author="PR Preview" w:date="2026-01-01T00:00:00Z">
          <w:r>
            <w:rPr>
              <w:rStyle w:val="Hyperlink"/>
            </w:rPr>
            <w:t xml:space="preserve">Exercise 29</w:t>
          </w:r>
        </w:ins>
      </w:hyperlink>
      <w:ins w:id="2611" w:author="PR Preview" w:date="2026-01-01T00:00:00Z">
        <w:r>
          <w:t xml:space="preserve">).</w:t>
        </w:r>
      </w:ins>
      <w:ins w:id="2612" w:author="PR Preview" w:date="2026-01-01T00:00:00Z">
        <w:r>
          <w:t xml:space="preserve"> </w:t>
        </w:r>
      </w:ins>
      <w:ins w:id="2613" w:author="PR Preview" w:date="2026-01-01T00:00:00Z">
        <w:r>
          <w:t xml:space="preserve">If we could not have solved it,</w:t>
        </w:r>
      </w:ins>
      <w:ins w:id="2614" w:author="PR Preview" w:date="2026-01-01T00:00:00Z">
        <w:r>
          <w:t xml:space="preserve"> </w:t>
        </w:r>
      </w:ins>
      <w:ins w:id="2615" w:author="PR Preview" w:date="2026-01-01T00:00:00Z">
        <w:r>
          <w:t xml:space="preserve">we could instead start from an initial guess such as</w:t>
        </w:r>
      </w:ins>
      <w:ins w:id="2616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ins w:id="2617" w:author="PR Preview" w:date="2026-01-01T00:00:00Z">
        <w:r>
          <w:t xml:space="preserve"> </w:t>
        </w:r>
      </w:ins>
      <w:ins w:id="2618" w:author="PR Preview" w:date="2026-01-01T00:00:00Z">
        <w:r>
          <w:t xml:space="preserve">and apply the</w:t>
        </w:r>
      </w:ins>
      <w:ins w:id="2619" w:author="PR Preview" w:date="2026-01-01T00:00:00Z">
        <w:r>
          <w:t xml:space="preserve"> </w:t>
        </w:r>
      </w:ins>
      <w:hyperlink w:anchor="sec-newton-raphson">
        <w:ins w:id="2620" w:author="PR Preview" w:date="2026-01-01T00:00:00Z">
          <w:r>
            <w:rPr>
              <w:rStyle w:val="Hyperlink"/>
            </w:rPr>
            <w:t xml:space="preserve">Newton-Raphson algorithm</w:t>
          </w:r>
        </w:ins>
      </w:hyperlink>
      <w:ins w:id="2621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8"/>
    <w:p>
      <w:pPr>
        <w:pStyle w:val="FirstParagraph"/>
      </w:pPr>
      <w:del w:id="2622" w:author="PR Preview" w:date="2026-01-01T00:00:00Z">
        <w:r>
          <w:delText xml:space="preserve">From</w:delText>
        </w:r>
      </w:del>
      <w:del w:id="2623" w:author="PR Preview" w:date="2026-01-01T00:00:00Z">
        <w:r>
          <w:delText xml:space="preserve"> </w:delText>
        </w:r>
      </w:del>
      <w:hyperlink w:anchor="exr-cyclone-score-fn">
        <w:del w:id="2624" w:author="PR Preview" w:date="2026-01-01T00:00:00Z">
          <w:r>
            <w:rPr>
              <w:rStyle w:val="Hyperlink"/>
            </w:rPr>
            <w:delText xml:space="preserve">Exercise 26</w:delText>
          </w:r>
        </w:del>
      </w:hyperlink>
      <w:del w:id="2625" w:author="PR Preview" w:date="2026-01-01T00:00:00Z">
        <w:r>
          <w:delText xml:space="preserve"> </w:delText>
        </w:r>
      </w:del>
      <w:del w:id="2626" w:author="PR Preview" w:date="2026-01-01T00:00:00Z">
        <w:r>
          <w:delText xml:space="preserve">and</w:delText>
        </w:r>
      </w:del>
      <w:del w:id="2627" w:author="PR Preview" w:date="2026-01-01T00:00:00Z">
        <w:r>
          <w:delText xml:space="preserve"> </w:delText>
        </w:r>
      </w:del>
      <w:hyperlink w:anchor="exr-hessian">
        <w:del w:id="2628" w:author="PR Preview" w:date="2026-01-01T00:00:00Z">
          <w:r>
            <w:rPr>
              <w:rStyle w:val="Hyperlink"/>
            </w:rPr>
            <w:delText xml:space="preserve">Exercise 28</w:delText>
          </w:r>
        </w:del>
      </w:hyperlink>
      <w:del w:id="2629" w:author="PR Preview" w:date="2026-01-01T00:00:00Z">
        <w:r>
          <w:delText xml:space="preserve">,</w:delText>
        </w:r>
      </w:del>
      <w:del w:id="2630" w:author="PR Preview" w:date="2026-01-01T00:00:00Z">
        <w:r>
          <w:delText xml:space="preserve"> </w:delText>
        </w:r>
      </w:del>
      <w:del w:id="2631" w:author="PR Preview" w:date="2026-01-01T00:00:00Z">
        <w:r>
          <w:delText xml:space="preserve">the score function and Hessian are:</w:delText>
        </w:r>
      </w:del>
    </w:p>
    <w:p>
      <w:pPr>
        <w:pStyle w:val="FirstParagraph"/>
      </w:pPr>
      <w:ins w:id="2632" w:author="PR Preview" w:date="2026-01-01T00:00:00Z">
        <w:r>
          <w:t xml:space="preserve">From</w:t>
        </w:r>
      </w:ins>
      <w:ins w:id="2633" w:author="PR Preview" w:date="2026-01-01T00:00:00Z">
        <w:r>
          <w:t xml:space="preserve"> </w:t>
        </w:r>
      </w:ins>
      <w:hyperlink w:anchor="exr-cyclone-score-fn">
        <w:ins w:id="2634" w:author="PR Preview" w:date="2026-01-01T00:00:00Z">
          <w:r>
            <w:rPr>
              <w:rStyle w:val="Hyperlink"/>
            </w:rPr>
            <w:t xml:space="preserve">Exercise 24</w:t>
          </w:r>
        </w:ins>
      </w:hyperlink>
      <w:ins w:id="2635" w:author="PR Preview" w:date="2026-01-01T00:00:00Z">
        <w:r>
          <w:t xml:space="preserve"> </w:t>
        </w:r>
      </w:ins>
      <w:ins w:id="2636" w:author="PR Preview" w:date="2026-01-01T00:00:00Z">
        <w:r>
          <w:t xml:space="preserve">and</w:t>
        </w:r>
      </w:ins>
      <w:ins w:id="2637" w:author="PR Preview" w:date="2026-01-01T00:00:00Z">
        <w:r>
          <w:t xml:space="preserve"> </w:t>
        </w:r>
      </w:ins>
      <w:hyperlink w:anchor="exr-hessian">
        <w:ins w:id="2638" w:author="PR Preview" w:date="2026-01-01T00:00:00Z">
          <w:r>
            <w:rPr>
              <w:rStyle w:val="Hyperlink"/>
            </w:rPr>
            <w:t xml:space="preserve">Exercise 26</w:t>
          </w:r>
        </w:ins>
      </w:hyperlink>
      <w:ins w:id="2639" w:author="PR Preview" w:date="2026-01-01T00:00:00Z">
        <w:r>
          <w:t xml:space="preserve">,</w:t>
        </w:r>
      </w:ins>
      <w:ins w:id="2640" w:author="PR Preview" w:date="2026-01-01T00:00:00Z">
        <w:r>
          <w:t xml:space="preserve"> </w:t>
        </w:r>
      </w:ins>
      <w:ins w:id="2641" w:author="PR Preview" w:date="2026-01-01T00:00:00Z">
        <w:r>
          <w:t xml:space="preserve">the score function and Hessian are:</w:t>
        </w:r>
      </w:ins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2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0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4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5"/>
          <w:p/>
        </w:tc>
      </w:tr>
    </w:tbl>
    <w:p>
      <w:pPr>
        <w:pStyle w:val="BodyText"/>
      </w:pPr>
      <w:del w:id="2642" w:author="PR Preview" w:date="2026-01-01T00:00:00Z">
        <w:r>
          <w:delText xml:space="preserve">The final estimate matches the closed-form MLE,</w:delText>
        </w:r>
      </w:del>
      <w:del w:id="2643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del w:id="2644" w:author="PR Preview" w:date="2026-01-01T00:00:00Z">
        <w:r>
          <w:delText xml:space="preserve"> </w:delText>
        </w:r>
      </w:del>
      <w:del w:id="2645" w:author="PR Preview" w:date="2026-01-01T00:00:00Z">
        <w:r>
          <w:delText xml:space="preserve">(</w:delText>
        </w:r>
      </w:del>
      <w:hyperlink w:anchor="exr-find-mle">
        <w:del w:id="2646" w:author="PR Preview" w:date="2026-01-01T00:00:00Z">
          <w:r>
            <w:rPr>
              <w:rStyle w:val="Hyperlink"/>
            </w:rPr>
            <w:delText xml:space="preserve">Exercise 33</w:delText>
          </w:r>
        </w:del>
      </w:hyperlink>
      <w:del w:id="2647" w:author="PR Preview" w:date="2026-01-01T00:00:00Z">
        <w:r>
          <w:delText xml:space="preserve">).</w:delText>
        </w:r>
      </w:del>
    </w:p>
    <w:p>
      <w:pPr>
        <w:pStyle w:val="BodyText"/>
      </w:pPr>
      <w:ins w:id="2648" w:author="PR Preview" w:date="2026-01-01T00:00:00Z">
        <w:r>
          <w:t xml:space="preserve">The final estimate matches the closed-form MLE,</w:t>
        </w:r>
      </w:ins>
      <w:ins w:id="2649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ins w:id="2650" w:author="PR Preview" w:date="2026-01-01T00:00:00Z">
        <w:r>
          <w:t xml:space="preserve"> </w:t>
        </w:r>
      </w:ins>
      <w:ins w:id="2651" w:author="PR Preview" w:date="2026-01-01T00:00:00Z">
        <w:r>
          <w:t xml:space="preserve">(</w:t>
        </w:r>
      </w:ins>
      <w:hyperlink w:anchor="exr-find-mle">
        <w:ins w:id="2652" w:author="PR Preview" w:date="2026-01-01T00:00:00Z">
          <w:r>
            <w:rPr>
              <w:rStyle w:val="Hyperlink"/>
            </w:rPr>
            <w:t xml:space="preserve">Exercise 31</w:t>
          </w:r>
        </w:ins>
      </w:hyperlink>
      <w:ins w:id="2653" w:author="PR Preview" w:date="2026-01-01T00:00:00Z">
        <w:r>
          <w:t xml:space="preserve">).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9"/>
        </w:tc>
      </w:tr>
    </w:tbl>
    <w:bookmarkEnd w:id="260"/>
    <w:bookmarkEnd w:id="261"/>
    <w:bookmarkEnd w:id="262"/>
    <w:bookmarkStart w:id="266" w:name="sec-bernoulli-mle"/>
    <w:p>
      <w:pPr>
        <w:pStyle w:val="Heading2"/>
      </w:pPr>
      <w:r>
        <w:t xml:space="preserve">3 Maximum likelihood for a Bernoulli model without covariates</w:t>
      </w:r>
    </w:p>
    <w:bookmarkStart w:id="265" w:name="rem-bernoulli-mle-moved"/>
    <w:p>
      <w:pPr>
        <w:pStyle w:val="FirstParagraph"/>
      </w:pPr>
      <w:del w:id="2654" w:author="PR Preview" w:date="2026-01-01T00:00:00Z">
        <w:r>
          <w:rPr>
            <w:i/>
            <w:iCs/>
          </w:rPr>
          <w:delText xml:space="preserve">Remark 11</w:delText>
        </w:r>
      </w:del>
      <w:del w:id="2655" w:author="PR Preview" w:date="2026-01-01T00:00:00Z">
        <w:r>
          <w:delText xml:space="preserve"> (Where the Bernoulli derivation is). </w:delText>
        </w:r>
      </w:del>
      <w:del w:id="2656" w:author="PR Preview" w:date="2026-01-01T00:00:00Z">
        <w:r>
          <w:delText xml:space="preserve">The step-by-step derivation for a Bernoulli model without</w:delText>
        </w:r>
      </w:del>
      <w:del w:id="2657" w:author="PR Preview" w:date="2026-01-01T00:00:00Z">
        <w:r>
          <w:delText xml:space="preserve"> </w:delText>
        </w:r>
      </w:del>
      <w:hyperlink r:id="rId263">
        <w:del w:id="2658" w:author="PR Preview" w:date="2026-01-01T00:00:00Z">
          <w:r>
            <w:rPr>
              <w:rStyle w:val="Hyperlink"/>
            </w:rPr>
            <w:delText xml:space="preserve">covariates</w:delText>
          </w:r>
        </w:del>
      </w:hyperlink>
      <w:del w:id="2659" w:author="PR Preview" w:date="2026-01-01T00:00:00Z">
        <w:r>
          <w:delText xml:space="preserve"> </w:delText>
        </w:r>
      </w:del>
      <w:del w:id="2660" w:author="PR Preview" w:date="2026-01-01T00:00:00Z">
        <w:r>
          <w:delText xml:space="preserve">is on its own page,</w:delText>
        </w:r>
      </w:del>
      <w:del w:id="2661" w:author="PR Preview" w:date="2026-01-01T00:00:00Z">
        <w:r>
          <w:delText xml:space="preserve"> </w:delText>
        </w:r>
      </w:del>
      <w:hyperlink r:id="rId264">
        <w:del w:id="2662" w:author="PR Preview" w:date="2026-01-01T00:00:00Z">
          <w:r>
            <w:rPr>
              <w:rStyle w:val="Hyperlink"/>
            </w:rPr>
            <w:delText xml:space="preserve">Maximum likelihood for a Bernoulli model</w:delText>
          </w:r>
        </w:del>
      </w:hyperlink>
      <w:del w:id="2663" w:author="PR Preview" w:date="2026-01-01T00:00:00Z">
        <w:r>
          <w:delText xml:space="preserve">.</w:delText>
        </w:r>
      </w:del>
      <w:del w:id="2664" w:author="PR Preview" w:date="2026-01-01T00:00:00Z">
        <w:r>
          <w:delText xml:space="preserve"> </w:delText>
        </w:r>
      </w:del>
      <w:del w:id="2665" w:author="PR Preview" w:date="2026-01-01T00:00:00Z">
        <w:r>
          <w:delText xml:space="preserve">It was a section of this page, with the id</w:delText>
        </w:r>
      </w:del>
      <w:del w:id="2666" w:author="PR Preview" w:date="2026-01-01T00:00:00Z">
        <w:r>
          <w:delText xml:space="preserve"> </w:delText>
        </w:r>
      </w:del>
      <w:del w:id="2667" w:author="PR Preview" w:date="2026-01-01T00:00:00Z">
        <w:r>
          <w:rPr>
            <w:rStyle w:val="VerbatimChar"/>
          </w:rPr>
          <w:delText xml:space="preserve">sec-bernoulli-mle</w:delText>
        </w:r>
      </w:del>
      <w:del w:id="2668" w:author="PR Preview" w:date="2026-01-01T00:00:00Z">
        <w:r>
          <w:delText xml:space="preserve">.</w:delText>
        </w:r>
      </w:del>
    </w:p>
    <w:p>
      <w:pPr>
        <w:pStyle w:val="FirstParagraph"/>
      </w:pPr>
      <w:ins w:id="2669" w:author="PR Preview" w:date="2026-01-01T00:00:00Z">
        <w:r>
          <w:rPr>
            <w:i/>
            <w:iCs/>
          </w:rPr>
          <w:t xml:space="preserve">Remark 12</w:t>
        </w:r>
      </w:ins>
      <w:ins w:id="2670" w:author="PR Preview" w:date="2026-01-01T00:00:00Z">
        <w:r>
          <w:t xml:space="preserve"> (Where the Bernoulli derivation is). </w:t>
        </w:r>
      </w:ins>
      <w:ins w:id="2671" w:author="PR Preview" w:date="2026-01-01T00:00:00Z">
        <w:r>
          <w:t xml:space="preserve">The step-by-step derivation for a Bernoulli model without</w:t>
        </w:r>
      </w:ins>
      <w:ins w:id="2672" w:author="PR Preview" w:date="2026-01-01T00:00:00Z">
        <w:r>
          <w:t xml:space="preserve"> </w:t>
        </w:r>
      </w:ins>
      <w:hyperlink r:id="rId263">
        <w:ins w:id="2673" w:author="PR Preview" w:date="2026-01-01T00:00:00Z">
          <w:r>
            <w:rPr>
              <w:rStyle w:val="Hyperlink"/>
            </w:rPr>
            <w:t xml:space="preserve">covariates</w:t>
          </w:r>
        </w:ins>
      </w:hyperlink>
      <w:ins w:id="2674" w:author="PR Preview" w:date="2026-01-01T00:00:00Z">
        <w:r>
          <w:t xml:space="preserve"> </w:t>
        </w:r>
      </w:ins>
      <w:ins w:id="2675" w:author="PR Preview" w:date="2026-01-01T00:00:00Z">
        <w:r>
          <w:t xml:space="preserve">is on its own page,</w:t>
        </w:r>
      </w:ins>
      <w:ins w:id="2676" w:author="PR Preview" w:date="2026-01-01T00:00:00Z">
        <w:r>
          <w:t xml:space="preserve"> </w:t>
        </w:r>
      </w:ins>
      <w:hyperlink r:id="rId264">
        <w:ins w:id="2677" w:author="PR Preview" w:date="2026-01-01T00:00:00Z">
          <w:r>
            <w:rPr>
              <w:rStyle w:val="Hyperlink"/>
            </w:rPr>
            <w:t xml:space="preserve">Maximum likelihood for a Bernoulli model</w:t>
          </w:r>
        </w:ins>
      </w:hyperlink>
      <w:ins w:id="2678" w:author="PR Preview" w:date="2026-01-01T00:00:00Z">
        <w:r>
          <w:t xml:space="preserve">.</w:t>
        </w:r>
      </w:ins>
      <w:ins w:id="2679" w:author="PR Preview" w:date="2026-01-01T00:00:00Z">
        <w:r>
          <w:t xml:space="preserve"> </w:t>
        </w:r>
      </w:ins>
      <w:ins w:id="2680" w:author="PR Preview" w:date="2026-01-01T00:00:00Z">
        <w:r>
          <w:t xml:space="preserve">It was a section of this page, with the id</w:t>
        </w:r>
      </w:ins>
      <w:ins w:id="2681" w:author="PR Preview" w:date="2026-01-01T00:00:00Z">
        <w:r>
          <w:t xml:space="preserve"> </w:t>
        </w:r>
      </w:ins>
      <w:ins w:id="2682" w:author="PR Preview" w:date="2026-01-01T00:00:00Z">
        <w:r>
          <w:rPr>
            <w:rStyle w:val="VerbatimChar"/>
          </w:rPr>
          <w:t xml:space="preserve">sec-bernoulli-mle</w:t>
        </w:r>
      </w:ins>
      <w:ins w:id="2683" w:author="PR Preview" w:date="2026-01-01T00:00:00Z">
        <w:r>
          <w:t xml:space="preserve">.</w:t>
        </w:r>
      </w:ins>
    </w:p>
    <w:bookmarkEnd w:id="265"/>
    <w:bookmarkEnd w:id="266"/>
    <w:bookmarkStart w:id="273" w:name="sec-gaussian-mle"/>
    <w:p>
      <w:pPr>
        <w:pStyle w:val="Heading2"/>
      </w:pPr>
      <w:r>
        <w:t xml:space="preserve">4 Maximum likelihood for univariate Gaussian models</w:t>
      </w:r>
    </w:p>
    <w:bookmarkStart w:id="268" w:name="rem-gaussian-mle-moved"/>
    <w:p>
      <w:pPr>
        <w:pStyle w:val="FirstParagraph"/>
      </w:pPr>
      <w:del w:id="2684" w:author="PR Preview" w:date="2026-01-01T00:00:00Z">
        <w:r>
          <w:rPr>
            <w:i/>
            <w:iCs/>
          </w:rPr>
          <w:delText xml:space="preserve">Remark 12</w:delText>
        </w:r>
      </w:del>
      <w:del w:id="2685" w:author="PR Preview" w:date="2026-01-01T00:00:00Z">
        <w:r>
          <w:delText xml:space="preserve"> (Where the Gaussian derivation is). </w:delText>
        </w:r>
      </w:del>
      <w:del w:id="2686" w:author="PR Preview" w:date="2026-01-01T00:00:00Z">
        <w:r>
          <w:delText xml:space="preserve">The step-by-step derivation for a univariate Gaussian model</w:delText>
        </w:r>
      </w:del>
      <w:del w:id="2687" w:author="PR Preview" w:date="2026-01-01T00:00:00Z">
        <w:r>
          <w:delText xml:space="preserve"> </w:delText>
        </w:r>
      </w:del>
      <w:del w:id="2688" w:author="PR Preview" w:date="2026-01-01T00:00:00Z">
        <w:r>
          <w:delText xml:space="preserve">is on its own page,</w:delText>
        </w:r>
      </w:del>
      <w:del w:id="2689" w:author="PR Preview" w:date="2026-01-01T00:00:00Z">
        <w:r>
          <w:delText xml:space="preserve"> </w:delText>
        </w:r>
      </w:del>
      <w:hyperlink r:id="rId267">
        <w:del w:id="2690" w:author="PR Preview" w:date="2026-01-01T00:00:00Z">
          <w:r>
            <w:rPr>
              <w:rStyle w:val="Hyperlink"/>
            </w:rPr>
            <w:delText xml:space="preserve">Maximum likelihood for a Gaussian model</w:delText>
          </w:r>
        </w:del>
      </w:hyperlink>
      <w:del w:id="2691" w:author="PR Preview" w:date="2026-01-01T00:00:00Z">
        <w:r>
          <w:delText xml:space="preserve">.</w:delText>
        </w:r>
      </w:del>
      <w:del w:id="2692" w:author="PR Preview" w:date="2026-01-01T00:00:00Z">
        <w:r>
          <w:delText xml:space="preserve"> </w:delText>
        </w:r>
      </w:del>
      <w:del w:id="2693" w:author="PR Preview" w:date="2026-01-01T00:00:00Z">
        <w:r>
          <w:delText xml:space="preserve">It was a section of this page.</w:delText>
        </w:r>
      </w:del>
    </w:p>
    <w:p>
      <w:pPr>
        <w:pStyle w:val="FirstParagraph"/>
      </w:pPr>
      <w:ins w:id="2694" w:author="PR Preview" w:date="2026-01-01T00:00:00Z">
        <w:r>
          <w:rPr>
            <w:i/>
            <w:iCs/>
          </w:rPr>
          <w:t xml:space="preserve">Remark 13</w:t>
        </w:r>
      </w:ins>
      <w:ins w:id="2695" w:author="PR Preview" w:date="2026-01-01T00:00:00Z">
        <w:r>
          <w:t xml:space="preserve"> (Where the Gaussian derivation is). </w:t>
        </w:r>
      </w:ins>
      <w:ins w:id="2696" w:author="PR Preview" w:date="2026-01-01T00:00:00Z">
        <w:r>
          <w:t xml:space="preserve">The step-by-step derivation for a univariate Gaussian model</w:t>
        </w:r>
      </w:ins>
      <w:ins w:id="2697" w:author="PR Preview" w:date="2026-01-01T00:00:00Z">
        <w:r>
          <w:t xml:space="preserve"> </w:t>
        </w:r>
      </w:ins>
      <w:ins w:id="2698" w:author="PR Preview" w:date="2026-01-01T00:00:00Z">
        <w:r>
          <w:t xml:space="preserve">is on its own page,</w:t>
        </w:r>
      </w:ins>
      <w:ins w:id="2699" w:author="PR Preview" w:date="2026-01-01T00:00:00Z">
        <w:r>
          <w:t xml:space="preserve"> </w:t>
        </w:r>
      </w:ins>
      <w:hyperlink r:id="rId267">
        <w:ins w:id="2700" w:author="PR Preview" w:date="2026-01-01T00:00:00Z">
          <w:r>
            <w:rPr>
              <w:rStyle w:val="Hyperlink"/>
            </w:rPr>
            <w:t xml:space="preserve">Maximum likelihood for a Gaussian model</w:t>
          </w:r>
        </w:ins>
      </w:hyperlink>
      <w:ins w:id="2701" w:author="PR Preview" w:date="2026-01-01T00:00:00Z">
        <w:r>
          <w:t xml:space="preserve">.</w:t>
        </w:r>
      </w:ins>
      <w:ins w:id="2702" w:author="PR Preview" w:date="2026-01-01T00:00:00Z">
        <w:r>
          <w:t xml:space="preserve"> </w:t>
        </w:r>
      </w:ins>
      <w:ins w:id="2703" w:author="PR Preview" w:date="2026-01-01T00:00:00Z">
        <w:r>
          <w:t xml:space="preserve">It was a section of this page.</w:t>
        </w:r>
      </w:ins>
    </w:p>
    <w:bookmarkEnd w:id="268"/>
    <w:bookmarkStart w:id="272" w:name="the-profile-log-likelihood"/>
    <w:p>
      <w:pPr>
        <w:pStyle w:val="Heading3"/>
      </w:pPr>
      <w:r>
        <w:t xml:space="preserve">4.1 The profile log-likelihood</w:t>
      </w:r>
    </w:p>
    <w:bookmarkStart w:id="269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9"/>
    <w:bookmarkStart w:id="271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0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1"/>
    <w:bookmarkEnd w:id="272"/>
    <w:bookmarkEnd w:id="273"/>
    <w:bookmarkStart w:id="320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79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4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8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8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79"/>
    <w:bookmarkStart w:id="284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r:id="rId270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3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3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4"/>
    <w:bookmarkStart w:id="303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3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8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2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3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2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2"/>
    <w:bookmarkEnd w:id="303"/>
    <w:bookmarkStart w:id="305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4"/>
        </w:tc>
      </w:tr>
    </w:tbl>
    <w:bookmarkEnd w:id="305"/>
    <w:bookmarkStart w:id="311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r:id="rId306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del w:id="2704" w:author="PR Preview" w:date="2026-01-01T00:00:00Z">
        <w:r>
          <w:rPr>
            <w:i/>
            <w:iCs/>
          </w:rPr>
          <w:delText xml:space="preserve">Remark 13</w:delText>
        </w:r>
      </w:del>
      <w:del w:id="2705" w:author="PR Preview" w:date="2026-01-01T00:00:00Z">
        <w:r>
          <w:delText xml:space="preserve"> (Choosing the alternative, and observed power). </w:delText>
        </w:r>
      </w:del>
      <w:del w:id="2706" w:author="PR Preview" w:date="2026-01-01T00:00:00Z">
        <w:r>
          <w:delText xml:space="preserve">The alternative</w:delText>
        </w:r>
      </w:del>
      <w:del w:id="2707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1</m:t>
            </m:r>
          </m:sub>
        </m:sSub>
      </m:oMath>
      <w:del w:id="2708" w:author="PR Preview" w:date="2026-01-01T00:00:00Z">
        <w:r>
          <w:delText xml:space="preserve"> </w:delText>
        </w:r>
      </w:del>
      <w:del w:id="2709" w:author="PR Preview" w:date="2026-01-01T00:00:00Z">
        <w:r>
          <w:delText xml:space="preserve">should be chosen before seeing the data,</w:delText>
        </w:r>
      </w:del>
      <w:del w:id="2710" w:author="PR Preview" w:date="2026-01-01T00:00:00Z">
        <w:r>
          <w:delText xml:space="preserve"> </w:delText>
        </w:r>
      </w:del>
      <w:del w:id="2711" w:author="PR Preview" w:date="2026-01-01T00:00:00Z">
        <w:r>
          <w:delText xml:space="preserve">as a difference worth detecting.</w:delText>
        </w:r>
      </w:del>
      <w:del w:id="2712" w:author="PR Preview" w:date="2026-01-01T00:00:00Z">
        <w:r>
          <w:delText xml:space="preserve"> </w:delText>
        </w:r>
      </w:del>
      <w:del w:id="2713" w:author="PR Preview" w:date="2026-01-01T00:00:00Z">
        <w:r>
          <w:delText xml:space="preserve">Power computed at</w:delText>
        </w:r>
      </w:del>
      <w:del w:id="2714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del w:id="2715" w:author="PR Preview" w:date="2026-01-01T00:00:00Z">
        <w:r>
          <w:delText xml:space="preserve"> </w:delText>
        </w:r>
      </w:del>
      <w:del w:id="2716" w:author="PR Preview" w:date="2026-01-01T00:00:00Z">
        <w:r>
          <w:delText xml:space="preserve">(</w:delText>
        </w:r>
      </w:del>
      <w:del w:id="2717" w:author="PR Preview" w:date="2026-01-01T00:00:00Z">
        <w:r>
          <w:delText xml:space="preserve">“observed power”</w:delText>
        </w:r>
      </w:del>
      <w:del w:id="2718" w:author="PR Preview" w:date="2026-01-01T00:00:00Z">
        <w:r>
          <w:delText xml:space="preserve">)</w:delText>
        </w:r>
      </w:del>
      <w:del w:id="2719" w:author="PR Preview" w:date="2026-01-01T00:00:00Z">
        <w:r>
          <w:delText xml:space="preserve"> </w:delText>
        </w:r>
      </w:del>
      <w:del w:id="2720" w:author="PR Preview" w:date="2026-01-01T00:00:00Z">
        <w:r>
          <w:delText xml:space="preserve">is a function of the p-value,</w:delText>
        </w:r>
      </w:del>
      <w:del w:id="2721" w:author="PR Preview" w:date="2026-01-01T00:00:00Z">
        <w:r>
          <w:delText xml:space="preserve"> </w:delText>
        </w:r>
      </w:del>
      <w:del w:id="2722" w:author="PR Preview" w:date="2026-01-01T00:00:00Z">
        <w:r>
          <w:delText xml:space="preserve">so it adds no information about the data already analyzed</w:delText>
        </w:r>
      </w:del>
      <w:del w:id="2723" w:author="PR Preview" w:date="2026-01-01T00:00:00Z">
        <w:r>
          <w:delText xml:space="preserve"> </w:delText>
        </w:r>
      </w:del>
      <w:del w:id="2724" w:author="PR Preview" w:date="2026-01-01T00:00:00Z">
        <w:r>
          <w:delText xml:space="preserve">[25]</w:delText>
        </w:r>
      </w:del>
      <w:del w:id="2725" w:author="PR Preview" w:date="2026-01-01T00:00:00Z">
        <w:r>
          <w:delText xml:space="preserve">.</w:delText>
        </w:r>
      </w:del>
    </w:p>
    <w:p>
      <w:pPr>
        <w:pStyle w:val="BodyText"/>
      </w:pPr>
      <w:ins w:id="2726" w:author="PR Preview" w:date="2026-01-01T00:00:00Z">
        <w:r>
          <w:rPr>
            <w:i/>
            <w:iCs/>
          </w:rPr>
          <w:t xml:space="preserve">Remark 14</w:t>
        </w:r>
      </w:ins>
      <w:ins w:id="2727" w:author="PR Preview" w:date="2026-01-01T00:00:00Z">
        <w:r>
          <w:t xml:space="preserve"> (Choosing the alternative, and observed power). </w:t>
        </w:r>
      </w:ins>
      <w:ins w:id="2728" w:author="PR Preview" w:date="2026-01-01T00:00:00Z">
        <w:r>
          <w:t xml:space="preserve">The alternative</w:t>
        </w:r>
      </w:ins>
      <w:ins w:id="2729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1</m:t>
            </m:r>
          </m:sub>
        </m:sSub>
      </m:oMath>
      <w:ins w:id="2730" w:author="PR Preview" w:date="2026-01-01T00:00:00Z">
        <w:r>
          <w:t xml:space="preserve"> </w:t>
        </w:r>
      </w:ins>
      <w:ins w:id="2731" w:author="PR Preview" w:date="2026-01-01T00:00:00Z">
        <w:r>
          <w:t xml:space="preserve">should be chosen before seeing the data,</w:t>
        </w:r>
      </w:ins>
      <w:ins w:id="2732" w:author="PR Preview" w:date="2026-01-01T00:00:00Z">
        <w:r>
          <w:t xml:space="preserve"> </w:t>
        </w:r>
      </w:ins>
      <w:ins w:id="2733" w:author="PR Preview" w:date="2026-01-01T00:00:00Z">
        <w:r>
          <w:t xml:space="preserve">as a difference worth detecting.</w:t>
        </w:r>
      </w:ins>
      <w:ins w:id="2734" w:author="PR Preview" w:date="2026-01-01T00:00:00Z">
        <w:r>
          <w:t xml:space="preserve"> </w:t>
        </w:r>
      </w:ins>
      <w:ins w:id="2735" w:author="PR Preview" w:date="2026-01-01T00:00:00Z">
        <w:r>
          <w:t xml:space="preserve">Power computed at</w:t>
        </w:r>
      </w:ins>
      <w:ins w:id="2736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ins w:id="2737" w:author="PR Preview" w:date="2026-01-01T00:00:00Z">
        <w:r>
          <w:t xml:space="preserve"> </w:t>
        </w:r>
      </w:ins>
      <w:ins w:id="2738" w:author="PR Preview" w:date="2026-01-01T00:00:00Z">
        <w:r>
          <w:t xml:space="preserve">(</w:t>
        </w:r>
      </w:ins>
      <w:ins w:id="2739" w:author="PR Preview" w:date="2026-01-01T00:00:00Z">
        <w:r>
          <w:t xml:space="preserve">“observed power”</w:t>
        </w:r>
      </w:ins>
      <w:ins w:id="2740" w:author="PR Preview" w:date="2026-01-01T00:00:00Z">
        <w:r>
          <w:t xml:space="preserve">)</w:t>
        </w:r>
      </w:ins>
      <w:ins w:id="2741" w:author="PR Preview" w:date="2026-01-01T00:00:00Z">
        <w:r>
          <w:t xml:space="preserve"> </w:t>
        </w:r>
      </w:ins>
      <w:ins w:id="2742" w:author="PR Preview" w:date="2026-01-01T00:00:00Z">
        <w:r>
          <w:t xml:space="preserve">is a function of the p-value,</w:t>
        </w:r>
      </w:ins>
      <w:ins w:id="2743" w:author="PR Preview" w:date="2026-01-01T00:00:00Z">
        <w:r>
          <w:t xml:space="preserve"> </w:t>
        </w:r>
      </w:ins>
      <w:ins w:id="2744" w:author="PR Preview" w:date="2026-01-01T00:00:00Z">
        <w:r>
          <w:t xml:space="preserve">so it adds no information about the data already analyzed</w:t>
        </w:r>
      </w:ins>
      <w:ins w:id="2745" w:author="PR Preview" w:date="2026-01-01T00:00:00Z">
        <w:r>
          <w:t xml:space="preserve"> </w:t>
        </w:r>
      </w:ins>
      <w:ins w:id="2746" w:author="PR Preview" w:date="2026-01-01T00:00:00Z">
        <w:r>
          <w:t xml:space="preserve">[25]</w:t>
        </w:r>
      </w:ins>
      <w:ins w:id="2747" w:author="PR Preview" w:date="2026-01-01T00:00:00Z">
        <w:r>
          <w:t xml:space="preserve">.</w:t>
        </w:r>
      </w:ins>
    </w:p>
    <w:bookmarkEnd w:id="317"/>
    <w:bookmarkEnd w:id="318"/>
    <w:bookmarkStart w:id="319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6 Practice exercises</w:t>
      </w:r>
    </w:p>
    <w:bookmarkStart w:id="321" w:name="exr-prac-binom-lik"/>
    <w:p>
      <w:pPr>
        <w:pStyle w:val="FirstParagraph"/>
      </w:pPr>
      <w:del w:id="2748" w:author="PR Preview" w:date="2026-01-01T00:00:00Z">
        <w:r>
          <w:rPr>
            <w:b/>
            <w:bCs/>
          </w:rPr>
          <w:delText xml:space="preserve">Exercise 35 (Binomial likelihood (adapted from</w:delText>
        </w:r>
      </w:del>
      <w:del w:id="2749" w:author="PR Preview" w:date="2026-01-01T00:00:00Z">
        <w:r>
          <w:rPr>
            <w:b/>
            <w:bCs/>
          </w:rPr>
          <w:delText xml:space="preserve"> </w:delText>
        </w:r>
      </w:del>
      <w:del w:id="2750" w:author="PR Preview" w:date="2026-01-01T00:00:00Z">
        <w:r>
          <w:rPr>
            <w:b/>
            <w:bCs/>
          </w:rPr>
          <w:delText xml:space="preserve">Dobson and Barnett [1]</w:delText>
        </w:r>
      </w:del>
      <w:del w:id="2751" w:author="PR Preview" w:date="2026-01-01T00:00:00Z">
        <w:r>
          <w:rPr>
            <w:b/>
            <w:bCs/>
          </w:rPr>
          <w:delText xml:space="preserve">, Chapter 3))</w:delText>
        </w:r>
      </w:del>
      <w:del w:id="2752" w:author="PR Preview" w:date="2026-01-01T00:00:00Z">
        <w:r>
          <w:delText xml:space="preserve"> </w:delText>
        </w:r>
      </w:del>
      <w:del w:id="2753" w:author="PR Preview" w:date="2026-01-01T00:00:00Z">
        <w:r>
          <w:delText xml:space="preserve">Let</w:delText>
        </w:r>
      </w:del>
      <w:del w:id="2754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del w:id="2755" w:author="PR Preview" w:date="2026-01-01T00:00:00Z">
        <w:r>
          <w:delText xml:space="preserve">,</w:delText>
        </w:r>
      </w:del>
      <w:del w:id="2756" w:author="PR Preview" w:date="2026-01-01T00:00:00Z">
        <w:r>
          <w:delText xml:space="preserve"> </w:delText>
        </w:r>
      </w:del>
      <w:del w:id="2757" w:author="PR Preview" w:date="2026-01-01T00:00:00Z">
        <w:r>
          <w:delText xml:space="preserve">so that</w:delText>
        </w:r>
      </w:del>
    </w:p>
    <w:p>
      <w:pPr>
        <w:pStyle w:val="FirstParagraph"/>
      </w:pPr>
      <w:ins w:id="2758" w:author="PR Preview" w:date="2026-01-01T00:00:00Z">
        <w:r>
          <w:rPr>
            <w:b/>
            <w:bCs/>
          </w:rPr>
          <w:t xml:space="preserve">Exercise 33 (Binomial likelihood (adapted from</w:t>
        </w:r>
      </w:ins>
      <w:ins w:id="2759" w:author="PR Preview" w:date="2026-01-01T00:00:00Z">
        <w:r>
          <w:rPr>
            <w:b/>
            <w:bCs/>
          </w:rPr>
          <w:t xml:space="preserve"> </w:t>
        </w:r>
      </w:ins>
      <w:ins w:id="2760" w:author="PR Preview" w:date="2026-01-01T00:00:00Z">
        <w:r>
          <w:rPr>
            <w:b/>
            <w:bCs/>
          </w:rPr>
          <w:t xml:space="preserve">Dobson and Barnett [1]</w:t>
        </w:r>
      </w:ins>
      <w:ins w:id="2761" w:author="PR Preview" w:date="2026-01-01T00:00:00Z">
        <w:r>
          <w:rPr>
            <w:b/>
            <w:bCs/>
          </w:rPr>
          <w:t xml:space="preserve">, Chapter 3))</w:t>
        </w:r>
      </w:ins>
      <w:ins w:id="2762" w:author="PR Preview" w:date="2026-01-01T00:00:00Z">
        <w:r>
          <w:t xml:space="preserve"> </w:t>
        </w:r>
      </w:ins>
      <w:ins w:id="2763" w:author="PR Preview" w:date="2026-01-01T00:00:00Z">
        <w:r>
          <w:t xml:space="preserve">Let</w:t>
        </w:r>
      </w:ins>
      <w:ins w:id="276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ins w:id="2765" w:author="PR Preview" w:date="2026-01-01T00:00:00Z">
        <w:r>
          <w:t xml:space="preserve">,</w:t>
        </w:r>
      </w:ins>
      <w:ins w:id="2766" w:author="PR Preview" w:date="2026-01-01T00:00:00Z">
        <w:r>
          <w:t xml:space="preserve"> </w:t>
        </w:r>
      </w:ins>
      <w:ins w:id="2767" w:author="PR Preview" w:date="2026-01-01T00:00:00Z">
        <w:r>
          <w:t xml:space="preserve">so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del w:id="2768" w:author="PR Preview" w:date="2026-01-01T00:00:00Z">
        <w:r>
          <w:rPr>
            <w:i/>
            <w:iCs/>
          </w:rPr>
          <w:delText xml:space="preserve">Solution 35</w:delText>
        </w:r>
      </w:del>
      <w:del w:id="2769" w:author="PR Preview" w:date="2026-01-01T00:00:00Z">
        <w:r>
          <w:delText xml:space="preserve">. </w:delText>
        </w:r>
      </w:del>
      <w:del w:id="2770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2771" w:author="PR Preview" w:date="2026-01-01T00:00:00Z">
        <w:r>
          <w:rPr>
            <w:i/>
            <w:iCs/>
          </w:rPr>
          <w:t xml:space="preserve">Solution 33</w:t>
        </w:r>
      </w:ins>
      <w:ins w:id="2772" w:author="PR Preview" w:date="2026-01-01T00:00:00Z">
        <w:r>
          <w:t xml:space="preserve">. </w:t>
        </w:r>
      </w:ins>
      <w:ins w:id="2773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del w:id="2774" w:author="PR Preview" w:date="2026-01-01T00:00:00Z">
        <w:r>
          <w:rPr>
            <w:b/>
            <w:bCs/>
          </w:rPr>
          <w:delText xml:space="preserve">Exercise 36 (Gaussian log-likelihood (adapted from</w:delText>
        </w:r>
      </w:del>
      <w:del w:id="2775" w:author="PR Preview" w:date="2026-01-01T00:00:00Z">
        <w:r>
          <w:rPr>
            <w:b/>
            <w:bCs/>
          </w:rPr>
          <w:delText xml:space="preserve"> </w:delText>
        </w:r>
      </w:del>
      <w:del w:id="2776" w:author="PR Preview" w:date="2026-01-01T00:00:00Z">
        <w:r>
          <w:rPr>
            <w:b/>
            <w:bCs/>
          </w:rPr>
          <w:delText xml:space="preserve">Kleinbaum et al. [26]</w:delText>
        </w:r>
      </w:del>
      <w:del w:id="2777" w:author="PR Preview" w:date="2026-01-01T00:00:00Z">
        <w:r>
          <w:rPr>
            <w:b/>
            <w:bCs/>
          </w:rPr>
          <w:delText xml:space="preserve">, Chapter 5))</w:delText>
        </w:r>
      </w:del>
      <w:del w:id="2778" w:author="PR Preview" w:date="2026-01-01T00:00:00Z">
        <w:r>
          <w:delText xml:space="preserve"> </w:delText>
        </w:r>
      </w:del>
      <w:del w:id="2779" w:author="PR Preview" w:date="2026-01-01T00:00:00Z">
        <w:r>
          <w:delText xml:space="preserve">Let</w:delText>
        </w:r>
      </w:del>
      <w:del w:id="278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2781" w:author="PR Preview" w:date="2026-01-01T00:00:00Z">
        <w:r>
          <w:delText xml:space="preserve">.</w:delText>
        </w:r>
      </w:del>
    </w:p>
    <w:p>
      <w:pPr>
        <w:pStyle w:val="BodyText"/>
      </w:pPr>
      <w:ins w:id="2782" w:author="PR Preview" w:date="2026-01-01T00:00:00Z">
        <w:r>
          <w:rPr>
            <w:b/>
            <w:bCs/>
          </w:rPr>
          <w:t xml:space="preserve">Exercise 34 (Gaussian log-likelihood (adapted from</w:t>
        </w:r>
      </w:ins>
      <w:ins w:id="2783" w:author="PR Preview" w:date="2026-01-01T00:00:00Z">
        <w:r>
          <w:rPr>
            <w:b/>
            <w:bCs/>
          </w:rPr>
          <w:t xml:space="preserve"> </w:t>
        </w:r>
      </w:ins>
      <w:ins w:id="2784" w:author="PR Preview" w:date="2026-01-01T00:00:00Z">
        <w:r>
          <w:rPr>
            <w:b/>
            <w:bCs/>
          </w:rPr>
          <w:t xml:space="preserve">Kleinbaum et al. [26]</w:t>
        </w:r>
      </w:ins>
      <w:ins w:id="2785" w:author="PR Preview" w:date="2026-01-01T00:00:00Z">
        <w:r>
          <w:rPr>
            <w:b/>
            <w:bCs/>
          </w:rPr>
          <w:t xml:space="preserve">, Chapter 5))</w:t>
        </w:r>
      </w:ins>
      <w:ins w:id="2786" w:author="PR Preview" w:date="2026-01-01T00:00:00Z">
        <w:r>
          <w:t xml:space="preserve"> </w:t>
        </w:r>
      </w:ins>
      <w:ins w:id="2787" w:author="PR Preview" w:date="2026-01-01T00:00:00Z">
        <w:r>
          <w:t xml:space="preserve">Let</w:t>
        </w:r>
      </w:ins>
      <w:ins w:id="278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2789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del w:id="2790" w:author="PR Preview" w:date="2026-01-01T00:00:00Z">
        <w:r>
          <w:rPr>
            <w:i/>
            <w:iCs/>
          </w:rPr>
          <w:delText xml:space="preserve">Solution 36</w:delText>
        </w:r>
      </w:del>
      <w:del w:id="2791" w:author="PR Preview" w:date="2026-01-01T00:00:00Z">
        <w:r>
          <w:delText xml:space="preserve">. </w:delText>
        </w:r>
      </w:del>
      <w:del w:id="2792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2793" w:author="PR Preview" w:date="2026-01-01T00:00:00Z">
        <w:r>
          <w:rPr>
            <w:i/>
            <w:iCs/>
          </w:rPr>
          <w:t xml:space="preserve">Solution 34</w:t>
        </w:r>
      </w:ins>
      <w:ins w:id="2794" w:author="PR Preview" w:date="2026-01-01T00:00:00Z">
        <w:r>
          <w:t xml:space="preserve">. </w:t>
        </w:r>
      </w:ins>
      <w:ins w:id="2795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del w:id="2796" w:author="PR Preview" w:date="2026-01-01T00:00:00Z">
        <w:r>
          <w:rPr>
            <w:b/>
            <w:bCs/>
          </w:rPr>
          <w:delText xml:space="preserve">Exercise 37 (Score at the MLE (adapted from</w:delText>
        </w:r>
      </w:del>
      <w:del w:id="2797" w:author="PR Preview" w:date="2026-01-01T00:00:00Z">
        <w:r>
          <w:rPr>
            <w:b/>
            <w:bCs/>
          </w:rPr>
          <w:delText xml:space="preserve"> </w:delText>
        </w:r>
      </w:del>
      <w:del w:id="2798" w:author="PR Preview" w:date="2026-01-01T00:00:00Z">
        <w:r>
          <w:rPr>
            <w:b/>
            <w:bCs/>
          </w:rPr>
          <w:delText xml:space="preserve">Dobson and Barnett [1]</w:delText>
        </w:r>
      </w:del>
      <w:del w:id="2799" w:author="PR Preview" w:date="2026-01-01T00:00:00Z">
        <w:r>
          <w:rPr>
            <w:b/>
            <w:bCs/>
          </w:rPr>
          <w:delText xml:space="preserve">, Chapter 3))</w:delText>
        </w:r>
      </w:del>
      <w:del w:id="2800" w:author="PR Preview" w:date="2026-01-01T00:00:00Z">
        <w:r>
          <w:delText xml:space="preserve"> </w:delText>
        </w:r>
      </w:del>
      <w:del w:id="2801" w:author="PR Preview" w:date="2026-01-01T00:00:00Z">
        <w:r>
          <w:delText xml:space="preserve">Let</w:delText>
        </w:r>
      </w:del>
      <w:del w:id="280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2803" w:author="PR Preview" w:date="2026-01-01T00:00:00Z">
        <w:r>
          <w:delText xml:space="preserve">.</w:delText>
        </w:r>
      </w:del>
    </w:p>
    <w:p>
      <w:pPr>
        <w:pStyle w:val="BodyText"/>
      </w:pPr>
      <w:ins w:id="2804" w:author="PR Preview" w:date="2026-01-01T00:00:00Z">
        <w:r>
          <w:rPr>
            <w:b/>
            <w:bCs/>
          </w:rPr>
          <w:t xml:space="preserve">Exercise 35 (Score at the MLE (adapted from</w:t>
        </w:r>
      </w:ins>
      <w:ins w:id="2805" w:author="PR Preview" w:date="2026-01-01T00:00:00Z">
        <w:r>
          <w:rPr>
            <w:b/>
            <w:bCs/>
          </w:rPr>
          <w:t xml:space="preserve"> </w:t>
        </w:r>
      </w:ins>
      <w:ins w:id="2806" w:author="PR Preview" w:date="2026-01-01T00:00:00Z">
        <w:r>
          <w:rPr>
            <w:b/>
            <w:bCs/>
          </w:rPr>
          <w:t xml:space="preserve">Dobson and Barnett [1]</w:t>
        </w:r>
      </w:ins>
      <w:ins w:id="2807" w:author="PR Preview" w:date="2026-01-01T00:00:00Z">
        <w:r>
          <w:rPr>
            <w:b/>
            <w:bCs/>
          </w:rPr>
          <w:t xml:space="preserve">, Chapter 3))</w:t>
        </w:r>
      </w:ins>
      <w:ins w:id="2808" w:author="PR Preview" w:date="2026-01-01T00:00:00Z">
        <w:r>
          <w:t xml:space="preserve"> </w:t>
        </w:r>
      </w:ins>
      <w:ins w:id="2809" w:author="PR Preview" w:date="2026-01-01T00:00:00Z">
        <w:r>
          <w:t xml:space="preserve">Let</w:t>
        </w:r>
      </w:ins>
      <w:ins w:id="281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2811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del w:id="2812" w:author="PR Preview" w:date="2026-01-01T00:00:00Z">
        <w:r>
          <w:rPr>
            <w:i/>
            <w:iCs/>
          </w:rPr>
          <w:delText xml:space="preserve">Solution 37</w:delText>
        </w:r>
      </w:del>
      <w:del w:id="2813" w:author="PR Preview" w:date="2026-01-01T00:00:00Z">
        <w:r>
          <w:delText xml:space="preserve">. </w:delText>
        </w:r>
      </w:del>
      <w:del w:id="2814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2815" w:author="PR Preview" w:date="2026-01-01T00:00:00Z">
        <w:r>
          <w:rPr>
            <w:i/>
            <w:iCs/>
          </w:rPr>
          <w:t xml:space="preserve">Solution 35</w:t>
        </w:r>
      </w:ins>
      <w:ins w:id="2816" w:author="PR Preview" w:date="2026-01-01T00:00:00Z">
        <w:r>
          <w:t xml:space="preserve">. </w:t>
        </w:r>
      </w:ins>
      <w:ins w:id="2817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del w:id="2818" w:author="PR Preview" w:date="2026-01-01T00:00:00Z">
        <w:r>
          <w:rPr>
            <w:b/>
            <w:bCs/>
          </w:rPr>
          <w:delText xml:space="preserve">Exercise 38 (Standard error of an MLE (adapted from</w:delText>
        </w:r>
      </w:del>
      <w:del w:id="2819" w:author="PR Preview" w:date="2026-01-01T00:00:00Z">
        <w:r>
          <w:rPr>
            <w:b/>
            <w:bCs/>
          </w:rPr>
          <w:delText xml:space="preserve"> </w:delText>
        </w:r>
      </w:del>
      <w:del w:id="2820" w:author="PR Preview" w:date="2026-01-01T00:00:00Z">
        <w:r>
          <w:rPr>
            <w:b/>
            <w:bCs/>
          </w:rPr>
          <w:delText xml:space="preserve">Dobson and Barnett [1]</w:delText>
        </w:r>
      </w:del>
      <w:del w:id="2821" w:author="PR Preview" w:date="2026-01-01T00:00:00Z">
        <w:r>
          <w:rPr>
            <w:b/>
            <w:bCs/>
          </w:rPr>
          <w:delText xml:space="preserve">, Chapter 5))</w:delText>
        </w:r>
      </w:del>
      <w:del w:id="2822" w:author="PR Preview" w:date="2026-01-01T00:00:00Z">
        <w:r>
          <w:delText xml:space="preserve"> </w:delText>
        </w:r>
      </w:del>
      <w:del w:id="2823" w:author="PR Preview" w:date="2026-01-01T00:00:00Z">
        <w:r>
          <w:delText xml:space="preserve">Let</w:delText>
        </w:r>
      </w:del>
      <w:del w:id="282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2825" w:author="PR Preview" w:date="2026-01-01T00:00:00Z">
        <w:r>
          <w:delText xml:space="preserve">.</w:delText>
        </w:r>
      </w:del>
    </w:p>
    <w:p>
      <w:pPr>
        <w:pStyle w:val="BodyText"/>
      </w:pPr>
      <w:ins w:id="2826" w:author="PR Preview" w:date="2026-01-01T00:00:00Z">
        <w:r>
          <w:rPr>
            <w:b/>
            <w:bCs/>
          </w:rPr>
          <w:t xml:space="preserve">Exercise 36 (Standard error of an MLE (adapted from</w:t>
        </w:r>
      </w:ins>
      <w:ins w:id="2827" w:author="PR Preview" w:date="2026-01-01T00:00:00Z">
        <w:r>
          <w:rPr>
            <w:b/>
            <w:bCs/>
          </w:rPr>
          <w:t xml:space="preserve"> </w:t>
        </w:r>
      </w:ins>
      <w:ins w:id="2828" w:author="PR Preview" w:date="2026-01-01T00:00:00Z">
        <w:r>
          <w:rPr>
            <w:b/>
            <w:bCs/>
          </w:rPr>
          <w:t xml:space="preserve">Dobson and Barnett [1]</w:t>
        </w:r>
      </w:ins>
      <w:ins w:id="2829" w:author="PR Preview" w:date="2026-01-01T00:00:00Z">
        <w:r>
          <w:rPr>
            <w:b/>
            <w:bCs/>
          </w:rPr>
          <w:t xml:space="preserve">, Chapter 5))</w:t>
        </w:r>
      </w:ins>
      <w:ins w:id="2830" w:author="PR Preview" w:date="2026-01-01T00:00:00Z">
        <w:r>
          <w:t xml:space="preserve"> </w:t>
        </w:r>
      </w:ins>
      <w:ins w:id="2831" w:author="PR Preview" w:date="2026-01-01T00:00:00Z">
        <w:r>
          <w:t xml:space="preserve">Let</w:t>
        </w:r>
      </w:ins>
      <w:ins w:id="283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2833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del w:id="2834" w:author="PR Preview" w:date="2026-01-01T00:00:00Z">
        <w:r>
          <w:rPr>
            <w:i/>
            <w:iCs/>
          </w:rPr>
          <w:delText xml:space="preserve">Solution 38</w:delText>
        </w:r>
      </w:del>
      <w:del w:id="2835" w:author="PR Preview" w:date="2026-01-01T00:00:00Z">
        <w:r>
          <w:delText xml:space="preserve">. </w:delText>
        </w:r>
      </w:del>
      <w:del w:id="2836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del w:id="2837" w:author="PR Preview" w:date="2026-01-01T00:00:00Z">
        <w:r>
          <w:delText xml:space="preserve">From</w:delText>
        </w:r>
      </w:del>
      <w:del w:id="2838" w:author="PR Preview" w:date="2026-01-01T00:00:00Z">
        <w:r>
          <w:delText xml:space="preserve"> </w:delText>
        </w:r>
      </w:del>
      <w:hyperlink w:anchor="exr-prac-score-zero">
        <w:del w:id="2839" w:author="PR Preview" w:date="2026-01-01T00:00:00Z">
          <w:r>
            <w:rPr>
              <w:rStyle w:val="Hyperlink"/>
            </w:rPr>
            <w:delText xml:space="preserve">Exercise 37</w:delText>
          </w:r>
        </w:del>
      </w:hyperlink>
      <w:del w:id="2840" w:author="PR Preview" w:date="2026-01-01T00:00:00Z">
        <w:r>
          <w:delText xml:space="preserve">,</w:delText>
        </w:r>
      </w:del>
      <w:del w:id="2841" w:author="PR Preview" w:date="2026-01-01T00:00:00Z">
        <w:r>
          <w:delText xml:space="preserve"> </w:delText>
        </w:r>
      </w:del>
      <w:del w:id="2842" w:author="PR Preview" w:date="2026-01-01T00:00:00Z">
        <w:r>
          <w:delText xml:space="preserve">$\ell'({\lambda}; \mathord{\smash[b]{\underset{\raise.3ex\hbox{$\scriptstyle\sim$}}{x}}\vphantom{x}}) = \frac{n\bar{x}}{{\lambda}} - n$</w:delText>
        </w:r>
      </w:del>
      <w:del w:id="2843" w:author="PR Preview" w:date="2026-01-01T00:00:00Z">
        <w:r>
          <w:delText xml:space="preserve">.</w:delText>
        </w:r>
      </w:del>
    </w:p>
    <w:p>
      <w:pPr>
        <w:pStyle w:val="BodyText"/>
      </w:pPr>
      <w:ins w:id="2844" w:author="PR Preview" w:date="2026-01-01T00:00:00Z">
        <w:r>
          <w:rPr>
            <w:i/>
            <w:iCs/>
          </w:rPr>
          <w:t xml:space="preserve">Solution 36</w:t>
        </w:r>
      </w:ins>
      <w:ins w:id="2845" w:author="PR Preview" w:date="2026-01-01T00:00:00Z">
        <w:r>
          <w:t xml:space="preserve">. </w:t>
        </w:r>
      </w:ins>
      <w:ins w:id="2846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ins w:id="2847" w:author="PR Preview" w:date="2026-01-01T00:00:00Z">
        <w:r>
          <w:t xml:space="preserve">From</w:t>
        </w:r>
      </w:ins>
      <w:ins w:id="2848" w:author="PR Preview" w:date="2026-01-01T00:00:00Z">
        <w:r>
          <w:t xml:space="preserve"> </w:t>
        </w:r>
      </w:ins>
      <w:hyperlink w:anchor="exr-prac-score-zero">
        <w:ins w:id="2849" w:author="PR Preview" w:date="2026-01-01T00:00:00Z">
          <w:r>
            <w:rPr>
              <w:rStyle w:val="Hyperlink"/>
            </w:rPr>
            <w:t xml:space="preserve">Exercise 35</w:t>
          </w:r>
        </w:ins>
      </w:hyperlink>
      <w:ins w:id="2850" w:author="PR Preview" w:date="2026-01-01T00:00:00Z">
        <w:r>
          <w:t xml:space="preserve">,</w:t>
        </w:r>
      </w:ins>
      <w:ins w:id="2851" w:author="PR Preview" w:date="2026-01-01T00:00:00Z">
        <w:r>
          <w:t xml:space="preserve"> </w:t>
        </w:r>
      </w:ins>
      <w:ins w:id="2852" w:author="PR Preview" w:date="2026-01-01T00:00:00Z">
        <w:r>
          <w:t xml:space="preserve">$\ell'({\lambda}; \mathord{\smash[b]{\underset{\raise.3ex\hbox{$\scriptstyle\sim$}}{x}}\vphantom{x}}) = \frac{n\bar{x}}{{\lambda}} - n$</w:t>
        </w:r>
      </w:ins>
      <w:ins w:id="2853" w:author="PR Preview" w:date="2026-01-01T00:00:00Z">
        <w:r>
          <w:t xml:space="preserve">.</w:t>
        </w:r>
      </w:ins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del w:id="2854" w:author="PR Preview" w:date="2026-01-01T00:00:00Z">
        <w:r>
          <w:rPr>
            <w:b/>
            <w:bCs/>
          </w:rPr>
          <w:delText xml:space="preserve">Exercise 39 (Exponential MLE (adapted from</w:delText>
        </w:r>
      </w:del>
      <w:del w:id="2855" w:author="PR Preview" w:date="2026-01-01T00:00:00Z">
        <w:r>
          <w:rPr>
            <w:b/>
            <w:bCs/>
          </w:rPr>
          <w:delText xml:space="preserve"> </w:delText>
        </w:r>
      </w:del>
      <w:del w:id="2856" w:author="PR Preview" w:date="2026-01-01T00:00:00Z">
        <w:r>
          <w:rPr>
            <w:b/>
            <w:bCs/>
          </w:rPr>
          <w:delText xml:space="preserve">Dobson and Barnett [1]</w:delText>
        </w:r>
      </w:del>
      <w:del w:id="2857" w:author="PR Preview" w:date="2026-01-01T00:00:00Z">
        <w:r>
          <w:rPr>
            <w:b/>
            <w:bCs/>
          </w:rPr>
          <w:delText xml:space="preserve">, Chapter 3))</w:delText>
        </w:r>
      </w:del>
      <w:del w:id="2858" w:author="PR Preview" w:date="2026-01-01T00:00:00Z">
        <w:r>
          <w:delText xml:space="preserve"> </w:delText>
        </w:r>
      </w:del>
      <w:del w:id="2859" w:author="PR Preview" w:date="2026-01-01T00:00:00Z">
        <w:r>
          <w:delText xml:space="preserve">Let</w:delText>
        </w:r>
      </w:del>
      <w:del w:id="286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2861" w:author="PR Preview" w:date="2026-01-01T00:00:00Z">
        <w:r>
          <w:delText xml:space="preserve">,</w:delText>
        </w:r>
      </w:del>
      <w:del w:id="2862" w:author="PR Preview" w:date="2026-01-01T00:00:00Z">
        <w:r>
          <w:delText xml:space="preserve"> </w:delText>
        </w:r>
      </w:del>
      <w:del w:id="2863" w:author="PR Preview" w:date="2026-01-01T00:00:00Z">
        <w:r>
          <w:delText xml:space="preserve">so that</w:delText>
        </w:r>
      </w:del>
    </w:p>
    <w:p>
      <w:pPr>
        <w:pStyle w:val="FirstParagraph"/>
      </w:pPr>
      <w:ins w:id="2864" w:author="PR Preview" w:date="2026-01-01T00:00:00Z">
        <w:r>
          <w:rPr>
            <w:b/>
            <w:bCs/>
          </w:rPr>
          <w:t xml:space="preserve">Exercise 37 (Exponential MLE (adapted from</w:t>
        </w:r>
      </w:ins>
      <w:ins w:id="2865" w:author="PR Preview" w:date="2026-01-01T00:00:00Z">
        <w:r>
          <w:rPr>
            <w:b/>
            <w:bCs/>
          </w:rPr>
          <w:t xml:space="preserve"> </w:t>
        </w:r>
      </w:ins>
      <w:ins w:id="2866" w:author="PR Preview" w:date="2026-01-01T00:00:00Z">
        <w:r>
          <w:rPr>
            <w:b/>
            <w:bCs/>
          </w:rPr>
          <w:t xml:space="preserve">Dobson and Barnett [1]</w:t>
        </w:r>
      </w:ins>
      <w:ins w:id="2867" w:author="PR Preview" w:date="2026-01-01T00:00:00Z">
        <w:r>
          <w:rPr>
            <w:b/>
            <w:bCs/>
          </w:rPr>
          <w:t xml:space="preserve">, Chapter 3))</w:t>
        </w:r>
      </w:ins>
      <w:ins w:id="2868" w:author="PR Preview" w:date="2026-01-01T00:00:00Z">
        <w:r>
          <w:t xml:space="preserve"> </w:t>
        </w:r>
      </w:ins>
      <w:ins w:id="2869" w:author="PR Preview" w:date="2026-01-01T00:00:00Z">
        <w:r>
          <w:t xml:space="preserve">Let</w:t>
        </w:r>
      </w:ins>
      <w:ins w:id="287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2871" w:author="PR Preview" w:date="2026-01-01T00:00:00Z">
        <w:r>
          <w:t xml:space="preserve">,</w:t>
        </w:r>
      </w:ins>
      <w:ins w:id="2872" w:author="PR Preview" w:date="2026-01-01T00:00:00Z">
        <w:r>
          <w:t xml:space="preserve"> </w:t>
        </w:r>
      </w:ins>
      <w:ins w:id="2873" w:author="PR Preview" w:date="2026-01-01T00:00:00Z">
        <w:r>
          <w:t xml:space="preserve">so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del w:id="2874" w:author="PR Preview" w:date="2026-01-01T00:00:00Z">
        <w:r>
          <w:rPr>
            <w:i/>
            <w:iCs/>
          </w:rPr>
          <w:delText xml:space="preserve">Solution 39</w:delText>
        </w:r>
      </w:del>
      <w:del w:id="2875" w:author="PR Preview" w:date="2026-01-01T00:00:00Z">
        <w:r>
          <w:delText xml:space="preserve">. </w:delText>
        </w:r>
      </w:del>
      <w:del w:id="2876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2877" w:author="PR Preview" w:date="2026-01-01T00:00:00Z">
        <w:r>
          <w:rPr>
            <w:i/>
            <w:iCs/>
          </w:rPr>
          <w:t xml:space="preserve">Solution 37</w:t>
        </w:r>
      </w:ins>
      <w:ins w:id="2878" w:author="PR Preview" w:date="2026-01-01T00:00:00Z">
        <w:r>
          <w:t xml:space="preserve">. </w:t>
        </w:r>
      </w:ins>
      <w:ins w:id="2879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83" w:name="references"/>
    <w:p>
      <w:pPr>
        <w:pStyle w:val="Heading2"/>
      </w:pPr>
      <w:r>
        <w:t xml:space="preserve">References</w:t>
      </w:r>
    </w:p>
    <w:bookmarkStart w:id="382" w:name="refs"/>
    <w:bookmarkStart w:id="333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3"/>
    <w:bookmarkStart w:id="335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4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5"/>
    <w:bookmarkStart w:id="337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37"/>
    <w:bookmarkStart w:id="339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https://en.wikipedia.org/wiki/Likelihood_function</w:t>
        </w:r>
      </w:hyperlink>
    </w:p>
    <w:bookmarkEnd w:id="339"/>
    <w:bookmarkStart w:id="341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https://en.wikipedia.org/wiki/Maximum_likelihood_estimation</w:t>
        </w:r>
      </w:hyperlink>
    </w:p>
    <w:bookmarkEnd w:id="341"/>
    <w:bookmarkStart w:id="343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3"/>
    <w:bookmarkStart w:id="34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4"/>
    <w:bookmarkStart w:id="345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5"/>
    <w:bookmarkStart w:id="347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https://en.wikipedia.org/wiki/Critical_point_%28mathematics%29</w:t>
        </w:r>
      </w:hyperlink>
    </w:p>
    <w:bookmarkEnd w:id="347"/>
    <w:bookmarkStart w:id="349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https://en.wikipedia.org/wiki/Informant_function</w:t>
        </w:r>
      </w:hyperlink>
    </w:p>
    <w:bookmarkEnd w:id="349"/>
    <w:bookmarkStart w:id="351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https://en.wikipedia.org/wiki/Hessian_matrix</w:t>
        </w:r>
      </w:hyperlink>
    </w:p>
    <w:bookmarkEnd w:id="351"/>
    <w:bookmarkStart w:id="353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https://en.wikipedia.org/wiki/Fisher_information</w:t>
        </w:r>
      </w:hyperlink>
    </w:p>
    <w:bookmarkEnd w:id="353"/>
    <w:bookmarkStart w:id="355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4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5"/>
    <w:bookmarkStart w:id="357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6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57"/>
    <w:bookmarkStart w:id="359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58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59"/>
    <w:bookmarkStart w:id="361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0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1"/>
    <w:bookmarkStart w:id="363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2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3"/>
    <w:bookmarkStart w:id="365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https://en.wikipedia.org/wiki/Wald_test</w:t>
        </w:r>
      </w:hyperlink>
    </w:p>
    <w:bookmarkEnd w:id="365"/>
    <w:bookmarkStart w:id="367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https://en.wikipedia.org/wiki/Likelihood-ratio_test</w:t>
        </w:r>
      </w:hyperlink>
    </w:p>
    <w:bookmarkEnd w:id="367"/>
    <w:bookmarkStart w:id="369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https://en.wikipedia.org/wiki/Wilks%27_theorem</w:t>
        </w:r>
      </w:hyperlink>
    </w:p>
    <w:bookmarkEnd w:id="369"/>
    <w:bookmarkStart w:id="371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0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1"/>
    <w:bookmarkStart w:id="373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https://en.wikipedia.org/wiki/Prediction_interval</w:t>
        </w:r>
      </w:hyperlink>
    </w:p>
    <w:bookmarkEnd w:id="373"/>
    <w:bookmarkStart w:id="375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4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5"/>
    <w:bookmarkStart w:id="377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6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77"/>
    <w:bookmarkStart w:id="379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78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79"/>
    <w:bookmarkStart w:id="381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0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1"/>
    <w:bookmarkEnd w:id="382"/>
    <w:bookmarkEnd w:id="3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5" Type="http://schemas.openxmlformats.org/officeDocument/2006/relationships/image" Target="media/rId205.png"/><Relationship Id="rId221" Type="http://schemas.openxmlformats.org/officeDocument/2006/relationships/image" Target="media/rId221.png"/><Relationship Id="rId227" Type="http://schemas.openxmlformats.org/officeDocument/2006/relationships/image" Target="media/rId227.png"/><Relationship Id="rId239" Type="http://schemas.openxmlformats.org/officeDocument/2006/relationships/image" Target="media/rId239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6" Type="http://schemas.openxmlformats.org/officeDocument/2006/relationships/image" Target="media/rId256.png"/><Relationship Id="rId275" Type="http://schemas.openxmlformats.org/officeDocument/2006/relationships/image" Target="media/rId275.png"/><Relationship Id="rId280" Type="http://schemas.openxmlformats.org/officeDocument/2006/relationships/image" Target="media/rId280.png"/><Relationship Id="rId285" Type="http://schemas.openxmlformats.org/officeDocument/2006/relationships/image" Target="media/rId285.png"/><Relationship Id="rId289" Type="http://schemas.openxmlformats.org/officeDocument/2006/relationships/image" Target="media/rId289.png"/><Relationship Id="rId294" Type="http://schemas.openxmlformats.org/officeDocument/2006/relationships/image" Target="media/rId294.png"/><Relationship Id="rId298" Type="http://schemas.openxmlformats.org/officeDocument/2006/relationships/image" Target="media/rId298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5" Type="http://schemas.openxmlformats.org/officeDocument/2006/relationships/image" Target="media/rId195.png"/><Relationship Id="rId264" Type="http://schemas.openxmlformats.org/officeDocument/2006/relationships/hyperlink" Target="bernoulli-mle.qmd" TargetMode="External"/><Relationship Id="rId58" Type="http://schemas.openxmlformats.org/officeDocument/2006/relationships/hyperlink" Target="bernoulli-mle.qmd#thm-bernoulli-score" TargetMode="External"/><Relationship Id="rId162" Type="http://schemas.openxmlformats.org/officeDocument/2006/relationships/hyperlink" Target="estimation.qmd#def-estimand" TargetMode="External"/><Relationship Id="rId267" Type="http://schemas.openxmlformats.org/officeDocument/2006/relationships/hyperlink" Target="gaussian-mle.qmd" TargetMode="External"/><Relationship Id="rId306" Type="http://schemas.openxmlformats.org/officeDocument/2006/relationships/hyperlink" Target="gaussian-mle.qmd#sec-covariance-matrix" TargetMode="External"/><Relationship Id="rId270" Type="http://schemas.openxmlformats.org/officeDocument/2006/relationships/hyperlink" Target="gaussian-mle.qmd#sec-gaussian-mle" TargetMode="External"/><Relationship Id="rId374" Type="http://schemas.openxmlformats.org/officeDocument/2006/relationships/hyperlink" Target="https://doi.org/10.1001/jama.280.7.605" TargetMode="External"/><Relationship Id="rId334" Type="http://schemas.openxmlformats.org/officeDocument/2006/relationships/hyperlink" Target="https://doi.org/10.1002/9780470191613" TargetMode="External"/><Relationship Id="rId354" Type="http://schemas.openxmlformats.org/officeDocument/2006/relationships/hyperlink" Target="https://doi.org/10.1007/978-1-4419-0118-7" TargetMode="External"/><Relationship Id="rId376" Type="http://schemas.openxmlformats.org/officeDocument/2006/relationships/hyperlink" Target="https://doi.org/10.1007/978-1-4614-1353-0" TargetMode="External"/><Relationship Id="rId358" Type="http://schemas.openxmlformats.org/officeDocument/2006/relationships/hyperlink" Target="https://doi.org/10.1007/b98855" TargetMode="External"/><Relationship Id="rId360" Type="http://schemas.openxmlformats.org/officeDocument/2006/relationships/hyperlink" Target="https://doi.org/10.1016/S1573-4412(05)80005-4" TargetMode="External"/><Relationship Id="rId362" Type="http://schemas.openxmlformats.org/officeDocument/2006/relationships/hyperlink" Target="https://doi.org/10.1093/biomet/65.3.457" TargetMode="External"/><Relationship Id="rId378" Type="http://schemas.openxmlformats.org/officeDocument/2006/relationships/hyperlink" Target="https://doi.org/10.1198/000313001300339897" TargetMode="External"/><Relationship Id="rId332" Type="http://schemas.openxmlformats.org/officeDocument/2006/relationships/hyperlink" Target="https://doi.org/10.1201/9781315182780" TargetMode="External"/><Relationship Id="rId356" Type="http://schemas.openxmlformats.org/officeDocument/2006/relationships/hyperlink" Target="https://doi.org/10.1201/9781315370279" TargetMode="External"/><Relationship Id="rId370" Type="http://schemas.openxmlformats.org/officeDocument/2006/relationships/hyperlink" Target="https://doi.org/10.1214/aoms/1177732360" TargetMode="External"/><Relationship Id="rId346" Type="http://schemas.openxmlformats.org/officeDocument/2006/relationships/hyperlink" Target="https://en.wikipedia.org/wiki/Critical_point_%28mathematics%29" TargetMode="External"/><Relationship Id="rId68" Type="http://schemas.openxmlformats.org/officeDocument/2006/relationships/hyperlink" Target="https://en.wikipedia.org/wiki/Exponential_family" TargetMode="External"/><Relationship Id="rId352" Type="http://schemas.openxmlformats.org/officeDocument/2006/relationships/hyperlink" Target="https://en.wikipedia.org/wiki/Fisher_information" TargetMode="External"/><Relationship Id="rId350" Type="http://schemas.openxmlformats.org/officeDocument/2006/relationships/hyperlink" Target="https://en.wikipedia.org/wiki/Hessian_matrix" TargetMode="External"/><Relationship Id="rId348" Type="http://schemas.openxmlformats.org/officeDocument/2006/relationships/hyperlink" Target="https://en.wikipedia.org/wiki/Informant_function" TargetMode="External"/><Relationship Id="rId366" Type="http://schemas.openxmlformats.org/officeDocument/2006/relationships/hyperlink" Target="https://en.wikipedia.org/wiki/Likelihood-ratio_test" TargetMode="External"/><Relationship Id="rId338" Type="http://schemas.openxmlformats.org/officeDocument/2006/relationships/hyperlink" Target="https://en.wikipedia.org/wiki/Likelihood_function" TargetMode="External"/><Relationship Id="rId340" Type="http://schemas.openxmlformats.org/officeDocument/2006/relationships/hyperlink" Target="https://en.wikipedia.org/wiki/Maximum_likelihood_estimation" TargetMode="External"/><Relationship Id="rId78" Type="http://schemas.openxmlformats.org/officeDocument/2006/relationships/hyperlink" Target="https://en.wikipedia.org/wiki/Otto_Hesse" TargetMode="External"/><Relationship Id="rId372" Type="http://schemas.openxmlformats.org/officeDocument/2006/relationships/hyperlink" Target="https://en.wikipedia.org/wiki/Prediction_interval" TargetMode="External"/><Relationship Id="rId233" Type="http://schemas.openxmlformats.org/officeDocument/2006/relationships/hyperlink" Target="https://en.wikipedia.org/wiki/Taylor%27s_theorem" TargetMode="External"/><Relationship Id="rId364" Type="http://schemas.openxmlformats.org/officeDocument/2006/relationships/hyperlink" Target="https://en.wikipedia.org/wiki/Wald_test" TargetMode="External"/><Relationship Id="rId368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56" Type="http://schemas.openxmlformats.org/officeDocument/2006/relationships/hyperlink" Target="https://morrison-lab.github.io/pds/probability-basics.html#def-event" TargetMode="External"/><Relationship Id="rId57" Type="http://schemas.openxmlformats.org/officeDocument/2006/relationships/hyperlink" Target="https://morrison-lab.github.io/pds/probability-basics.html#def-probability" TargetMode="External"/><Relationship Id="rId72" Type="http://schemas.openxmlformats.org/officeDocument/2006/relationships/hyperlink" Target="https://morrison-lab.github.io/pds/variance-covariance.html#def-variance" TargetMode="External"/><Relationship Id="rId137" Type="http://schemas.openxmlformats.org/officeDocument/2006/relationships/hyperlink" Target="https://online.stat.psu.edu/stat504/Lesson02" TargetMode="External"/><Relationship Id="rId380" Type="http://schemas.openxmlformats.org/officeDocument/2006/relationships/hyperlink" Target="https://www.cengage.com/c/applied-regression-analysis-and-other-multivariable-methods-5e-kleinbaum/9781285051086/" TargetMode="External"/><Relationship Id="rId336" Type="http://schemas.openxmlformats.org/officeDocument/2006/relationships/hyperlink" Target="https://www.cengage.com/c/statistical-inference-2e-casella-berger/9780534243128/" TargetMode="External"/><Relationship Id="rId342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6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18" Type="http://schemas.openxmlformats.org/officeDocument/2006/relationships/hyperlink" Target="inference.qmd#def-test-statistic" TargetMode="External"/><Relationship Id="rId140" Type="http://schemas.openxmlformats.org/officeDocument/2006/relationships/hyperlink" Target="inference.qmd#sec-reference-distributions" TargetMode="External"/><Relationship Id="rId201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6" Type="http://schemas.openxmlformats.org/officeDocument/2006/relationships/hyperlink" Target="intro-MLEs.qmd#def-oinf" TargetMode="External"/><Relationship Id="rId60" Type="http://schemas.openxmlformats.org/officeDocument/2006/relationships/hyperlink" Target="intro-MLEs.qmd#def-score" TargetMode="External"/><Relationship Id="rId263" Type="http://schemas.openxmlformats.org/officeDocument/2006/relationships/hyperlink" Target="model-validation.qmd#def-covariate" TargetMode="External"/><Relationship Id="rId61" Type="http://schemas.openxmlformats.org/officeDocument/2006/relationships/hyperlink" Target="more-distributions-mle.qmd" TargetMode="External"/><Relationship Id="rId67" Type="http://schemas.openxmlformats.org/officeDocument/2006/relationships/hyperlink" Target="more-distributions-mle.qmd#thm-exp-score" TargetMode="External"/><Relationship Id="rId66" Type="http://schemas.openxmlformats.org/officeDocument/2006/relationships/hyperlink" Target="more-distributions-mle.qmd#thm-pois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264" Type="http://schemas.openxmlformats.org/officeDocument/2006/relationships/hyperlink" Target="bernoulli-mle.qmd" TargetMode="External"/><Relationship Id="rId58" Type="http://schemas.openxmlformats.org/officeDocument/2006/relationships/hyperlink" Target="bernoulli-mle.qmd#thm-bernoulli-score" TargetMode="External"/><Relationship Id="rId162" Type="http://schemas.openxmlformats.org/officeDocument/2006/relationships/hyperlink" Target="estimation.qmd#def-estimand" TargetMode="External"/><Relationship Id="rId267" Type="http://schemas.openxmlformats.org/officeDocument/2006/relationships/hyperlink" Target="gaussian-mle.qmd" TargetMode="External"/><Relationship Id="rId306" Type="http://schemas.openxmlformats.org/officeDocument/2006/relationships/hyperlink" Target="gaussian-mle.qmd#sec-covariance-matrix" TargetMode="External"/><Relationship Id="rId270" Type="http://schemas.openxmlformats.org/officeDocument/2006/relationships/hyperlink" Target="gaussian-mle.qmd#sec-gaussian-mle" TargetMode="External"/><Relationship Id="rId374" Type="http://schemas.openxmlformats.org/officeDocument/2006/relationships/hyperlink" Target="https://doi.org/10.1001/jama.280.7.605" TargetMode="External"/><Relationship Id="rId334" Type="http://schemas.openxmlformats.org/officeDocument/2006/relationships/hyperlink" Target="https://doi.org/10.1002/9780470191613" TargetMode="External"/><Relationship Id="rId354" Type="http://schemas.openxmlformats.org/officeDocument/2006/relationships/hyperlink" Target="https://doi.org/10.1007/978-1-4419-0118-7" TargetMode="External"/><Relationship Id="rId376" Type="http://schemas.openxmlformats.org/officeDocument/2006/relationships/hyperlink" Target="https://doi.org/10.1007/978-1-4614-1353-0" TargetMode="External"/><Relationship Id="rId358" Type="http://schemas.openxmlformats.org/officeDocument/2006/relationships/hyperlink" Target="https://doi.org/10.1007/b98855" TargetMode="External"/><Relationship Id="rId360" Type="http://schemas.openxmlformats.org/officeDocument/2006/relationships/hyperlink" Target="https://doi.org/10.1016/S1573-4412(05)80005-4" TargetMode="External"/><Relationship Id="rId362" Type="http://schemas.openxmlformats.org/officeDocument/2006/relationships/hyperlink" Target="https://doi.org/10.1093/biomet/65.3.457" TargetMode="External"/><Relationship Id="rId378" Type="http://schemas.openxmlformats.org/officeDocument/2006/relationships/hyperlink" Target="https://doi.org/10.1198/000313001300339897" TargetMode="External"/><Relationship Id="rId332" Type="http://schemas.openxmlformats.org/officeDocument/2006/relationships/hyperlink" Target="https://doi.org/10.1201/9781315182780" TargetMode="External"/><Relationship Id="rId356" Type="http://schemas.openxmlformats.org/officeDocument/2006/relationships/hyperlink" Target="https://doi.org/10.1201/9781315370279" TargetMode="External"/><Relationship Id="rId370" Type="http://schemas.openxmlformats.org/officeDocument/2006/relationships/hyperlink" Target="https://doi.org/10.1214/aoms/1177732360" TargetMode="External"/><Relationship Id="rId346" Type="http://schemas.openxmlformats.org/officeDocument/2006/relationships/hyperlink" Target="https://en.wikipedia.org/wiki/Critical_point_%28mathematics%29" TargetMode="External"/><Relationship Id="rId68" Type="http://schemas.openxmlformats.org/officeDocument/2006/relationships/hyperlink" Target="https://en.wikipedia.org/wiki/Exponential_family" TargetMode="External"/><Relationship Id="rId352" Type="http://schemas.openxmlformats.org/officeDocument/2006/relationships/hyperlink" Target="https://en.wikipedia.org/wiki/Fisher_information" TargetMode="External"/><Relationship Id="rId350" Type="http://schemas.openxmlformats.org/officeDocument/2006/relationships/hyperlink" Target="https://en.wikipedia.org/wiki/Hessian_matrix" TargetMode="External"/><Relationship Id="rId348" Type="http://schemas.openxmlformats.org/officeDocument/2006/relationships/hyperlink" Target="https://en.wikipedia.org/wiki/Informant_function" TargetMode="External"/><Relationship Id="rId366" Type="http://schemas.openxmlformats.org/officeDocument/2006/relationships/hyperlink" Target="https://en.wikipedia.org/wiki/Likelihood-ratio_test" TargetMode="External"/><Relationship Id="rId338" Type="http://schemas.openxmlformats.org/officeDocument/2006/relationships/hyperlink" Target="https://en.wikipedia.org/wiki/Likelihood_function" TargetMode="External"/><Relationship Id="rId340" Type="http://schemas.openxmlformats.org/officeDocument/2006/relationships/hyperlink" Target="https://en.wikipedia.org/wiki/Maximum_likelihood_estimation" TargetMode="External"/><Relationship Id="rId78" Type="http://schemas.openxmlformats.org/officeDocument/2006/relationships/hyperlink" Target="https://en.wikipedia.org/wiki/Otto_Hesse" TargetMode="External"/><Relationship Id="rId372" Type="http://schemas.openxmlformats.org/officeDocument/2006/relationships/hyperlink" Target="https://en.wikipedia.org/wiki/Prediction_interval" TargetMode="External"/><Relationship Id="rId233" Type="http://schemas.openxmlformats.org/officeDocument/2006/relationships/hyperlink" Target="https://en.wikipedia.org/wiki/Taylor%27s_theorem" TargetMode="External"/><Relationship Id="rId364" Type="http://schemas.openxmlformats.org/officeDocument/2006/relationships/hyperlink" Target="https://en.wikipedia.org/wiki/Wald_test" TargetMode="External"/><Relationship Id="rId368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56" Type="http://schemas.openxmlformats.org/officeDocument/2006/relationships/hyperlink" Target="https://morrison-lab.github.io/pds/probability-basics.html#def-event" TargetMode="External"/><Relationship Id="rId57" Type="http://schemas.openxmlformats.org/officeDocument/2006/relationships/hyperlink" Target="https://morrison-lab.github.io/pds/probability-basics.html#def-probability" TargetMode="External"/><Relationship Id="rId72" Type="http://schemas.openxmlformats.org/officeDocument/2006/relationships/hyperlink" Target="https://morrison-lab.github.io/pds/variance-covariance.html#def-variance" TargetMode="External"/><Relationship Id="rId137" Type="http://schemas.openxmlformats.org/officeDocument/2006/relationships/hyperlink" Target="https://online.stat.psu.edu/stat504/Lesson02" TargetMode="External"/><Relationship Id="rId380" Type="http://schemas.openxmlformats.org/officeDocument/2006/relationships/hyperlink" Target="https://www.cengage.com/c/applied-regression-analysis-and-other-multivariable-methods-5e-kleinbaum/9781285051086/" TargetMode="External"/><Relationship Id="rId336" Type="http://schemas.openxmlformats.org/officeDocument/2006/relationships/hyperlink" Target="https://www.cengage.com/c/statistical-inference-2e-casella-berger/9780534243128/" TargetMode="External"/><Relationship Id="rId342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6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18" Type="http://schemas.openxmlformats.org/officeDocument/2006/relationships/hyperlink" Target="inference.qmd#def-test-statistic" TargetMode="External"/><Relationship Id="rId140" Type="http://schemas.openxmlformats.org/officeDocument/2006/relationships/hyperlink" Target="inference.qmd#sec-reference-distributions" TargetMode="External"/><Relationship Id="rId201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6" Type="http://schemas.openxmlformats.org/officeDocument/2006/relationships/hyperlink" Target="intro-MLEs.qmd#def-oinf" TargetMode="External"/><Relationship Id="rId60" Type="http://schemas.openxmlformats.org/officeDocument/2006/relationships/hyperlink" Target="intro-MLEs.qmd#def-score" TargetMode="External"/><Relationship Id="rId263" Type="http://schemas.openxmlformats.org/officeDocument/2006/relationships/hyperlink" Target="model-validation.qmd#def-covariate" TargetMode="External"/><Relationship Id="rId61" Type="http://schemas.openxmlformats.org/officeDocument/2006/relationships/hyperlink" Target="more-distributions-mle.qmd" TargetMode="External"/><Relationship Id="rId67" Type="http://schemas.openxmlformats.org/officeDocument/2006/relationships/hyperlink" Target="more-distributions-mle.qmd#thm-exp-score" TargetMode="External"/><Relationship Id="rId66" Type="http://schemas.openxmlformats.org/officeDocument/2006/relationships/hyperlink" Target="more-distributions-mle.qmd#thm-pois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2026-10-22T10:00:20Z</dcterms:created>
  <dcterms:modified xsi:type="dcterms:W3CDTF">2026-10-22T10:00:20Z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