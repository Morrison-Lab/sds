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Maximum Likelihood for More Distributions</w:t>
        </w:r>
      </w:ins>
    </w:p>
    <w:p>
      <w:pPr>
        <w:pStyle w:val="Date"/>
      </w:pPr>
      <w:ins w:id="2" w:author="PR Preview" w:date="2026-01-01T00:00:00Z">
        <w:r>
          <w:t xml:space="preserve">Last modified: 2026-10-22 02:35:59 (PDT)</w:t>
        </w:r>
      </w:ins>
    </w:p>
    <w:bookmarkStart w:id="18" w:name="sec-more-distributions-mle"/>
    <w:p>
      <w:pPr>
        <w:pStyle w:val="Heading2"/>
      </w:pPr>
      <w:ins w:id="3" w:author="PR Preview" w:date="2026-01-01T00:00:00Z">
        <w:r>
          <w:t xml:space="preserve">1 Maximum likelihood for Poisson and exponential models</w:t>
        </w:r>
      </w:ins>
    </w:p>
    <w:bookmarkStart w:id="13" w:name="the-score-of-a-poisson-variable"/>
    <w:p>
      <w:pPr>
        <w:pStyle w:val="Heading3"/>
      </w:pPr>
      <w:ins w:id="4" w:author="PR Preview" w:date="2026-01-01T00:00:00Z">
        <w:r>
          <w:t xml:space="preserve">1.1 The score of a Poisson variable</w:t>
        </w:r>
      </w:ins>
    </w:p>
    <w:bookmarkStart w:id="9" w:name="exr-pois-score-fn"/>
    <w:p>
      <w:pPr>
        <w:pStyle w:val="FirstParagraph"/>
      </w:pPr>
      <w:ins w:id="5" w:author="PR Preview" w:date="2026-01-01T00:00:00Z">
        <w:r>
          <w:rPr>
            <w:b/>
            <w:bCs/>
          </w:rPr>
          <w:t xml:space="preserve">Exercise 1 (Score function of a Poisson variable)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Derive the score function for a single Poisson random variable</w:t>
        </w:r>
      </w:ins>
      <w:ins w:id="8" w:author="PR Preview" w:date="2026-01-01T00:00:00Z">
        <w:r>
          <w:t xml:space="preserve"> </w:t>
        </w:r>
      </w:ins>
      <m:oMath>
        <m:r>
          <m:t>X</m:t>
        </m:r>
      </m:oMath>
      <w:ins w:id="9" w:author="PR Preview" w:date="2026-01-01T00:00:00Z">
        <w:r>
          <w:t xml:space="preserve">,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with respect to its mean parameter</w:t>
        </w:r>
      </w:ins>
      <w:ins w:id="12" w:author="PR Preview" w:date="2026-01-01T00:00:00Z">
        <w:r>
          <w:t xml:space="preserve"> </w:t>
        </w:r>
      </w:ins>
      <m:oMath>
        <m:r>
          <m:t>λ</m:t>
        </m:r>
      </m:oMath>
      <w:ins w:id="13" w:author="PR Preview" w:date="2026-01-01T00:00:00Z">
        <w:r>
          <w:t xml:space="preserve">.</w:t>
        </w:r>
      </w:ins>
    </w:p>
    <w:bookmarkEnd w:id="9"/>
    <w:bookmarkStart w:id="10" w:name="sol-pois-score-fn"/>
    <w:p>
      <w:pPr>
        <w:pStyle w:val="BodyText"/>
      </w:pPr>
      <w:ins w:id="14" w:author="PR Preview" w:date="2026-01-01T00:00:00Z">
        <w:r>
          <w:rPr>
            <w:i/>
            <w:iCs/>
          </w:rPr>
          <w:t xml:space="preserve">Solution 1</w:t>
        </w:r>
      </w:ins>
      <w:ins w:id="15" w:author="PR Preview" w:date="2026-01-01T00:00:00Z">
        <w:r>
          <w:t xml:space="preserve">. </w:t>
        </w:r>
      </w:ins>
      <w:ins w:id="16" w:author="PR Preview" w:date="2026-01-01T00:00:00Z">
        <w:r>
          <w:t xml:space="preserve">The log-likelihood of one Poisson observation is</w:t>
        </w:r>
      </w:ins>
      <w:ins w:id="17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ins w:id="18" w:author="PR Preview" w:date="2026-01-01T00:00:00Z">
        <w:r>
          <w:t xml:space="preserve">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"/>
    <w:bookmarkStart w:id="12" w:name="thm-pois-score"/>
    <w:p>
      <w:pPr>
        <w:pStyle w:val="FirstParagraph"/>
      </w:pPr>
      <w:ins w:id="19" w:author="PR Preview" w:date="2026-01-01T00:00:00Z">
        <w:r>
          <w:rPr>
            <w:b/>
            <w:bCs/>
          </w:rPr>
          <w:t xml:space="preserve">Theorem 1 (Score function of a Poisson variable)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Let</w:t>
        </w:r>
      </w:ins>
      <w:ins w:id="2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23" w:author="PR Preview" w:date="2026-01-01T00:00:00Z">
        <w:r>
          <w:t xml:space="preserve">, with mean</w:t>
        </w:r>
      </w:ins>
      <w:ins w:id="24" w:author="PR Preview" w:date="2026-01-01T00:00:00Z">
        <w:r>
          <w:t xml:space="preserve"> </w:t>
        </w:r>
      </w:ins>
      <m:oMath>
        <m:r>
          <m:t>λ</m:t>
        </m:r>
      </m:oMath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and observed count</w:t>
        </w:r>
      </w:ins>
      <w:ins w:id="27" w:author="PR Preview" w:date="2026-01-01T00:00:00Z">
        <w:r>
          <w:t xml:space="preserve"> </w:t>
        </w:r>
      </w:ins>
      <m:oMath>
        <m:r>
          <m:t>x</m:t>
        </m:r>
      </m:oMath>
      <w:ins w:id="28" w:author="PR Preview" w:date="2026-01-01T00:00:00Z">
        <w:r>
          <w:t xml:space="preserve">.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The</w:t>
        </w:r>
      </w:ins>
      <w:ins w:id="31" w:author="PR Preview" w:date="2026-01-01T00:00:00Z">
        <w:r>
          <w:t xml:space="preserve"> </w:t>
        </w:r>
      </w:ins>
      <w:hyperlink r:id="rId11">
        <w:ins w:id="32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33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of the single observation</w:t>
        </w:r>
      </w:ins>
      <w:ins w:id="36" w:author="PR Preview" w:date="2026-01-01T00:00:00Z">
        <w:r>
          <w:t xml:space="preserve"> </w:t>
        </w:r>
      </w:ins>
      <m:oMath>
        <m:r>
          <m:t>x</m:t>
        </m:r>
      </m:oMath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is the derivative of its log-likelihood</w:t>
        </w:r>
      </w:ins>
      <w:ins w:id="39" w:author="PR Preview" w:date="2026-01-01T00:00:00Z">
        <w:r>
          <w:t xml:space="preserve"> </w:t>
        </w:r>
      </w:ins>
      <m:oMath>
        <m:r>
          <m:t>ℓ</m:t>
        </m:r>
      </m:oMath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with respect to</w:t>
        </w:r>
      </w:ins>
      <w:ins w:id="42" w:author="PR Preview" w:date="2026-01-01T00:00:00Z">
        <w:r>
          <w:t xml:space="preserve"> </w:t>
        </w:r>
      </w:ins>
      <m:oMath>
        <m:r>
          <m:t>λ</m:t>
        </m:r>
      </m:oMath>
      <w:ins w:id="43" w:author="PR Preview" w:date="2026-01-01T00:00:00Z">
        <w:r>
          <w:t xml:space="preserve">.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It equals the deviation of</w:t>
        </w:r>
      </w:ins>
      <w:ins w:id="46" w:author="PR Preview" w:date="2026-01-01T00:00:00Z">
        <w:r>
          <w:t xml:space="preserve"> </w:t>
        </w:r>
      </w:ins>
      <m:oMath>
        <m:r>
          <m:t>x</m:t>
        </m:r>
      </m:oMath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from the mean</w:t>
        </w:r>
      </w:ins>
      <w:ins w:id="49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ins w:id="50" w:author="PR Preview" w:date="2026-01-01T00:00:00Z">
        <w:r>
          <w:t xml:space="preserve">,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divided by the variance</w:t>
        </w:r>
      </w:ins>
      <w:ins w:id="53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5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12"/>
    <w:p>
      <w:pPr>
        <w:pStyle w:val="FirstParagraph"/>
      </w:pPr>
      <w:ins w:id="55" w:author="PR Preview" w:date="2026-01-01T00:00:00Z">
        <w:r>
          <w:rPr>
            <w:i/>
            <w:iCs/>
          </w:rPr>
          <w:t xml:space="preserve">Proof</w:t>
        </w:r>
      </w:ins>
      <w:ins w:id="56" w:author="PR Preview" w:date="2026-01-01T00:00:00Z">
        <w:r>
          <w:t xml:space="preserve">. </w:t>
        </w:r>
      </w:ins>
      <w:ins w:id="57" w:author="PR Preview" w:date="2026-01-01T00:00:00Z">
        <w:r>
          <w:t xml:space="preserve">This is the solution to</w:t>
        </w:r>
      </w:ins>
      <w:ins w:id="58" w:author="PR Preview" w:date="2026-01-01T00:00:00Z">
        <w:r>
          <w:t xml:space="preserve"> </w:t>
        </w:r>
      </w:ins>
      <w:hyperlink w:anchor="exr-pois-score-fn">
        <w:ins w:id="59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60" w:author="PR Preview" w:date="2026-01-01T00:00:00Z">
        <w:r>
          <w:t xml:space="preserve">, worked in</w:t>
        </w:r>
      </w:ins>
      <w:ins w:id="61" w:author="PR Preview" w:date="2026-01-01T00:00:00Z">
        <w:r>
          <w:t xml:space="preserve"> </w:t>
        </w:r>
      </w:ins>
      <w:hyperlink w:anchor="sol-pois-score-fn">
        <w:ins w:id="62" w:author="PR Preview" w:date="2026-01-01T00:00:00Z">
          <w:r>
            <w:rPr>
              <w:rStyle w:val="Hyperlink"/>
            </w:rPr>
            <w:t xml:space="preserve">Solution 1</w:t>
          </w:r>
        </w:ins>
      </w:hyperlink>
      <w:ins w:id="63" w:author="PR Preview" w:date="2026-01-01T00:00:00Z">
        <w:r>
          <w:t xml:space="preserve">.</w:t>
        </w:r>
      </w:ins>
    </w:p>
    <w:bookmarkEnd w:id="13"/>
    <w:bookmarkStart w:id="17" w:name="the-score-of-an-exponential-variable"/>
    <w:p>
      <w:pPr>
        <w:pStyle w:val="Heading3"/>
      </w:pPr>
      <w:ins w:id="64" w:author="PR Preview" w:date="2026-01-01T00:00:00Z">
        <w:r>
          <w:t xml:space="preserve">1.2 The score of an exponential variable</w:t>
        </w:r>
      </w:ins>
    </w:p>
    <w:bookmarkStart w:id="14" w:name="exr-exp-score-fn"/>
    <w:p>
      <w:pPr>
        <w:pStyle w:val="FirstParagraph"/>
      </w:pPr>
      <w:ins w:id="65" w:author="PR Preview" w:date="2026-01-01T00:00:00Z">
        <w:r>
          <w:rPr>
            <w:b/>
            <w:bCs/>
          </w:rPr>
          <w:t xml:space="preserve">Exercise 2 (Score function of an exponential variable)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Derive the score function for a single exponential random variable</w:t>
        </w:r>
      </w:ins>
      <w:ins w:id="68" w:author="PR Preview" w:date="2026-01-01T00:00:00Z">
        <w:r>
          <w:t xml:space="preserve"> </w:t>
        </w:r>
      </w:ins>
      <m:oMath>
        <m:r>
          <m:t>X</m:t>
        </m:r>
      </m:oMath>
      <w:ins w:id="69" w:author="PR Preview" w:date="2026-01-01T00:00:00Z">
        <w:r>
          <w:t xml:space="preserve">,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with respect to the mean parameter</w:t>
        </w:r>
      </w:ins>
      <w:ins w:id="72" w:author="PR Preview" w:date="2026-01-01T00:00:00Z">
        <w:r>
          <w:t xml:space="preserve"> </w:t>
        </w:r>
      </w:ins>
      <m:oMath>
        <m:r>
          <m:t>μ</m:t>
        </m:r>
      </m:oMath>
      <w:ins w:id="73" w:author="PR Preview" w:date="2026-01-01T00:00:00Z">
        <w:r>
          <w:t xml:space="preserve">.</w:t>
        </w:r>
      </w:ins>
    </w:p>
    <w:bookmarkEnd w:id="14"/>
    <w:bookmarkStart w:id="15" w:name="sol-exp-score-fn"/>
    <w:p>
      <w:pPr>
        <w:pStyle w:val="BodyText"/>
      </w:pPr>
      <w:ins w:id="74" w:author="PR Preview" w:date="2026-01-01T00:00:00Z">
        <w:r>
          <w:rPr>
            <w:i/>
            <w:iCs/>
          </w:rPr>
          <w:t xml:space="preserve">Solution 2</w:t>
        </w:r>
      </w:ins>
      <w:ins w:id="75" w:author="PR Preview" w:date="2026-01-01T00:00:00Z">
        <w:r>
          <w:t xml:space="preserve">. </w:t>
        </w:r>
      </w:ins>
      <w:ins w:id="76" w:author="PR Preview" w:date="2026-01-01T00:00:00Z">
        <w:r>
          <w:t xml:space="preserve">The exponential density with mean</w:t>
        </w:r>
      </w:ins>
      <w:ins w:id="77" w:author="PR Preview" w:date="2026-01-01T00:00:00Z">
        <w:r>
          <w:t xml:space="preserve"> </w:t>
        </w:r>
      </w:ins>
      <m:oMath>
        <m:r>
          <m:t>μ</m:t>
        </m:r>
      </m:oMath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ins w:id="80" w:author="PR Preview" w:date="2026-01-01T00:00:00Z">
        <w:r>
          <w:t xml:space="preserve">for</w:t>
        </w:r>
      </w:ins>
      <w:ins w:id="8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&gt;</m:t>
        </m:r>
        <m:r>
          <m:t>0</m:t>
        </m:r>
      </m:oMath>
      <w:ins w:id="82" w:author="PR Preview" w:date="2026-01-01T00:00:00Z">
        <w:r>
          <w:t xml:space="preserve">,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so</w:t>
        </w:r>
      </w:ins>
      <w:ins w:id="85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ins w:id="86" w:author="PR Preview" w:date="2026-01-01T00:00:00Z">
        <w:r>
          <w:t xml:space="preserve">, and: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5"/>
    <w:bookmarkStart w:id="16" w:name="thm-exp-score"/>
    <w:p>
      <w:pPr>
        <w:pStyle w:val="FirstParagraph"/>
      </w:pPr>
      <w:ins w:id="87" w:author="PR Preview" w:date="2026-01-01T00:00:00Z">
        <w:r>
          <w:rPr>
            <w:b/>
            <w:bCs/>
          </w:rPr>
          <w:t xml:space="preserve">Theorem 2 (Score function of an exponential variable)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Let</w:t>
        </w:r>
      </w:ins>
      <w:ins w:id="90" w:author="PR Preview" w:date="2026-01-01T00:00:00Z">
        <w:r>
          <w:t xml:space="preserve"> </w:t>
        </w:r>
      </w:ins>
      <m:oMath>
        <m:r>
          <m:t>X</m:t>
        </m:r>
      </m:oMath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be an exponential random variable with mean</w:t>
        </w:r>
      </w:ins>
      <w:ins w:id="93" w:author="PR Preview" w:date="2026-01-01T00:00:00Z">
        <w:r>
          <w:t xml:space="preserve"> </w:t>
        </w:r>
      </w:ins>
      <m:oMath>
        <m:r>
          <m:t>μ</m:t>
        </m:r>
      </m:oMath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and observed value</w:t>
        </w:r>
      </w:ins>
      <w:ins w:id="9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&gt;</m:t>
        </m:r>
        <m:r>
          <m:t>0</m:t>
        </m:r>
      </m:oMath>
      <w:ins w:id="97" w:author="PR Preview" w:date="2026-01-01T00:00:00Z">
        <w:r>
          <w:t xml:space="preserve">.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The</w:t>
        </w:r>
      </w:ins>
      <w:ins w:id="100" w:author="PR Preview" w:date="2026-01-01T00:00:00Z">
        <w:r>
          <w:t xml:space="preserve"> </w:t>
        </w:r>
      </w:ins>
      <w:hyperlink r:id="rId11">
        <w:ins w:id="101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102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of the single observation</w:t>
        </w:r>
      </w:ins>
      <w:ins w:id="105" w:author="PR Preview" w:date="2026-01-01T00:00:00Z">
        <w:r>
          <w:t xml:space="preserve"> </w:t>
        </w:r>
      </w:ins>
      <m:oMath>
        <m:r>
          <m:t>x</m:t>
        </m:r>
      </m:oMath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is the derivative of its log-likelihood</w:t>
        </w:r>
      </w:ins>
      <w:ins w:id="108" w:author="PR Preview" w:date="2026-01-01T00:00:00Z">
        <w:r>
          <w:t xml:space="preserve"> </w:t>
        </w:r>
      </w:ins>
      <m:oMath>
        <m:r>
          <m:t>ℓ</m:t>
        </m:r>
      </m:oMath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with respect to</w:t>
        </w:r>
      </w:ins>
      <w:ins w:id="111" w:author="PR Preview" w:date="2026-01-01T00:00:00Z">
        <w:r>
          <w:t xml:space="preserve"> </w:t>
        </w:r>
      </w:ins>
      <m:oMath>
        <m:r>
          <m:t>μ</m:t>
        </m:r>
      </m:oMath>
      <w:ins w:id="112" w:author="PR Preview" w:date="2026-01-01T00:00:00Z">
        <w:r>
          <w:t xml:space="preserve">.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It equals the deviation of</w:t>
        </w:r>
      </w:ins>
      <w:ins w:id="115" w:author="PR Preview" w:date="2026-01-01T00:00:00Z">
        <w:r>
          <w:t xml:space="preserve"> </w:t>
        </w:r>
      </w:ins>
      <m:oMath>
        <m:r>
          <m:t>x</m:t>
        </m:r>
      </m:oMath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from the mean</w:t>
        </w:r>
      </w:ins>
      <w:ins w:id="118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ins w:id="119" w:author="PR Preview" w:date="2026-01-01T00:00:00Z">
        <w:r>
          <w:t xml:space="preserve">,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divided by the variance</w:t>
        </w:r>
      </w:ins>
      <w:ins w:id="122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2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16"/>
    <w:p>
      <w:pPr>
        <w:pStyle w:val="FirstParagraph"/>
      </w:pPr>
      <w:ins w:id="124" w:author="PR Preview" w:date="2026-01-01T00:00:00Z">
        <w:r>
          <w:rPr>
            <w:i/>
            <w:iCs/>
          </w:rPr>
          <w:t xml:space="preserve">Proof</w:t>
        </w:r>
      </w:ins>
      <w:ins w:id="125" w:author="PR Preview" w:date="2026-01-01T00:00:00Z">
        <w:r>
          <w:t xml:space="preserve">. </w:t>
        </w:r>
      </w:ins>
      <w:ins w:id="126" w:author="PR Preview" w:date="2026-01-01T00:00:00Z">
        <w:r>
          <w:t xml:space="preserve">This is the solution to</w:t>
        </w:r>
      </w:ins>
      <w:ins w:id="127" w:author="PR Preview" w:date="2026-01-01T00:00:00Z">
        <w:r>
          <w:t xml:space="preserve"> </w:t>
        </w:r>
      </w:ins>
      <w:hyperlink w:anchor="exr-exp-score-fn">
        <w:ins w:id="128" w:author="PR Preview" w:date="2026-01-01T00:00:00Z">
          <w:r>
            <w:rPr>
              <w:rStyle w:val="Hyperlink"/>
            </w:rPr>
            <w:t xml:space="preserve">Exercise 2</w:t>
          </w:r>
        </w:ins>
      </w:hyperlink>
      <w:ins w:id="129" w:author="PR Preview" w:date="2026-01-01T00:00:00Z">
        <w:r>
          <w:t xml:space="preserve">, worked in</w:t>
        </w:r>
      </w:ins>
      <w:ins w:id="130" w:author="PR Preview" w:date="2026-01-01T00:00:00Z">
        <w:r>
          <w:t xml:space="preserve"> </w:t>
        </w:r>
      </w:ins>
      <w:hyperlink w:anchor="sol-exp-score-fn">
        <w:ins w:id="131" w:author="PR Preview" w:date="2026-01-01T00:00:00Z">
          <w:r>
            <w:rPr>
              <w:rStyle w:val="Hyperlink"/>
            </w:rPr>
            <w:t xml:space="preserve">Solution 2</w:t>
          </w:r>
        </w:ins>
      </w:hyperlink>
      <w:ins w:id="132" w:author="PR Preview" w:date="2026-01-01T00:00:00Z">
        <w:r>
          <w:t xml:space="preserve">.</w:t>
        </w:r>
      </w:ins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intro-MLEs.qmd#def-score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intro-MLEs.qmd#def-s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Maximum Likelihood for More Distributions</dc:title>
  <dc:creator/>
  <cp:keywords/>
  <dcterms:created xsi:type="dcterms:W3CDTF">2026-10-22T10:02:12Z</dcterms:created>
  <dcterms:modified xsi:type="dcterms:W3CDTF">2026-10-22T10:02:12Z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02:35:59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