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31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Maximum likelihood for a Bernoulli model</w:t>
        </w:r>
      </w:hyperlink>
      <w:r>
        <w:t xml:space="preserve">:</w:t>
      </w:r>
      <w:r>
        <w:t xml:space="preserve"> </w:t>
      </w:r>
      <w:r>
        <w:t xml:space="preserve">a worked derivation for Bernoulli data;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Maximum likelihood for a Gaussian model</w:t>
        </w:r>
      </w:hyperlink>
      <w:r>
        <w:t xml:space="preserve">:</w:t>
      </w:r>
      <w:r>
        <w:t xml:space="preserve"> </w:t>
      </w:r>
      <w:r>
        <w:t xml:space="preserve">a worked derivation for Gaussian data;</w:t>
      </w:r>
    </w:p>
    <w:p>
      <w:pPr>
        <w:pStyle w:val="Compact"/>
        <w:numPr>
          <w:ilvl w:val="0"/>
          <w:numId w:val="1002"/>
        </w:numPr>
      </w:pPr>
      <w:hyperlink r:id="rId17">
        <w:ins w:id="3" w:author="PR Preview" w:date="2026-01-01T00:00:00Z">
          <w:r>
            <w:rPr>
              <w:rStyle w:val="Hyperlink"/>
            </w:rPr>
            <w:t xml:space="preserve">Maximum likelihood for more distributions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worked score derivations for Poisson and exponential data;</w:t>
        </w:r>
      </w:ins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31"/>
    <w:bookmarkStart w:id="37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4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7"/>
    <w:bookmarkStart w:id="41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8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41"/>
    <w:bookmarkStart w:id="42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hyperlink" Target="basic-statistical-methods.qmd" TargetMode="External"/><Relationship Id="rId30" Type="http://schemas.openxmlformats.org/officeDocument/2006/relationships/hyperlink" Target="bayesian-examples.qmd" TargetMode="External"/><Relationship Id="rId28" Type="http://schemas.openxmlformats.org/officeDocument/2006/relationships/hyperlink" Target="bayesian-inference.qmd" TargetMode="External"/><Relationship Id="rId15" Type="http://schemas.openxmlformats.org/officeDocument/2006/relationships/hyperlink" Target="bernoulli-mle.qmd" TargetMode="External"/><Relationship Id="rId23" Type="http://schemas.openxmlformats.org/officeDocument/2006/relationships/hyperlink" Target="bootstrap.qmd" TargetMode="External"/><Relationship Id="rId21" Type="http://schemas.openxmlformats.org/officeDocument/2006/relationships/hyperlink" Target="categorical-tests.qmd" TargetMode="External"/><Relationship Id="rId27" Type="http://schemas.openxmlformats.org/officeDocument/2006/relationships/hyperlink" Target="classification.qmd" TargetMode="External"/><Relationship Id="rId22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8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16" Type="http://schemas.openxmlformats.org/officeDocument/2006/relationships/hyperlink" Target="gaussian-mle.qmd" TargetMode="External"/><Relationship Id="rId40" Type="http://schemas.openxmlformats.org/officeDocument/2006/relationships/hyperlink" Target="https://morrison-lab.github.io/mds/" TargetMode="External"/><Relationship Id="rId39" Type="http://schemas.openxmlformats.org/officeDocument/2006/relationships/hyperlink" Target="https://morrison-lab.github.io/pds/" TargetMode="External"/><Relationship Id="rId38" Type="http://schemas.openxmlformats.org/officeDocument/2006/relationships/hyperlink" Target="https://morrison-lab.github.io/rme/" TargetMode="External"/><Relationship Id="rId32" Type="http://schemas.openxmlformats.org/officeDocument/2006/relationships/hyperlink" Target="https://web.stanford.edu/class/archive/stats/stats200/stats200.1172/lectures.html" TargetMode="External"/><Relationship Id="rId33" Type="http://schemas.openxmlformats.org/officeDocument/2006/relationships/hyperlink" Target="https://web.stanford.edu/class/stats300a/" TargetMode="External"/><Relationship Id="rId35" Type="http://schemas.openxmlformats.org/officeDocument/2006/relationships/hyperlink" Target="https://web.stanford.edu/class/stats300b/lectures.html" TargetMode="External"/><Relationship Id="rId36" Type="http://schemas.openxmlformats.org/officeDocument/2006/relationships/hyperlink" Target="https://web.stanford.edu/class/stats305b/" TargetMode="External"/><Relationship Id="rId34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9" Type="http://schemas.openxmlformats.org/officeDocument/2006/relationships/hyperlink" Target="mcmc.qmd" TargetMode="External"/><Relationship Id="rId26" Type="http://schemas.openxmlformats.org/officeDocument/2006/relationships/hyperlink" Target="model-validation.qmd" TargetMode="External"/><Relationship Id="rId17" Type="http://schemas.openxmlformats.org/officeDocument/2006/relationships/hyperlink" Target="more-distributions-mle.qmd" TargetMode="External"/><Relationship Id="rId25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4" Type="http://schemas.openxmlformats.org/officeDocument/2006/relationships/hyperlink" Target="permutation-tests.qmd" TargetMode="External"/><Relationship Id="rId19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" TargetMode="External"/><Relationship Id="rId30" Type="http://schemas.openxmlformats.org/officeDocument/2006/relationships/hyperlink" Target="bayesian-examples.qmd" TargetMode="External"/><Relationship Id="rId28" Type="http://schemas.openxmlformats.org/officeDocument/2006/relationships/hyperlink" Target="bayesian-inference.qmd" TargetMode="External"/><Relationship Id="rId15" Type="http://schemas.openxmlformats.org/officeDocument/2006/relationships/hyperlink" Target="bernoulli-mle.qmd" TargetMode="External"/><Relationship Id="rId23" Type="http://schemas.openxmlformats.org/officeDocument/2006/relationships/hyperlink" Target="bootstrap.qmd" TargetMode="External"/><Relationship Id="rId21" Type="http://schemas.openxmlformats.org/officeDocument/2006/relationships/hyperlink" Target="categorical-tests.qmd" TargetMode="External"/><Relationship Id="rId27" Type="http://schemas.openxmlformats.org/officeDocument/2006/relationships/hyperlink" Target="classification.qmd" TargetMode="External"/><Relationship Id="rId22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8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16" Type="http://schemas.openxmlformats.org/officeDocument/2006/relationships/hyperlink" Target="gaussian-mle.qmd" TargetMode="External"/><Relationship Id="rId40" Type="http://schemas.openxmlformats.org/officeDocument/2006/relationships/hyperlink" Target="https://morrison-lab.github.io/mds/" TargetMode="External"/><Relationship Id="rId39" Type="http://schemas.openxmlformats.org/officeDocument/2006/relationships/hyperlink" Target="https://morrison-lab.github.io/pds/" TargetMode="External"/><Relationship Id="rId38" Type="http://schemas.openxmlformats.org/officeDocument/2006/relationships/hyperlink" Target="https://morrison-lab.github.io/rme/" TargetMode="External"/><Relationship Id="rId32" Type="http://schemas.openxmlformats.org/officeDocument/2006/relationships/hyperlink" Target="https://web.stanford.edu/class/archive/stats/stats200/stats200.1172/lectures.html" TargetMode="External"/><Relationship Id="rId33" Type="http://schemas.openxmlformats.org/officeDocument/2006/relationships/hyperlink" Target="https://web.stanford.edu/class/stats300a/" TargetMode="External"/><Relationship Id="rId35" Type="http://schemas.openxmlformats.org/officeDocument/2006/relationships/hyperlink" Target="https://web.stanford.edu/class/stats300b/lectures.html" TargetMode="External"/><Relationship Id="rId36" Type="http://schemas.openxmlformats.org/officeDocument/2006/relationships/hyperlink" Target="https://web.stanford.edu/class/stats305b/" TargetMode="External"/><Relationship Id="rId34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9" Type="http://schemas.openxmlformats.org/officeDocument/2006/relationships/hyperlink" Target="mcmc.qmd" TargetMode="External"/><Relationship Id="rId26" Type="http://schemas.openxmlformats.org/officeDocument/2006/relationships/hyperlink" Target="model-validation.qmd" TargetMode="External"/><Relationship Id="rId17" Type="http://schemas.openxmlformats.org/officeDocument/2006/relationships/hyperlink" Target="more-distributions-mle.qmd" TargetMode="External"/><Relationship Id="rId25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4" Type="http://schemas.openxmlformats.org/officeDocument/2006/relationships/hyperlink" Target="permutation-tests.qmd" TargetMode="External"/><Relationship Id="rId19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2026-10-22T09:59:26Z</dcterms:created>
  <dcterms:modified xsi:type="dcterms:W3CDTF">2026-10-22T09:59:26Z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