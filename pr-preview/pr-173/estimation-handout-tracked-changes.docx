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22:13:28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4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7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4" w:name="rem-why-cond-mean"/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 1</w:t>
        </w:r>
      </w:ins>
      <w:ins w:id="4" w:author="PR Preview" w:date="2026-01-01T00:00:00Z">
        <w:r>
          <w:t xml:space="preserve"> (Why the estimated conditional mean is the usual prediction). </w:t>
        </w:r>
      </w:ins>
      <w:ins w:id="5" w:author="PR Preview" w:date="2026-01-01T00:00:00Z">
        <w:r>
          <w:t xml:space="preserve">The prediction in</w:t>
        </w:r>
      </w:ins>
      <w:ins w:id="6" w:author="PR Preview" w:date="2026-01-01T00:00:00Z">
        <w:r>
          <w:t xml:space="preserve"> </w:t>
        </w:r>
      </w:ins>
      <w:hyperlink w:anchor="exm-prediction-cond-mean">
        <w:ins w:id="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chosen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because the conditional mean is the best possible prediction under squared error loss.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Among all functions</w:t>
        </w:r>
      </w:ins>
      <w:ins w:id="14" w:author="PR Preview" w:date="2026-01-01T00:00:00Z">
        <w:r>
          <w:t xml:space="preserve"> </w:t>
        </w:r>
      </w:ins>
      <m:oMath>
        <m:r>
          <m:t>g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of the covariate,</w:t>
        </w:r>
      </w:ins>
      <w:ins w:id="1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has the smallest expected squared error</w:t>
        </w:r>
      </w:ins>
      <w:ins w:id="2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</w:t>
        </w:r>
      </w:ins>
      <w:hyperlink r:id="rId43">
        <w:ins w:id="23" w:author="PR Preview" w:date="2026-01-01T00:00:00Z">
          <w:r>
            <w:rPr>
              <w:rStyle w:val="Hyperlink"/>
            </w:rPr>
            <w:t xml:space="preserve">conditional mean minimizes squared-error risk</w:t>
          </w:r>
        </w:ins>
      </w:hyperlink>
      <w:ins w:id="24" w:author="PR Preview" w:date="2026-01-01T00:00:00Z">
        <w:r>
          <w:t xml:space="preserve">).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 conditional mean is unknown,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so we estimate it from data and predict with the estimate.</w:t>
        </w:r>
      </w:ins>
    </w:p>
    <w:p>
      <w:pPr>
        <w:pStyle w:val="BodyText"/>
      </w:pPr>
      <w:ins w:id="29" w:author="PR Preview" w:date="2026-01-01T00:00:00Z">
        <w:r>
          <w:t xml:space="preserve">The target depends on the loss.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 absolute error loss, the best prediction is the conditional median instead,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other losses have other targets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(Hastie et al. 2009, 20)</w:t>
        </w:r>
      </w:ins>
      <w:ins w:id="36" w:author="PR Preview" w:date="2026-01-01T00:00:00Z">
        <w:r>
          <w:t xml:space="preserve">.</w:t>
        </w:r>
      </w:ins>
    </w:p>
    <w:bookmarkEnd w:id="44"/>
    <w:bookmarkStart w:id="45" w:name="def-fitted-value"/>
    <w:p>
      <w:pPr>
        <w:pStyle w:val="BodyText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fitted-value-cond-mean"/>
    <w:p>
      <w:pPr>
        <w:pStyle w:val="FirstParagraph"/>
      </w:pPr>
      <w:ins w:id="37" w:author="PR Preview" w:date="2026-01-01T00:00:00Z">
        <w:r>
          <w:rPr>
            <w:i/>
            <w:iCs/>
          </w:rPr>
          <w:t xml:space="preserve">Remark 2</w:t>
        </w:r>
      </w:ins>
      <w:ins w:id="38" w:author="PR Preview" w:date="2026-01-01T00:00:00Z">
        <w:r>
          <w:t xml:space="preserve"> (Why the fitted value is the estimated conditional mean). </w:t>
        </w:r>
      </w:ins>
      <w:ins w:id="39" w:author="PR Preview" w:date="2026-01-01T00:00:00Z">
        <w:r>
          <w:t xml:space="preserve">The fitted value is the prediction at the observed covariate value</w:t>
        </w:r>
      </w:ins>
      <w:ins w:id="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so for the prediction in</w:t>
        </w:r>
      </w:ins>
      <w:ins w:id="44" w:author="PR Preview" w:date="2026-01-01T00:00:00Z">
        <w:r>
          <w:t xml:space="preserve"> </w:t>
        </w:r>
      </w:ins>
      <w:hyperlink w:anchor="exm-prediction-cond-mean">
        <w:ins w:id="4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it is the estimated conditional mean at</w:t>
        </w:r>
      </w:ins>
      <w:ins w:id="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0" w:author="PR Preview" w:date="2026-01-01T00:00:00Z">
        <w:r>
          <w:t xml:space="preserve">It is chosen for the reason in</w:t>
        </w:r>
      </w:ins>
      <w:ins w:id="51" w:author="PR Preview" w:date="2026-01-01T00:00:00Z">
        <w:r>
          <w:t xml:space="preserve"> </w:t>
        </w:r>
      </w:ins>
      <w:hyperlink w:anchor="rem-why-cond-mean">
        <w:ins w:id="52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53" w:author="PR Preview" w:date="2026-01-01T00:00:00Z">
        <w:r>
          <w:t xml:space="preserve">: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conditional mean is the best prediction under squared error loss.</w:t>
        </w:r>
      </w:ins>
    </w:p>
    <w:bookmarkEnd w:id="46"/>
    <w:bookmarkStart w:id="47" w:name="def-residual"/>
    <w:p>
      <w:pPr>
        <w:pStyle w:val="BodyText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7"/>
    <w:bookmarkStart w:id="48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8"/>
    <w:bookmarkStart w:id="49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50"/>
    <w:bookmarkStart w:id="51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2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5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3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4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5"/>
    <w:bookmarkStart w:id="56" w:name="rem-prediction-error"/>
    <w:p>
      <w:pPr>
        <w:pStyle w:val="BodyText"/>
      </w:pPr>
      <w:del w:id="56" w:author="PR Preview" w:date="2026-01-01T00:00:00Z">
        <w:r>
          <w:rPr>
            <w:i/>
            <w:iCs/>
          </w:rPr>
          <w:delText xml:space="preserve">Remark 1</w:delText>
        </w:r>
      </w:del>
      <w:del w:id="57" w:author="PR Preview" w:date="2026-01-01T00:00:00Z">
        <w:r>
          <w:delText xml:space="preserve"> (Prediction errors and residuals). </w:delText>
        </w:r>
      </w:del>
      <w:del w:id="58" w:author="PR Preview" w:date="2026-01-01T00:00:00Z">
        <w:r>
          <w:delText xml:space="preserve">The prediction in</w:delText>
        </w:r>
      </w:del>
      <w:del w:id="59" w:author="PR Preview" w:date="2026-01-01T00:00:00Z">
        <w:r>
          <w:delText xml:space="preserve"> </w:delText>
        </w:r>
      </w:del>
      <w:hyperlink w:anchor="def-prediction-error">
        <w:del w:id="6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can be a</w:delText>
        </w:r>
      </w:del>
      <w:del w:id="63" w:author="PR Preview" w:date="2026-01-01T00:00:00Z">
        <w:r>
          <w:delText xml:space="preserve"> </w:delText>
        </w:r>
      </w:del>
      <w:hyperlink w:anchor="def-fitted-value">
        <w:del w:id="64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65" w:author="PR Preview" w:date="2026-01-01T00:00:00Z">
        <w:r>
          <w:delText xml:space="preserve">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for an observation used to fit the model,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or a prediction for an observation that was not used to fit the model.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Prediction error is oriented the same way as</w:delText>
        </w:r>
      </w:del>
      <w:del w:id="72" w:author="PR Preview" w:date="2026-01-01T00:00:00Z">
        <w:r>
          <w:delText xml:space="preserve"> </w:delText>
        </w:r>
      </w:del>
      <w:hyperlink w:anchor="def-estimation-error">
        <w:del w:id="7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74" w:author="PR Preview" w:date="2026-01-01T00:00:00Z">
        <w:r>
          <w:delText xml:space="preserve">: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estimate minus true value.</w:delText>
        </w:r>
      </w:del>
    </w:p>
    <w:p>
      <w:pPr>
        <w:pStyle w:val="BodyText"/>
      </w:pPr>
      <w:ins w:id="77" w:author="PR Preview" w:date="2026-01-01T00:00:00Z">
        <w:r>
          <w:rPr>
            <w:i/>
            <w:iCs/>
          </w:rPr>
          <w:t xml:space="preserve">Remark 3</w:t>
        </w:r>
      </w:ins>
      <w:ins w:id="78" w:author="PR Preview" w:date="2026-01-01T00:00:00Z">
        <w:r>
          <w:t xml:space="preserve"> (Prediction errors and residuals). </w:t>
        </w:r>
      </w:ins>
      <w:ins w:id="79" w:author="PR Preview" w:date="2026-01-01T00:00:00Z">
        <w:r>
          <w:t xml:space="preserve">The prediction in</w:t>
        </w:r>
      </w:ins>
      <w:ins w:id="80" w:author="PR Preview" w:date="2026-01-01T00:00:00Z">
        <w:r>
          <w:t xml:space="preserve"> </w:t>
        </w:r>
      </w:ins>
      <w:hyperlink w:anchor="def-prediction-error">
        <w:ins w:id="8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can be a</w:t>
        </w:r>
      </w:ins>
      <w:ins w:id="84" w:author="PR Preview" w:date="2026-01-01T00:00:00Z">
        <w:r>
          <w:t xml:space="preserve"> </w:t>
        </w:r>
      </w:ins>
      <w:hyperlink w:anchor="def-fitted-value">
        <w:ins w:id="85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for an observation used to fit the model,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or a prediction for an observation that was not used to fit the model.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Prediction error is oriented the same way as</w:t>
        </w:r>
      </w:ins>
      <w:ins w:id="93" w:author="PR Preview" w:date="2026-01-01T00:00:00Z">
        <w:r>
          <w:t xml:space="preserve"> </w:t>
        </w:r>
      </w:ins>
      <w:hyperlink w:anchor="def-estimation-error">
        <w:ins w:id="94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95" w:author="PR Preview" w:date="2026-01-01T00:00:00Z">
        <w:r>
          <w:t xml:space="preserve">: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estimate minus true value.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6"/>
    <w:bookmarkStart w:id="57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60" w:name="rem-prediction-mse"/>
    <w:p>
      <w:pPr>
        <w:pStyle w:val="FirstParagraph"/>
      </w:pPr>
      <w:del w:id="98" w:author="PR Preview" w:date="2026-01-01T00:00:00Z">
        <w:r>
          <w:rPr>
            <w:i/>
            <w:iCs/>
          </w:rPr>
          <w:delText xml:space="preserve">Remark 2</w:delText>
        </w:r>
      </w:del>
      <w:del w:id="99" w:author="PR Preview" w:date="2026-01-01T00:00:00Z">
        <w:r>
          <w:delText xml:space="preserve"> (Prediction MSE, estimator MSE and RSS). </w:delText>
        </w:r>
      </w:del>
      <w:hyperlink w:anchor="def-prediction-mse">
        <w:del w:id="100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averages squared errors over observations,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where the</w:delText>
        </w:r>
      </w:del>
      <w:del w:id="105" w:author="PR Preview" w:date="2026-01-01T00:00:00Z">
        <w:r>
          <w:delText xml:space="preserve"> </w:delText>
        </w:r>
      </w:del>
      <w:hyperlink w:anchor="def-mse">
        <w:del w:id="106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takes an expectation over repeated samples.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On the data used to fit the model,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 mean squared error of the fitted values is the</w:delText>
        </w:r>
      </w:del>
      <w:del w:id="113" w:author="PR Preview" w:date="2026-01-01T00:00:00Z">
        <w:r>
          <w:delText xml:space="preserve"> </w:delText>
        </w:r>
      </w:del>
      <w:hyperlink r:id="rId58">
        <w:del w:id="114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divided by</w:delText>
        </w:r>
      </w:del>
      <w:del w:id="117" w:author="PR Preview" w:date="2026-01-01T00:00:00Z">
        <w:r>
          <w:delText xml:space="preserve"> </w:delText>
        </w:r>
      </w:del>
      <m:oMath>
        <m:r>
          <m:t>n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(</w:delText>
        </w:r>
      </w:del>
      <w:hyperlink r:id="rId59">
        <w:del w:id="120" w:author="PR Preview" w:date="2026-01-01T00:00:00Z">
          <w:r>
            <w:rPr>
              <w:rStyle w:val="Hyperlink"/>
            </w:rPr>
            <w:delText xml:space="preserve">mean squared error and RSS</w:delText>
          </w:r>
        </w:del>
      </w:hyperlink>
      <w:del w:id="121" w:author="PR Preview" w:date="2026-01-01T00:00:00Z">
        <w:r>
          <w:delText xml:space="preserve">):</w:delText>
        </w:r>
      </w:del>
    </w:p>
    <w:p>
      <w:pPr>
        <w:pStyle w:val="FirstParagraph"/>
      </w:pPr>
      <w:ins w:id="122" w:author="PR Preview" w:date="2026-01-01T00:00:00Z">
        <w:r>
          <w:rPr>
            <w:i/>
            <w:iCs/>
          </w:rPr>
          <w:t xml:space="preserve">Remark 4</w:t>
        </w:r>
      </w:ins>
      <w:ins w:id="123" w:author="PR Preview" w:date="2026-01-01T00:00:00Z">
        <w:r>
          <w:t xml:space="preserve"> (Prediction MSE, estimator MSE and RSS). </w:t>
        </w:r>
      </w:ins>
      <w:hyperlink w:anchor="def-prediction-mse">
        <w:ins w:id="12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averages squared errors over observations,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where the</w:t>
        </w:r>
      </w:ins>
      <w:ins w:id="129" w:author="PR Preview" w:date="2026-01-01T00:00:00Z">
        <w:r>
          <w:t xml:space="preserve"> </w:t>
        </w:r>
      </w:ins>
      <w:hyperlink w:anchor="def-mse">
        <w:ins w:id="130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takes an expectation over repeated samples.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On the data used to fit the model,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the mean squared error of the fitted values is the</w:t>
        </w:r>
      </w:ins>
      <w:ins w:id="137" w:author="PR Preview" w:date="2026-01-01T00:00:00Z">
        <w:r>
          <w:t xml:space="preserve"> </w:t>
        </w:r>
      </w:ins>
      <w:hyperlink r:id="rId58">
        <w:ins w:id="138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divided by</w:t>
        </w:r>
      </w:ins>
      <w:ins w:id="141" w:author="PR Preview" w:date="2026-01-01T00:00:00Z">
        <w:r>
          <w:t xml:space="preserve"> </w:t>
        </w:r>
      </w:ins>
      <m:oMath>
        <m:r>
          <m:t>n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(</w:t>
        </w:r>
      </w:ins>
      <w:hyperlink r:id="rId59">
        <w:ins w:id="144" w:author="PR Preview" w:date="2026-01-01T00:00:00Z">
          <w:r>
            <w:rPr>
              <w:rStyle w:val="Hyperlink"/>
            </w:rPr>
            <w:t xml:space="preserve">mean squared error and RSS</w:t>
          </w:r>
        </w:ins>
      </w:hyperlink>
      <w:ins w:id="14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6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61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5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End w:id="67"/>
    <w:bookmarkStart w:id="74" w:name="bias"/>
    <w:p>
      <w:pPr>
        <w:pStyle w:val="Heading3"/>
      </w:pPr>
      <w:r>
        <w:t xml:space="preserve">3.4 Bias</w:t>
      </w:r>
    </w:p>
    <w:bookmarkStart w:id="69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8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0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71"/>
    <w:bookmarkStart w:id="72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3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3"/>
    <w:bookmarkEnd w:id="74"/>
    <w:bookmarkStart w:id="92" w:name="mean-squared-error"/>
    <w:p>
      <w:pPr>
        <w:pStyle w:val="Heading3"/>
      </w:pPr>
      <w:r>
        <w:t xml:space="preserve">3.5 Mean squared error</w:t>
      </w:r>
    </w:p>
    <w:bookmarkStart w:id="75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5"/>
    <w:bookmarkStart w:id="76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7"/>
    <w:bookmarkStart w:id="78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82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80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81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4"/>
    <w:bookmarkStart w:id="86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5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8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8"/>
    <w:bookmarkStart w:id="89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9"/>
    <w:bookmarkStart w:id="90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90"/>
    <w:bookmarkStart w:id="91" w:name="rem-rmse-units"/>
    <w:p>
      <w:pPr>
        <w:pStyle w:val="BodyText"/>
      </w:pPr>
      <w:del w:id="146" w:author="PR Preview" w:date="2026-01-01T00:00:00Z">
        <w:r>
          <w:rPr>
            <w:i/>
            <w:iCs/>
          </w:rPr>
          <w:delText xml:space="preserve">Remark 3</w:delText>
        </w:r>
      </w:del>
      <w:del w:id="147" w:author="PR Preview" w:date="2026-01-01T00:00:00Z">
        <w:r>
          <w:delText xml:space="preserve"> (Units of the root mean squared error). </w:delText>
        </w:r>
      </w:del>
      <w:del w:id="148" w:author="PR Preview" w:date="2026-01-01T00:00:00Z">
        <w:r>
          <w:delText xml:space="preserve">The root mean squared error has the same units as the estimand.</w:delText>
        </w:r>
      </w:del>
    </w:p>
    <w:p>
      <w:pPr>
        <w:pStyle w:val="BodyText"/>
      </w:pPr>
      <w:ins w:id="149" w:author="PR Preview" w:date="2026-01-01T00:00:00Z">
        <w:r>
          <w:rPr>
            <w:i/>
            <w:iCs/>
          </w:rPr>
          <w:t xml:space="preserve">Remark 5</w:t>
        </w:r>
      </w:ins>
      <w:ins w:id="150" w:author="PR Preview" w:date="2026-01-01T00:00:00Z">
        <w:r>
          <w:t xml:space="preserve"> (Units of the root mean squared error). </w:t>
        </w:r>
      </w:ins>
      <w:ins w:id="151" w:author="PR Preview" w:date="2026-01-01T00:00:00Z">
        <w:r>
          <w:t xml:space="preserve">The root mean squared error has the same units as the estimand.</w:t>
        </w:r>
      </w:ins>
    </w:p>
    <w:bookmarkEnd w:id="91"/>
    <w:bookmarkEnd w:id="92"/>
    <w:bookmarkStart w:id="106" w:name="sec-unbiased-estimators"/>
    <w:p>
      <w:pPr>
        <w:pStyle w:val="Heading3"/>
      </w:pPr>
      <w:r>
        <w:t xml:space="preserve">3.6 Unbiased estimators</w:t>
      </w:r>
    </w:p>
    <w:bookmarkStart w:id="93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bookmarkStart w:id="94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4"/>
    <w:bookmarkStart w:id="95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5"/>
    <w:bookmarkStart w:id="97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6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7"/>
    <w:bookmarkStart w:id="98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bookmarkStart w:id="99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9"/>
    <w:bookmarkStart w:id="100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100"/>
    <w:bookmarkStart w:id="101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4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102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bookmarkStart w:id="103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5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09" w:name="mean-absolute-error"/>
    <w:p>
      <w:pPr>
        <w:pStyle w:val="Heading3"/>
      </w:pPr>
      <w:r>
        <w:t xml:space="preserve">3.7 Mean absolute error</w:t>
      </w:r>
    </w:p>
    <w:bookmarkStart w:id="107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bookmarkStart w:id="108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8"/>
    <w:bookmarkEnd w:id="109"/>
    <w:bookmarkStart w:id="123" w:name="standard-error"/>
    <w:p>
      <w:pPr>
        <w:pStyle w:val="Heading3"/>
      </w:pPr>
      <w:r>
        <w:t xml:space="preserve">3.8 Standard error</w:t>
      </w:r>
    </w:p>
    <w:bookmarkStart w:id="111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11"/>
    <w:bookmarkStart w:id="112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12"/>
    <w:bookmarkStart w:id="113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3"/>
    <w:bookmarkStart w:id="114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6" w:name="rem-standard-error-name"/>
    <w:p>
      <w:pPr>
        <w:pStyle w:val="BodyText"/>
      </w:pPr>
      <w:del w:id="152" w:author="PR Preview" w:date="2026-01-01T00:00:00Z">
        <w:r>
          <w:rPr>
            <w:i/>
            <w:iCs/>
          </w:rPr>
          <w:delText xml:space="preserve">Remark 4</w:delText>
        </w:r>
      </w:del>
      <w:del w:id="153" w:author="PR Preview" w:date="2026-01-01T00:00:00Z">
        <w:r>
          <w:delText xml:space="preserve"> (The name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“standard error”</w:delText>
        </w:r>
      </w:del>
      <w:del w:id="156" w:author="PR Preview" w:date="2026-01-01T00:00:00Z">
        <w:r>
          <w:delText xml:space="preserve">). </w:delText>
        </w:r>
      </w:del>
      <w:del w:id="157" w:author="PR Preview" w:date="2026-01-01T00:00:00Z">
        <w:r>
          <w:delText xml:space="preserve">“Standard error”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 a confusing name in two ways.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It is defined through the estimator’s own spread,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not through the</w:delText>
        </w:r>
      </w:del>
      <w:del w:id="164" w:author="PR Preview" w:date="2026-01-01T00:00:00Z">
        <w:r>
          <w:delText xml:space="preserve"> </w:delText>
        </w:r>
      </w:del>
      <w:hyperlink w:anchor="def-estimation-error">
        <w:del w:id="165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(although</w:delText>
        </w:r>
      </w:del>
      <w:del w:id="168" w:author="PR Preview" w:date="2026-01-01T00:00:00Z">
        <w:r>
          <w:delText xml:space="preserve"> </w:delText>
        </w:r>
      </w:del>
      <w:hyperlink w:anchor="thm-se-error-sd">
        <w:del w:id="16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shows that the two spreads are equal).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It is also a synonym for the standard deviation of an estimator,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so it can look redundant.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The name persists because standard errors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are the building blocks of p-values and confidence intervals,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ins w:id="182" w:author="PR Preview" w:date="2026-01-01T00:00:00Z">
        <w:r>
          <w:rPr>
            <w:i/>
            <w:iCs/>
          </w:rPr>
          <w:t xml:space="preserve">Remark 6</w:t>
        </w:r>
      </w:ins>
      <w:ins w:id="183" w:author="PR Preview" w:date="2026-01-01T00:00:00Z">
        <w:r>
          <w:t xml:space="preserve"> (The name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“standard error”</w:t>
        </w:r>
      </w:ins>
      <w:ins w:id="186" w:author="PR Preview" w:date="2026-01-01T00:00:00Z">
        <w:r>
          <w:t xml:space="preserve">). </w:t>
        </w:r>
      </w:ins>
      <w:ins w:id="187" w:author="PR Preview" w:date="2026-01-01T00:00:00Z">
        <w:r>
          <w:t xml:space="preserve">“Standard error”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a confusing name in two ways.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It is defined through the estimator’s own spread,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not through the</w:t>
        </w:r>
      </w:ins>
      <w:ins w:id="194" w:author="PR Preview" w:date="2026-01-01T00:00:00Z">
        <w:r>
          <w:t xml:space="preserve"> </w:t>
        </w:r>
      </w:ins>
      <w:hyperlink w:anchor="def-estimation-error">
        <w:ins w:id="195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(although</w:t>
        </w:r>
      </w:ins>
      <w:ins w:id="198" w:author="PR Preview" w:date="2026-01-01T00:00:00Z">
        <w:r>
          <w:t xml:space="preserve"> </w:t>
        </w:r>
      </w:ins>
      <w:hyperlink w:anchor="thm-se-error-sd">
        <w:ins w:id="19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shows that the two spreads are equal).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It is also a synonym for the standard deviation of an estimator,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so it can look redundant.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The name persists because standard errors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are the building blocks of p-values and confidence intervals,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so they come up often enough to deserve their own name.</w:t>
        </w:r>
      </w:ins>
    </w:p>
    <w:bookmarkEnd w:id="116"/>
    <w:bookmarkStart w:id="117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7"/>
    <w:bookmarkStart w:id="118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8"/>
    <w:bookmarkStart w:id="119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20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20"/>
    <w:bookmarkStart w:id="121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2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3"/>
    <w:bookmarkEnd w:id="124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2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6"/>
    <w:bookmarkStart w:id="127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7"/>
    <w:bookmarkStart w:id="12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ins w:id="212" w:author="PR Preview" w:date="2026-01-01T00:00:00Z">
        <w:r>
          <w:t xml:space="preserve">Hastie, Trevor, Robert Tibshirani, and Jerome Friedman. 2009.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215" w:author="PR Preview" w:date="2026-01-01T00:00:00Z">
        <w:r>
          <w:t xml:space="preserve">. 2nd ed. Springer.</w:t>
        </w:r>
      </w:ins>
      <w:ins w:id="216" w:author="PR Preview" w:date="2026-01-01T00:00:00Z">
        <w:r>
          <w:t xml:space="preserve"> </w:t>
        </w:r>
      </w:ins>
      <w:hyperlink r:id="rId130">
        <w:ins w:id="217" w:author="PR Preview" w:date="2026-01-01T00:00:00Z">
          <w:r>
            <w:rPr>
              <w:rStyle w:val="Hyperlink"/>
            </w:rPr>
            <w:t xml:space="preserve">https://doi.org/10.1007/978-0-387-84858-7</w:t>
          </w:r>
        </w:ins>
      </w:hyperlink>
      <w:ins w:id="218" w:author="PR Preview" w:date="2026-01-01T00:00:00Z">
        <w:r>
          <w:t xml:space="preserve">.</w:t>
        </w:r>
      </w:ins>
    </w:p>
    <w:bookmarkEnd w:id="131"/>
    <w:bookmarkStart w:id="13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32"/>
    <w:bookmarkStart w:id="13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3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34"/>
    <w:bookmarkStart w:id="13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6"/>
    <w:bookmarkStart w:id="13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2" Type="http://schemas.openxmlformats.org/officeDocument/2006/relationships/image" Target="media/rId62.png"/><Relationship Id="rId58" Type="http://schemas.openxmlformats.org/officeDocument/2006/relationships/hyperlink" Target="correlation-regression.qmd#def-rss" TargetMode="External"/><Relationship Id="rId61" Type="http://schemas.openxmlformats.org/officeDocument/2006/relationships/hyperlink" Target="correlation-regression.qmd#exm-rss" TargetMode="External"/><Relationship Id="rId59" Type="http://schemas.openxmlformats.org/officeDocument/2006/relationships/hyperlink" Target="correlation-regression.qmd#thm-mse-rss" TargetMode="External"/><Relationship Id="rId54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6" Type="http://schemas.openxmlformats.org/officeDocument/2006/relationships/hyperlink" Target="exploratory-descriptive.qmd#def-sample-variance" TargetMode="External"/><Relationship Id="rId53" Type="http://schemas.openxmlformats.org/officeDocument/2006/relationships/hyperlink" Target="https://cran.r-project.org/package=MASS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419-0118-7" TargetMode="External"/><Relationship Id="rId133" Type="http://schemas.openxmlformats.org/officeDocument/2006/relationships/hyperlink" Target="https://doi.org/10.1186/s41687-020-00218-5" TargetMode="External"/><Relationship Id="rId13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43" Type="http://schemas.openxmlformats.org/officeDocument/2006/relationships/hyperlink" Target="https://morrison-lab.github.io/pds/expectation.html#thm-best-predictor" TargetMode="External"/><Relationship Id="rId110" Type="http://schemas.openxmlformats.org/officeDocument/2006/relationships/hyperlink" Target="https://morrison-lab.github.io/pds/variance-covariance.html#def-sd" TargetMode="External"/><Relationship Id="rId87" Type="http://schemas.openxmlformats.org/officeDocument/2006/relationships/hyperlink" Target="https://morrison-lab.github.io/pds/variance-covariance.html#thm-var-lincom" TargetMode="External"/><Relationship Id="rId79" Type="http://schemas.openxmlformats.org/officeDocument/2006/relationships/hyperlink" Target="https://morrison-lab.github.io/pds/variance-covariance.html#thm-variance" TargetMode="External"/><Relationship Id="rId137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correlation-regression.qmd#def-rss" TargetMode="External"/><Relationship Id="rId61" Type="http://schemas.openxmlformats.org/officeDocument/2006/relationships/hyperlink" Target="correlation-regression.qmd#exm-rss" TargetMode="External"/><Relationship Id="rId59" Type="http://schemas.openxmlformats.org/officeDocument/2006/relationships/hyperlink" Target="correlation-regression.qmd#thm-mse-rss" TargetMode="External"/><Relationship Id="rId54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6" Type="http://schemas.openxmlformats.org/officeDocument/2006/relationships/hyperlink" Target="exploratory-descriptive.qmd#def-sample-variance" TargetMode="External"/><Relationship Id="rId53" Type="http://schemas.openxmlformats.org/officeDocument/2006/relationships/hyperlink" Target="https://cran.r-project.org/package=MASS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419-0118-7" TargetMode="External"/><Relationship Id="rId133" Type="http://schemas.openxmlformats.org/officeDocument/2006/relationships/hyperlink" Target="https://doi.org/10.1186/s41687-020-00218-5" TargetMode="External"/><Relationship Id="rId13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43" Type="http://schemas.openxmlformats.org/officeDocument/2006/relationships/hyperlink" Target="https://morrison-lab.github.io/pds/expectation.html#thm-best-predictor" TargetMode="External"/><Relationship Id="rId110" Type="http://schemas.openxmlformats.org/officeDocument/2006/relationships/hyperlink" Target="https://morrison-lab.github.io/pds/variance-covariance.html#def-sd" TargetMode="External"/><Relationship Id="rId87" Type="http://schemas.openxmlformats.org/officeDocument/2006/relationships/hyperlink" Target="https://morrison-lab.github.io/pds/variance-covariance.html#thm-var-lincom" TargetMode="External"/><Relationship Id="rId79" Type="http://schemas.openxmlformats.org/officeDocument/2006/relationships/hyperlink" Target="https://morrison-lab.github.io/pds/variance-covariance.html#thm-variance" TargetMode="External"/><Relationship Id="rId137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2026-10-15T05:29:59Z</dcterms:created>
  <dcterms:modified xsi:type="dcterms:W3CDTF">2026-10-15T05:29:59Z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