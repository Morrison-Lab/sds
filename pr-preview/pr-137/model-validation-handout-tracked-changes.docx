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sim_sigma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loatTok"/>
          </w:rPr>
          <w:delText xml:space="preserve">0.3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NormalTok"/>
          </w:rPr>
          <w:delText xml:space="preserve">sim_truth </w:delText>
        </w:r>
      </w:del>
      <w:del w:id="9" w:author="PR Preview" w:date="2026-01-01T00:00:00Z">
        <w:r>
          <w:rPr>
            <w:rStyle w:val="OtherTok"/>
          </w:rPr>
          <w:delText xml:space="preserve">&lt;-</w:delText>
        </w:r>
      </w:del>
      <w:del w:id="10" w:author="PR Preview" w:date="2026-01-01T00:00:00Z">
        <w:r>
          <w:rPr>
            <w:rStyle w:val="NormalTok"/>
          </w:rPr>
          <w:delText xml:space="preserve"> </w:delText>
        </w:r>
      </w:del>
      <w:del w:id="11" w:author="PR Preview" w:date="2026-01-01T00:00:00Z">
        <w:r>
          <w:rPr>
            <w:rStyle w:val="ControlFlowTok"/>
          </w:rPr>
          <w:delText xml:space="preserve">function</w:delText>
        </w:r>
      </w:del>
      <w:del w:id="12" w:author="PR Preview" w:date="2026-01-01T00:00:00Z">
        <w:r>
          <w:rPr>
            <w:rStyle w:val="NormalTok"/>
          </w:rPr>
          <w:delText xml:space="preserve">(x) </w:delText>
        </w:r>
      </w:del>
      <w:del w:id="13" w:author="PR Preview" w:date="2026-01-01T00:00:00Z">
        <w:r>
          <w:rPr>
            <w:rStyle w:val="FunctionTok"/>
          </w:rPr>
          <w:delText xml:space="preserve">sin</w:delText>
        </w:r>
      </w:del>
      <w:del w:id="14" w:author="PR Preview" w:date="2026-01-01T00:00:00Z">
        <w:r>
          <w:rPr>
            <w:rStyle w:val="NormalTok"/>
          </w:rPr>
          <w:delText xml:space="preserve">(</w:delText>
        </w:r>
      </w:del>
      <w:del w:id="15" w:author="PR Preview" w:date="2026-01-01T00:00:00Z">
        <w:r>
          <w:rPr>
            <w:rStyle w:val="DecValTok"/>
          </w:rPr>
          <w:delText xml:space="preserve">2</w:delText>
        </w:r>
      </w:del>
      <w:del w:id="16" w:author="PR Preview" w:date="2026-01-01T00:00:00Z">
        <w:r>
          <w:rPr>
            <w:rStyle w:val="NormalTok"/>
          </w:rPr>
          <w:delText xml:space="preserve"> </w:delText>
        </w:r>
      </w:del>
      <w:del w:id="17" w:author="PR Preview" w:date="2026-01-01T00:00:00Z">
        <w:r>
          <w:rPr>
            <w:rStyle w:val="SpecialCharTok"/>
          </w:rPr>
          <w:delText xml:space="preserve">*</w:delText>
        </w:r>
      </w:del>
      <w:del w:id="18" w:author="PR Preview" w:date="2026-01-01T00:00:00Z">
        <w:r>
          <w:rPr>
            <w:rStyle w:val="NormalTok"/>
          </w:rPr>
          <w:delText xml:space="preserve"> pi </w:delText>
        </w:r>
      </w:del>
      <w:del w:id="19" w:author="PR Preview" w:date="2026-01-01T00:00:00Z">
        <w:r>
          <w:rPr>
            <w:rStyle w:val="SpecialCharTok"/>
          </w:rPr>
          <w:delText xml:space="preserve">*</w:delText>
        </w:r>
      </w:del>
      <w:del w:id="20" w:author="PR Preview" w:date="2026-01-01T00:00:00Z">
        <w:r>
          <w:rPr>
            <w:rStyle w:val="NormalTok"/>
          </w:rPr>
          <w:delText xml:space="preserve"> x)</w:delText>
        </w:r>
      </w:del>
      <w:del w:id="21" w:author="PR Preview" w:date="2026-01-01T00:00:00Z">
        <w:r>
          <w:br/>
        </w:r>
      </w:del>
      <w:del w:id="22" w:author="PR Preview" w:date="2026-01-01T00:00:00Z">
        <w:r>
          <w:rPr>
            <w:rStyle w:val="NormalTok"/>
          </w:rPr>
          <w:delText xml:space="preserve">sim_draw </w:delText>
        </w:r>
      </w:del>
      <w:del w:id="23" w:author="PR Preview" w:date="2026-01-01T00:00:00Z">
        <w:r>
          <w:rPr>
            <w:rStyle w:val="OtherTok"/>
          </w:rPr>
          <w:delText xml:space="preserve">&lt;-</w:delText>
        </w:r>
      </w:del>
      <w:del w:id="24" w:author="PR Preview" w:date="2026-01-01T00:00:00Z">
        <w:r>
          <w:rPr>
            <w:rStyle w:val="NormalTok"/>
          </w:rPr>
          <w:delText xml:space="preserve"> </w:delText>
        </w:r>
      </w:del>
      <w:del w:id="25" w:author="PR Preview" w:date="2026-01-01T00:00:00Z">
        <w:r>
          <w:rPr>
            <w:rStyle w:val="ControlFlowTok"/>
          </w:rPr>
          <w:delText xml:space="preserve">function</w:delText>
        </w:r>
      </w:del>
      <w:del w:id="26" w:author="PR Preview" w:date="2026-01-01T00:00:00Z">
        <w:r>
          <w:rPr>
            <w:rStyle w:val="NormalTok"/>
          </w:rPr>
          <w:delText xml:space="preserve">(n) {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NormalTok"/>
          </w:rPr>
          <w:delText xml:space="preserve">  x </w:delText>
        </w:r>
      </w:del>
      <w:del w:id="29" w:author="PR Preview" w:date="2026-01-01T00:00:00Z">
        <w:r>
          <w:rPr>
            <w:rStyle w:val="OtherTok"/>
          </w:rPr>
          <w:delText xml:space="preserve">&lt;-</w:delText>
        </w:r>
      </w:del>
      <w:del w:id="30" w:author="PR Preview" w:date="2026-01-01T00:00:00Z">
        <w:r>
          <w:rPr>
            <w:rStyle w:val="NormalTok"/>
          </w:rPr>
          <w:delText xml:space="preserve"> stats</w:delText>
        </w:r>
      </w:del>
      <w:del w:id="31" w:author="PR Preview" w:date="2026-01-01T00:00:00Z">
        <w:r>
          <w:rPr>
            <w:rStyle w:val="SpecialCharTok"/>
          </w:rPr>
          <w:delText xml:space="preserve">::</w:delText>
        </w:r>
      </w:del>
      <w:del w:id="32" w:author="PR Preview" w:date="2026-01-01T00:00:00Z">
        <w:r>
          <w:rPr>
            <w:rStyle w:val="FunctionTok"/>
          </w:rPr>
          <w:delText xml:space="preserve">runif</w:delText>
        </w:r>
      </w:del>
      <w:del w:id="33" w:author="PR Preview" w:date="2026-01-01T00:00:00Z">
        <w:r>
          <w:rPr>
            <w:rStyle w:val="NormalTok"/>
          </w:rPr>
          <w:delText xml:space="preserve">(n)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NormalTok"/>
          </w:rPr>
          <w:delText xml:space="preserve">  tibble</w:delText>
        </w:r>
      </w:del>
      <w:del w:id="36" w:author="PR Preview" w:date="2026-01-01T00:00:00Z">
        <w:r>
          <w:rPr>
            <w:rStyle w:val="SpecialCharTok"/>
          </w:rPr>
          <w:delText xml:space="preserve">::</w:delText>
        </w:r>
      </w:del>
      <w:del w:id="37" w:author="PR Preview" w:date="2026-01-01T00:00:00Z">
        <w:r>
          <w:rPr>
            <w:rStyle w:val="FunctionTok"/>
          </w:rPr>
          <w:delText xml:space="preserve">tibble</w:delText>
        </w:r>
      </w:del>
      <w:del w:id="38" w:author="PR Preview" w:date="2026-01-01T00:00:00Z">
        <w:r>
          <w:rPr>
            <w:rStyle w:val="NormalTok"/>
          </w:rPr>
          <w:delText xml:space="preserve">(</w:delText>
        </w:r>
      </w:del>
      <w:del w:id="39" w:author="PR Preview" w:date="2026-01-01T00:00:00Z">
        <w:r>
          <w:rPr>
            <w:rStyle w:val="AttributeTok"/>
          </w:rPr>
          <w:delText xml:space="preserve">x =</w:delText>
        </w:r>
      </w:del>
      <w:del w:id="40" w:author="PR Preview" w:date="2026-01-01T00:00:00Z">
        <w:r>
          <w:rPr>
            <w:rStyle w:val="NormalTok"/>
          </w:rPr>
          <w:delText xml:space="preserve"> x, </w:delText>
        </w:r>
      </w:del>
      <w:del w:id="41" w:author="PR Preview" w:date="2026-01-01T00:00:00Z">
        <w:r>
          <w:rPr>
            <w:rStyle w:val="AttributeTok"/>
          </w:rPr>
          <w:delText xml:space="preserve">y =</w:delText>
        </w:r>
      </w:del>
      <w:del w:id="42" w:author="PR Preview" w:date="2026-01-01T00:00:00Z">
        <w:r>
          <w:rPr>
            <w:rStyle w:val="NormalTok"/>
          </w:rPr>
          <w:delText xml:space="preserve"> </w:delText>
        </w:r>
      </w:del>
      <w:del w:id="43" w:author="PR Preview" w:date="2026-01-01T00:00:00Z">
        <w:r>
          <w:rPr>
            <w:rStyle w:val="FunctionTok"/>
          </w:rPr>
          <w:delText xml:space="preserve">sim_truth</w:delText>
        </w:r>
      </w:del>
      <w:del w:id="44" w:author="PR Preview" w:date="2026-01-01T00:00:00Z">
        <w:r>
          <w:rPr>
            <w:rStyle w:val="NormalTok"/>
          </w:rPr>
          <w:delText xml:space="preserve">(x) </w:delText>
        </w:r>
      </w:del>
      <w:del w:id="45" w:author="PR Preview" w:date="2026-01-01T00:00:00Z">
        <w:r>
          <w:rPr>
            <w:rStyle w:val="SpecialCharTok"/>
          </w:rPr>
          <w:delText xml:space="preserve">+</w:delText>
        </w:r>
      </w:del>
      <w:del w:id="46" w:author="PR Preview" w:date="2026-01-01T00:00:00Z">
        <w:r>
          <w:rPr>
            <w:rStyle w:val="NormalTok"/>
          </w:rPr>
          <w:delText xml:space="preserve"> stats</w:delText>
        </w:r>
      </w:del>
      <w:del w:id="47" w:author="PR Preview" w:date="2026-01-01T00:00:00Z">
        <w:r>
          <w:rPr>
            <w:rStyle w:val="SpecialCharTok"/>
          </w:rPr>
          <w:delText xml:space="preserve">::</w:delText>
        </w:r>
      </w:del>
      <w:del w:id="48" w:author="PR Preview" w:date="2026-01-01T00:00:00Z">
        <w:r>
          <w:rPr>
            <w:rStyle w:val="FunctionTok"/>
          </w:rPr>
          <w:delText xml:space="preserve">rnorm</w:delText>
        </w:r>
      </w:del>
      <w:del w:id="49" w:author="PR Preview" w:date="2026-01-01T00:00:00Z">
        <w:r>
          <w:rPr>
            <w:rStyle w:val="NormalTok"/>
          </w:rPr>
          <w:delText xml:space="preserve">(n, </w:delText>
        </w:r>
      </w:del>
      <w:del w:id="50" w:author="PR Preview" w:date="2026-01-01T00:00:00Z">
        <w:r>
          <w:rPr>
            <w:rStyle w:val="AttributeTok"/>
          </w:rPr>
          <w:delText xml:space="preserve">sd =</w:delText>
        </w:r>
      </w:del>
      <w:del w:id="51" w:author="PR Preview" w:date="2026-01-01T00:00:00Z">
        <w:r>
          <w:rPr>
            <w:rStyle w:val="NormalTok"/>
          </w:rPr>
          <w:delText xml:space="preserve"> sim_sigma))</w:delText>
        </w:r>
      </w:del>
      <w:del w:id="52" w:author="PR Preview" w:date="2026-01-01T00:00:00Z">
        <w:r>
          <w:br/>
        </w:r>
      </w:del>
      <w:del w:id="53" w:author="PR Preview" w:date="2026-01-01T00:00:00Z">
        <w:r>
          <w:rPr>
            <w:rStyle w:val="NormalTok"/>
          </w:rPr>
          <w:delText xml:space="preserve">}</w:delText>
        </w:r>
      </w:del>
      <w:del w:id="54" w:author="PR Preview" w:date="2026-01-01T00:00:00Z">
        <w:r>
          <w:br/>
        </w:r>
      </w:del>
      <w:del w:id="55" w:author="PR Preview" w:date="2026-01-01T00:00:00Z">
        <w:r>
          <w:br/>
        </w:r>
      </w:del>
      <w:del w:id="56" w:author="PR Preview" w:date="2026-01-01T00:00:00Z">
        <w:r>
          <w:rPr>
            <w:rStyle w:val="FunctionTok"/>
          </w:rPr>
          <w:delText xml:space="preserve">set.seed</w:delText>
        </w:r>
      </w:del>
      <w:del w:id="57" w:author="PR Preview" w:date="2026-01-01T00:00:00Z">
        <w:r>
          <w:rPr>
            <w:rStyle w:val="NormalTok"/>
          </w:rPr>
          <w:delText xml:space="preserve">(</w:delText>
        </w:r>
      </w:del>
      <w:del w:id="58" w:author="PR Preview" w:date="2026-01-01T00:00:00Z">
        <w:r>
          <w:rPr>
            <w:rStyle w:val="DecValTok"/>
          </w:rPr>
          <w:delText xml:space="preserve">1</w:delText>
        </w:r>
      </w:del>
      <w:del w:id="59" w:author="PR Preview" w:date="2026-01-01T00:00:00Z">
        <w:r>
          <w:rPr>
            <w:rStyle w:val="NormalTok"/>
          </w:rPr>
          <w:delText xml:space="preserve">)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sim_train </w:delText>
        </w:r>
      </w:del>
      <w:del w:id="62" w:author="PR Preview" w:date="2026-01-01T00:00:00Z">
        <w:r>
          <w:rPr>
            <w:rStyle w:val="OtherTok"/>
          </w:rPr>
          <w:delText xml:space="preserve">&lt;-</w:delText>
        </w:r>
      </w:del>
      <w:del w:id="63" w:author="PR Preview" w:date="2026-01-01T00:00:00Z">
        <w:r>
          <w:rPr>
            <w:rStyle w:val="NormalTok"/>
          </w:rPr>
          <w:delText xml:space="preserve"> </w:delText>
        </w:r>
      </w:del>
      <w:del w:id="64" w:author="PR Preview" w:date="2026-01-01T00:00:00Z">
        <w:r>
          <w:rPr>
            <w:rStyle w:val="FunctionTok"/>
          </w:rPr>
          <w:delText xml:space="preserve">sim_draw</w:delText>
        </w:r>
      </w:del>
      <w:del w:id="65" w:author="PR Preview" w:date="2026-01-01T00:00:00Z">
        <w:r>
          <w:rPr>
            <w:rStyle w:val="NormalTok"/>
          </w:rPr>
          <w:delText xml:space="preserve">(</w:delText>
        </w:r>
      </w:del>
      <w:del w:id="66" w:author="PR Preview" w:date="2026-01-01T00:00:00Z">
        <w:r>
          <w:rPr>
            <w:rStyle w:val="DecValTok"/>
          </w:rPr>
          <w:delText xml:space="preserve">30</w:delText>
        </w:r>
      </w:del>
      <w:del w:id="67" w:author="PR Preview" w:date="2026-01-01T00:00:00Z">
        <w:r>
          <w:rPr>
            <w:rStyle w:val="NormalTok"/>
          </w:rPr>
          <w:delText xml:space="preserve">)</w:delText>
        </w:r>
      </w:del>
      <w:del w:id="68" w:author="PR Preview" w:date="2026-01-01T00:00:00Z">
        <w:r>
          <w:br/>
        </w:r>
      </w:del>
      <w:del w:id="69" w:author="PR Preview" w:date="2026-01-01T00:00:00Z">
        <w:r>
          <w:rPr>
            <w:rStyle w:val="NormalTok"/>
          </w:rPr>
          <w:delText xml:space="preserve">sim_new </w:delText>
        </w:r>
      </w:del>
      <w:del w:id="70" w:author="PR Preview" w:date="2026-01-01T00:00:00Z">
        <w:r>
          <w:rPr>
            <w:rStyle w:val="OtherTok"/>
          </w:rPr>
          <w:delText xml:space="preserve">&lt;-</w:delText>
        </w:r>
      </w:del>
      <w:del w:id="71" w:author="PR Preview" w:date="2026-01-01T00:00:00Z">
        <w:r>
          <w:rPr>
            <w:rStyle w:val="NormalTok"/>
          </w:rPr>
          <w:delText xml:space="preserve"> </w:delText>
        </w:r>
      </w:del>
      <w:del w:id="72" w:author="PR Preview" w:date="2026-01-01T00:00:00Z">
        <w:r>
          <w:rPr>
            <w:rStyle w:val="FunctionTok"/>
          </w:rPr>
          <w:delText xml:space="preserve">sim_draw</w:delText>
        </w:r>
      </w:del>
      <w:del w:id="73" w:author="PR Preview" w:date="2026-01-01T00:00:00Z">
        <w:r>
          <w:rPr>
            <w:rStyle w:val="NormalTok"/>
          </w:rPr>
          <w:delText xml:space="preserve">(</w:delText>
        </w:r>
      </w:del>
      <w:del w:id="74" w:author="PR Preview" w:date="2026-01-01T00:00:00Z">
        <w:r>
          <w:rPr>
            <w:rStyle w:val="DecValTok"/>
          </w:rPr>
          <w:delText xml:space="preserve">10000</w:delText>
        </w:r>
      </w:del>
      <w:del w:id="75" w:author="PR Preview" w:date="2026-01-01T00:00:00Z">
        <w:r>
          <w:rPr>
            <w:rStyle w:val="NormalTok"/>
          </w:rPr>
          <w:delText xml:space="preserve">)</w:delText>
        </w:r>
      </w:del>
      <w:del w:id="76" w:author="PR Preview" w:date="2026-01-01T00:00:00Z">
        <w:r>
          <w:br/>
        </w:r>
      </w:del>
      <w:del w:id="77" w:author="PR Preview" w:date="2026-01-01T00:00:00Z">
        <w:r>
          <w:rPr>
            <w:rStyle w:val="NormalTok"/>
          </w:rPr>
          <w:delText xml:space="preserve">sim_degrees </w:delText>
        </w:r>
      </w:del>
      <w:del w:id="78" w:author="PR Preview" w:date="2026-01-01T00:00:00Z">
        <w:r>
          <w:rPr>
            <w:rStyle w:val="OtherTok"/>
          </w:rPr>
          <w:delText xml:space="preserve">&lt;-</w:delText>
        </w:r>
      </w:del>
      <w:del w:id="79" w:author="PR Preview" w:date="2026-01-01T00:00:00Z">
        <w:r>
          <w:rPr>
            <w:rStyle w:val="NormalTok"/>
          </w:rPr>
          <w:delText xml:space="preserve"> </w:delText>
        </w:r>
      </w:del>
      <w:del w:id="80" w:author="PR Preview" w:date="2026-01-01T00:00:00Z">
        <w:r>
          <w:rPr>
            <w:rStyle w:val="DecValTok"/>
          </w:rPr>
          <w:delText xml:space="preserve">1</w:delText>
        </w:r>
      </w:del>
      <w:del w:id="81" w:author="PR Preview" w:date="2026-01-01T00:00:00Z">
        <w:r>
          <w:rPr>
            <w:rStyle w:val="SpecialCharTok"/>
          </w:rPr>
          <w:delText xml:space="preserve">:</w:delText>
        </w:r>
      </w:del>
      <w:del w:id="82" w:author="PR Preview" w:date="2026-01-01T00:00:00Z">
        <w:r>
          <w:rPr>
            <w:rStyle w:val="DecValTok"/>
          </w:rPr>
          <w:delText xml:space="preserve">10</w:delText>
        </w:r>
      </w:del>
      <w:del w:id="83" w:author="PR Preview" w:date="2026-01-01T00:00:00Z">
        <w:r>
          <w:br/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sim_errors </w:delText>
        </w:r>
      </w:del>
      <w:del w:id="86" w:author="PR Preview" w:date="2026-01-01T00:00:00Z">
        <w:r>
          <w:rPr>
            <w:rStyle w:val="OtherTok"/>
          </w:rPr>
          <w:delText xml:space="preserve">&lt;-</w:delText>
        </w:r>
      </w:del>
      <w:del w:id="87" w:author="PR Preview" w:date="2026-01-01T00:00:00Z">
        <w:r>
          <w:rPr>
            <w:rStyle w:val="NormalTok"/>
          </w:rPr>
          <w:delText xml:space="preserve"> tibble</w:delText>
        </w:r>
      </w:del>
      <w:del w:id="88" w:author="PR Preview" w:date="2026-01-01T00:00:00Z">
        <w:r>
          <w:rPr>
            <w:rStyle w:val="SpecialCharTok"/>
          </w:rPr>
          <w:delText xml:space="preserve">::</w:delText>
        </w:r>
      </w:del>
      <w:del w:id="89" w:author="PR Preview" w:date="2026-01-01T00:00:00Z">
        <w:r>
          <w:rPr>
            <w:rStyle w:val="FunctionTok"/>
          </w:rPr>
          <w:delText xml:space="preserve">tibble</w:delText>
        </w:r>
      </w:del>
      <w:del w:id="90" w:author="PR Preview" w:date="2026-01-01T00:00:00Z">
        <w:r>
          <w:rPr>
            <w:rStyle w:val="NormalTok"/>
          </w:rPr>
          <w:delText xml:space="preserve">(</w:delText>
        </w:r>
      </w:del>
      <w:del w:id="91" w:author="PR Preview" w:date="2026-01-01T00:00:00Z">
        <w:r>
          <w:rPr>
            <w:rStyle w:val="AttributeTok"/>
          </w:rPr>
          <w:delText xml:space="preserve">degree =</w:delText>
        </w:r>
      </w:del>
      <w:del w:id="92" w:author="PR Preview" w:date="2026-01-01T00:00:00Z">
        <w:r>
          <w:rPr>
            <w:rStyle w:val="NormalTok"/>
          </w:rPr>
          <w:delText xml:space="preserve"> sim_degrees) </w:delText>
        </w:r>
      </w:del>
      <w:del w:id="93" w:author="PR Preview" w:date="2026-01-01T00:00:00Z">
        <w:r>
          <w:rPr>
            <w:rStyle w:val="SpecialCharTok"/>
          </w:rPr>
          <w:delText xml:space="preserve">|&gt;</w:delText>
        </w:r>
      </w:del>
      <w:del w:id="94" w:author="PR Preview" w:date="2026-01-01T00:00:00Z">
        <w:r>
          <w:br/>
        </w:r>
      </w:del>
      <w:del w:id="95" w:author="PR Preview" w:date="2026-01-01T00:00:00Z">
        <w:r>
          <w:rPr>
            <w:rStyle w:val="NormalTok"/>
          </w:rPr>
          <w:delText xml:space="preserve">  dplyr</w:delText>
        </w:r>
      </w:del>
      <w:del w:id="96" w:author="PR Preview" w:date="2026-01-01T00:00:00Z">
        <w:r>
          <w:rPr>
            <w:rStyle w:val="SpecialCharTok"/>
          </w:rPr>
          <w:delText xml:space="preserve">::</w:delText>
        </w:r>
      </w:del>
      <w:del w:id="97" w:author="PR Preview" w:date="2026-01-01T00:00:00Z">
        <w:r>
          <w:rPr>
            <w:rStyle w:val="FunctionTok"/>
          </w:rPr>
          <w:delText xml:space="preserve">mutate</w:delText>
        </w:r>
      </w:del>
      <w:del w:id="98" w:author="PR Preview" w:date="2026-01-01T00:00:00Z">
        <w:r>
          <w:rPr>
            <w:rStyle w:val="NormalTok"/>
          </w:rPr>
          <w:delText xml:space="preserve">(</w:delText>
        </w:r>
      </w:del>
      <w:del w:id="99" w:author="PR Preview" w:date="2026-01-01T00:00:00Z">
        <w:r>
          <w:br/>
        </w:r>
      </w:del>
      <w:del w:id="100" w:author="PR Preview" w:date="2026-01-01T00:00:00Z">
        <w:r>
          <w:rPr>
            <w:rStyle w:val="NormalTok"/>
          </w:rPr>
          <w:delText xml:space="preserve">    </w:delText>
        </w:r>
      </w:del>
      <w:del w:id="101" w:author="PR Preview" w:date="2026-01-01T00:00:00Z">
        <w:r>
          <w:rPr>
            <w:rStyle w:val="AttributeTok"/>
          </w:rPr>
          <w:delText xml:space="preserve">fit =</w:delText>
        </w:r>
      </w:del>
      <w:del w:id="102" w:author="PR Preview" w:date="2026-01-01T00:00:00Z">
        <w:r>
          <w:rPr>
            <w:rStyle w:val="NormalTok"/>
          </w:rPr>
          <w:delText xml:space="preserve"> purrr</w:delText>
        </w:r>
      </w:del>
      <w:del w:id="103" w:author="PR Preview" w:date="2026-01-01T00:00:00Z">
        <w:r>
          <w:rPr>
            <w:rStyle w:val="SpecialCharTok"/>
          </w:rPr>
          <w:delText xml:space="preserve">::</w:delText>
        </w:r>
      </w:del>
      <w:del w:id="104" w:author="PR Preview" w:date="2026-01-01T00:00:00Z">
        <w:r>
          <w:rPr>
            <w:rStyle w:val="FunctionTok"/>
          </w:rPr>
          <w:delText xml:space="preserve">map</w:delText>
        </w:r>
      </w:del>
      <w:del w:id="105" w:author="PR Preview" w:date="2026-01-01T00:00:00Z">
        <w:r>
          <w:rPr>
            <w:rStyle w:val="NormalTok"/>
          </w:rPr>
          <w:delText xml:space="preserve">(degree, \(d) </w:delText>
        </w:r>
      </w:del>
      <w:del w:id="106" w:author="PR Preview" w:date="2026-01-01T00:00:00Z">
        <w:r>
          <w:rPr>
            <w:rStyle w:val="FunctionTok"/>
          </w:rPr>
          <w:delText xml:space="preserve">lm</w:delText>
        </w:r>
      </w:del>
      <w:del w:id="107" w:author="PR Preview" w:date="2026-01-01T00:00:00Z">
        <w:r>
          <w:rPr>
            <w:rStyle w:val="NormalTok"/>
          </w:rPr>
          <w:delText xml:space="preserve">(y </w:delText>
        </w:r>
      </w:del>
      <w:del w:id="108" w:author="PR Preview" w:date="2026-01-01T00:00:00Z">
        <w:r>
          <w:rPr>
            <w:rStyle w:val="SpecialCharTok"/>
          </w:rPr>
          <w:delText xml:space="preserve">~</w:delText>
        </w:r>
      </w:del>
      <w:del w:id="109" w:author="PR Preview" w:date="2026-01-01T00:00:00Z">
        <w:r>
          <w:rPr>
            <w:rStyle w:val="NormalTok"/>
          </w:rPr>
          <w:delText xml:space="preserve"> </w:delText>
        </w:r>
      </w:del>
      <w:del w:id="110" w:author="PR Preview" w:date="2026-01-01T00:00:00Z">
        <w:r>
          <w:rPr>
            <w:rStyle w:val="FunctionTok"/>
          </w:rPr>
          <w:delText xml:space="preserve">poly</w:delText>
        </w:r>
      </w:del>
      <w:del w:id="111" w:author="PR Preview" w:date="2026-01-01T00:00:00Z">
        <w:r>
          <w:rPr>
            <w:rStyle w:val="NormalTok"/>
          </w:rPr>
          <w:delText xml:space="preserve">(x, d), </w:delText>
        </w:r>
      </w:del>
      <w:del w:id="112" w:author="PR Preview" w:date="2026-01-01T00:00:00Z">
        <w:r>
          <w:rPr>
            <w:rStyle w:val="AttributeTok"/>
          </w:rPr>
          <w:delText xml:space="preserve">data =</w:delText>
        </w:r>
      </w:del>
      <w:del w:id="113" w:author="PR Preview" w:date="2026-01-01T00:00:00Z">
        <w:r>
          <w:rPr>
            <w:rStyle w:val="NormalTok"/>
          </w:rPr>
          <w:delText xml:space="preserve"> sim_train)),</w:delText>
        </w:r>
      </w:del>
      <w:del w:id="114" w:author="PR Preview" w:date="2026-01-01T00:00:00Z">
        <w:r>
          <w:br/>
        </w:r>
      </w:del>
      <w:del w:id="115" w:author="PR Preview" w:date="2026-01-01T00:00:00Z">
        <w:r>
          <w:rPr>
            <w:rStyle w:val="NormalTok"/>
          </w:rPr>
          <w:delText xml:space="preserve">    </w:delText>
        </w:r>
      </w:del>
      <w:del w:id="116" w:author="PR Preview" w:date="2026-01-01T00:00:00Z">
        <w:r>
          <w:rPr>
            <w:rStyle w:val="AttributeTok"/>
          </w:rPr>
          <w:delText xml:space="preserve">training =</w:delText>
        </w:r>
      </w:del>
      <w:del w:id="117" w:author="PR Preview" w:date="2026-01-01T00:00:00Z">
        <w:r>
          <w:rPr>
            <w:rStyle w:val="NormalTok"/>
          </w:rPr>
          <w:delText xml:space="preserve"> purrr</w:delText>
        </w:r>
      </w:del>
      <w:del w:id="118" w:author="PR Preview" w:date="2026-01-01T00:00:00Z">
        <w:r>
          <w:rPr>
            <w:rStyle w:val="SpecialCharTok"/>
          </w:rPr>
          <w:delText xml:space="preserve">::</w:delText>
        </w:r>
      </w:del>
      <w:del w:id="119" w:author="PR Preview" w:date="2026-01-01T00:00:00Z">
        <w:r>
          <w:rPr>
            <w:rStyle w:val="FunctionTok"/>
          </w:rPr>
          <w:delText xml:space="preserve">map_dbl</w:delText>
        </w:r>
      </w:del>
      <w:del w:id="120" w:author="PR Preview" w:date="2026-01-01T00:00:00Z">
        <w:r>
          <w:rPr>
            <w:rStyle w:val="NormalTok"/>
          </w:rPr>
          <w:delText xml:space="preserve">(fit, prediction_mse, </w:delText>
        </w:r>
      </w:del>
      <w:del w:id="121" w:author="PR Preview" w:date="2026-01-01T00:00:00Z">
        <w:r>
          <w:rPr>
            <w:rStyle w:val="AttributeTok"/>
          </w:rPr>
          <w:delText xml:space="preserve">data =</w:delText>
        </w:r>
      </w:del>
      <w:del w:id="122" w:author="PR Preview" w:date="2026-01-01T00:00:00Z">
        <w:r>
          <w:rPr>
            <w:rStyle w:val="NormalTok"/>
          </w:rPr>
          <w:delText xml:space="preserve"> sim_train),</w:delText>
        </w:r>
      </w:del>
      <w:del w:id="123" w:author="PR Preview" w:date="2026-01-01T00:00:00Z">
        <w:r>
          <w:br/>
        </w:r>
      </w:del>
      <w:del w:id="124" w:author="PR Preview" w:date="2026-01-01T00:00:00Z">
        <w:r>
          <w:rPr>
            <w:rStyle w:val="NormalTok"/>
          </w:rPr>
          <w:delText xml:space="preserve">    </w:delText>
        </w:r>
      </w:del>
      <w:del w:id="125" w:author="PR Preview" w:date="2026-01-01T00:00:00Z">
        <w:r>
          <w:rPr>
            <w:rStyle w:val="AttributeTok"/>
          </w:rPr>
          <w:delText xml:space="preserve">generalization =</w:delText>
        </w:r>
      </w:del>
      <w:del w:id="126" w:author="PR Preview" w:date="2026-01-01T00:00:00Z">
        <w:r>
          <w:rPr>
            <w:rStyle w:val="NormalTok"/>
          </w:rPr>
          <w:delText xml:space="preserve"> purrr</w:delText>
        </w:r>
      </w:del>
      <w:del w:id="127" w:author="PR Preview" w:date="2026-01-01T00:00:00Z">
        <w:r>
          <w:rPr>
            <w:rStyle w:val="SpecialCharTok"/>
          </w:rPr>
          <w:delText xml:space="preserve">::</w:delText>
        </w:r>
      </w:del>
      <w:del w:id="128" w:author="PR Preview" w:date="2026-01-01T00:00:00Z">
        <w:r>
          <w:rPr>
            <w:rStyle w:val="FunctionTok"/>
          </w:rPr>
          <w:delText xml:space="preserve">map_dbl</w:delText>
        </w:r>
      </w:del>
      <w:del w:id="129" w:author="PR Preview" w:date="2026-01-01T00:00:00Z">
        <w:r>
          <w:rPr>
            <w:rStyle w:val="NormalTok"/>
          </w:rPr>
          <w:delText xml:space="preserve">(fit, prediction_mse, </w:delText>
        </w:r>
      </w:del>
      <w:del w:id="130" w:author="PR Preview" w:date="2026-01-01T00:00:00Z">
        <w:r>
          <w:rPr>
            <w:rStyle w:val="AttributeTok"/>
          </w:rPr>
          <w:delText xml:space="preserve">data =</w:delText>
        </w:r>
      </w:del>
      <w:del w:id="131" w:author="PR Preview" w:date="2026-01-01T00:00:00Z">
        <w:r>
          <w:rPr>
            <w:rStyle w:val="NormalTok"/>
          </w:rPr>
          <w:delText xml:space="preserve"> sim_new)</w:delText>
        </w:r>
      </w:del>
      <w:del w:id="132" w:author="PR Preview" w:date="2026-01-01T00:00:00Z">
        <w:r>
          <w:br/>
        </w:r>
      </w:del>
      <w:del w:id="133" w:author="PR Preview" w:date="2026-01-01T00:00:00Z">
        <w:r>
          <w:rPr>
            <w:rStyle w:val="NormalTok"/>
          </w:rPr>
          <w:delText xml:space="preserve">  ) </w:delText>
        </w:r>
      </w:del>
      <w:del w:id="134" w:author="PR Preview" w:date="2026-01-01T00:00:00Z">
        <w:r>
          <w:rPr>
            <w:rStyle w:val="SpecialCharTok"/>
          </w:rPr>
          <w:delText xml:space="preserve">|&gt;</w:delText>
        </w:r>
      </w:del>
      <w:del w:id="135" w:author="PR Preview" w:date="2026-01-01T00:00:00Z">
        <w:r>
          <w:br/>
        </w:r>
      </w:del>
      <w:del w:id="136" w:author="PR Preview" w:date="2026-01-01T00:00:00Z">
        <w:r>
          <w:rPr>
            <w:rStyle w:val="NormalTok"/>
          </w:rPr>
          <w:delText xml:space="preserve">  dplyr</w:delText>
        </w:r>
      </w:del>
      <w:del w:id="137" w:author="PR Preview" w:date="2026-01-01T00:00:00Z">
        <w:r>
          <w:rPr>
            <w:rStyle w:val="SpecialCharTok"/>
          </w:rPr>
          <w:delText xml:space="preserve">::</w:delText>
        </w:r>
      </w:del>
      <w:del w:id="138" w:author="PR Preview" w:date="2026-01-01T00:00:00Z">
        <w:r>
          <w:rPr>
            <w:rStyle w:val="FunctionTok"/>
          </w:rPr>
          <w:delText xml:space="preserve">select</w:delText>
        </w:r>
      </w:del>
      <w:del w:id="139" w:author="PR Preview" w:date="2026-01-01T00:00:00Z">
        <w:r>
          <w:rPr>
            <w:rStyle w:val="NormalTok"/>
          </w:rPr>
          <w:delText xml:space="preserve">(</w:delText>
        </w:r>
      </w:del>
      <w:del w:id="140" w:author="PR Preview" w:date="2026-01-01T00:00:00Z">
        <w:r>
          <w:rPr>
            <w:rStyle w:val="SpecialCharTok"/>
          </w:rPr>
          <w:delText xml:space="preserve">-</w:delText>
        </w:r>
      </w:del>
      <w:del w:id="141" w:author="PR Preview" w:date="2026-01-01T00:00:00Z">
        <w:r>
          <w:rPr>
            <w:rStyle w:val="NormalTok"/>
          </w:rPr>
          <w:delText xml:space="preserve">fit)</w:delText>
        </w:r>
      </w:del>
      <w:del w:id="142" w:author="PR Preview" w:date="2026-01-01T00:00:00Z">
        <w:r>
          <w:br/>
        </w:r>
      </w:del>
      <w:del w:id="143" w:author="PR Preview" w:date="2026-01-01T00:00:00Z">
        <w:r>
          <w:br/>
        </w:r>
      </w:del>
      <w:del w:id="144" w:author="PR Preview" w:date="2026-01-01T00:00:00Z">
        <w:r>
          <w:rPr>
            <w:rStyle w:val="NormalTok"/>
          </w:rPr>
          <w:delText xml:space="preserve">sim_errors</w:delText>
        </w:r>
      </w:del>
      <w:del w:id="145" w:author="PR Preview" w:date="2026-01-01T00:00:00Z">
        <w:r>
          <w:br/>
        </w:r>
      </w:del>
      <w:del w:id="146" w:author="PR Preview" w:date="2026-01-01T00:00:00Z">
        <w:r>
          <w:rPr>
            <w:rStyle w:val="CommentTok"/>
          </w:rPr>
          <w:delText xml:space="preserve">#&gt; # A tibble: 10 × 3</w:delText>
        </w:r>
      </w:del>
      <w:del w:id="147" w:author="PR Preview" w:date="2026-01-01T00:00:00Z">
        <w:r>
          <w:br/>
        </w:r>
      </w:del>
      <w:del w:id="148" w:author="PR Preview" w:date="2026-01-01T00:00:00Z">
        <w:r>
          <w:rPr>
            <w:rStyle w:val="CommentTok"/>
          </w:rPr>
          <w:delText xml:space="preserve">#&gt;    degree training generalization</w:delText>
        </w:r>
      </w:del>
      <w:del w:id="149" w:author="PR Preview" w:date="2026-01-01T00:00:00Z">
        <w:r>
          <w:br/>
        </w:r>
      </w:del>
      <w:del w:id="150" w:author="PR Preview" w:date="2026-01-01T00:00:00Z">
        <w:r>
          <w:rPr>
            <w:rStyle w:val="CommentTok"/>
          </w:rPr>
          <w:delText xml:space="preserve">#&gt;     &lt;int&gt;    &lt;dbl&gt;          &lt;dbl&gt;</w:delText>
        </w:r>
      </w:del>
      <w:del w:id="151" w:author="PR Preview" w:date="2026-01-01T00:00:00Z">
        <w:r>
          <w:br/>
        </w:r>
      </w:del>
      <w:del w:id="152" w:author="PR Preview" w:date="2026-01-01T00:00:00Z">
        <w:r>
          <w:rPr>
            <w:rStyle w:val="CommentTok"/>
          </w:rPr>
          <w:delText xml:space="preserve">#&gt;  1      1   0.321          0.299 </w:delText>
        </w:r>
      </w:del>
      <w:del w:id="153" w:author="PR Preview" w:date="2026-01-01T00:00:00Z">
        <w:r>
          <w:br/>
        </w:r>
      </w:del>
      <w:del w:id="154" w:author="PR Preview" w:date="2026-01-01T00:00:00Z">
        <w:r>
          <w:rPr>
            <w:rStyle w:val="CommentTok"/>
          </w:rPr>
          <w:delText xml:space="preserve">#&gt;  2      2   0.313          0.310 </w:delText>
        </w:r>
      </w:del>
      <w:del w:id="155" w:author="PR Preview" w:date="2026-01-01T00:00:00Z">
        <w:r>
          <w:br/>
        </w:r>
      </w:del>
      <w:del w:id="156" w:author="PR Preview" w:date="2026-01-01T00:00:00Z">
        <w:r>
          <w:rPr>
            <w:rStyle w:val="CommentTok"/>
          </w:rPr>
          <w:delText xml:space="preserve">#&gt;  3      3   0.0535         0.0994</w:delText>
        </w:r>
      </w:del>
      <w:del w:id="157" w:author="PR Preview" w:date="2026-01-01T00:00:00Z">
        <w:r>
          <w:br/>
        </w:r>
      </w:del>
      <w:del w:id="158" w:author="PR Preview" w:date="2026-01-01T00:00:00Z">
        <w:r>
          <w:rPr>
            <w:rStyle w:val="CommentTok"/>
          </w:rPr>
          <w:delText xml:space="preserve">#&gt;  4      4   0.0535         0.0994</w:delText>
        </w:r>
      </w:del>
      <w:del w:id="159" w:author="PR Preview" w:date="2026-01-01T00:00:00Z">
        <w:r>
          <w:br/>
        </w:r>
      </w:del>
      <w:del w:id="160" w:author="PR Preview" w:date="2026-01-01T00:00:00Z">
        <w:r>
          <w:rPr>
            <w:rStyle w:val="CommentTok"/>
          </w:rPr>
          <w:delText xml:space="preserve">#&gt;  5      5   0.0465         0.0939</w:delText>
        </w:r>
      </w:del>
      <w:del w:id="161" w:author="PR Preview" w:date="2026-01-01T00:00:00Z">
        <w:r>
          <w:br/>
        </w:r>
      </w:del>
      <w:del w:id="162" w:author="PR Preview" w:date="2026-01-01T00:00:00Z">
        <w:r>
          <w:rPr>
            <w:rStyle w:val="CommentTok"/>
          </w:rPr>
          <w:delText xml:space="preserve">#&gt;  6      6   0.0381         0.105 </w:delText>
        </w:r>
      </w:del>
      <w:del w:id="163" w:author="PR Preview" w:date="2026-01-01T00:00:00Z">
        <w:r>
          <w:br/>
        </w:r>
      </w:del>
      <w:del w:id="164" w:author="PR Preview" w:date="2026-01-01T00:00:00Z">
        <w:r>
          <w:rPr>
            <w:rStyle w:val="CommentTok"/>
          </w:rPr>
          <w:delText xml:space="preserve">#&gt;  7      7   0.0377         0.106 </w:delText>
        </w:r>
      </w:del>
      <w:del w:id="165" w:author="PR Preview" w:date="2026-01-01T00:00:00Z">
        <w:r>
          <w:br/>
        </w:r>
      </w:del>
      <w:del w:id="166" w:author="PR Preview" w:date="2026-01-01T00:00:00Z">
        <w:r>
          <w:rPr>
            <w:rStyle w:val="CommentTok"/>
          </w:rPr>
          <w:delText xml:space="preserve">#&gt;  8      8   0.0340         0.112 </w:delText>
        </w:r>
      </w:del>
      <w:del w:id="167" w:author="PR Preview" w:date="2026-01-01T00:00:00Z">
        <w:r>
          <w:br/>
        </w:r>
      </w:del>
      <w:del w:id="168" w:author="PR Preview" w:date="2026-01-01T00:00:00Z">
        <w:r>
          <w:rPr>
            <w:rStyle w:val="CommentTok"/>
          </w:rPr>
          <w:delText xml:space="preserve">#&gt;  9      9   0.0333         0.112 </w:delText>
        </w:r>
      </w:del>
      <w:del w:id="169" w:author="PR Preview" w:date="2026-01-01T00:00:00Z">
        <w:r>
          <w:br/>
        </w:r>
      </w:del>
      <w:del w:id="170" w:author="PR Preview" w:date="2026-01-01T00:00:00Z">
        <w:r>
          <w:rPr>
            <w:rStyle w:val="CommentTok"/>
          </w:rPr>
          <w:delText xml:space="preserve">#&gt; 10     10   0.0326         0.116</w:delText>
        </w:r>
      </w:del>
    </w:p>
    <w:p>
      <w:pPr>
        <w:pStyle w:val="SourceCode"/>
      </w:pPr>
      <w:del w:id="171" w:author="PR Preview" w:date="2026-01-01T00:00:00Z">
        <w:r>
          <w:rPr>
            <w:rStyle w:val="NormalTok"/>
          </w:rPr>
          <w:delText xml:space="preserve">sim_best_generalization </w:delText>
        </w:r>
      </w:del>
      <w:del w:id="172" w:author="PR Preview" w:date="2026-01-01T00:00:00Z">
        <w:r>
          <w:rPr>
            <w:rStyle w:val="OtherTok"/>
          </w:rPr>
          <w:delText xml:space="preserve">&lt;-</w:delText>
        </w:r>
      </w:del>
      <w:del w:id="173" w:author="PR Preview" w:date="2026-01-01T00:00:00Z">
        <w:r>
          <w:br/>
        </w:r>
      </w:del>
      <w:del w:id="174" w:author="PR Preview" w:date="2026-01-01T00:00:00Z">
        <w:r>
          <w:rPr>
            <w:rStyle w:val="NormalTok"/>
          </w:rPr>
          <w:delText xml:space="preserve">  sim_errors</w:delText>
        </w:r>
      </w:del>
      <w:del w:id="175" w:author="PR Preview" w:date="2026-01-01T00:00:00Z">
        <w:r>
          <w:rPr>
            <w:rStyle w:val="SpecialCharTok"/>
          </w:rPr>
          <w:delText xml:space="preserve">$</w:delText>
        </w:r>
      </w:del>
      <w:del w:id="176" w:author="PR Preview" w:date="2026-01-01T00:00:00Z">
        <w:r>
          <w:rPr>
            <w:rStyle w:val="NormalTok"/>
          </w:rPr>
          <w:delText xml:space="preserve">degree[</w:delText>
        </w:r>
      </w:del>
      <w:del w:id="177" w:author="PR Preview" w:date="2026-01-01T00:00:00Z">
        <w:r>
          <w:rPr>
            <w:rStyle w:val="FunctionTok"/>
          </w:rPr>
          <w:delText xml:space="preserve">which.min</w:delText>
        </w:r>
      </w:del>
      <w:del w:id="178" w:author="PR Preview" w:date="2026-01-01T00:00:00Z">
        <w:r>
          <w:rPr>
            <w:rStyle w:val="NormalTok"/>
          </w:rPr>
          <w:delText xml:space="preserve">(sim_errors</w:delText>
        </w:r>
      </w:del>
      <w:del w:id="179" w:author="PR Preview" w:date="2026-01-01T00:00:00Z">
        <w:r>
          <w:rPr>
            <w:rStyle w:val="SpecialCharTok"/>
          </w:rPr>
          <w:delText xml:space="preserve">$</w:delText>
        </w:r>
      </w:del>
      <w:del w:id="180" w:author="PR Preview" w:date="2026-01-01T00:00:00Z">
        <w:r>
          <w:rPr>
            <w:rStyle w:val="NormalTok"/>
          </w:rPr>
          <w:delText xml:space="preserve">generalization)]</w:delText>
        </w:r>
      </w:del>
      <w:del w:id="181" w:author="PR Preview" w:date="2026-01-01T00:00:00Z">
        <w:r>
          <w:br/>
        </w:r>
      </w:del>
      <w:del w:id="182" w:author="PR Preview" w:date="2026-01-01T00:00:00Z">
        <w:r>
          <w:rPr>
            <w:rStyle w:val="NormalTok"/>
          </w:rPr>
          <w:delText xml:space="preserve">sim_best_training </w:delText>
        </w:r>
      </w:del>
      <w:del w:id="183" w:author="PR Preview" w:date="2026-01-01T00:00:00Z">
        <w:r>
          <w:rPr>
            <w:rStyle w:val="OtherTok"/>
          </w:rPr>
          <w:delText xml:space="preserve">&lt;-</w:delText>
        </w:r>
      </w:del>
      <w:del w:id="184" w:author="PR Preview" w:date="2026-01-01T00:00:00Z">
        <w:r>
          <w:rPr>
            <w:rStyle w:val="NormalTok"/>
          </w:rPr>
          <w:delText xml:space="preserve"> sim_errors</w:delText>
        </w:r>
      </w:del>
      <w:del w:id="185" w:author="PR Preview" w:date="2026-01-01T00:00:00Z">
        <w:r>
          <w:rPr>
            <w:rStyle w:val="SpecialCharTok"/>
          </w:rPr>
          <w:delText xml:space="preserve">$</w:delText>
        </w:r>
      </w:del>
      <w:del w:id="186" w:author="PR Preview" w:date="2026-01-01T00:00:00Z">
        <w:r>
          <w:rPr>
            <w:rStyle w:val="NormalTok"/>
          </w:rPr>
          <w:delText xml:space="preserve">degree[</w:delText>
        </w:r>
      </w:del>
      <w:del w:id="187" w:author="PR Preview" w:date="2026-01-01T00:00:00Z">
        <w:r>
          <w:rPr>
            <w:rStyle w:val="FunctionTok"/>
          </w:rPr>
          <w:delText xml:space="preserve">which.min</w:delText>
        </w:r>
      </w:del>
      <w:del w:id="188" w:author="PR Preview" w:date="2026-01-01T00:00:00Z">
        <w:r>
          <w:rPr>
            <w:rStyle w:val="NormalTok"/>
          </w:rPr>
          <w:delText xml:space="preserve">(sim_errors</w:delText>
        </w:r>
      </w:del>
      <w:del w:id="189" w:author="PR Preview" w:date="2026-01-01T00:00:00Z">
        <w:r>
          <w:rPr>
            <w:rStyle w:val="SpecialCharTok"/>
          </w:rPr>
          <w:delText xml:space="preserve">$</w:delText>
        </w:r>
      </w:del>
      <w:del w:id="190" w:author="PR Preview" w:date="2026-01-01T00:00:00Z">
        <w:r>
          <w:rPr>
            <w:rStyle w:val="NormalTok"/>
          </w:rPr>
          <w:delText xml:space="preserve">training)]</w:delText>
        </w:r>
      </w:del>
      <w:del w:id="191" w:author="PR Preview" w:date="2026-01-01T00:00:00Z">
        <w:r>
          <w:br/>
        </w:r>
      </w:del>
      <w:del w:id="192" w:author="PR Preview" w:date="2026-01-01T00:00:00Z">
        <w:r>
          <w:rPr>
            <w:rStyle w:val="NormalTok"/>
          </w:rPr>
          <w:delText xml:space="preserve">sim_n_below </w:delText>
        </w:r>
      </w:del>
      <w:del w:id="193" w:author="PR Preview" w:date="2026-01-01T00:00:00Z">
        <w:r>
          <w:rPr>
            <w:rStyle w:val="OtherTok"/>
          </w:rPr>
          <w:delText xml:space="preserve">&lt;-</w:delText>
        </w:r>
      </w:del>
      <w:del w:id="194" w:author="PR Preview" w:date="2026-01-01T00:00:00Z">
        <w:r>
          <w:rPr>
            <w:rStyle w:val="NormalTok"/>
          </w:rPr>
          <w:delText xml:space="preserve"> </w:delText>
        </w:r>
      </w:del>
      <w:del w:id="195" w:author="PR Preview" w:date="2026-01-01T00:00:00Z">
        <w:r>
          <w:rPr>
            <w:rStyle w:val="FunctionTok"/>
          </w:rPr>
          <w:delText xml:space="preserve">c</w:delText>
        </w:r>
      </w:del>
      <w:del w:id="196" w:author="PR Preview" w:date="2026-01-01T00:00:00Z">
        <w:r>
          <w:rPr>
            <w:rStyle w:val="NormalTok"/>
          </w:rPr>
          <w:delText xml:space="preserve">(</w:delText>
        </w:r>
      </w:del>
      <w:del w:id="197" w:author="PR Preview" w:date="2026-01-01T00:00:00Z">
        <w:r>
          <w:br/>
        </w:r>
      </w:del>
      <w:del w:id="198" w:author="PR Preview" w:date="2026-01-01T00:00:00Z">
        <w:r>
          <w:rPr>
            <w:rStyle w:val="NormalTok"/>
          </w:rPr>
          <w:delText xml:space="preserve">  </w:delText>
        </w:r>
      </w:del>
      <w:del w:id="199" w:author="PR Preview" w:date="2026-01-01T00:00:00Z">
        <w:r>
          <w:rPr>
            <w:rStyle w:val="AttributeTok"/>
          </w:rPr>
          <w:delText xml:space="preserve">training =</w:delText>
        </w:r>
      </w:del>
      <w:del w:id="200" w:author="PR Preview" w:date="2026-01-01T00:00:00Z">
        <w:r>
          <w:rPr>
            <w:rStyle w:val="NormalTok"/>
          </w:rPr>
          <w:delText xml:space="preserve"> </w:delText>
        </w:r>
      </w:del>
      <w:del w:id="201" w:author="PR Preview" w:date="2026-01-01T00:00:00Z">
        <w:r>
          <w:rPr>
            <w:rStyle w:val="FunctionTok"/>
          </w:rPr>
          <w:delText xml:space="preserve">sum</w:delText>
        </w:r>
      </w:del>
      <w:del w:id="202" w:author="PR Preview" w:date="2026-01-01T00:00:00Z">
        <w:r>
          <w:rPr>
            <w:rStyle w:val="NormalTok"/>
          </w:rPr>
          <w:delText xml:space="preserve">(sim_errors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training </w:delText>
        </w:r>
      </w:del>
      <w:del w:id="205" w:author="PR Preview" w:date="2026-01-01T00:00:00Z">
        <w:r>
          <w:rPr>
            <w:rStyle w:val="SpecialCharTok"/>
          </w:rPr>
          <w:delText xml:space="preserve">&lt;</w:delText>
        </w:r>
      </w:del>
      <w:del w:id="206" w:author="PR Preview" w:date="2026-01-01T00:00:00Z">
        <w:r>
          <w:rPr>
            <w:rStyle w:val="NormalTok"/>
          </w:rPr>
          <w:delText xml:space="preserve"> sim_sigma</w:delText>
        </w:r>
      </w:del>
      <w:del w:id="207" w:author="PR Preview" w:date="2026-01-01T00:00:00Z">
        <w:r>
          <w:rPr>
            <w:rStyle w:val="SpecialCharTok"/>
          </w:rPr>
          <w:delText xml:space="preserve">^</w:delText>
        </w:r>
      </w:del>
      <w:del w:id="208" w:author="PR Preview" w:date="2026-01-01T00:00:00Z">
        <w:r>
          <w:rPr>
            <w:rStyle w:val="DecValTok"/>
          </w:rPr>
          <w:delText xml:space="preserve">2</w:delText>
        </w:r>
      </w:del>
      <w:del w:id="209" w:author="PR Preview" w:date="2026-01-01T00:00:00Z">
        <w:r>
          <w:rPr>
            <w:rStyle w:val="NormalTok"/>
          </w:rPr>
          <w:delText xml:space="preserve">),</w:delText>
        </w:r>
      </w:del>
      <w:del w:id="210" w:author="PR Preview" w:date="2026-01-01T00:00:00Z">
        <w:r>
          <w:br/>
        </w:r>
      </w:del>
      <w:del w:id="211" w:author="PR Preview" w:date="2026-01-01T00:00:00Z">
        <w:r>
          <w:rPr>
            <w:rStyle w:val="NormalTok"/>
          </w:rPr>
          <w:delText xml:space="preserve">  </w:delText>
        </w:r>
      </w:del>
      <w:del w:id="212" w:author="PR Preview" w:date="2026-01-01T00:00:00Z">
        <w:r>
          <w:rPr>
            <w:rStyle w:val="AttributeTok"/>
          </w:rPr>
          <w:delText xml:space="preserve">generalization =</w:delText>
        </w:r>
      </w:del>
      <w:del w:id="213" w:author="PR Preview" w:date="2026-01-01T00:00:00Z">
        <w:r>
          <w:rPr>
            <w:rStyle w:val="NormalTok"/>
          </w:rPr>
          <w:delText xml:space="preserve"> </w:delText>
        </w:r>
      </w:del>
      <w:del w:id="214" w:author="PR Preview" w:date="2026-01-01T00:00:00Z">
        <w:r>
          <w:rPr>
            <w:rStyle w:val="FunctionTok"/>
          </w:rPr>
          <w:delText xml:space="preserve">sum</w:delText>
        </w:r>
      </w:del>
      <w:del w:id="215" w:author="PR Preview" w:date="2026-01-01T00:00:00Z">
        <w:r>
          <w:rPr>
            <w:rStyle w:val="NormalTok"/>
          </w:rPr>
          <w:delText xml:space="preserve">(sim_errors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generalization </w:delText>
        </w:r>
      </w:del>
      <w:del w:id="218" w:author="PR Preview" w:date="2026-01-01T00:00:00Z">
        <w:r>
          <w:rPr>
            <w:rStyle w:val="SpecialCharTok"/>
          </w:rPr>
          <w:delText xml:space="preserve">&lt;</w:delText>
        </w:r>
      </w:del>
      <w:del w:id="219" w:author="PR Preview" w:date="2026-01-01T00:00:00Z">
        <w:r>
          <w:rPr>
            <w:rStyle w:val="NormalTok"/>
          </w:rPr>
          <w:delText xml:space="preserve"> sim_sigma</w:delText>
        </w:r>
      </w:del>
      <w:del w:id="220" w:author="PR Preview" w:date="2026-01-01T00:00:00Z">
        <w:r>
          <w:rPr>
            <w:rStyle w:val="SpecialCharTok"/>
          </w:rPr>
          <w:delText xml:space="preserve">^</w:delText>
        </w:r>
      </w:del>
      <w:del w:id="221" w:author="PR Preview" w:date="2026-01-01T00:00:00Z">
        <w:r>
          <w:rPr>
            <w:rStyle w:val="DecValTok"/>
          </w:rPr>
          <w:delText xml:space="preserve">2</w:delText>
        </w:r>
      </w:del>
      <w:del w:id="222" w:author="PR Preview" w:date="2026-01-01T00:00:00Z">
        <w:r>
          <w:rPr>
            <w:rStyle w:val="NormalTok"/>
          </w:rPr>
          <w:delText xml:space="preserve">)</w:delText>
        </w:r>
      </w:del>
      <w:del w:id="223" w:author="PR Preview" w:date="2026-01-01T00:00:00Z">
        <w:r>
          <w:br/>
        </w:r>
      </w:del>
      <w:del w:id="224" w:author="PR Preview" w:date="2026-01-01T00:00:00Z">
        <w:r>
          <w:rPr>
            <w:rStyle w:val="NormalTok"/>
          </w:rPr>
          <w:delText xml:space="preserve">)</w:delText>
        </w:r>
      </w:del>
      <w:del w:id="225" w:author="PR Preview" w:date="2026-01-01T00:00:00Z">
        <w:r>
          <w:br/>
        </w:r>
      </w:del>
      <w:del w:id="226" w:author="PR Preview" w:date="2026-01-01T00:00:00Z">
        <w:r>
          <w:rPr>
            <w:rStyle w:val="FunctionTok"/>
          </w:rPr>
          <w:delText xml:space="preserve">c</w:delText>
        </w:r>
      </w:del>
      <w:del w:id="227" w:author="PR Preview" w:date="2026-01-01T00:00:00Z">
        <w:r>
          <w:rPr>
            <w:rStyle w:val="NormalTok"/>
          </w:rPr>
          <w:delText xml:space="preserve">(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rPr>
            <w:rStyle w:val="NormalTok"/>
          </w:rPr>
          <w:delText xml:space="preserve">  </w:delText>
        </w:r>
      </w:del>
      <w:del w:id="230" w:author="PR Preview" w:date="2026-01-01T00:00:00Z">
        <w:r>
          <w:rPr>
            <w:rStyle w:val="AttributeTok"/>
          </w:rPr>
          <w:delText xml:space="preserve">best_by_training =</w:delText>
        </w:r>
      </w:del>
      <w:del w:id="231" w:author="PR Preview" w:date="2026-01-01T00:00:00Z">
        <w:r>
          <w:rPr>
            <w:rStyle w:val="NormalTok"/>
          </w:rPr>
          <w:delText xml:space="preserve"> sim_best_training,</w:delText>
        </w:r>
      </w:del>
      <w:del w:id="232" w:author="PR Preview" w:date="2026-01-01T00:00:00Z">
        <w:r>
          <w:br/>
        </w:r>
      </w:del>
      <w:del w:id="233" w:author="PR Preview" w:date="2026-01-01T00:00:00Z">
        <w:r>
          <w:rPr>
            <w:rStyle w:val="NormalTok"/>
          </w:rPr>
          <w:delText xml:space="preserve">  </w:delText>
        </w:r>
      </w:del>
      <w:del w:id="234" w:author="PR Preview" w:date="2026-01-01T00:00:00Z">
        <w:r>
          <w:rPr>
            <w:rStyle w:val="AttributeTok"/>
          </w:rPr>
          <w:delText xml:space="preserve">best_by_generalization =</w:delText>
        </w:r>
      </w:del>
      <w:del w:id="235" w:author="PR Preview" w:date="2026-01-01T00:00:00Z">
        <w:r>
          <w:rPr>
            <w:rStyle w:val="NormalTok"/>
          </w:rPr>
          <w:delText xml:space="preserve"> sim_best_generalization,</w:delText>
        </w:r>
      </w:del>
      <w:del w:id="236" w:author="PR Preview" w:date="2026-01-01T00:00:00Z">
        <w:r>
          <w:br/>
        </w:r>
      </w:del>
      <w:del w:id="237" w:author="PR Preview" w:date="2026-01-01T00:00:00Z">
        <w:r>
          <w:rPr>
            <w:rStyle w:val="NormalTok"/>
          </w:rPr>
          <w:delText xml:space="preserve">  </w:delText>
        </w:r>
      </w:del>
      <w:del w:id="238" w:author="PR Preview" w:date="2026-01-01T00:00:00Z">
        <w:r>
          <w:rPr>
            <w:rStyle w:val="AttributeTok"/>
          </w:rPr>
          <w:delText xml:space="preserve">n_below_sigma2 =</w:delText>
        </w:r>
      </w:del>
      <w:del w:id="239" w:author="PR Preview" w:date="2026-01-01T00:00:00Z">
        <w:r>
          <w:rPr>
            <w:rStyle w:val="NormalTok"/>
          </w:rPr>
          <w:delText xml:space="preserve"> sim_n_below</w:delText>
        </w:r>
      </w:del>
      <w:del w:id="240" w:author="PR Preview" w:date="2026-01-01T00:00:00Z">
        <w:r>
          <w:br/>
        </w:r>
      </w:del>
      <w:del w:id="241" w:author="PR Preview" w:date="2026-01-01T00:00:00Z">
        <w:r>
          <w:rPr>
            <w:rStyle w:val="NormalTok"/>
          </w:rPr>
          <w:delText xml:space="preserve">)</w:delText>
        </w:r>
      </w:del>
      <w:del w:id="242" w:author="PR Preview" w:date="2026-01-01T00:00:00Z">
        <w:r>
          <w:br/>
        </w:r>
      </w:del>
      <w:del w:id="243" w:author="PR Preview" w:date="2026-01-01T00:00:00Z">
        <w:r>
          <w:rPr>
            <w:rStyle w:val="CommentTok"/>
          </w:rPr>
          <w:delText xml:space="preserve">#&gt;              best_by_training        best_by_generalization </w:delText>
        </w:r>
      </w:del>
      <w:del w:id="244" w:author="PR Preview" w:date="2026-01-01T00:00:00Z">
        <w:r>
          <w:br/>
        </w:r>
      </w:del>
      <w:del w:id="245" w:author="PR Preview" w:date="2026-01-01T00:00:00Z">
        <w:r>
          <w:rPr>
            <w:rStyle w:val="CommentTok"/>
          </w:rPr>
          <w:delText xml:space="preserve">#&gt;                            10                             5 </w:delText>
        </w:r>
      </w:del>
      <w:del w:id="246" w:author="PR Preview" w:date="2026-01-01T00:00:00Z">
        <w:r>
          <w:br/>
        </w:r>
      </w:del>
      <w:del w:id="247" w:author="PR Preview" w:date="2026-01-01T00:00:00Z">
        <w:r>
          <w:rPr>
            <w:rStyle w:val="CommentTok"/>
          </w:rPr>
          <w:delText xml:space="preserve">#&gt;       n_below_sigma2.training n_below_sigma2.generalization 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rPr>
            <w:rStyle w:val="CommentTok"/>
          </w:rPr>
          <w:delText xml:space="preserve">#&gt;                             8                             0</w:delText>
        </w:r>
      </w:del>
    </w:p>
    <w:p>
      <w:pPr>
        <w:pStyle w:val="FirstParagraph"/>
      </w:pPr>
      <w:del w:id="250" w:author="PR Preview" w:date="2026-01-01T00:00:00Z">
        <w:r>
          <w:delText xml:space="preserve">The training error is smallest at degree 10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and never rises as the degree grows,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because each polynomial family contains the one before it.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The estimated generalization error is smallest at degree 5.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No prediction rule can have generalization error below</w:delText>
        </w:r>
      </w:del>
      <w:del w:id="25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del w:id="260" w:author="PR Preview" w:date="2026-01-01T00:00:00Z">
        <w:r>
          <w:delText xml:space="preserve">.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Yet the training error falls below</w:delText>
        </w:r>
      </w:del>
      <w:del w:id="26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at 8 of the ten degrees,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while the estimated generalization error falls below it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at 0 of them: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the training error is</w:delText>
        </w:r>
      </w:del>
      <w:del w:id="272" w:author="PR Preview" w:date="2026-01-01T00:00:00Z">
        <w:r>
          <w:delText xml:space="preserve"> </w:delText>
        </w:r>
      </w:del>
      <w:hyperlink w:anchor="rem-training-mse-optimistic">
        <w:del w:id="273" w:author="PR Preview" w:date="2026-01-01T00:00:00Z">
          <w:r>
            <w:rPr>
              <w:rStyle w:val="Hyperlink"/>
            </w:rPr>
            <w:delText xml:space="preserve">optimistic</w:delText>
          </w:r>
        </w:del>
      </w:hyperlink>
      <w:del w:id="274" w:author="PR Preview" w:date="2026-01-01T00:00:00Z">
        <w:r>
          <w:delText xml:space="preserve">.</w:delText>
        </w:r>
      </w:del>
    </w:p>
    <w:p>
      <w:pPr>
        <w:pStyle w:val="SourceCode"/>
      </w:pPr>
      <w:ins w:id="275" w:author="PR Preview" w:date="2026-01-01T00:00:00Z">
        <w:r>
          <w:rPr>
            <w:rStyle w:val="NormalTok"/>
          </w:rPr>
          <w:t xml:space="preserve">sim_sigma </w:t>
        </w:r>
      </w:ins>
      <w:ins w:id="276" w:author="PR Preview" w:date="2026-01-01T00:00:00Z">
        <w:r>
          <w:rPr>
            <w:rStyle w:val="OtherTok"/>
          </w:rPr>
          <w:t xml:space="preserve">&lt;-</w:t>
        </w:r>
      </w:ins>
      <w:ins w:id="277" w:author="PR Preview" w:date="2026-01-01T00:00:00Z">
        <w:r>
          <w:rPr>
            <w:rStyle w:val="NormalTok"/>
          </w:rPr>
          <w:t xml:space="preserve"> </w:t>
        </w:r>
      </w:ins>
      <w:ins w:id="278" w:author="PR Preview" w:date="2026-01-01T00:00:00Z">
        <w:r>
          <w:rPr>
            <w:rStyle w:val="FloatTok"/>
          </w:rPr>
          <w:t xml:space="preserve">0.3</w:t>
        </w:r>
      </w:ins>
      <w:ins w:id="279" w:author="PR Preview" w:date="2026-01-01T00:00:00Z">
        <w:r>
          <w:br/>
        </w:r>
      </w:ins>
      <w:ins w:id="280" w:author="PR Preview" w:date="2026-01-01T00:00:00Z">
        <w:r>
          <w:rPr>
            <w:rStyle w:val="NormalTok"/>
          </w:rPr>
          <w:t xml:space="preserve">sim_truth </w:t>
        </w:r>
      </w:ins>
      <w:ins w:id="281" w:author="PR Preview" w:date="2026-01-01T00:00:00Z">
        <w:r>
          <w:rPr>
            <w:rStyle w:val="OtherTok"/>
          </w:rPr>
          <w:t xml:space="preserve">&lt;-</w:t>
        </w:r>
      </w:ins>
      <w:ins w:id="282" w:author="PR Preview" w:date="2026-01-01T00:00:00Z">
        <w:r>
          <w:rPr>
            <w:rStyle w:val="NormalTok"/>
          </w:rPr>
          <w:t xml:space="preserve"> </w:t>
        </w:r>
      </w:ins>
      <w:ins w:id="283" w:author="PR Preview" w:date="2026-01-01T00:00:00Z">
        <w:r>
          <w:rPr>
            <w:rStyle w:val="ControlFlowTok"/>
          </w:rPr>
          <w:t xml:space="preserve">function</w:t>
        </w:r>
      </w:ins>
      <w:ins w:id="284" w:author="PR Preview" w:date="2026-01-01T00:00:00Z">
        <w:r>
          <w:rPr>
            <w:rStyle w:val="NormalTok"/>
          </w:rPr>
          <w:t xml:space="preserve">(x) </w:t>
        </w:r>
      </w:ins>
      <w:ins w:id="285" w:author="PR Preview" w:date="2026-01-01T00:00:00Z">
        <w:r>
          <w:rPr>
            <w:rStyle w:val="FunctionTok"/>
          </w:rPr>
          <w:t xml:space="preserve">sin</w:t>
        </w:r>
      </w:ins>
      <w:ins w:id="286" w:author="PR Preview" w:date="2026-01-01T00:00:00Z">
        <w:r>
          <w:rPr>
            <w:rStyle w:val="NormalTok"/>
          </w:rPr>
          <w:t xml:space="preserve">(</w:t>
        </w:r>
      </w:ins>
      <w:ins w:id="287" w:author="PR Preview" w:date="2026-01-01T00:00:00Z">
        <w:r>
          <w:rPr>
            <w:rStyle w:val="DecValTok"/>
          </w:rPr>
          <w:t xml:space="preserve">2</w:t>
        </w:r>
      </w:ins>
      <w:ins w:id="288" w:author="PR Preview" w:date="2026-01-01T00:00:00Z">
        <w:r>
          <w:rPr>
            <w:rStyle w:val="NormalTok"/>
          </w:rPr>
          <w:t xml:space="preserve"> </w:t>
        </w:r>
      </w:ins>
      <w:ins w:id="289" w:author="PR Preview" w:date="2026-01-01T00:00:00Z">
        <w:r>
          <w:rPr>
            <w:rStyle w:val="SpecialCharTok"/>
          </w:rPr>
          <w:t xml:space="preserve">*</w:t>
        </w:r>
      </w:ins>
      <w:ins w:id="290" w:author="PR Preview" w:date="2026-01-01T00:00:00Z">
        <w:r>
          <w:rPr>
            <w:rStyle w:val="NormalTok"/>
          </w:rPr>
          <w:t xml:space="preserve"> pi </w:t>
        </w:r>
      </w:ins>
      <w:ins w:id="291" w:author="PR Preview" w:date="2026-01-01T00:00:00Z">
        <w:r>
          <w:rPr>
            <w:rStyle w:val="SpecialCharTok"/>
          </w:rPr>
          <w:t xml:space="preserve">*</w:t>
        </w:r>
      </w:ins>
      <w:ins w:id="292" w:author="PR Preview" w:date="2026-01-01T00:00:00Z">
        <w:r>
          <w:rPr>
            <w:rStyle w:val="NormalTok"/>
          </w:rPr>
          <w:t xml:space="preserve"> x)</w:t>
        </w:r>
      </w:ins>
      <w:ins w:id="293" w:author="PR Preview" w:date="2026-01-01T00:00:00Z">
        <w:r>
          <w:br/>
        </w:r>
      </w:ins>
      <w:ins w:id="294" w:author="PR Preview" w:date="2026-01-01T00:00:00Z">
        <w:r>
          <w:rPr>
            <w:rStyle w:val="NormalTok"/>
          </w:rPr>
          <w:t xml:space="preserve">sim_draw </w:t>
        </w:r>
      </w:ins>
      <w:ins w:id="295" w:author="PR Preview" w:date="2026-01-01T00:00:00Z">
        <w:r>
          <w:rPr>
            <w:rStyle w:val="OtherTok"/>
          </w:rPr>
          <w:t xml:space="preserve">&lt;-</w:t>
        </w:r>
      </w:ins>
      <w:ins w:id="296" w:author="PR Preview" w:date="2026-01-01T00:00:00Z">
        <w:r>
          <w:rPr>
            <w:rStyle w:val="NormalTok"/>
          </w:rPr>
          <w:t xml:space="preserve"> </w:t>
        </w:r>
      </w:ins>
      <w:ins w:id="297" w:author="PR Preview" w:date="2026-01-01T00:00:00Z">
        <w:r>
          <w:rPr>
            <w:rStyle w:val="ControlFlowTok"/>
          </w:rPr>
          <w:t xml:space="preserve">function</w:t>
        </w:r>
      </w:ins>
      <w:ins w:id="298" w:author="PR Preview" w:date="2026-01-01T00:00:00Z">
        <w:r>
          <w:rPr>
            <w:rStyle w:val="NormalTok"/>
          </w:rPr>
          <w:t xml:space="preserve">(n) {</w:t>
        </w:r>
      </w:ins>
      <w:ins w:id="299" w:author="PR Preview" w:date="2026-01-01T00:00:00Z">
        <w:r>
          <w:br/>
        </w:r>
      </w:ins>
      <w:ins w:id="300" w:author="PR Preview" w:date="2026-01-01T00:00:00Z">
        <w:r>
          <w:rPr>
            <w:rStyle w:val="NormalTok"/>
          </w:rPr>
          <w:t xml:space="preserve">  x </w:t>
        </w:r>
      </w:ins>
      <w:ins w:id="301" w:author="PR Preview" w:date="2026-01-01T00:00:00Z">
        <w:r>
          <w:rPr>
            <w:rStyle w:val="OtherTok"/>
          </w:rPr>
          <w:t xml:space="preserve">&lt;-</w:t>
        </w:r>
      </w:ins>
      <w:ins w:id="302" w:author="PR Preview" w:date="2026-01-01T00:00:00Z">
        <w:r>
          <w:rPr>
            <w:rStyle w:val="NormalTok"/>
          </w:rPr>
          <w:t xml:space="preserve"> stats</w:t>
        </w:r>
      </w:ins>
      <w:ins w:id="303" w:author="PR Preview" w:date="2026-01-01T00:00:00Z">
        <w:r>
          <w:rPr>
            <w:rStyle w:val="SpecialCharTok"/>
          </w:rPr>
          <w:t xml:space="preserve">::</w:t>
        </w:r>
      </w:ins>
      <w:ins w:id="304" w:author="PR Preview" w:date="2026-01-01T00:00:00Z">
        <w:r>
          <w:rPr>
            <w:rStyle w:val="FunctionTok"/>
          </w:rPr>
          <w:t xml:space="preserve">runif</w:t>
        </w:r>
      </w:ins>
      <w:ins w:id="305" w:author="PR Preview" w:date="2026-01-01T00:00:00Z">
        <w:r>
          <w:rPr>
            <w:rStyle w:val="NormalTok"/>
          </w:rPr>
          <w:t xml:space="preserve">(n)</w:t>
        </w:r>
      </w:ins>
      <w:ins w:id="306" w:author="PR Preview" w:date="2026-01-01T00:00:00Z">
        <w:r>
          <w:br/>
        </w:r>
      </w:ins>
      <w:ins w:id="307" w:author="PR Preview" w:date="2026-01-01T00:00:00Z">
        <w:r>
          <w:rPr>
            <w:rStyle w:val="NormalTok"/>
          </w:rPr>
          <w:t xml:space="preserve">  tibble</w:t>
        </w:r>
      </w:ins>
      <w:ins w:id="308" w:author="PR Preview" w:date="2026-01-01T00:00:00Z">
        <w:r>
          <w:rPr>
            <w:rStyle w:val="SpecialCharTok"/>
          </w:rPr>
          <w:t xml:space="preserve">::</w:t>
        </w:r>
      </w:ins>
      <w:ins w:id="309" w:author="PR Preview" w:date="2026-01-01T00:00:00Z">
        <w:r>
          <w:rPr>
            <w:rStyle w:val="FunctionTok"/>
          </w:rPr>
          <w:t xml:space="preserve">tibble</w:t>
        </w:r>
      </w:ins>
      <w:ins w:id="310" w:author="PR Preview" w:date="2026-01-01T00:00:00Z">
        <w:r>
          <w:rPr>
            <w:rStyle w:val="NormalTok"/>
          </w:rPr>
          <w:t xml:space="preserve">(</w:t>
        </w:r>
      </w:ins>
      <w:ins w:id="311" w:author="PR Preview" w:date="2026-01-01T00:00:00Z">
        <w:r>
          <w:rPr>
            <w:rStyle w:val="AttributeTok"/>
          </w:rPr>
          <w:t xml:space="preserve">x =</w:t>
        </w:r>
      </w:ins>
      <w:ins w:id="312" w:author="PR Preview" w:date="2026-01-01T00:00:00Z">
        <w:r>
          <w:rPr>
            <w:rStyle w:val="NormalTok"/>
          </w:rPr>
          <w:t xml:space="preserve"> x, </w:t>
        </w:r>
      </w:ins>
      <w:ins w:id="313" w:author="PR Preview" w:date="2026-01-01T00:00:00Z">
        <w:r>
          <w:rPr>
            <w:rStyle w:val="AttributeTok"/>
          </w:rPr>
          <w:t xml:space="preserve">y =</w:t>
        </w:r>
      </w:ins>
      <w:ins w:id="314" w:author="PR Preview" w:date="2026-01-01T00:00:00Z">
        <w:r>
          <w:rPr>
            <w:rStyle w:val="NormalTok"/>
          </w:rPr>
          <w:t xml:space="preserve"> </w:t>
        </w:r>
      </w:ins>
      <w:ins w:id="315" w:author="PR Preview" w:date="2026-01-01T00:00:00Z">
        <w:r>
          <w:rPr>
            <w:rStyle w:val="FunctionTok"/>
          </w:rPr>
          <w:t xml:space="preserve">sim_truth</w:t>
        </w:r>
      </w:ins>
      <w:ins w:id="316" w:author="PR Preview" w:date="2026-01-01T00:00:00Z">
        <w:r>
          <w:rPr>
            <w:rStyle w:val="NormalTok"/>
          </w:rPr>
          <w:t xml:space="preserve">(x) </w:t>
        </w:r>
      </w:ins>
      <w:ins w:id="317" w:author="PR Preview" w:date="2026-01-01T00:00:00Z">
        <w:r>
          <w:rPr>
            <w:rStyle w:val="SpecialCharTok"/>
          </w:rPr>
          <w:t xml:space="preserve">+</w:t>
        </w:r>
      </w:ins>
      <w:ins w:id="318" w:author="PR Preview" w:date="2026-01-01T00:00:00Z">
        <w:r>
          <w:rPr>
            <w:rStyle w:val="NormalTok"/>
          </w:rPr>
          <w:t xml:space="preserve"> stats</w:t>
        </w:r>
      </w:ins>
      <w:ins w:id="319" w:author="PR Preview" w:date="2026-01-01T00:00:00Z">
        <w:r>
          <w:rPr>
            <w:rStyle w:val="SpecialCharTok"/>
          </w:rPr>
          <w:t xml:space="preserve">::</w:t>
        </w:r>
      </w:ins>
      <w:ins w:id="320" w:author="PR Preview" w:date="2026-01-01T00:00:00Z">
        <w:r>
          <w:rPr>
            <w:rStyle w:val="FunctionTok"/>
          </w:rPr>
          <w:t xml:space="preserve">rnorm</w:t>
        </w:r>
      </w:ins>
      <w:ins w:id="321" w:author="PR Preview" w:date="2026-01-01T00:00:00Z">
        <w:r>
          <w:rPr>
            <w:rStyle w:val="NormalTok"/>
          </w:rPr>
          <w:t xml:space="preserve">(n, </w:t>
        </w:r>
      </w:ins>
      <w:ins w:id="322" w:author="PR Preview" w:date="2026-01-01T00:00:00Z">
        <w:r>
          <w:rPr>
            <w:rStyle w:val="AttributeTok"/>
          </w:rPr>
          <w:t xml:space="preserve">sd =</w:t>
        </w:r>
      </w:ins>
      <w:ins w:id="323" w:author="PR Preview" w:date="2026-01-01T00:00:00Z">
        <w:r>
          <w:rPr>
            <w:rStyle w:val="NormalTok"/>
          </w:rPr>
          <w:t xml:space="preserve"> sim_sigma))</w:t>
        </w:r>
      </w:ins>
      <w:ins w:id="324" w:author="PR Preview" w:date="2026-01-01T00:00:00Z">
        <w:r>
          <w:br/>
        </w:r>
      </w:ins>
      <w:ins w:id="325" w:author="PR Preview" w:date="2026-01-01T00:00:00Z">
        <w:r>
          <w:rPr>
            <w:rStyle w:val="NormalTok"/>
          </w:rPr>
          <w:t xml:space="preserve">}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br/>
        </w:r>
      </w:ins>
      <w:ins w:id="328" w:author="PR Preview" w:date="2026-01-01T00:00:00Z">
        <w:r>
          <w:rPr>
            <w:rStyle w:val="FunctionTok"/>
          </w:rPr>
          <w:t xml:space="preserve">set.seed</w:t>
        </w:r>
      </w:ins>
      <w:ins w:id="329" w:author="PR Preview" w:date="2026-01-01T00:00:00Z">
        <w:r>
          <w:rPr>
            <w:rStyle w:val="NormalTok"/>
          </w:rPr>
          <w:t xml:space="preserve">(</w:t>
        </w:r>
      </w:ins>
      <w:ins w:id="330" w:author="PR Preview" w:date="2026-01-01T00:00:00Z">
        <w:r>
          <w:rPr>
            <w:rStyle w:val="DecValTok"/>
          </w:rPr>
          <w:t xml:space="preserve">1</w:t>
        </w:r>
      </w:ins>
      <w:ins w:id="331" w:author="PR Preview" w:date="2026-01-01T00:00:00Z">
        <w:r>
          <w:rPr>
            <w:rStyle w:val="NormalTok"/>
          </w:rPr>
          <w:t xml:space="preserve">)</w:t>
        </w:r>
      </w:ins>
      <w:ins w:id="332" w:author="PR Preview" w:date="2026-01-01T00:00:00Z">
        <w:r>
          <w:br/>
        </w:r>
      </w:ins>
      <w:ins w:id="333" w:author="PR Preview" w:date="2026-01-01T00:00:00Z">
        <w:r>
          <w:rPr>
            <w:rStyle w:val="NormalTok"/>
          </w:rPr>
          <w:t xml:space="preserve">sim_train </w:t>
        </w:r>
      </w:ins>
      <w:ins w:id="334" w:author="PR Preview" w:date="2026-01-01T00:00:00Z">
        <w:r>
          <w:rPr>
            <w:rStyle w:val="OtherTok"/>
          </w:rPr>
          <w:t xml:space="preserve">&lt;-</w:t>
        </w:r>
      </w:ins>
      <w:ins w:id="335" w:author="PR Preview" w:date="2026-01-01T00:00:00Z">
        <w:r>
          <w:rPr>
            <w:rStyle w:val="NormalTok"/>
          </w:rPr>
          <w:t xml:space="preserve"> </w:t>
        </w:r>
      </w:ins>
      <w:ins w:id="336" w:author="PR Preview" w:date="2026-01-01T00:00:00Z">
        <w:r>
          <w:rPr>
            <w:rStyle w:val="FunctionTok"/>
          </w:rPr>
          <w:t xml:space="preserve">sim_draw</w:t>
        </w:r>
      </w:ins>
      <w:ins w:id="337" w:author="PR Preview" w:date="2026-01-01T00:00:00Z">
        <w:r>
          <w:rPr>
            <w:rStyle w:val="NormalTok"/>
          </w:rPr>
          <w:t xml:space="preserve">(</w:t>
        </w:r>
      </w:ins>
      <w:ins w:id="338" w:author="PR Preview" w:date="2026-01-01T00:00:00Z">
        <w:r>
          <w:rPr>
            <w:rStyle w:val="DecValTok"/>
          </w:rPr>
          <w:t xml:space="preserve">30</w:t>
        </w:r>
      </w:ins>
      <w:ins w:id="339" w:author="PR Preview" w:date="2026-01-01T00:00:00Z">
        <w:r>
          <w:rPr>
            <w:rStyle w:val="NormalTok"/>
          </w:rPr>
          <w:t xml:space="preserve">)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rPr>
            <w:rStyle w:val="NormalTok"/>
          </w:rPr>
          <w:t xml:space="preserve">sim_new </w:t>
        </w:r>
      </w:ins>
      <w:ins w:id="342" w:author="PR Preview" w:date="2026-01-01T00:00:00Z">
        <w:r>
          <w:rPr>
            <w:rStyle w:val="OtherTok"/>
          </w:rPr>
          <w:t xml:space="preserve">&lt;-</w:t>
        </w:r>
      </w:ins>
      <w:ins w:id="343" w:author="PR Preview" w:date="2026-01-01T00:00:00Z">
        <w:r>
          <w:rPr>
            <w:rStyle w:val="NormalTok"/>
          </w:rPr>
          <w:t xml:space="preserve"> </w:t>
        </w:r>
      </w:ins>
      <w:ins w:id="344" w:author="PR Preview" w:date="2026-01-01T00:00:00Z">
        <w:r>
          <w:rPr>
            <w:rStyle w:val="FunctionTok"/>
          </w:rPr>
          <w:t xml:space="preserve">sim_draw</w:t>
        </w:r>
      </w:ins>
      <w:ins w:id="345" w:author="PR Preview" w:date="2026-01-01T00:00:00Z">
        <w:r>
          <w:rPr>
            <w:rStyle w:val="NormalTok"/>
          </w:rPr>
          <w:t xml:space="preserve">(</w:t>
        </w:r>
      </w:ins>
      <w:ins w:id="346" w:author="PR Preview" w:date="2026-01-01T00:00:00Z">
        <w:r>
          <w:rPr>
            <w:rStyle w:val="DecValTok"/>
          </w:rPr>
          <w:t xml:space="preserve">10000</w:t>
        </w:r>
      </w:ins>
      <w:ins w:id="347" w:author="PR Preview" w:date="2026-01-01T00:00:00Z">
        <w:r>
          <w:rPr>
            <w:rStyle w:val="NormalTok"/>
          </w:rPr>
          <w:t xml:space="preserve">)</w:t>
        </w:r>
      </w:ins>
      <w:ins w:id="348" w:author="PR Preview" w:date="2026-01-01T00:00:00Z">
        <w:r>
          <w:br/>
        </w:r>
      </w:ins>
      <w:ins w:id="349" w:author="PR Preview" w:date="2026-01-01T00:00:00Z">
        <w:r>
          <w:rPr>
            <w:rStyle w:val="NormalTok"/>
          </w:rPr>
          <w:t xml:space="preserve">sim_degrees </w:t>
        </w:r>
      </w:ins>
      <w:ins w:id="350" w:author="PR Preview" w:date="2026-01-01T00:00:00Z">
        <w:r>
          <w:rPr>
            <w:rStyle w:val="OtherTok"/>
          </w:rPr>
          <w:t xml:space="preserve">&lt;-</w:t>
        </w:r>
      </w:ins>
      <w:ins w:id="351" w:author="PR Preview" w:date="2026-01-01T00:00:00Z">
        <w:r>
          <w:rPr>
            <w:rStyle w:val="NormalTok"/>
          </w:rPr>
          <w:t xml:space="preserve"> </w:t>
        </w:r>
      </w:ins>
      <w:ins w:id="352" w:author="PR Preview" w:date="2026-01-01T00:00:00Z">
        <w:r>
          <w:rPr>
            <w:rStyle w:val="DecValTok"/>
          </w:rPr>
          <w:t xml:space="preserve">1</w:t>
        </w:r>
      </w:ins>
      <w:ins w:id="353" w:author="PR Preview" w:date="2026-01-01T00:00:00Z">
        <w:r>
          <w:rPr>
            <w:rStyle w:val="SpecialCharTok"/>
          </w:rPr>
          <w:t xml:space="preserve">:</w:t>
        </w:r>
      </w:ins>
      <w:ins w:id="354" w:author="PR Preview" w:date="2026-01-01T00:00:00Z">
        <w:r>
          <w:rPr>
            <w:rStyle w:val="DecValTok"/>
          </w:rPr>
          <w:t xml:space="preserve">10</w:t>
        </w:r>
      </w:ins>
      <w:ins w:id="355" w:author="PR Preview" w:date="2026-01-01T00:00:00Z">
        <w:r>
          <w:br/>
        </w:r>
      </w:ins>
      <w:ins w:id="356" w:author="PR Preview" w:date="2026-01-01T00:00:00Z">
        <w:r>
          <w:br/>
        </w:r>
      </w:ins>
      <w:ins w:id="357" w:author="PR Preview" w:date="2026-01-01T00:00:00Z">
        <w:r>
          <w:rPr>
            <w:rStyle w:val="NormalTok"/>
          </w:rPr>
          <w:t xml:space="preserve">sim_errors </w:t>
        </w:r>
      </w:ins>
      <w:ins w:id="358" w:author="PR Preview" w:date="2026-01-01T00:00:00Z">
        <w:r>
          <w:rPr>
            <w:rStyle w:val="OtherTok"/>
          </w:rPr>
          <w:t xml:space="preserve">&lt;-</w:t>
        </w:r>
      </w:ins>
      <w:ins w:id="359" w:author="PR Preview" w:date="2026-01-01T00:00:00Z">
        <w:r>
          <w:rPr>
            <w:rStyle w:val="NormalTok"/>
          </w:rPr>
          <w:t xml:space="preserve"> tibble</w:t>
        </w:r>
      </w:ins>
      <w:ins w:id="360" w:author="PR Preview" w:date="2026-01-01T00:00:00Z">
        <w:r>
          <w:rPr>
            <w:rStyle w:val="SpecialCharTok"/>
          </w:rPr>
          <w:t xml:space="preserve">::</w:t>
        </w:r>
      </w:ins>
      <w:ins w:id="361" w:author="PR Preview" w:date="2026-01-01T00:00:00Z">
        <w:r>
          <w:rPr>
            <w:rStyle w:val="FunctionTok"/>
          </w:rPr>
          <w:t xml:space="preserve">tibble</w:t>
        </w:r>
      </w:ins>
      <w:ins w:id="362" w:author="PR Preview" w:date="2026-01-01T00:00:00Z">
        <w:r>
          <w:rPr>
            <w:rStyle w:val="NormalTok"/>
          </w:rPr>
          <w:t xml:space="preserve">(</w:t>
        </w:r>
      </w:ins>
      <w:ins w:id="363" w:author="PR Preview" w:date="2026-01-01T00:00:00Z">
        <w:r>
          <w:rPr>
            <w:rStyle w:val="AttributeTok"/>
          </w:rPr>
          <w:t xml:space="preserve">degree =</w:t>
        </w:r>
      </w:ins>
      <w:ins w:id="364" w:author="PR Preview" w:date="2026-01-01T00:00:00Z">
        <w:r>
          <w:rPr>
            <w:rStyle w:val="NormalTok"/>
          </w:rPr>
          <w:t xml:space="preserve"> sim_degrees) </w:t>
        </w:r>
      </w:ins>
      <w:ins w:id="365" w:author="PR Preview" w:date="2026-01-01T00:00:00Z">
        <w:r>
          <w:rPr>
            <w:rStyle w:val="SpecialCharTok"/>
          </w:rPr>
          <w:t xml:space="preserve">|&gt;</w:t>
        </w:r>
      </w:ins>
      <w:ins w:id="366" w:author="PR Preview" w:date="2026-01-01T00:00:00Z">
        <w:r>
          <w:br/>
        </w:r>
      </w:ins>
      <w:ins w:id="367" w:author="PR Preview" w:date="2026-01-01T00:00:00Z">
        <w:r>
          <w:rPr>
            <w:rStyle w:val="NormalTok"/>
          </w:rPr>
          <w:t xml:space="preserve">  dplyr</w:t>
        </w:r>
      </w:ins>
      <w:ins w:id="368" w:author="PR Preview" w:date="2026-01-01T00:00:00Z">
        <w:r>
          <w:rPr>
            <w:rStyle w:val="SpecialCharTok"/>
          </w:rPr>
          <w:t xml:space="preserve">::</w:t>
        </w:r>
      </w:ins>
      <w:ins w:id="369" w:author="PR Preview" w:date="2026-01-01T00:00:00Z">
        <w:r>
          <w:rPr>
            <w:rStyle w:val="FunctionTok"/>
          </w:rPr>
          <w:t xml:space="preserve">mutate</w:t>
        </w:r>
      </w:ins>
      <w:ins w:id="370" w:author="PR Preview" w:date="2026-01-01T00:00:00Z">
        <w:r>
          <w:rPr>
            <w:rStyle w:val="NormalTok"/>
          </w:rPr>
          <w:t xml:space="preserve">(</w:t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    </w:t>
        </w:r>
      </w:ins>
      <w:ins w:id="373" w:author="PR Preview" w:date="2026-01-01T00:00:00Z">
        <w:r>
          <w:rPr>
            <w:rStyle w:val="AttributeTok"/>
          </w:rPr>
          <w:t xml:space="preserve">fit =</w:t>
        </w:r>
      </w:ins>
      <w:ins w:id="374" w:author="PR Preview" w:date="2026-01-01T00:00:00Z">
        <w:r>
          <w:rPr>
            <w:rStyle w:val="NormalTok"/>
          </w:rPr>
          <w:t xml:space="preserve"> purrr</w:t>
        </w:r>
      </w:ins>
      <w:ins w:id="375" w:author="PR Preview" w:date="2026-01-01T00:00:00Z">
        <w:r>
          <w:rPr>
            <w:rStyle w:val="SpecialCharTok"/>
          </w:rPr>
          <w:t xml:space="preserve">::</w:t>
        </w:r>
      </w:ins>
      <w:ins w:id="376" w:author="PR Preview" w:date="2026-01-01T00:00:00Z">
        <w:r>
          <w:rPr>
            <w:rStyle w:val="FunctionTok"/>
          </w:rPr>
          <w:t xml:space="preserve">map</w:t>
        </w:r>
      </w:ins>
      <w:ins w:id="377" w:author="PR Preview" w:date="2026-01-01T00:00:00Z">
        <w:r>
          <w:rPr>
            <w:rStyle w:val="NormalTok"/>
          </w:rPr>
          <w:t xml:space="preserve">(degree, \(d) </w:t>
        </w:r>
      </w:ins>
      <w:ins w:id="378" w:author="PR Preview" w:date="2026-01-01T00:00:00Z">
        <w:r>
          <w:rPr>
            <w:rStyle w:val="FunctionTok"/>
          </w:rPr>
          <w:t xml:space="preserve">lm</w:t>
        </w:r>
      </w:ins>
      <w:ins w:id="379" w:author="PR Preview" w:date="2026-01-01T00:00:00Z">
        <w:r>
          <w:rPr>
            <w:rStyle w:val="NormalTok"/>
          </w:rPr>
          <w:t xml:space="preserve">(y </w:t>
        </w:r>
      </w:ins>
      <w:ins w:id="380" w:author="PR Preview" w:date="2026-01-01T00:00:00Z">
        <w:r>
          <w:rPr>
            <w:rStyle w:val="SpecialCharTok"/>
          </w:rPr>
          <w:t xml:space="preserve">~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poly</w:t>
        </w:r>
      </w:ins>
      <w:ins w:id="383" w:author="PR Preview" w:date="2026-01-01T00:00:00Z">
        <w:r>
          <w:rPr>
            <w:rStyle w:val="NormalTok"/>
          </w:rPr>
          <w:t xml:space="preserve">(x, d), </w:t>
        </w:r>
      </w:ins>
      <w:ins w:id="384" w:author="PR Preview" w:date="2026-01-01T00:00:00Z">
        <w:r>
          <w:rPr>
            <w:rStyle w:val="AttributeTok"/>
          </w:rPr>
          <w:t xml:space="preserve">data =</w:t>
        </w:r>
      </w:ins>
      <w:ins w:id="385" w:author="PR Preview" w:date="2026-01-01T00:00:00Z">
        <w:r>
          <w:rPr>
            <w:rStyle w:val="NormalTok"/>
          </w:rPr>
          <w:t xml:space="preserve"> sim_train)),</w:t>
        </w:r>
      </w:ins>
      <w:ins w:id="386" w:author="PR Preview" w:date="2026-01-01T00:00:00Z">
        <w:r>
          <w:br/>
        </w:r>
      </w:ins>
      <w:ins w:id="387" w:author="PR Preview" w:date="2026-01-01T00:00:00Z">
        <w:r>
          <w:rPr>
            <w:rStyle w:val="NormalTok"/>
          </w:rPr>
          <w:t xml:space="preserve">    </w:t>
        </w:r>
      </w:ins>
      <w:ins w:id="388" w:author="PR Preview" w:date="2026-01-01T00:00:00Z">
        <w:r>
          <w:rPr>
            <w:rStyle w:val="AttributeTok"/>
          </w:rPr>
          <w:t xml:space="preserve">training =</w:t>
        </w:r>
      </w:ins>
      <w:ins w:id="389" w:author="PR Preview" w:date="2026-01-01T00:00:00Z">
        <w:r>
          <w:rPr>
            <w:rStyle w:val="NormalTok"/>
          </w:rPr>
          <w:t xml:space="preserve"> purrr</w:t>
        </w:r>
      </w:ins>
      <w:ins w:id="390" w:author="PR Preview" w:date="2026-01-01T00:00:00Z">
        <w:r>
          <w:rPr>
            <w:rStyle w:val="SpecialCharTok"/>
          </w:rPr>
          <w:t xml:space="preserve">::</w:t>
        </w:r>
      </w:ins>
      <w:ins w:id="391" w:author="PR Preview" w:date="2026-01-01T00:00:00Z">
        <w:r>
          <w:rPr>
            <w:rStyle w:val="FunctionTok"/>
          </w:rPr>
          <w:t xml:space="preserve">map_dbl</w:t>
        </w:r>
      </w:ins>
      <w:ins w:id="392" w:author="PR Preview" w:date="2026-01-01T00:00:00Z">
        <w:r>
          <w:rPr>
            <w:rStyle w:val="NormalTok"/>
          </w:rPr>
          <w:t xml:space="preserve">(fit, rmse, </w:t>
        </w:r>
      </w:ins>
      <w:ins w:id="393" w:author="PR Preview" w:date="2026-01-01T00:00:00Z">
        <w:r>
          <w:rPr>
            <w:rStyle w:val="AttributeTok"/>
          </w:rPr>
          <w:t xml:space="preserve">data =</w:t>
        </w:r>
      </w:ins>
      <w:ins w:id="394" w:author="PR Preview" w:date="2026-01-01T00:00:00Z">
        <w:r>
          <w:rPr>
            <w:rStyle w:val="NormalTok"/>
          </w:rPr>
          <w:t xml:space="preserve"> sim_train),</w:t>
        </w:r>
      </w:ins>
      <w:ins w:id="395" w:author="PR Preview" w:date="2026-01-01T00:00:00Z">
        <w:r>
          <w:br/>
        </w:r>
      </w:ins>
      <w:ins w:id="396" w:author="PR Preview" w:date="2026-01-01T00:00:00Z">
        <w:r>
          <w:rPr>
            <w:rStyle w:val="NormalTok"/>
          </w:rPr>
          <w:t xml:space="preserve">    </w:t>
        </w:r>
      </w:ins>
      <w:ins w:id="397" w:author="PR Preview" w:date="2026-01-01T00:00:00Z">
        <w:r>
          <w:rPr>
            <w:rStyle w:val="AttributeTok"/>
          </w:rPr>
          <w:t xml:space="preserve">generalization =</w:t>
        </w:r>
      </w:ins>
      <w:ins w:id="398" w:author="PR Preview" w:date="2026-01-01T00:00:00Z">
        <w:r>
          <w:rPr>
            <w:rStyle w:val="NormalTok"/>
          </w:rPr>
          <w:t xml:space="preserve"> purrr</w:t>
        </w:r>
      </w:ins>
      <w:ins w:id="399" w:author="PR Preview" w:date="2026-01-01T00:00:00Z">
        <w:r>
          <w:rPr>
            <w:rStyle w:val="SpecialCharTok"/>
          </w:rPr>
          <w:t xml:space="preserve">::</w:t>
        </w:r>
      </w:ins>
      <w:ins w:id="400" w:author="PR Preview" w:date="2026-01-01T00:00:00Z">
        <w:r>
          <w:rPr>
            <w:rStyle w:val="FunctionTok"/>
          </w:rPr>
          <w:t xml:space="preserve">map_dbl</w:t>
        </w:r>
      </w:ins>
      <w:ins w:id="401" w:author="PR Preview" w:date="2026-01-01T00:00:00Z">
        <w:r>
          <w:rPr>
            <w:rStyle w:val="NormalTok"/>
          </w:rPr>
          <w:t xml:space="preserve">(fit, rmse, </w:t>
        </w:r>
      </w:ins>
      <w:ins w:id="402" w:author="PR Preview" w:date="2026-01-01T00:00:00Z">
        <w:r>
          <w:rPr>
            <w:rStyle w:val="AttributeTok"/>
          </w:rPr>
          <w:t xml:space="preserve">data =</w:t>
        </w:r>
      </w:ins>
      <w:ins w:id="403" w:author="PR Preview" w:date="2026-01-01T00:00:00Z">
        <w:r>
          <w:rPr>
            <w:rStyle w:val="NormalTok"/>
          </w:rPr>
          <w:t xml:space="preserve"> sim_new)</w:t>
        </w:r>
      </w:ins>
      <w:ins w:id="404" w:author="PR Preview" w:date="2026-01-01T00:00:00Z">
        <w:r>
          <w:br/>
        </w:r>
      </w:ins>
      <w:ins w:id="405" w:author="PR Preview" w:date="2026-01-01T00:00:00Z">
        <w:r>
          <w:rPr>
            <w:rStyle w:val="NormalTok"/>
          </w:rPr>
          <w:t xml:space="preserve">  ) </w:t>
        </w:r>
      </w:ins>
      <w:ins w:id="406" w:author="PR Preview" w:date="2026-01-01T00:00:00Z">
        <w:r>
          <w:rPr>
            <w:rStyle w:val="SpecialCharTok"/>
          </w:rPr>
          <w:t xml:space="preserve">|&gt;</w:t>
        </w:r>
      </w:ins>
      <w:ins w:id="407" w:author="PR Preview" w:date="2026-01-01T00:00:00Z">
        <w:r>
          <w:br/>
        </w:r>
      </w:ins>
      <w:ins w:id="408" w:author="PR Preview" w:date="2026-01-01T00:00:00Z">
        <w:r>
          <w:rPr>
            <w:rStyle w:val="NormalTok"/>
          </w:rPr>
          <w:t xml:space="preserve">  dplyr</w:t>
        </w:r>
      </w:ins>
      <w:ins w:id="409" w:author="PR Preview" w:date="2026-01-01T00:00:00Z">
        <w:r>
          <w:rPr>
            <w:rStyle w:val="SpecialCharTok"/>
          </w:rPr>
          <w:t xml:space="preserve">::</w:t>
        </w:r>
      </w:ins>
      <w:ins w:id="410" w:author="PR Preview" w:date="2026-01-01T00:00:00Z">
        <w:r>
          <w:rPr>
            <w:rStyle w:val="FunctionTok"/>
          </w:rPr>
          <w:t xml:space="preserve">select</w:t>
        </w:r>
      </w:ins>
      <w:ins w:id="411" w:author="PR Preview" w:date="2026-01-01T00:00:00Z">
        <w:r>
          <w:rPr>
            <w:rStyle w:val="NormalTok"/>
          </w:rPr>
          <w:t xml:space="preserve">(</w:t>
        </w:r>
      </w:ins>
      <w:ins w:id="412" w:author="PR Preview" w:date="2026-01-01T00:00:00Z">
        <w:r>
          <w:rPr>
            <w:rStyle w:val="SpecialCharTok"/>
          </w:rPr>
          <w:t xml:space="preserve">-</w:t>
        </w:r>
      </w:ins>
      <w:ins w:id="413" w:author="PR Preview" w:date="2026-01-01T00:00:00Z">
        <w:r>
          <w:rPr>
            <w:rStyle w:val="NormalTok"/>
          </w:rPr>
          <w:t xml:space="preserve">fit)</w:t>
        </w:r>
      </w:ins>
      <w:ins w:id="414" w:author="PR Preview" w:date="2026-01-01T00:00:00Z">
        <w:r>
          <w:br/>
        </w:r>
      </w:ins>
      <w:ins w:id="415" w:author="PR Preview" w:date="2026-01-01T00:00:00Z">
        <w:r>
          <w:br/>
        </w:r>
      </w:ins>
      <w:ins w:id="416" w:author="PR Preview" w:date="2026-01-01T00:00:00Z">
        <w:r>
          <w:rPr>
            <w:rStyle w:val="NormalTok"/>
          </w:rPr>
          <w:t xml:space="preserve">sim_errors</w:t>
        </w:r>
      </w:ins>
      <w:ins w:id="417" w:author="PR Preview" w:date="2026-01-01T00:00:00Z">
        <w:r>
          <w:br/>
        </w:r>
      </w:ins>
      <w:ins w:id="418" w:author="PR Preview" w:date="2026-01-01T00:00:00Z">
        <w:r>
          <w:rPr>
            <w:rStyle w:val="CommentTok"/>
          </w:rPr>
          <w:t xml:space="preserve">#&gt; # A tibble: 10 × 3</w:t>
        </w:r>
      </w:ins>
      <w:ins w:id="419" w:author="PR Preview" w:date="2026-01-01T00:00:00Z">
        <w:r>
          <w:br/>
        </w:r>
      </w:ins>
      <w:ins w:id="420" w:author="PR Preview" w:date="2026-01-01T00:00:00Z">
        <w:r>
          <w:rPr>
            <w:rStyle w:val="CommentTok"/>
          </w:rPr>
          <w:t xml:space="preserve">#&gt;    degree training generalization</w:t>
        </w:r>
      </w:ins>
      <w:ins w:id="421" w:author="PR Preview" w:date="2026-01-01T00:00:00Z">
        <w:r>
          <w:br/>
        </w:r>
      </w:ins>
      <w:ins w:id="422" w:author="PR Preview" w:date="2026-01-01T00:00:00Z">
        <w:r>
          <w:rPr>
            <w:rStyle w:val="CommentTok"/>
          </w:rPr>
          <w:t xml:space="preserve">#&gt;     &lt;int&gt;    &lt;dbl&gt;          &lt;dbl&gt;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rPr>
            <w:rStyle w:val="CommentTok"/>
          </w:rPr>
          <w:t xml:space="preserve">#&gt;  1      1    0.567          0.547</w:t>
        </w:r>
      </w:ins>
      <w:ins w:id="425" w:author="PR Preview" w:date="2026-01-01T00:00:00Z">
        <w:r>
          <w:br/>
        </w:r>
      </w:ins>
      <w:ins w:id="426" w:author="PR Preview" w:date="2026-01-01T00:00:00Z">
        <w:r>
          <w:rPr>
            <w:rStyle w:val="CommentTok"/>
          </w:rPr>
          <w:t xml:space="preserve">#&gt;  2      2    0.560          0.557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CommentTok"/>
          </w:rPr>
          <w:t xml:space="preserve">#&gt;  3      3    0.231          0.315</w:t>
        </w:r>
      </w:ins>
      <w:ins w:id="429" w:author="PR Preview" w:date="2026-01-01T00:00:00Z">
        <w:r>
          <w:br/>
        </w:r>
      </w:ins>
      <w:ins w:id="430" w:author="PR Preview" w:date="2026-01-01T00:00:00Z">
        <w:r>
          <w:rPr>
            <w:rStyle w:val="CommentTok"/>
          </w:rPr>
          <w:t xml:space="preserve">#&gt;  4      4    0.231          0.315</w:t>
        </w:r>
      </w:ins>
      <w:ins w:id="431" w:author="PR Preview" w:date="2026-01-01T00:00:00Z">
        <w:r>
          <w:br/>
        </w:r>
      </w:ins>
      <w:ins w:id="432" w:author="PR Preview" w:date="2026-01-01T00:00:00Z">
        <w:r>
          <w:rPr>
            <w:rStyle w:val="CommentTok"/>
          </w:rPr>
          <w:t xml:space="preserve">#&gt;  5      5    0.216          0.306</w:t>
        </w:r>
      </w:ins>
      <w:ins w:id="433" w:author="PR Preview" w:date="2026-01-01T00:00:00Z">
        <w:r>
          <w:br/>
        </w:r>
      </w:ins>
      <w:ins w:id="434" w:author="PR Preview" w:date="2026-01-01T00:00:00Z">
        <w:r>
          <w:rPr>
            <w:rStyle w:val="CommentTok"/>
          </w:rPr>
          <w:t xml:space="preserve">#&gt;  6      6    0.195          0.324</w:t>
        </w:r>
      </w:ins>
      <w:ins w:id="435" w:author="PR Preview" w:date="2026-01-01T00:00:00Z">
        <w:r>
          <w:br/>
        </w:r>
      </w:ins>
      <w:ins w:id="436" w:author="PR Preview" w:date="2026-01-01T00:00:00Z">
        <w:r>
          <w:rPr>
            <w:rStyle w:val="CommentTok"/>
          </w:rPr>
          <w:t xml:space="preserve">#&gt;  7      7    0.194          0.326</w:t>
        </w:r>
      </w:ins>
      <w:ins w:id="437" w:author="PR Preview" w:date="2026-01-01T00:00:00Z">
        <w:r>
          <w:br/>
        </w:r>
      </w:ins>
      <w:ins w:id="438" w:author="PR Preview" w:date="2026-01-01T00:00:00Z">
        <w:r>
          <w:rPr>
            <w:rStyle w:val="CommentTok"/>
          </w:rPr>
          <w:t xml:space="preserve">#&gt;  8      8    0.184          0.335</w:t>
        </w:r>
      </w:ins>
      <w:ins w:id="439" w:author="PR Preview" w:date="2026-01-01T00:00:00Z">
        <w:r>
          <w:br/>
        </w:r>
      </w:ins>
      <w:ins w:id="440" w:author="PR Preview" w:date="2026-01-01T00:00:00Z">
        <w:r>
          <w:rPr>
            <w:rStyle w:val="CommentTok"/>
          </w:rPr>
          <w:t xml:space="preserve">#&gt;  9      9    0.183          0.335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CommentTok"/>
          </w:rPr>
          <w:t xml:space="preserve">#&gt; 10     10    0.180          0.341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ins w:id="443" w:author="PR Preview" w:date="2026-01-01T00:00:00Z">
        <w:r>
          <w:rPr>
            <w:rStyle w:val="NormalTok"/>
          </w:rPr>
          <w:t xml:space="preserve">sim_best_generalization </w:t>
        </w:r>
      </w:ins>
      <w:ins w:id="444" w:author="PR Preview" w:date="2026-01-01T00:00:00Z">
        <w:r>
          <w:rPr>
            <w:rStyle w:val="OtherTok"/>
          </w:rPr>
          <w:t xml:space="preserve">&lt;-</w:t>
        </w:r>
      </w:ins>
      <w:ins w:id="445" w:author="PR Preview" w:date="2026-01-01T00:00:00Z">
        <w:r>
          <w:br/>
        </w:r>
      </w:ins>
      <w:ins w:id="446" w:author="PR Preview" w:date="2026-01-01T00:00:00Z">
        <w:r>
          <w:rPr>
            <w:rStyle w:val="NormalTok"/>
          </w:rPr>
          <w:t xml:space="preserve">  sim_errors</w:t>
        </w:r>
      </w:ins>
      <w:ins w:id="447" w:author="PR Preview" w:date="2026-01-01T00:00:00Z">
        <w:r>
          <w:rPr>
            <w:rStyle w:val="SpecialCharTok"/>
          </w:rPr>
          <w:t xml:space="preserve">$</w:t>
        </w:r>
      </w:ins>
      <w:ins w:id="448" w:author="PR Preview" w:date="2026-01-01T00:00:00Z">
        <w:r>
          <w:rPr>
            <w:rStyle w:val="NormalTok"/>
          </w:rPr>
          <w:t xml:space="preserve">degree[</w:t>
        </w:r>
      </w:ins>
      <w:ins w:id="449" w:author="PR Preview" w:date="2026-01-01T00:00:00Z">
        <w:r>
          <w:rPr>
            <w:rStyle w:val="FunctionTok"/>
          </w:rPr>
          <w:t xml:space="preserve">which.min</w:t>
        </w:r>
      </w:ins>
      <w:ins w:id="450" w:author="PR Preview" w:date="2026-01-01T00:00:00Z">
        <w:r>
          <w:rPr>
            <w:rStyle w:val="NormalTok"/>
          </w:rPr>
          <w:t xml:space="preserve">(sim_errors</w:t>
        </w:r>
      </w:ins>
      <w:ins w:id="451" w:author="PR Preview" w:date="2026-01-01T00:00:00Z">
        <w:r>
          <w:rPr>
            <w:rStyle w:val="SpecialCharTok"/>
          </w:rPr>
          <w:t xml:space="preserve">$</w:t>
        </w:r>
      </w:ins>
      <w:ins w:id="452" w:author="PR Preview" w:date="2026-01-01T00:00:00Z">
        <w:r>
          <w:rPr>
            <w:rStyle w:val="NormalTok"/>
          </w:rPr>
          <w:t xml:space="preserve">generalization)]</w:t>
        </w:r>
      </w:ins>
      <w:ins w:id="453" w:author="PR Preview" w:date="2026-01-01T00:00:00Z">
        <w:r>
          <w:br/>
        </w:r>
      </w:ins>
      <w:ins w:id="454" w:author="PR Preview" w:date="2026-01-01T00:00:00Z">
        <w:r>
          <w:rPr>
            <w:rStyle w:val="NormalTok"/>
          </w:rPr>
          <w:t xml:space="preserve">sim_best_training </w:t>
        </w:r>
      </w:ins>
      <w:ins w:id="455" w:author="PR Preview" w:date="2026-01-01T00:00:00Z">
        <w:r>
          <w:rPr>
            <w:rStyle w:val="OtherTok"/>
          </w:rPr>
          <w:t xml:space="preserve">&lt;-</w:t>
        </w:r>
      </w:ins>
      <w:ins w:id="456" w:author="PR Preview" w:date="2026-01-01T00:00:00Z">
        <w:r>
          <w:rPr>
            <w:rStyle w:val="NormalTok"/>
          </w:rPr>
          <w:t xml:space="preserve"> sim_errors</w:t>
        </w:r>
      </w:ins>
      <w:ins w:id="457" w:author="PR Preview" w:date="2026-01-01T00:00:00Z">
        <w:r>
          <w:rPr>
            <w:rStyle w:val="SpecialCharTok"/>
          </w:rPr>
          <w:t xml:space="preserve">$</w:t>
        </w:r>
      </w:ins>
      <w:ins w:id="458" w:author="PR Preview" w:date="2026-01-01T00:00:00Z">
        <w:r>
          <w:rPr>
            <w:rStyle w:val="NormalTok"/>
          </w:rPr>
          <w:t xml:space="preserve">degree[</w:t>
        </w:r>
      </w:ins>
      <w:ins w:id="459" w:author="PR Preview" w:date="2026-01-01T00:00:00Z">
        <w:r>
          <w:rPr>
            <w:rStyle w:val="FunctionTok"/>
          </w:rPr>
          <w:t xml:space="preserve">which.min</w:t>
        </w:r>
      </w:ins>
      <w:ins w:id="460" w:author="PR Preview" w:date="2026-01-01T00:00:00Z">
        <w:r>
          <w:rPr>
            <w:rStyle w:val="NormalTok"/>
          </w:rPr>
          <w:t xml:space="preserve">(sim_errors</w:t>
        </w:r>
      </w:ins>
      <w:ins w:id="461" w:author="PR Preview" w:date="2026-01-01T00:00:00Z">
        <w:r>
          <w:rPr>
            <w:rStyle w:val="SpecialCharTok"/>
          </w:rPr>
          <w:t xml:space="preserve">$</w:t>
        </w:r>
      </w:ins>
      <w:ins w:id="462" w:author="PR Preview" w:date="2026-01-01T00:00:00Z">
        <w:r>
          <w:rPr>
            <w:rStyle w:val="NormalTok"/>
          </w:rPr>
          <w:t xml:space="preserve">training)]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NormalTok"/>
          </w:rPr>
          <w:t xml:space="preserve">sim_n_below </w:t>
        </w:r>
      </w:ins>
      <w:ins w:id="465" w:author="PR Preview" w:date="2026-01-01T00:00:00Z">
        <w:r>
          <w:rPr>
            <w:rStyle w:val="OtherTok"/>
          </w:rPr>
          <w:t xml:space="preserve">&lt;-</w:t>
        </w:r>
      </w:ins>
      <w:ins w:id="466" w:author="PR Preview" w:date="2026-01-01T00:00:00Z">
        <w:r>
          <w:rPr>
            <w:rStyle w:val="NormalTok"/>
          </w:rPr>
          <w:t xml:space="preserve"> </w:t>
        </w:r>
      </w:ins>
      <w:ins w:id="467" w:author="PR Preview" w:date="2026-01-01T00:00:00Z">
        <w:r>
          <w:rPr>
            <w:rStyle w:val="FunctionTok"/>
          </w:rPr>
          <w:t xml:space="preserve">c</w:t>
        </w:r>
      </w:ins>
      <w:ins w:id="468" w:author="PR Preview" w:date="2026-01-01T00:00:00Z">
        <w:r>
          <w:rPr>
            <w:rStyle w:val="NormalTok"/>
          </w:rPr>
          <w:t xml:space="preserve">(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NormalTok"/>
          </w:rPr>
          <w:t xml:space="preserve">  </w:t>
        </w:r>
      </w:ins>
      <w:ins w:id="471" w:author="PR Preview" w:date="2026-01-01T00:00:00Z">
        <w:r>
          <w:rPr>
            <w:rStyle w:val="AttributeTok"/>
          </w:rPr>
          <w:t xml:space="preserve">training =</w:t>
        </w:r>
      </w:ins>
      <w:ins w:id="472" w:author="PR Preview" w:date="2026-01-01T00:00:00Z">
        <w:r>
          <w:rPr>
            <w:rStyle w:val="NormalTok"/>
          </w:rPr>
          <w:t xml:space="preserve"> </w:t>
        </w:r>
      </w:ins>
      <w:ins w:id="473" w:author="PR Preview" w:date="2026-01-01T00:00:00Z">
        <w:r>
          <w:rPr>
            <w:rStyle w:val="FunctionTok"/>
          </w:rPr>
          <w:t xml:space="preserve">sum</w:t>
        </w:r>
      </w:ins>
      <w:ins w:id="474" w:author="PR Preview" w:date="2026-01-01T00:00:00Z">
        <w:r>
          <w:rPr>
            <w:rStyle w:val="NormalTok"/>
          </w:rPr>
          <w:t xml:space="preserve">(sim_errors</w:t>
        </w:r>
      </w:ins>
      <w:ins w:id="475" w:author="PR Preview" w:date="2026-01-01T00:00:00Z">
        <w:r>
          <w:rPr>
            <w:rStyle w:val="SpecialCharTok"/>
          </w:rPr>
          <w:t xml:space="preserve">$</w:t>
        </w:r>
      </w:ins>
      <w:ins w:id="476" w:author="PR Preview" w:date="2026-01-01T00:00:00Z">
        <w:r>
          <w:rPr>
            <w:rStyle w:val="NormalTok"/>
          </w:rPr>
          <w:t xml:space="preserve">training </w:t>
        </w:r>
      </w:ins>
      <w:ins w:id="477" w:author="PR Preview" w:date="2026-01-01T00:00:00Z">
        <w:r>
          <w:rPr>
            <w:rStyle w:val="SpecialCharTok"/>
          </w:rPr>
          <w:t xml:space="preserve">&lt;</w:t>
        </w:r>
      </w:ins>
      <w:ins w:id="478" w:author="PR Preview" w:date="2026-01-01T00:00:00Z">
        <w:r>
          <w:rPr>
            <w:rStyle w:val="NormalTok"/>
          </w:rPr>
          <w:t xml:space="preserve"> sim_sigma),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NormalTok"/>
          </w:rPr>
          <w:t xml:space="preserve">  </w:t>
        </w:r>
      </w:ins>
      <w:ins w:id="481" w:author="PR Preview" w:date="2026-01-01T00:00:00Z">
        <w:r>
          <w:rPr>
            <w:rStyle w:val="AttributeTok"/>
          </w:rPr>
          <w:t xml:space="preserve">generalization =</w:t>
        </w:r>
      </w:ins>
      <w:ins w:id="482" w:author="PR Preview" w:date="2026-01-01T00:00:00Z">
        <w:r>
          <w:rPr>
            <w:rStyle w:val="NormalTok"/>
          </w:rPr>
          <w:t xml:space="preserve"> </w:t>
        </w:r>
      </w:ins>
      <w:ins w:id="483" w:author="PR Preview" w:date="2026-01-01T00:00:00Z">
        <w:r>
          <w:rPr>
            <w:rStyle w:val="FunctionTok"/>
          </w:rPr>
          <w:t xml:space="preserve">sum</w:t>
        </w:r>
      </w:ins>
      <w:ins w:id="484" w:author="PR Preview" w:date="2026-01-01T00:00:00Z">
        <w:r>
          <w:rPr>
            <w:rStyle w:val="NormalTok"/>
          </w:rPr>
          <w:t xml:space="preserve">(sim_errors</w:t>
        </w:r>
      </w:ins>
      <w:ins w:id="485" w:author="PR Preview" w:date="2026-01-01T00:00:00Z">
        <w:r>
          <w:rPr>
            <w:rStyle w:val="SpecialCharTok"/>
          </w:rPr>
          <w:t xml:space="preserve">$</w:t>
        </w:r>
      </w:ins>
      <w:ins w:id="486" w:author="PR Preview" w:date="2026-01-01T00:00:00Z">
        <w:r>
          <w:rPr>
            <w:rStyle w:val="NormalTok"/>
          </w:rPr>
          <w:t xml:space="preserve">generalization </w:t>
        </w:r>
      </w:ins>
      <w:ins w:id="487" w:author="PR Preview" w:date="2026-01-01T00:00:00Z">
        <w:r>
          <w:rPr>
            <w:rStyle w:val="SpecialCharTok"/>
          </w:rPr>
          <w:t xml:space="preserve">&lt;</w:t>
        </w:r>
      </w:ins>
      <w:ins w:id="488" w:author="PR Preview" w:date="2026-01-01T00:00:00Z">
        <w:r>
          <w:rPr>
            <w:rStyle w:val="NormalTok"/>
          </w:rPr>
          <w:t xml:space="preserve"> sim_sigma)</w:t>
        </w:r>
      </w:ins>
      <w:ins w:id="489" w:author="PR Preview" w:date="2026-01-01T00:00:00Z">
        <w:r>
          <w:br/>
        </w:r>
      </w:ins>
      <w:ins w:id="490" w:author="PR Preview" w:date="2026-01-01T00:00:00Z">
        <w:r>
          <w:rPr>
            <w:rStyle w:val="NormalTok"/>
          </w:rPr>
          <w:t xml:space="preserve">)</w:t>
        </w:r>
      </w:ins>
      <w:ins w:id="491" w:author="PR Preview" w:date="2026-01-01T00:00:00Z">
        <w:r>
          <w:br/>
        </w:r>
      </w:ins>
      <w:ins w:id="492" w:author="PR Preview" w:date="2026-01-01T00:00:00Z">
        <w:r>
          <w:rPr>
            <w:rStyle w:val="FunctionTok"/>
          </w:rPr>
          <w:t xml:space="preserve">c</w:t>
        </w:r>
      </w:ins>
      <w:ins w:id="493" w:author="PR Preview" w:date="2026-01-01T00:00:00Z">
        <w:r>
          <w:rPr>
            <w:rStyle w:val="NormalTok"/>
          </w:rPr>
          <w:t xml:space="preserve">(</w:t>
        </w:r>
      </w:ins>
      <w:ins w:id="494" w:author="PR Preview" w:date="2026-01-01T00:00:00Z">
        <w:r>
          <w:br/>
        </w:r>
      </w:ins>
      <w:ins w:id="495" w:author="PR Preview" w:date="2026-01-01T00:00:00Z">
        <w:r>
          <w:rPr>
            <w:rStyle w:val="NormalTok"/>
          </w:rPr>
          <w:t xml:space="preserve">  </w:t>
        </w:r>
      </w:ins>
      <w:ins w:id="496" w:author="PR Preview" w:date="2026-01-01T00:00:00Z">
        <w:r>
          <w:rPr>
            <w:rStyle w:val="AttributeTok"/>
          </w:rPr>
          <w:t xml:space="preserve">best_by_training =</w:t>
        </w:r>
      </w:ins>
      <w:ins w:id="497" w:author="PR Preview" w:date="2026-01-01T00:00:00Z">
        <w:r>
          <w:rPr>
            <w:rStyle w:val="NormalTok"/>
          </w:rPr>
          <w:t xml:space="preserve"> sim_best_training,</w:t>
        </w:r>
      </w:ins>
      <w:ins w:id="498" w:author="PR Preview" w:date="2026-01-01T00:00:00Z">
        <w:r>
          <w:br/>
        </w:r>
      </w:ins>
      <w:ins w:id="499" w:author="PR Preview" w:date="2026-01-01T00:00:00Z">
        <w:r>
          <w:rPr>
            <w:rStyle w:val="NormalTok"/>
          </w:rPr>
          <w:t xml:space="preserve">  </w:t>
        </w:r>
      </w:ins>
      <w:ins w:id="500" w:author="PR Preview" w:date="2026-01-01T00:00:00Z">
        <w:r>
          <w:rPr>
            <w:rStyle w:val="AttributeTok"/>
          </w:rPr>
          <w:t xml:space="preserve">best_by_generalization =</w:t>
        </w:r>
      </w:ins>
      <w:ins w:id="501" w:author="PR Preview" w:date="2026-01-01T00:00:00Z">
        <w:r>
          <w:rPr>
            <w:rStyle w:val="NormalTok"/>
          </w:rPr>
          <w:t xml:space="preserve"> sim_best_generalization,</w:t>
        </w:r>
      </w:ins>
      <w:ins w:id="502" w:author="PR Preview" w:date="2026-01-01T00:00:00Z">
        <w:r>
          <w:br/>
        </w:r>
      </w:ins>
      <w:ins w:id="503" w:author="PR Preview" w:date="2026-01-01T00:00:00Z">
        <w:r>
          <w:rPr>
            <w:rStyle w:val="NormalTok"/>
          </w:rPr>
          <w:t xml:space="preserve">  </w:t>
        </w:r>
      </w:ins>
      <w:ins w:id="504" w:author="PR Preview" w:date="2026-01-01T00:00:00Z">
        <w:r>
          <w:rPr>
            <w:rStyle w:val="AttributeTok"/>
          </w:rPr>
          <w:t xml:space="preserve">n_below_sigma2 =</w:t>
        </w:r>
      </w:ins>
      <w:ins w:id="505" w:author="PR Preview" w:date="2026-01-01T00:00:00Z">
        <w:r>
          <w:rPr>
            <w:rStyle w:val="NormalTok"/>
          </w:rPr>
          <w:t xml:space="preserve"> sim_n_below</w:t>
        </w:r>
      </w:ins>
      <w:ins w:id="506" w:author="PR Preview" w:date="2026-01-01T00:00:00Z">
        <w:r>
          <w:br/>
        </w:r>
      </w:ins>
      <w:ins w:id="507" w:author="PR Preview" w:date="2026-01-01T00:00:00Z">
        <w:r>
          <w:rPr>
            <w:rStyle w:val="NormalTok"/>
          </w:rPr>
          <w:t xml:space="preserve">)</w:t>
        </w:r>
      </w:ins>
      <w:ins w:id="508" w:author="PR Preview" w:date="2026-01-01T00:00:00Z">
        <w:r>
          <w:br/>
        </w:r>
      </w:ins>
      <w:ins w:id="509" w:author="PR Preview" w:date="2026-01-01T00:00:00Z">
        <w:r>
          <w:rPr>
            <w:rStyle w:val="CommentTok"/>
          </w:rPr>
          <w:t xml:space="preserve">#&gt;              best_by_training        best_by_generalization </w:t>
        </w:r>
      </w:ins>
      <w:ins w:id="510" w:author="PR Preview" w:date="2026-01-01T00:00:00Z">
        <w:r>
          <w:br/>
        </w:r>
      </w:ins>
      <w:ins w:id="511" w:author="PR Preview" w:date="2026-01-01T00:00:00Z">
        <w:r>
          <w:rPr>
            <w:rStyle w:val="CommentTok"/>
          </w:rPr>
          <w:t xml:space="preserve">#&gt;                            10                             5 </w:t>
        </w:r>
      </w:ins>
      <w:ins w:id="512" w:author="PR Preview" w:date="2026-01-01T00:00:00Z">
        <w:r>
          <w:br/>
        </w:r>
      </w:ins>
      <w:ins w:id="513" w:author="PR Preview" w:date="2026-01-01T00:00:00Z">
        <w:r>
          <w:rPr>
            <w:rStyle w:val="CommentTok"/>
          </w:rPr>
          <w:t xml:space="preserve">#&gt;       n_below_sigma2.training n_below_sigma2.generalization </w:t>
        </w:r>
      </w:ins>
      <w:ins w:id="514" w:author="PR Preview" w:date="2026-01-01T00:00:00Z">
        <w:r>
          <w:br/>
        </w:r>
      </w:ins>
      <w:ins w:id="515" w:author="PR Preview" w:date="2026-01-01T00:00:00Z">
        <w:r>
          <w:rPr>
            <w:rStyle w:val="CommentTok"/>
          </w:rPr>
          <w:t xml:space="preserve">#&gt;                             8                             0</w:t>
        </w:r>
      </w:ins>
    </w:p>
    <w:p>
      <w:pPr>
        <w:pStyle w:val="FirstParagraph"/>
      </w:pPr>
      <w:ins w:id="516" w:author="PR Preview" w:date="2026-01-01T00:00:00Z">
        <w:r>
          <w:t xml:space="preserve">The training error is smallest at degree 10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and never rises as the degree grows,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because each polynomial family contains the one before it.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The estimated generalization error is smallest at degree 5.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No prediction rule can have generalization RMSE below</w:t>
        </w:r>
      </w:ins>
      <w:ins w:id="525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526" w:author="PR Preview" w:date="2026-01-01T00:00:00Z">
        <w:r>
          <w:t xml:space="preserve">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Yet the training RMSE falls below</w:t>
        </w:r>
      </w:ins>
      <w:ins w:id="529" w:author="PR Preview" w:date="2026-01-01T00:00:00Z">
        <w:r>
          <w:t xml:space="preserve"> </w:t>
        </w:r>
      </w:ins>
      <m:oMath>
        <m:r>
          <m:t>σ</m:t>
        </m:r>
      </m:oMath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at 8 of the ten degrees,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while the estimated generalization error falls below it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at 0 of them: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the training error is</w:t>
        </w:r>
      </w:ins>
      <w:ins w:id="538" w:author="PR Preview" w:date="2026-01-01T00:00:00Z">
        <w:r>
          <w:t xml:space="preserve"> </w:t>
        </w:r>
      </w:ins>
      <w:hyperlink w:anchor="rem-training-mse-optimistic">
        <w:ins w:id="539" w:author="PR Preview" w:date="2026-01-01T00:00:00Z">
          <w:r>
            <w:rPr>
              <w:rStyle w:val="Hyperlink"/>
            </w:rPr>
            <w:t xml:space="preserve">optimistic</w:t>
          </w:r>
        </w:ins>
      </w:hyperlink>
      <w:ins w:id="540" w:author="PR Preview" w:date="2026-01-01T00:00:00Z">
        <w:r>
          <w:t xml:space="preserve">.</w:t>
        </w:r>
      </w:ins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541" w:author="PR Preview" w:date="2026-01-01T00:00:00Z">
        <w:r>
          <w:delText xml:space="preserve">The same fold assignment is used for every degree,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so the degrees are compared on the same splits.</w:delText>
        </w:r>
      </w:del>
    </w:p>
    <w:p>
      <w:pPr>
        <w:pStyle w:val="SourceCode"/>
      </w:pPr>
      <w:del w:id="544" w:author="PR Preview" w:date="2026-01-01T00:00:00Z">
        <w:r>
          <w:rPr>
            <w:rStyle w:val="NormalTok"/>
          </w:rPr>
          <w:delText xml:space="preserve">sim_errors_cv </w:delText>
        </w:r>
      </w:del>
      <w:del w:id="545" w:author="PR Preview" w:date="2026-01-01T00:00:00Z">
        <w:r>
          <w:rPr>
            <w:rStyle w:val="OtherTok"/>
          </w:rPr>
          <w:delText xml:space="preserve">&lt;-</w:delText>
        </w:r>
      </w:del>
      <w:del w:id="546" w:author="PR Preview" w:date="2026-01-01T00:00:00Z">
        <w:r>
          <w:rPr>
            <w:rStyle w:val="NormalTok"/>
          </w:rPr>
          <w:delText xml:space="preserve"> sim_errors </w:delText>
        </w:r>
      </w:del>
      <w:del w:id="547" w:author="PR Preview" w:date="2026-01-01T00:00:00Z">
        <w:r>
          <w:rPr>
            <w:rStyle w:val="SpecialCharTok"/>
          </w:rPr>
          <w:delText xml:space="preserve">|&gt;</w:delText>
        </w:r>
      </w:del>
      <w:del w:id="548" w:author="PR Preview" w:date="2026-01-01T00:00:00Z">
        <w:r>
          <w:br/>
        </w:r>
      </w:del>
      <w:del w:id="549" w:author="PR Preview" w:date="2026-01-01T00:00:00Z">
        <w:r>
          <w:rPr>
            <w:rStyle w:val="NormalTok"/>
          </w:rPr>
          <w:delText xml:space="preserve">  dplyr</w:delText>
        </w:r>
      </w:del>
      <w:del w:id="550" w:author="PR Preview" w:date="2026-01-01T00:00:00Z">
        <w:r>
          <w:rPr>
            <w:rStyle w:val="SpecialCharTok"/>
          </w:rPr>
          <w:delText xml:space="preserve">::</w:delText>
        </w:r>
      </w:del>
      <w:del w:id="551" w:author="PR Preview" w:date="2026-01-01T00:00:00Z">
        <w:r>
          <w:rPr>
            <w:rStyle w:val="FunctionTok"/>
          </w:rPr>
          <w:delText xml:space="preserve">mutate</w:delText>
        </w:r>
      </w:del>
      <w:del w:id="552" w:author="PR Preview" w:date="2026-01-01T00:00:00Z">
        <w:r>
          <w:rPr>
            <w:rStyle w:val="NormalTok"/>
          </w:rPr>
          <w:delText xml:space="preserve">(</w:delText>
        </w:r>
      </w:del>
      <w:del w:id="553" w:author="PR Preview" w:date="2026-01-01T00:00:00Z">
        <w:r>
          <w:br/>
        </w:r>
      </w:del>
      <w:del w:id="554" w:author="PR Preview" w:date="2026-01-01T00:00:00Z">
        <w:r>
          <w:rPr>
            <w:rStyle w:val="NormalTok"/>
          </w:rPr>
          <w:delText xml:space="preserve">    </w:delText>
        </w:r>
      </w:del>
      <w:del w:id="555" w:author="PR Preview" w:date="2026-01-01T00:00:00Z">
        <w:r>
          <w:rPr>
            <w:rStyle w:val="AttributeTok"/>
          </w:rPr>
          <w:delText xml:space="preserve">cv_5 =</w:delText>
        </w:r>
      </w:del>
      <w:del w:id="556" w:author="PR Preview" w:date="2026-01-01T00:00:00Z">
        <w:r>
          <w:rPr>
            <w:rStyle w:val="NormalTok"/>
          </w:rPr>
          <w:delText xml:space="preserve"> purrr</w:delText>
        </w:r>
      </w:del>
      <w:del w:id="557" w:author="PR Preview" w:date="2026-01-01T00:00:00Z">
        <w:r>
          <w:rPr>
            <w:rStyle w:val="SpecialCharTok"/>
          </w:rPr>
          <w:delText xml:space="preserve">::</w:delText>
        </w:r>
      </w:del>
      <w:del w:id="558" w:author="PR Preview" w:date="2026-01-01T00:00:00Z">
        <w:r>
          <w:rPr>
            <w:rStyle w:val="FunctionTok"/>
          </w:rPr>
          <w:delText xml:space="preserve">map_dbl</w:delText>
        </w:r>
      </w:del>
      <w:del w:id="559" w:author="PR Preview" w:date="2026-01-01T00:00:00Z">
        <w:r>
          <w:rPr>
            <w:rStyle w:val="NormalTok"/>
          </w:rPr>
          <w:delText xml:space="preserve">(</w:delText>
        </w:r>
      </w:del>
      <w:del w:id="560" w:author="PR Preview" w:date="2026-01-01T00:00:00Z">
        <w:r>
          <w:br/>
        </w:r>
      </w:del>
      <w:del w:id="561" w:author="PR Preview" w:date="2026-01-01T00:00:00Z">
        <w:r>
          <w:rPr>
            <w:rStyle w:val="NormalTok"/>
          </w:rPr>
          <w:delText xml:space="preserve">      degree,</w:delText>
        </w:r>
      </w:del>
      <w:del w:id="562" w:author="PR Preview" w:date="2026-01-01T00:00:00Z">
        <w:r>
          <w:br/>
        </w:r>
      </w:del>
      <w:del w:id="563" w:author="PR Preview" w:date="2026-01-01T00:00:00Z">
        <w:r>
          <w:rPr>
            <w:rStyle w:val="NormalTok"/>
          </w:rPr>
          <w:delText xml:space="preserve">      \(d) </w:delText>
        </w:r>
      </w:del>
      <w:del w:id="564" w:author="PR Preview" w:date="2026-01-01T00:00:00Z">
        <w:r>
          <w:rPr>
            <w:rStyle w:val="FunctionTok"/>
          </w:rPr>
          <w:delText xml:space="preserve">cv_mse</w:delText>
        </w:r>
      </w:del>
      <w:del w:id="565" w:author="PR Preview" w:date="2026-01-01T00:00:00Z">
        <w:r>
          <w:rPr>
            <w:rStyle w:val="NormalTok"/>
          </w:rPr>
          <w:delText xml:space="preserve">(y </w:delText>
        </w:r>
      </w:del>
      <w:del w:id="566" w:author="PR Preview" w:date="2026-01-01T00:00:00Z">
        <w:r>
          <w:rPr>
            <w:rStyle w:val="SpecialCharTok"/>
          </w:rPr>
          <w:delText xml:space="preserve">~</w:delText>
        </w:r>
      </w:del>
      <w:del w:id="567" w:author="PR Preview" w:date="2026-01-01T00:00:00Z">
        <w:r>
          <w:rPr>
            <w:rStyle w:val="NormalTok"/>
          </w:rPr>
          <w:delText xml:space="preserve"> </w:delText>
        </w:r>
      </w:del>
      <w:del w:id="568" w:author="PR Preview" w:date="2026-01-01T00:00:00Z">
        <w:r>
          <w:rPr>
            <w:rStyle w:val="FunctionTok"/>
          </w:rPr>
          <w:delText xml:space="preserve">poly</w:delText>
        </w:r>
      </w:del>
      <w:del w:id="569" w:author="PR Preview" w:date="2026-01-01T00:00:00Z">
        <w:r>
          <w:rPr>
            <w:rStyle w:val="NormalTok"/>
          </w:rPr>
          <w:delText xml:space="preserve">(x, d), sim_train, sim_folds)</w:delText>
        </w:r>
      </w:del>
      <w:del w:id="570" w:author="PR Preview" w:date="2026-01-01T00:00:00Z">
        <w:r>
          <w:br/>
        </w:r>
      </w:del>
      <w:del w:id="571" w:author="PR Preview" w:date="2026-01-01T00:00:00Z">
        <w:r>
          <w:rPr>
            <w:rStyle w:val="NormalTok"/>
          </w:rPr>
          <w:delText xml:space="preserve">    )</w:delText>
        </w:r>
      </w:del>
      <w:del w:id="572" w:author="PR Preview" w:date="2026-01-01T00:00:00Z">
        <w:r>
          <w:br/>
        </w:r>
      </w:del>
      <w:del w:id="573" w:author="PR Preview" w:date="2026-01-01T00:00:00Z">
        <w:r>
          <w:rPr>
            <w:rStyle w:val="NormalTok"/>
          </w:rPr>
          <w:delText xml:space="preserve">  )</w:delText>
        </w:r>
      </w:del>
      <w:del w:id="574" w:author="PR Preview" w:date="2026-01-01T00:00:00Z">
        <w:r>
          <w:br/>
        </w:r>
      </w:del>
      <w:del w:id="575" w:author="PR Preview" w:date="2026-01-01T00:00:00Z">
        <w:r>
          <w:br/>
        </w:r>
      </w:del>
      <w:del w:id="576" w:author="PR Preview" w:date="2026-01-01T00:00:00Z">
        <w:r>
          <w:rPr>
            <w:rStyle w:val="NormalTok"/>
          </w:rPr>
          <w:delText xml:space="preserve">sim_errors_cv</w:delText>
        </w:r>
      </w:del>
      <w:del w:id="577" w:author="PR Preview" w:date="2026-01-01T00:00:00Z">
        <w:r>
          <w:br/>
        </w:r>
      </w:del>
      <w:del w:id="578" w:author="PR Preview" w:date="2026-01-01T00:00:00Z">
        <w:r>
          <w:rPr>
            <w:rStyle w:val="CommentTok"/>
          </w:rPr>
          <w:delText xml:space="preserve">#&gt; # A tibble: 10 × 4</w:delText>
        </w:r>
      </w:del>
      <w:del w:id="579" w:author="PR Preview" w:date="2026-01-01T00:00:00Z">
        <w:r>
          <w:br/>
        </w:r>
      </w:del>
      <w:del w:id="580" w:author="PR Preview" w:date="2026-01-01T00:00:00Z">
        <w:r>
          <w:rPr>
            <w:rStyle w:val="CommentTok"/>
          </w:rPr>
          <w:delText xml:space="preserve">#&gt;    degree training generalization   cv_5</w:delText>
        </w:r>
      </w:del>
      <w:del w:id="581" w:author="PR Preview" w:date="2026-01-01T00:00:00Z">
        <w:r>
          <w:br/>
        </w:r>
      </w:del>
      <w:del w:id="582" w:author="PR Preview" w:date="2026-01-01T00:00:00Z">
        <w:r>
          <w:rPr>
            <w:rStyle w:val="CommentTok"/>
          </w:rPr>
          <w:delText xml:space="preserve">#&gt;     &lt;int&gt;    &lt;dbl&gt;          &lt;dbl&gt;  &lt;dbl&gt;</w:delText>
        </w:r>
      </w:del>
      <w:del w:id="583" w:author="PR Preview" w:date="2026-01-01T00:00:00Z">
        <w:r>
          <w:br/>
        </w:r>
      </w:del>
      <w:del w:id="584" w:author="PR Preview" w:date="2026-01-01T00:00:00Z">
        <w:r>
          <w:rPr>
            <w:rStyle w:val="CommentTok"/>
          </w:rPr>
          <w:delText xml:space="preserve">#&gt;  1      1   0.321          0.299  0.356 </w:delText>
        </w:r>
      </w:del>
      <w:del w:id="585" w:author="PR Preview" w:date="2026-01-01T00:00:00Z">
        <w:r>
          <w:br/>
        </w:r>
      </w:del>
      <w:del w:id="586" w:author="PR Preview" w:date="2026-01-01T00:00:00Z">
        <w:r>
          <w:rPr>
            <w:rStyle w:val="CommentTok"/>
          </w:rPr>
          <w:delText xml:space="preserve">#&gt;  2      2   0.313          0.310  0.372 </w:delText>
        </w:r>
      </w:del>
      <w:del w:id="587" w:author="PR Preview" w:date="2026-01-01T00:00:00Z">
        <w:r>
          <w:br/>
        </w:r>
      </w:del>
      <w:del w:id="588" w:author="PR Preview" w:date="2026-01-01T00:00:00Z">
        <w:r>
          <w:rPr>
            <w:rStyle w:val="CommentTok"/>
          </w:rPr>
          <w:delText xml:space="preserve">#&gt;  3      3   0.0535         0.0994 0.0821</w:delText>
        </w:r>
      </w:del>
      <w:del w:id="589" w:author="PR Preview" w:date="2026-01-01T00:00:00Z">
        <w:r>
          <w:br/>
        </w:r>
      </w:del>
      <w:del w:id="590" w:author="PR Preview" w:date="2026-01-01T00:00:00Z">
        <w:r>
          <w:rPr>
            <w:rStyle w:val="CommentTok"/>
          </w:rPr>
          <w:delText xml:space="preserve">#&gt;  4      4   0.0535         0.0994 0.0982</w:delText>
        </w:r>
      </w:del>
      <w:del w:id="591" w:author="PR Preview" w:date="2026-01-01T00:00:00Z">
        <w:r>
          <w:br/>
        </w:r>
      </w:del>
      <w:del w:id="592" w:author="PR Preview" w:date="2026-01-01T00:00:00Z">
        <w:r>
          <w:rPr>
            <w:rStyle w:val="CommentTok"/>
          </w:rPr>
          <w:delText xml:space="preserve">#&gt;  5      5   0.0465         0.0939 0.104 </w:delText>
        </w:r>
      </w:del>
      <w:del w:id="593" w:author="PR Preview" w:date="2026-01-01T00:00:00Z">
        <w:r>
          <w:br/>
        </w:r>
      </w:del>
      <w:del w:id="594" w:author="PR Preview" w:date="2026-01-01T00:00:00Z">
        <w:r>
          <w:rPr>
            <w:rStyle w:val="CommentTok"/>
          </w:rPr>
          <w:delText xml:space="preserve">#&gt;  6      6   0.0381         0.105  0.0941</w:delText>
        </w:r>
      </w:del>
      <w:del w:id="595" w:author="PR Preview" w:date="2026-01-01T00:00:00Z">
        <w:r>
          <w:br/>
        </w:r>
      </w:del>
      <w:del w:id="596" w:author="PR Preview" w:date="2026-01-01T00:00:00Z">
        <w:r>
          <w:rPr>
            <w:rStyle w:val="CommentTok"/>
          </w:rPr>
          <w:delText xml:space="preserve">#&gt;  7      7   0.0377         0.106  0.156 </w:delText>
        </w:r>
      </w:del>
      <w:del w:id="597" w:author="PR Preview" w:date="2026-01-01T00:00:00Z">
        <w:r>
          <w:br/>
        </w:r>
      </w:del>
      <w:del w:id="598" w:author="PR Preview" w:date="2026-01-01T00:00:00Z">
        <w:r>
          <w:rPr>
            <w:rStyle w:val="CommentTok"/>
          </w:rPr>
          <w:delText xml:space="preserve">#&gt;  8      8   0.0340         0.112  0.100 </w:delText>
        </w:r>
      </w:del>
      <w:del w:id="599" w:author="PR Preview" w:date="2026-01-01T00:00:00Z">
        <w:r>
          <w:br/>
        </w:r>
      </w:del>
      <w:del w:id="600" w:author="PR Preview" w:date="2026-01-01T00:00:00Z">
        <w:r>
          <w:rPr>
            <w:rStyle w:val="CommentTok"/>
          </w:rPr>
          <w:delText xml:space="preserve">#&gt;  9      9   0.0333         0.112  0.287 </w:delText>
        </w:r>
      </w:del>
      <w:del w:id="601" w:author="PR Preview" w:date="2026-01-01T00:00:00Z">
        <w:r>
          <w:br/>
        </w:r>
      </w:del>
      <w:del w:id="602" w:author="PR Preview" w:date="2026-01-01T00:00:00Z">
        <w:r>
          <w:rPr>
            <w:rStyle w:val="CommentTok"/>
          </w:rPr>
          <w:delText xml:space="preserve">#&gt; 10     10   0.0326         0.116  1.92</w:delText>
        </w:r>
      </w:del>
    </w:p>
    <w:p>
      <w:pPr>
        <w:pStyle w:val="SourceCode"/>
      </w:pPr>
      <w:del w:id="603" w:author="PR Preview" w:date="2026-01-01T00:00:00Z">
        <w:r>
          <w:rPr>
            <w:rStyle w:val="NormalTok"/>
          </w:rPr>
          <w:delText xml:space="preserve">sim_best_cv </w:delText>
        </w:r>
      </w:del>
      <w:del w:id="604" w:author="PR Preview" w:date="2026-01-01T00:00:00Z">
        <w:r>
          <w:rPr>
            <w:rStyle w:val="OtherTok"/>
          </w:rPr>
          <w:delText xml:space="preserve">&lt;-</w:delText>
        </w:r>
      </w:del>
      <w:del w:id="605" w:author="PR Preview" w:date="2026-01-01T00:00:00Z">
        <w:r>
          <w:rPr>
            <w:rStyle w:val="NormalTok"/>
          </w:rPr>
          <w:delText xml:space="preserve"> sim_errors_cv</w:delText>
        </w:r>
      </w:del>
      <w:del w:id="606" w:author="PR Preview" w:date="2026-01-01T00:00:00Z">
        <w:r>
          <w:rPr>
            <w:rStyle w:val="SpecialCharTok"/>
          </w:rPr>
          <w:delText xml:space="preserve">$</w:delText>
        </w:r>
      </w:del>
      <w:del w:id="607" w:author="PR Preview" w:date="2026-01-01T00:00:00Z">
        <w:r>
          <w:rPr>
            <w:rStyle w:val="NormalTok"/>
          </w:rPr>
          <w:delText xml:space="preserve">degree[</w:delText>
        </w:r>
      </w:del>
      <w:del w:id="608" w:author="PR Preview" w:date="2026-01-01T00:00:00Z">
        <w:r>
          <w:rPr>
            <w:rStyle w:val="FunctionTok"/>
          </w:rPr>
          <w:delText xml:space="preserve">which.min</w:delText>
        </w:r>
      </w:del>
      <w:del w:id="609" w:author="PR Preview" w:date="2026-01-01T00:00:00Z">
        <w:r>
          <w:rPr>
            <w:rStyle w:val="NormalTok"/>
          </w:rPr>
          <w:delText xml:space="preserve">(sim_errors_cv</w:delText>
        </w:r>
      </w:del>
      <w:del w:id="610" w:author="PR Preview" w:date="2026-01-01T00:00:00Z">
        <w:r>
          <w:rPr>
            <w:rStyle w:val="SpecialCharTok"/>
          </w:rPr>
          <w:delText xml:space="preserve">$</w:delText>
        </w:r>
      </w:del>
      <w:del w:id="611" w:author="PR Preview" w:date="2026-01-01T00:00:00Z">
        <w:r>
          <w:rPr>
            <w:rStyle w:val="NormalTok"/>
          </w:rPr>
          <w:delText xml:space="preserve">cv_5)]</w:delText>
        </w:r>
      </w:del>
      <w:del w:id="612" w:author="PR Preview" w:date="2026-01-01T00:00:00Z">
        <w:r>
          <w:br/>
        </w:r>
      </w:del>
      <w:del w:id="613" w:author="PR Preview" w:date="2026-01-01T00:00:00Z">
        <w:r>
          <w:rPr>
            <w:rStyle w:val="NormalTok"/>
          </w:rPr>
          <w:delText xml:space="preserve">sim_n_fit </w:delText>
        </w:r>
      </w:del>
      <w:del w:id="614" w:author="PR Preview" w:date="2026-01-01T00:00:00Z">
        <w:r>
          <w:rPr>
            <w:rStyle w:val="OtherTok"/>
          </w:rPr>
          <w:delText xml:space="preserve">&lt;-</w:delText>
        </w:r>
      </w:del>
      <w:del w:id="615" w:author="PR Preview" w:date="2026-01-01T00:00:00Z">
        <w:r>
          <w:rPr>
            <w:rStyle w:val="NormalTok"/>
          </w:rPr>
          <w:delText xml:space="preserve"> </w:delText>
        </w:r>
      </w:del>
      <w:del w:id="616" w:author="PR Preview" w:date="2026-01-01T00:00:00Z">
        <w:r>
          <w:rPr>
            <w:rStyle w:val="FunctionTok"/>
          </w:rPr>
          <w:delText xml:space="preserve">nrow</w:delText>
        </w:r>
      </w:del>
      <w:del w:id="617" w:author="PR Preview" w:date="2026-01-01T00:00:00Z">
        <w:r>
          <w:rPr>
            <w:rStyle w:val="NormalTok"/>
          </w:rPr>
          <w:delText xml:space="preserve">(sim_train) </w:delText>
        </w:r>
      </w:del>
      <w:del w:id="618" w:author="PR Preview" w:date="2026-01-01T00:00:00Z">
        <w:r>
          <w:rPr>
            <w:rStyle w:val="SpecialCharTok"/>
          </w:rPr>
          <w:delText xml:space="preserve">-</w:delText>
        </w:r>
      </w:del>
      <w:del w:id="619" w:author="PR Preview" w:date="2026-01-01T00:00:00Z">
        <w:r>
          <w:rPr>
            <w:rStyle w:val="NormalTok"/>
          </w:rPr>
          <w:delText xml:space="preserve"> </w:delText>
        </w:r>
      </w:del>
      <w:del w:id="620" w:author="PR Preview" w:date="2026-01-01T00:00:00Z">
        <w:r>
          <w:rPr>
            <w:rStyle w:val="FunctionTok"/>
          </w:rPr>
          <w:delText xml:space="preserve">max</w:delText>
        </w:r>
      </w:del>
      <w:del w:id="621" w:author="PR Preview" w:date="2026-01-01T00:00:00Z">
        <w:r>
          <w:rPr>
            <w:rStyle w:val="NormalTok"/>
          </w:rPr>
          <w:delText xml:space="preserve">(</w:delText>
        </w:r>
      </w:del>
      <w:del w:id="622" w:author="PR Preview" w:date="2026-01-01T00:00:00Z">
        <w:r>
          <w:rPr>
            <w:rStyle w:val="FunctionTok"/>
          </w:rPr>
          <w:delText xml:space="preserve">table</w:delText>
        </w:r>
      </w:del>
      <w:del w:id="623" w:author="PR Preview" w:date="2026-01-01T00:00:00Z">
        <w:r>
          <w:rPr>
            <w:rStyle w:val="NormalTok"/>
          </w:rPr>
          <w:delText xml:space="preserve">(sim_folds))</w:delText>
        </w:r>
      </w:del>
      <w:del w:id="624" w:author="PR Preview" w:date="2026-01-01T00:00:00Z">
        <w:r>
          <w:br/>
        </w:r>
      </w:del>
      <w:del w:id="625" w:author="PR Preview" w:date="2026-01-01T00:00:00Z">
        <w:r>
          <w:rPr>
            <w:rStyle w:val="NormalTok"/>
          </w:rPr>
          <w:delText xml:space="preserve">sim_top </w:delText>
        </w:r>
      </w:del>
      <w:del w:id="626" w:author="PR Preview" w:date="2026-01-01T00:00:00Z">
        <w:r>
          <w:rPr>
            <w:rStyle w:val="OtherTok"/>
          </w:rPr>
          <w:delText xml:space="preserve">&lt;-</w:delText>
        </w:r>
      </w:del>
      <w:del w:id="627" w:author="PR Preview" w:date="2026-01-01T00:00:00Z">
        <w:r>
          <w:rPr>
            <w:rStyle w:val="NormalTok"/>
          </w:rPr>
          <w:delText xml:space="preserve"> dplyr</w:delText>
        </w:r>
      </w:del>
      <w:del w:id="628" w:author="PR Preview" w:date="2026-01-01T00:00:00Z">
        <w:r>
          <w:rPr>
            <w:rStyle w:val="SpecialCharTok"/>
          </w:rPr>
          <w:delText xml:space="preserve">::</w:delText>
        </w:r>
      </w:del>
      <w:del w:id="629" w:author="PR Preview" w:date="2026-01-01T00:00:00Z">
        <w:r>
          <w:rPr>
            <w:rStyle w:val="FunctionTok"/>
          </w:rPr>
          <w:delText xml:space="preserve">filter</w:delText>
        </w:r>
      </w:del>
      <w:del w:id="630" w:author="PR Preview" w:date="2026-01-01T00:00:00Z">
        <w:r>
          <w:rPr>
            <w:rStyle w:val="NormalTok"/>
          </w:rPr>
          <w:delText xml:space="preserve">(sim_errors_cv, degree </w:delText>
        </w:r>
      </w:del>
      <w:del w:id="631" w:author="PR Preview" w:date="2026-01-01T00:00:00Z">
        <w:r>
          <w:rPr>
            <w:rStyle w:val="SpecialCharTok"/>
          </w:rPr>
          <w:delText xml:space="preserve">==</w:delText>
        </w:r>
      </w:del>
      <w:del w:id="632" w:author="PR Preview" w:date="2026-01-01T00:00:00Z">
        <w:r>
          <w:rPr>
            <w:rStyle w:val="NormalTok"/>
          </w:rPr>
          <w:delText xml:space="preserve"> </w:delText>
        </w:r>
      </w:del>
      <w:del w:id="633" w:author="PR Preview" w:date="2026-01-01T00:00:00Z">
        <w:r>
          <w:rPr>
            <w:rStyle w:val="FunctionTok"/>
          </w:rPr>
          <w:delText xml:space="preserve">max</w:delText>
        </w:r>
      </w:del>
      <w:del w:id="634" w:author="PR Preview" w:date="2026-01-01T00:00:00Z">
        <w:r>
          <w:rPr>
            <w:rStyle w:val="NormalTok"/>
          </w:rPr>
          <w:delText xml:space="preserve">(sim_degrees))</w:delText>
        </w:r>
      </w:del>
      <w:del w:id="635" w:author="PR Preview" w:date="2026-01-01T00:00:00Z">
        <w:r>
          <w:br/>
        </w:r>
      </w:del>
      <w:del w:id="636" w:author="PR Preview" w:date="2026-01-01T00:00:00Z">
        <w:r>
          <w:rPr>
            <w:rStyle w:val="NormalTok"/>
          </w:rPr>
          <w:delText xml:space="preserve">sim_cv_ratio_top </w:delText>
        </w:r>
      </w:del>
      <w:del w:id="637" w:author="PR Preview" w:date="2026-01-01T00:00:00Z">
        <w:r>
          <w:rPr>
            <w:rStyle w:val="OtherTok"/>
          </w:rPr>
          <w:delText xml:space="preserve">&lt;-</w:delText>
        </w:r>
      </w:del>
      <w:del w:id="638" w:author="PR Preview" w:date="2026-01-01T00:00:00Z">
        <w:r>
          <w:rPr>
            <w:rStyle w:val="NormalTok"/>
          </w:rPr>
          <w:delText xml:space="preserve"> sim_top</w:delText>
        </w:r>
      </w:del>
      <w:del w:id="639" w:author="PR Preview" w:date="2026-01-01T00:00:00Z">
        <w:r>
          <w:rPr>
            <w:rStyle w:val="SpecialCharTok"/>
          </w:rPr>
          <w:delText xml:space="preserve">$</w:delText>
        </w:r>
      </w:del>
      <w:del w:id="640" w:author="PR Preview" w:date="2026-01-01T00:00:00Z">
        <w:r>
          <w:rPr>
            <w:rStyle w:val="NormalTok"/>
          </w:rPr>
          <w:delText xml:space="preserve">cv_5 </w:delText>
        </w:r>
      </w:del>
      <w:del w:id="641" w:author="PR Preview" w:date="2026-01-01T00:00:00Z">
        <w:r>
          <w:rPr>
            <w:rStyle w:val="SpecialCharTok"/>
          </w:rPr>
          <w:delText xml:space="preserve">/</w:delText>
        </w:r>
      </w:del>
      <w:del w:id="642" w:author="PR Preview" w:date="2026-01-01T00:00:00Z">
        <w:r>
          <w:rPr>
            <w:rStyle w:val="NormalTok"/>
          </w:rPr>
          <w:delText xml:space="preserve"> sim_top</w:delText>
        </w:r>
      </w:del>
      <w:del w:id="643" w:author="PR Preview" w:date="2026-01-01T00:00:00Z">
        <w:r>
          <w:rPr>
            <w:rStyle w:val="SpecialCharTok"/>
          </w:rPr>
          <w:delText xml:space="preserve">$</w:delText>
        </w:r>
      </w:del>
      <w:del w:id="644" w:author="PR Preview" w:date="2026-01-01T00:00:00Z">
        <w:r>
          <w:rPr>
            <w:rStyle w:val="NormalTok"/>
          </w:rPr>
          <w:delText xml:space="preserve">generalization</w:delText>
        </w:r>
      </w:del>
      <w:del w:id="645" w:author="PR Preview" w:date="2026-01-01T00:00:00Z">
        <w:r>
          <w:br/>
        </w:r>
      </w:del>
      <w:del w:id="646" w:author="PR Preview" w:date="2026-01-01T00:00:00Z">
        <w:r>
          <w:rPr>
            <w:rStyle w:val="FunctionTok"/>
          </w:rPr>
          <w:delText xml:space="preserve">c</w:delText>
        </w:r>
      </w:del>
      <w:del w:id="647" w:author="PR Preview" w:date="2026-01-01T00:00:00Z">
        <w:r>
          <w:rPr>
            <w:rStyle w:val="NormalTok"/>
          </w:rPr>
          <w:delText xml:space="preserve">(</w:delText>
        </w:r>
      </w:del>
      <w:del w:id="648" w:author="PR Preview" w:date="2026-01-01T00:00:00Z">
        <w:r>
          <w:br/>
        </w:r>
      </w:del>
      <w:del w:id="649" w:author="PR Preview" w:date="2026-01-01T00:00:00Z">
        <w:r>
          <w:rPr>
            <w:rStyle w:val="NormalTok"/>
          </w:rPr>
          <w:delText xml:space="preserve">  </w:delText>
        </w:r>
      </w:del>
      <w:del w:id="650" w:author="PR Preview" w:date="2026-01-01T00:00:00Z">
        <w:r>
          <w:rPr>
            <w:rStyle w:val="AttributeTok"/>
          </w:rPr>
          <w:delText xml:space="preserve">best_by_cv =</w:delText>
        </w:r>
      </w:del>
      <w:del w:id="651" w:author="PR Preview" w:date="2026-01-01T00:00:00Z">
        <w:r>
          <w:rPr>
            <w:rStyle w:val="NormalTok"/>
          </w:rPr>
          <w:delText xml:space="preserve"> sim_best_cv,</w:delText>
        </w:r>
      </w:del>
      <w:del w:id="652" w:author="PR Preview" w:date="2026-01-01T00:00:00Z">
        <w:r>
          <w:br/>
        </w:r>
      </w:del>
      <w:del w:id="653" w:author="PR Preview" w:date="2026-01-01T00:00:00Z">
        <w:r>
          <w:rPr>
            <w:rStyle w:val="NormalTok"/>
          </w:rPr>
          <w:delText xml:space="preserve">  </w:delText>
        </w:r>
      </w:del>
      <w:del w:id="654" w:author="PR Preview" w:date="2026-01-01T00:00:00Z">
        <w:r>
          <w:rPr>
            <w:rStyle w:val="AttributeTok"/>
          </w:rPr>
          <w:delText xml:space="preserve">best_by_generalization =</w:delText>
        </w:r>
      </w:del>
      <w:del w:id="655" w:author="PR Preview" w:date="2026-01-01T00:00:00Z">
        <w:r>
          <w:rPr>
            <w:rStyle w:val="NormalTok"/>
          </w:rPr>
          <w:delText xml:space="preserve"> sim_best_generalization,</w:delText>
        </w:r>
      </w:del>
      <w:del w:id="656" w:author="PR Preview" w:date="2026-01-01T00:00:00Z">
        <w:r>
          <w:br/>
        </w:r>
      </w:del>
      <w:del w:id="657" w:author="PR Preview" w:date="2026-01-01T00:00:00Z">
        <w:r>
          <w:rPr>
            <w:rStyle w:val="NormalTok"/>
          </w:rPr>
          <w:delText xml:space="preserve">  </w:delText>
        </w:r>
      </w:del>
      <w:del w:id="658" w:author="PR Preview" w:date="2026-01-01T00:00:00Z">
        <w:r>
          <w:rPr>
            <w:rStyle w:val="AttributeTok"/>
          </w:rPr>
          <w:delText xml:space="preserve">n_per_fit =</w:delText>
        </w:r>
      </w:del>
      <w:del w:id="659" w:author="PR Preview" w:date="2026-01-01T00:00:00Z">
        <w:r>
          <w:rPr>
            <w:rStyle w:val="NormalTok"/>
          </w:rPr>
          <w:delText xml:space="preserve"> sim_n_fit,</w:delText>
        </w:r>
      </w:del>
      <w:del w:id="660" w:author="PR Preview" w:date="2026-01-01T00:00:00Z">
        <w:r>
          <w:br/>
        </w:r>
      </w:del>
      <w:del w:id="661" w:author="PR Preview" w:date="2026-01-01T00:00:00Z">
        <w:r>
          <w:rPr>
            <w:rStyle w:val="NormalTok"/>
          </w:rPr>
          <w:delText xml:space="preserve">  </w:delText>
        </w:r>
      </w:del>
      <w:del w:id="662" w:author="PR Preview" w:date="2026-01-01T00:00:00Z">
        <w:r>
          <w:rPr>
            <w:rStyle w:val="AttributeTok"/>
          </w:rPr>
          <w:delText xml:space="preserve">cv_over_generalization_at_top_degree =</w:delText>
        </w:r>
      </w:del>
      <w:del w:id="663" w:author="PR Preview" w:date="2026-01-01T00:00:00Z">
        <w:r>
          <w:rPr>
            <w:rStyle w:val="NormalTok"/>
          </w:rPr>
          <w:delText xml:space="preserve"> sim_cv_ratio_top</w:delText>
        </w:r>
      </w:del>
      <w:del w:id="664" w:author="PR Preview" w:date="2026-01-01T00:00:00Z">
        <w:r>
          <w:br/>
        </w:r>
      </w:del>
      <w:del w:id="665" w:author="PR Preview" w:date="2026-01-01T00:00:00Z">
        <w:r>
          <w:rPr>
            <w:rStyle w:val="NormalTok"/>
          </w:rPr>
          <w:delText xml:space="preserve">)</w:delText>
        </w:r>
      </w:del>
      <w:del w:id="666" w:author="PR Preview" w:date="2026-01-01T00:00:00Z">
        <w:r>
          <w:br/>
        </w:r>
      </w:del>
      <w:del w:id="667" w:author="PR Preview" w:date="2026-01-01T00:00:00Z">
        <w:r>
          <w:rPr>
            <w:rStyle w:val="CommentTok"/>
          </w:rPr>
          <w:delText xml:space="preserve">#&gt;                           best_by_cv               best_by_generalization </w:delText>
        </w:r>
      </w:del>
      <w:del w:id="668" w:author="PR Preview" w:date="2026-01-01T00:00:00Z">
        <w:r>
          <w:br/>
        </w:r>
      </w:del>
      <w:del w:id="669" w:author="PR Preview" w:date="2026-01-01T00:00:00Z">
        <w:r>
          <w:rPr>
            <w:rStyle w:val="CommentTok"/>
          </w:rPr>
          <w:delText xml:space="preserve">#&gt;                               3.0000                               5.0000 </w:delText>
        </w:r>
      </w:del>
      <w:del w:id="670" w:author="PR Preview" w:date="2026-01-01T00:00:00Z">
        <w:r>
          <w:br/>
        </w:r>
      </w:del>
      <w:del w:id="671" w:author="PR Preview" w:date="2026-01-01T00:00:00Z">
        <w:r>
          <w:rPr>
            <w:rStyle w:val="CommentTok"/>
          </w:rPr>
          <w:delText xml:space="preserve">#&gt;                            n_per_fit cv_over_generalization_at_top_degree </w:delText>
        </w:r>
      </w:del>
      <w:del w:id="672" w:author="PR Preview" w:date="2026-01-01T00:00:00Z">
        <w:r>
          <w:br/>
        </w:r>
      </w:del>
      <w:del w:id="673" w:author="PR Preview" w:date="2026-01-01T00:00:00Z">
        <w:r>
          <w:rPr>
            <w:rStyle w:val="CommentTok"/>
          </w:rPr>
          <w:delText xml:space="preserve">#&gt;                              24.0000                              16.5906</w:delText>
        </w:r>
      </w:del>
    </w:p>
    <w:p>
      <w:pPr>
        <w:pStyle w:val="FirstParagraph"/>
      </w:pPr>
      <w:del w:id="674" w:author="PR Preview" w:date="2026-01-01T00:00:00Z">
        <w:r>
          <w:delText xml:space="preserve">The cross-validation estimate is smallest at degree 3,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and the estimated generalization error at degree 5.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Unlike the training error,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the cross-validation estimate does not keep falling as the degree grows,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so it does not simply reward higher degrees.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It is not an estimate of</w:delText>
        </w:r>
      </w:del>
      <w:del w:id="68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for the fit to all 30 observations, though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(</w:delText>
        </w:r>
      </w:del>
      <w:hyperlink w:anchor="rem-cv-estimate">
        <w:del w:id="690" w:author="PR Preview" w:date="2026-01-01T00:00:00Z">
          <w:r>
            <w:rPr>
              <w:rStyle w:val="Hyperlink"/>
            </w:rPr>
            <w:delText xml:space="preserve">Remark 8</w:delText>
          </w:r>
        </w:del>
      </w:hyperlink>
      <w:del w:id="691" w:author="PR Preview" w:date="2026-01-01T00:00:00Z">
        <w:r>
          <w:delText xml:space="preserve">).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Each of its fits uses only 24 observations.</w:delText>
        </w:r>
      </w:del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At degree 10,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polynomials fitted to 24 points predict their held-out points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much worse than the fit to all 30 predicts new data: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the cross-validation estimate is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16.6 times the estimated generalization error.</w:delText>
        </w:r>
      </w:del>
    </w:p>
    <w:p>
      <w:pPr>
        <w:pStyle w:val="FirstParagraph"/>
      </w:pPr>
      <w:ins w:id="704" w:author="PR Preview" w:date="2026-01-01T00:00:00Z">
        <w:r>
          <w:t xml:space="preserve">The same fold assignment is used for every degree,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so the degrees are compared on the same splits.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The table and figure report the square root of each cross-validation estimate,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so that it is in the same unit as the training and generalization RMSE of</w:t>
        </w:r>
      </w:ins>
      <w:ins w:id="711" w:author="PR Preview" w:date="2026-01-01T00:00:00Z">
        <w:r>
          <w:t xml:space="preserve"> </w:t>
        </w:r>
      </w:ins>
      <w:hyperlink w:anchor="exm-train-test-error-simulated">
        <w:ins w:id="712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713" w:author="PR Preview" w:date="2026-01-01T00:00:00Z">
        <w:r>
          <w:t xml:space="preserve">.</w:t>
        </w:r>
      </w:ins>
    </w:p>
    <w:p>
      <w:pPr>
        <w:pStyle w:val="SourceCode"/>
      </w:pPr>
      <w:ins w:id="714" w:author="PR Preview" w:date="2026-01-01T00:00:00Z">
        <w:r>
          <w:rPr>
            <w:rStyle w:val="NormalTok"/>
          </w:rPr>
          <w:t xml:space="preserve">sim_errors_cv </w:t>
        </w:r>
      </w:ins>
      <w:ins w:id="715" w:author="PR Preview" w:date="2026-01-01T00:00:00Z">
        <w:r>
          <w:rPr>
            <w:rStyle w:val="OtherTok"/>
          </w:rPr>
          <w:t xml:space="preserve">&lt;-</w:t>
        </w:r>
      </w:ins>
      <w:ins w:id="716" w:author="PR Preview" w:date="2026-01-01T00:00:00Z">
        <w:r>
          <w:rPr>
            <w:rStyle w:val="NormalTok"/>
          </w:rPr>
          <w:t xml:space="preserve"> sim_errors </w:t>
        </w:r>
      </w:ins>
      <w:ins w:id="717" w:author="PR Preview" w:date="2026-01-01T00:00:00Z">
        <w:r>
          <w:rPr>
            <w:rStyle w:val="SpecialCharTok"/>
          </w:rPr>
          <w:t xml:space="preserve">|&gt;</w:t>
        </w:r>
      </w:ins>
      <w:ins w:id="718" w:author="PR Preview" w:date="2026-01-01T00:00:00Z">
        <w:r>
          <w:br/>
        </w:r>
      </w:ins>
      <w:ins w:id="719" w:author="PR Preview" w:date="2026-01-01T00:00:00Z">
        <w:r>
          <w:rPr>
            <w:rStyle w:val="NormalTok"/>
          </w:rPr>
          <w:t xml:space="preserve">  dplyr</w:t>
        </w:r>
      </w:ins>
      <w:ins w:id="720" w:author="PR Preview" w:date="2026-01-01T00:00:00Z">
        <w:r>
          <w:rPr>
            <w:rStyle w:val="SpecialCharTok"/>
          </w:rPr>
          <w:t xml:space="preserve">::</w:t>
        </w:r>
      </w:ins>
      <w:ins w:id="721" w:author="PR Preview" w:date="2026-01-01T00:00:00Z">
        <w:r>
          <w:rPr>
            <w:rStyle w:val="FunctionTok"/>
          </w:rPr>
          <w:t xml:space="preserve">mutate</w:t>
        </w:r>
      </w:ins>
      <w:ins w:id="722" w:author="PR Preview" w:date="2026-01-01T00:00:00Z">
        <w:r>
          <w:rPr>
            <w:rStyle w:val="NormalTok"/>
          </w:rPr>
          <w:t xml:space="preserve">(</w:t>
        </w:r>
      </w:ins>
      <w:ins w:id="723" w:author="PR Preview" w:date="2026-01-01T00:00:00Z">
        <w:r>
          <w:br/>
        </w:r>
      </w:ins>
      <w:ins w:id="724" w:author="PR Preview" w:date="2026-01-01T00:00:00Z">
        <w:r>
          <w:rPr>
            <w:rStyle w:val="NormalTok"/>
          </w:rPr>
          <w:t xml:space="preserve">    </w:t>
        </w:r>
      </w:ins>
      <w:ins w:id="725" w:author="PR Preview" w:date="2026-01-01T00:00:00Z">
        <w:r>
          <w:rPr>
            <w:rStyle w:val="AttributeTok"/>
          </w:rPr>
          <w:t xml:space="preserve">cv_5 =</w:t>
        </w:r>
      </w:ins>
      <w:ins w:id="726" w:author="PR Preview" w:date="2026-01-01T00:00:00Z">
        <w:r>
          <w:rPr>
            <w:rStyle w:val="NormalTok"/>
          </w:rPr>
          <w:t xml:space="preserve"> purrr</w:t>
        </w:r>
      </w:ins>
      <w:ins w:id="727" w:author="PR Preview" w:date="2026-01-01T00:00:00Z">
        <w:r>
          <w:rPr>
            <w:rStyle w:val="SpecialCharTok"/>
          </w:rPr>
          <w:t xml:space="preserve">::</w:t>
        </w:r>
      </w:ins>
      <w:ins w:id="728" w:author="PR Preview" w:date="2026-01-01T00:00:00Z">
        <w:r>
          <w:rPr>
            <w:rStyle w:val="FunctionTok"/>
          </w:rPr>
          <w:t xml:space="preserve">map_dbl</w:t>
        </w:r>
      </w:ins>
      <w:ins w:id="729" w:author="PR Preview" w:date="2026-01-01T00:00:00Z">
        <w:r>
          <w:rPr>
            <w:rStyle w:val="NormalTok"/>
          </w:rPr>
          <w:t xml:space="preserve">(</w:t>
        </w:r>
      </w:ins>
      <w:ins w:id="730" w:author="PR Preview" w:date="2026-01-01T00:00:00Z">
        <w:r>
          <w:br/>
        </w:r>
      </w:ins>
      <w:ins w:id="731" w:author="PR Preview" w:date="2026-01-01T00:00:00Z">
        <w:r>
          <w:rPr>
            <w:rStyle w:val="NormalTok"/>
          </w:rPr>
          <w:t xml:space="preserve">      degree,</w:t>
        </w:r>
      </w:ins>
      <w:ins w:id="732" w:author="PR Preview" w:date="2026-01-01T00:00:00Z">
        <w:r>
          <w:br/>
        </w:r>
      </w:ins>
      <w:ins w:id="733" w:author="PR Preview" w:date="2026-01-01T00:00:00Z">
        <w:r>
          <w:rPr>
            <w:rStyle w:val="NormalTok"/>
          </w:rPr>
          <w:t xml:space="preserve">      \(d) </w:t>
        </w:r>
      </w:ins>
      <w:ins w:id="734" w:author="PR Preview" w:date="2026-01-01T00:00:00Z">
        <w:r>
          <w:rPr>
            <w:rStyle w:val="FunctionTok"/>
          </w:rPr>
          <w:t xml:space="preserve">sqrt</w:t>
        </w:r>
      </w:ins>
      <w:ins w:id="735" w:author="PR Preview" w:date="2026-01-01T00:00:00Z">
        <w:r>
          <w:rPr>
            <w:rStyle w:val="NormalTok"/>
          </w:rPr>
          <w:t xml:space="preserve">(</w:t>
        </w:r>
      </w:ins>
      <w:ins w:id="736" w:author="PR Preview" w:date="2026-01-01T00:00:00Z">
        <w:r>
          <w:rPr>
            <w:rStyle w:val="FunctionTok"/>
          </w:rPr>
          <w:t xml:space="preserve">cv_mse</w:t>
        </w:r>
      </w:ins>
      <w:ins w:id="737" w:author="PR Preview" w:date="2026-01-01T00:00:00Z">
        <w:r>
          <w:rPr>
            <w:rStyle w:val="NormalTok"/>
          </w:rPr>
          <w:t xml:space="preserve">(y </w:t>
        </w:r>
      </w:ins>
      <w:ins w:id="738" w:author="PR Preview" w:date="2026-01-01T00:00:00Z">
        <w:r>
          <w:rPr>
            <w:rStyle w:val="SpecialCharTok"/>
          </w:rPr>
          <w:t xml:space="preserve">~</w:t>
        </w:r>
      </w:ins>
      <w:ins w:id="739" w:author="PR Preview" w:date="2026-01-01T00:00:00Z">
        <w:r>
          <w:rPr>
            <w:rStyle w:val="NormalTok"/>
          </w:rPr>
          <w:t xml:space="preserve"> </w:t>
        </w:r>
      </w:ins>
      <w:ins w:id="740" w:author="PR Preview" w:date="2026-01-01T00:00:00Z">
        <w:r>
          <w:rPr>
            <w:rStyle w:val="FunctionTok"/>
          </w:rPr>
          <w:t xml:space="preserve">poly</w:t>
        </w:r>
      </w:ins>
      <w:ins w:id="741" w:author="PR Preview" w:date="2026-01-01T00:00:00Z">
        <w:r>
          <w:rPr>
            <w:rStyle w:val="NormalTok"/>
          </w:rPr>
          <w:t xml:space="preserve">(x, d), sim_train, sim_folds))</w:t>
        </w:r>
      </w:ins>
      <w:ins w:id="742" w:author="PR Preview" w:date="2026-01-01T00:00:00Z">
        <w:r>
          <w:br/>
        </w:r>
      </w:ins>
      <w:ins w:id="743" w:author="PR Preview" w:date="2026-01-01T00:00:00Z">
        <w:r>
          <w:rPr>
            <w:rStyle w:val="NormalTok"/>
          </w:rPr>
          <w:t xml:space="preserve">    )</w:t>
        </w:r>
      </w:ins>
      <w:ins w:id="744" w:author="PR Preview" w:date="2026-01-01T00:00:00Z">
        <w:r>
          <w:br/>
        </w:r>
      </w:ins>
      <w:ins w:id="745" w:author="PR Preview" w:date="2026-01-01T00:00:00Z">
        <w:r>
          <w:rPr>
            <w:rStyle w:val="NormalTok"/>
          </w:rPr>
          <w:t xml:space="preserve">  )</w:t>
        </w:r>
      </w:ins>
      <w:ins w:id="746" w:author="PR Preview" w:date="2026-01-01T00:00:00Z">
        <w:r>
          <w:br/>
        </w:r>
      </w:ins>
      <w:ins w:id="747" w:author="PR Preview" w:date="2026-01-01T00:00:00Z">
        <w:r>
          <w:br/>
        </w:r>
      </w:ins>
      <w:ins w:id="748" w:author="PR Preview" w:date="2026-01-01T00:00:00Z">
        <w:r>
          <w:rPr>
            <w:rStyle w:val="NormalTok"/>
          </w:rPr>
          <w:t xml:space="preserve">sim_errors_cv</w:t>
        </w:r>
      </w:ins>
      <w:ins w:id="749" w:author="PR Preview" w:date="2026-01-01T00:00:00Z">
        <w:r>
          <w:br/>
        </w:r>
      </w:ins>
      <w:ins w:id="750" w:author="PR Preview" w:date="2026-01-01T00:00:00Z">
        <w:r>
          <w:rPr>
            <w:rStyle w:val="CommentTok"/>
          </w:rPr>
          <w:t xml:space="preserve">#&gt; # A tibble: 10 × 4</w:t>
        </w:r>
      </w:ins>
      <w:ins w:id="751" w:author="PR Preview" w:date="2026-01-01T00:00:00Z">
        <w:r>
          <w:br/>
        </w:r>
      </w:ins>
      <w:ins w:id="752" w:author="PR Preview" w:date="2026-01-01T00:00:00Z">
        <w:r>
          <w:rPr>
            <w:rStyle w:val="CommentTok"/>
          </w:rPr>
          <w:t xml:space="preserve">#&gt;    degree training generalization  cv_5</w:t>
        </w:r>
      </w:ins>
      <w:ins w:id="753" w:author="PR Preview" w:date="2026-01-01T00:00:00Z">
        <w:r>
          <w:br/>
        </w:r>
      </w:ins>
      <w:ins w:id="754" w:author="PR Preview" w:date="2026-01-01T00:00:00Z">
        <w:r>
          <w:rPr>
            <w:rStyle w:val="CommentTok"/>
          </w:rPr>
          <w:t xml:space="preserve">#&gt;     &lt;int&gt;    &lt;dbl&gt;          &lt;dbl&gt; &lt;dbl&gt;</w:t>
        </w:r>
      </w:ins>
      <w:ins w:id="755" w:author="PR Preview" w:date="2026-01-01T00:00:00Z">
        <w:r>
          <w:br/>
        </w:r>
      </w:ins>
      <w:ins w:id="756" w:author="PR Preview" w:date="2026-01-01T00:00:00Z">
        <w:r>
          <w:rPr>
            <w:rStyle w:val="CommentTok"/>
          </w:rPr>
          <w:t xml:space="preserve">#&gt;  1      1    0.567          0.547 0.597</w:t>
        </w:r>
      </w:ins>
      <w:ins w:id="757" w:author="PR Preview" w:date="2026-01-01T00:00:00Z">
        <w:r>
          <w:br/>
        </w:r>
      </w:ins>
      <w:ins w:id="758" w:author="PR Preview" w:date="2026-01-01T00:00:00Z">
        <w:r>
          <w:rPr>
            <w:rStyle w:val="CommentTok"/>
          </w:rPr>
          <w:t xml:space="preserve">#&gt;  2      2    0.560          0.557 0.610</w:t>
        </w:r>
      </w:ins>
      <w:ins w:id="759" w:author="PR Preview" w:date="2026-01-01T00:00:00Z">
        <w:r>
          <w:br/>
        </w:r>
      </w:ins>
      <w:ins w:id="760" w:author="PR Preview" w:date="2026-01-01T00:00:00Z">
        <w:r>
          <w:rPr>
            <w:rStyle w:val="CommentTok"/>
          </w:rPr>
          <w:t xml:space="preserve">#&gt;  3      3    0.231          0.315 0.287</w:t>
        </w:r>
      </w:ins>
      <w:ins w:id="761" w:author="PR Preview" w:date="2026-01-01T00:00:00Z">
        <w:r>
          <w:br/>
        </w:r>
      </w:ins>
      <w:ins w:id="762" w:author="PR Preview" w:date="2026-01-01T00:00:00Z">
        <w:r>
          <w:rPr>
            <w:rStyle w:val="CommentTok"/>
          </w:rPr>
          <w:t xml:space="preserve">#&gt;  4      4    0.231          0.315 0.313</w:t>
        </w:r>
      </w:ins>
      <w:ins w:id="763" w:author="PR Preview" w:date="2026-01-01T00:00:00Z">
        <w:r>
          <w:br/>
        </w:r>
      </w:ins>
      <w:ins w:id="764" w:author="PR Preview" w:date="2026-01-01T00:00:00Z">
        <w:r>
          <w:rPr>
            <w:rStyle w:val="CommentTok"/>
          </w:rPr>
          <w:t xml:space="preserve">#&gt;  5      5    0.216          0.306 0.323</w:t>
        </w:r>
      </w:ins>
      <w:ins w:id="765" w:author="PR Preview" w:date="2026-01-01T00:00:00Z">
        <w:r>
          <w:br/>
        </w:r>
      </w:ins>
      <w:ins w:id="766" w:author="PR Preview" w:date="2026-01-01T00:00:00Z">
        <w:r>
          <w:rPr>
            <w:rStyle w:val="CommentTok"/>
          </w:rPr>
          <w:t xml:space="preserve">#&gt;  6      6    0.195          0.324 0.307</w:t>
        </w:r>
      </w:ins>
      <w:ins w:id="767" w:author="PR Preview" w:date="2026-01-01T00:00:00Z">
        <w:r>
          <w:br/>
        </w:r>
      </w:ins>
      <w:ins w:id="768" w:author="PR Preview" w:date="2026-01-01T00:00:00Z">
        <w:r>
          <w:rPr>
            <w:rStyle w:val="CommentTok"/>
          </w:rPr>
          <w:t xml:space="preserve">#&gt;  7      7    0.194          0.326 0.395</w:t>
        </w:r>
      </w:ins>
      <w:ins w:id="769" w:author="PR Preview" w:date="2026-01-01T00:00:00Z">
        <w:r>
          <w:br/>
        </w:r>
      </w:ins>
      <w:ins w:id="770" w:author="PR Preview" w:date="2026-01-01T00:00:00Z">
        <w:r>
          <w:rPr>
            <w:rStyle w:val="CommentTok"/>
          </w:rPr>
          <w:t xml:space="preserve">#&gt;  8      8    0.184          0.335 0.316</w:t>
        </w:r>
      </w:ins>
      <w:ins w:id="771" w:author="PR Preview" w:date="2026-01-01T00:00:00Z">
        <w:r>
          <w:br/>
        </w:r>
      </w:ins>
      <w:ins w:id="772" w:author="PR Preview" w:date="2026-01-01T00:00:00Z">
        <w:r>
          <w:rPr>
            <w:rStyle w:val="CommentTok"/>
          </w:rPr>
          <w:t xml:space="preserve">#&gt;  9      9    0.183          0.335 0.536</w:t>
        </w:r>
      </w:ins>
      <w:ins w:id="773" w:author="PR Preview" w:date="2026-01-01T00:00:00Z">
        <w:r>
          <w:br/>
        </w:r>
      </w:ins>
      <w:ins w:id="774" w:author="PR Preview" w:date="2026-01-01T00:00:00Z">
        <w:r>
          <w:rPr>
            <w:rStyle w:val="CommentTok"/>
          </w:rPr>
          <w:t xml:space="preserve">#&gt; 10     10    0.180          0.341 1.39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ins w:id="775" w:author="PR Preview" w:date="2026-01-01T00:00:00Z">
        <w:r>
          <w:rPr>
            <w:rStyle w:val="NormalTok"/>
          </w:rPr>
          <w:t xml:space="preserve">sim_best_cv </w:t>
        </w:r>
      </w:ins>
      <w:ins w:id="776" w:author="PR Preview" w:date="2026-01-01T00:00:00Z">
        <w:r>
          <w:rPr>
            <w:rStyle w:val="OtherTok"/>
          </w:rPr>
          <w:t xml:space="preserve">&lt;-</w:t>
        </w:r>
      </w:ins>
      <w:ins w:id="777" w:author="PR Preview" w:date="2026-01-01T00:00:00Z">
        <w:r>
          <w:rPr>
            <w:rStyle w:val="NormalTok"/>
          </w:rPr>
          <w:t xml:space="preserve"> sim_errors_cv</w:t>
        </w:r>
      </w:ins>
      <w:ins w:id="778" w:author="PR Preview" w:date="2026-01-01T00:00:00Z">
        <w:r>
          <w:rPr>
            <w:rStyle w:val="SpecialCharTok"/>
          </w:rPr>
          <w:t xml:space="preserve">$</w:t>
        </w:r>
      </w:ins>
      <w:ins w:id="779" w:author="PR Preview" w:date="2026-01-01T00:00:00Z">
        <w:r>
          <w:rPr>
            <w:rStyle w:val="NormalTok"/>
          </w:rPr>
          <w:t xml:space="preserve">degree[</w:t>
        </w:r>
      </w:ins>
      <w:ins w:id="780" w:author="PR Preview" w:date="2026-01-01T00:00:00Z">
        <w:r>
          <w:rPr>
            <w:rStyle w:val="FunctionTok"/>
          </w:rPr>
          <w:t xml:space="preserve">which.min</w:t>
        </w:r>
      </w:ins>
      <w:ins w:id="781" w:author="PR Preview" w:date="2026-01-01T00:00:00Z">
        <w:r>
          <w:rPr>
            <w:rStyle w:val="NormalTok"/>
          </w:rPr>
          <w:t xml:space="preserve">(sim_errors_cv</w:t>
        </w:r>
      </w:ins>
      <w:ins w:id="782" w:author="PR Preview" w:date="2026-01-01T00:00:00Z">
        <w:r>
          <w:rPr>
            <w:rStyle w:val="SpecialCharTok"/>
          </w:rPr>
          <w:t xml:space="preserve">$</w:t>
        </w:r>
      </w:ins>
      <w:ins w:id="783" w:author="PR Preview" w:date="2026-01-01T00:00:00Z">
        <w:r>
          <w:rPr>
            <w:rStyle w:val="NormalTok"/>
          </w:rPr>
          <w:t xml:space="preserve">cv_5)]</w:t>
        </w:r>
      </w:ins>
      <w:ins w:id="784" w:author="PR Preview" w:date="2026-01-01T00:00:00Z">
        <w:r>
          <w:br/>
        </w:r>
      </w:ins>
      <w:ins w:id="785" w:author="PR Preview" w:date="2026-01-01T00:00:00Z">
        <w:r>
          <w:rPr>
            <w:rStyle w:val="NormalTok"/>
          </w:rPr>
          <w:t xml:space="preserve">sim_n_fit </w:t>
        </w:r>
      </w:ins>
      <w:ins w:id="786" w:author="PR Preview" w:date="2026-01-01T00:00:00Z">
        <w:r>
          <w:rPr>
            <w:rStyle w:val="OtherTok"/>
          </w:rPr>
          <w:t xml:space="preserve">&lt;-</w:t>
        </w:r>
      </w:ins>
      <w:ins w:id="787" w:author="PR Preview" w:date="2026-01-01T00:00:00Z">
        <w:r>
          <w:rPr>
            <w:rStyle w:val="NormalTok"/>
          </w:rPr>
          <w:t xml:space="preserve"> </w:t>
        </w:r>
      </w:ins>
      <w:ins w:id="788" w:author="PR Preview" w:date="2026-01-01T00:00:00Z">
        <w:r>
          <w:rPr>
            <w:rStyle w:val="FunctionTok"/>
          </w:rPr>
          <w:t xml:space="preserve">nrow</w:t>
        </w:r>
      </w:ins>
      <w:ins w:id="789" w:author="PR Preview" w:date="2026-01-01T00:00:00Z">
        <w:r>
          <w:rPr>
            <w:rStyle w:val="NormalTok"/>
          </w:rPr>
          <w:t xml:space="preserve">(sim_train) </w:t>
        </w:r>
      </w:ins>
      <w:ins w:id="790" w:author="PR Preview" w:date="2026-01-01T00:00:00Z">
        <w:r>
          <w:rPr>
            <w:rStyle w:val="SpecialCharTok"/>
          </w:rPr>
          <w:t xml:space="preserve">-</w:t>
        </w:r>
      </w:ins>
      <w:ins w:id="791" w:author="PR Preview" w:date="2026-01-01T00:00:00Z">
        <w:r>
          <w:rPr>
            <w:rStyle w:val="NormalTok"/>
          </w:rPr>
          <w:t xml:space="preserve"> </w:t>
        </w:r>
      </w:ins>
      <w:ins w:id="792" w:author="PR Preview" w:date="2026-01-01T00:00:00Z">
        <w:r>
          <w:rPr>
            <w:rStyle w:val="FunctionTok"/>
          </w:rPr>
          <w:t xml:space="preserve">max</w:t>
        </w:r>
      </w:ins>
      <w:ins w:id="793" w:author="PR Preview" w:date="2026-01-01T00:00:00Z">
        <w:r>
          <w:rPr>
            <w:rStyle w:val="NormalTok"/>
          </w:rPr>
          <w:t xml:space="preserve">(</w:t>
        </w:r>
      </w:ins>
      <w:ins w:id="794" w:author="PR Preview" w:date="2026-01-01T00:00:00Z">
        <w:r>
          <w:rPr>
            <w:rStyle w:val="FunctionTok"/>
          </w:rPr>
          <w:t xml:space="preserve">table</w:t>
        </w:r>
      </w:ins>
      <w:ins w:id="795" w:author="PR Preview" w:date="2026-01-01T00:00:00Z">
        <w:r>
          <w:rPr>
            <w:rStyle w:val="NormalTok"/>
          </w:rPr>
          <w:t xml:space="preserve">(sim_folds))</w:t>
        </w:r>
      </w:ins>
      <w:ins w:id="796" w:author="PR Preview" w:date="2026-01-01T00:00:00Z">
        <w:r>
          <w:br/>
        </w:r>
      </w:ins>
      <w:ins w:id="797" w:author="PR Preview" w:date="2026-01-01T00:00:00Z">
        <w:r>
          <w:rPr>
            <w:rStyle w:val="NormalTok"/>
          </w:rPr>
          <w:t xml:space="preserve">sim_top </w:t>
        </w:r>
      </w:ins>
      <w:ins w:id="798" w:author="PR Preview" w:date="2026-01-01T00:00:00Z">
        <w:r>
          <w:rPr>
            <w:rStyle w:val="OtherTok"/>
          </w:rPr>
          <w:t xml:space="preserve">&lt;-</w:t>
        </w:r>
      </w:ins>
      <w:ins w:id="799" w:author="PR Preview" w:date="2026-01-01T00:00:00Z">
        <w:r>
          <w:rPr>
            <w:rStyle w:val="NormalTok"/>
          </w:rPr>
          <w:t xml:space="preserve"> dplyr</w:t>
        </w:r>
      </w:ins>
      <w:ins w:id="800" w:author="PR Preview" w:date="2026-01-01T00:00:00Z">
        <w:r>
          <w:rPr>
            <w:rStyle w:val="SpecialCharTok"/>
          </w:rPr>
          <w:t xml:space="preserve">::</w:t>
        </w:r>
      </w:ins>
      <w:ins w:id="801" w:author="PR Preview" w:date="2026-01-01T00:00:00Z">
        <w:r>
          <w:rPr>
            <w:rStyle w:val="FunctionTok"/>
          </w:rPr>
          <w:t xml:space="preserve">filter</w:t>
        </w:r>
      </w:ins>
      <w:ins w:id="802" w:author="PR Preview" w:date="2026-01-01T00:00:00Z">
        <w:r>
          <w:rPr>
            <w:rStyle w:val="NormalTok"/>
          </w:rPr>
          <w:t xml:space="preserve">(sim_errors_cv, degree </w:t>
        </w:r>
      </w:ins>
      <w:ins w:id="803" w:author="PR Preview" w:date="2026-01-01T00:00:00Z">
        <w:r>
          <w:rPr>
            <w:rStyle w:val="SpecialCharTok"/>
          </w:rPr>
          <w:t xml:space="preserve">==</w:t>
        </w:r>
      </w:ins>
      <w:ins w:id="804" w:author="PR Preview" w:date="2026-01-01T00:00:00Z">
        <w:r>
          <w:rPr>
            <w:rStyle w:val="NormalTok"/>
          </w:rPr>
          <w:t xml:space="preserve"> </w:t>
        </w:r>
      </w:ins>
      <w:ins w:id="805" w:author="PR Preview" w:date="2026-01-01T00:00:00Z">
        <w:r>
          <w:rPr>
            <w:rStyle w:val="FunctionTok"/>
          </w:rPr>
          <w:t xml:space="preserve">max</w:t>
        </w:r>
      </w:ins>
      <w:ins w:id="806" w:author="PR Preview" w:date="2026-01-01T00:00:00Z">
        <w:r>
          <w:rPr>
            <w:rStyle w:val="NormalTok"/>
          </w:rPr>
          <w:t xml:space="preserve">(sim_degrees))</w:t>
        </w:r>
      </w:ins>
      <w:ins w:id="807" w:author="PR Preview" w:date="2026-01-01T00:00:00Z">
        <w:r>
          <w:br/>
        </w:r>
      </w:ins>
      <w:ins w:id="808" w:author="PR Preview" w:date="2026-01-01T00:00:00Z">
        <w:r>
          <w:rPr>
            <w:rStyle w:val="NormalTok"/>
          </w:rPr>
          <w:t xml:space="preserve">sim_cv_ratio_top </w:t>
        </w:r>
      </w:ins>
      <w:ins w:id="809" w:author="PR Preview" w:date="2026-01-01T00:00:00Z">
        <w:r>
          <w:rPr>
            <w:rStyle w:val="OtherTok"/>
          </w:rPr>
          <w:t xml:space="preserve">&lt;-</w:t>
        </w:r>
      </w:ins>
      <w:ins w:id="810" w:author="PR Preview" w:date="2026-01-01T00:00:00Z">
        <w:r>
          <w:rPr>
            <w:rStyle w:val="NormalTok"/>
          </w:rPr>
          <w:t xml:space="preserve"> sim_top</w:t>
        </w:r>
      </w:ins>
      <w:ins w:id="811" w:author="PR Preview" w:date="2026-01-01T00:00:00Z">
        <w:r>
          <w:rPr>
            <w:rStyle w:val="SpecialCharTok"/>
          </w:rPr>
          <w:t xml:space="preserve">$</w:t>
        </w:r>
      </w:ins>
      <w:ins w:id="812" w:author="PR Preview" w:date="2026-01-01T00:00:00Z">
        <w:r>
          <w:rPr>
            <w:rStyle w:val="NormalTok"/>
          </w:rPr>
          <w:t xml:space="preserve">cv_5 </w:t>
        </w:r>
      </w:ins>
      <w:ins w:id="813" w:author="PR Preview" w:date="2026-01-01T00:00:00Z">
        <w:r>
          <w:rPr>
            <w:rStyle w:val="SpecialCharTok"/>
          </w:rPr>
          <w:t xml:space="preserve">/</w:t>
        </w:r>
      </w:ins>
      <w:ins w:id="814" w:author="PR Preview" w:date="2026-01-01T00:00:00Z">
        <w:r>
          <w:rPr>
            <w:rStyle w:val="NormalTok"/>
          </w:rPr>
          <w:t xml:space="preserve"> sim_top</w:t>
        </w:r>
      </w:ins>
      <w:ins w:id="815" w:author="PR Preview" w:date="2026-01-01T00:00:00Z">
        <w:r>
          <w:rPr>
            <w:rStyle w:val="SpecialCharTok"/>
          </w:rPr>
          <w:t xml:space="preserve">$</w:t>
        </w:r>
      </w:ins>
      <w:ins w:id="816" w:author="PR Preview" w:date="2026-01-01T00:00:00Z">
        <w:r>
          <w:rPr>
            <w:rStyle w:val="NormalTok"/>
          </w:rPr>
          <w:t xml:space="preserve">generalization</w:t>
        </w:r>
      </w:ins>
      <w:ins w:id="817" w:author="PR Preview" w:date="2026-01-01T00:00:00Z">
        <w:r>
          <w:br/>
        </w:r>
      </w:ins>
      <w:ins w:id="818" w:author="PR Preview" w:date="2026-01-01T00:00:00Z">
        <w:r>
          <w:rPr>
            <w:rStyle w:val="FunctionTok"/>
          </w:rPr>
          <w:t xml:space="preserve">c</w:t>
        </w:r>
      </w:ins>
      <w:ins w:id="819" w:author="PR Preview" w:date="2026-01-01T00:00:00Z">
        <w:r>
          <w:rPr>
            <w:rStyle w:val="NormalTok"/>
          </w:rPr>
          <w:t xml:space="preserve">(</w:t>
        </w:r>
      </w:ins>
      <w:ins w:id="820" w:author="PR Preview" w:date="2026-01-01T00:00:00Z">
        <w:r>
          <w:br/>
        </w:r>
      </w:ins>
      <w:ins w:id="821" w:author="PR Preview" w:date="2026-01-01T00:00:00Z">
        <w:r>
          <w:rPr>
            <w:rStyle w:val="NormalTok"/>
          </w:rPr>
          <w:t xml:space="preserve">  </w:t>
        </w:r>
      </w:ins>
      <w:ins w:id="822" w:author="PR Preview" w:date="2026-01-01T00:00:00Z">
        <w:r>
          <w:rPr>
            <w:rStyle w:val="AttributeTok"/>
          </w:rPr>
          <w:t xml:space="preserve">best_by_cv =</w:t>
        </w:r>
      </w:ins>
      <w:ins w:id="823" w:author="PR Preview" w:date="2026-01-01T00:00:00Z">
        <w:r>
          <w:rPr>
            <w:rStyle w:val="NormalTok"/>
          </w:rPr>
          <w:t xml:space="preserve"> sim_best_cv,</w:t>
        </w:r>
      </w:ins>
      <w:ins w:id="824" w:author="PR Preview" w:date="2026-01-01T00:00:00Z">
        <w:r>
          <w:br/>
        </w:r>
      </w:ins>
      <w:ins w:id="825" w:author="PR Preview" w:date="2026-01-01T00:00:00Z">
        <w:r>
          <w:rPr>
            <w:rStyle w:val="NormalTok"/>
          </w:rPr>
          <w:t xml:space="preserve">  </w:t>
        </w:r>
      </w:ins>
      <w:ins w:id="826" w:author="PR Preview" w:date="2026-01-01T00:00:00Z">
        <w:r>
          <w:rPr>
            <w:rStyle w:val="AttributeTok"/>
          </w:rPr>
          <w:t xml:space="preserve">best_by_generalization =</w:t>
        </w:r>
      </w:ins>
      <w:ins w:id="827" w:author="PR Preview" w:date="2026-01-01T00:00:00Z">
        <w:r>
          <w:rPr>
            <w:rStyle w:val="NormalTok"/>
          </w:rPr>
          <w:t xml:space="preserve"> sim_best_generalization,</w:t>
        </w:r>
      </w:ins>
      <w:ins w:id="828" w:author="PR Preview" w:date="2026-01-01T00:00:00Z">
        <w:r>
          <w:br/>
        </w:r>
      </w:ins>
      <w:ins w:id="829" w:author="PR Preview" w:date="2026-01-01T00:00:00Z">
        <w:r>
          <w:rPr>
            <w:rStyle w:val="NormalTok"/>
          </w:rPr>
          <w:t xml:space="preserve">  </w:t>
        </w:r>
      </w:ins>
      <w:ins w:id="830" w:author="PR Preview" w:date="2026-01-01T00:00:00Z">
        <w:r>
          <w:rPr>
            <w:rStyle w:val="AttributeTok"/>
          </w:rPr>
          <w:t xml:space="preserve">n_per_fit =</w:t>
        </w:r>
      </w:ins>
      <w:ins w:id="831" w:author="PR Preview" w:date="2026-01-01T00:00:00Z">
        <w:r>
          <w:rPr>
            <w:rStyle w:val="NormalTok"/>
          </w:rPr>
          <w:t xml:space="preserve"> sim_n_fit,</w:t>
        </w:r>
      </w:ins>
      <w:ins w:id="832" w:author="PR Preview" w:date="2026-01-01T00:00:00Z">
        <w:r>
          <w:br/>
        </w:r>
      </w:ins>
      <w:ins w:id="833" w:author="PR Preview" w:date="2026-01-01T00:00:00Z">
        <w:r>
          <w:rPr>
            <w:rStyle w:val="NormalTok"/>
          </w:rPr>
          <w:t xml:space="preserve">  </w:t>
        </w:r>
      </w:ins>
      <w:ins w:id="834" w:author="PR Preview" w:date="2026-01-01T00:00:00Z">
        <w:r>
          <w:rPr>
            <w:rStyle w:val="AttributeTok"/>
          </w:rPr>
          <w:t xml:space="preserve">cv_over_generalization_at_top_degree =</w:t>
        </w:r>
      </w:ins>
      <w:ins w:id="835" w:author="PR Preview" w:date="2026-01-01T00:00:00Z">
        <w:r>
          <w:rPr>
            <w:rStyle w:val="NormalTok"/>
          </w:rPr>
          <w:t xml:space="preserve"> sim_cv_ratio_top</w:t>
        </w:r>
      </w:ins>
      <w:ins w:id="836" w:author="PR Preview" w:date="2026-01-01T00:00:00Z">
        <w:r>
          <w:br/>
        </w:r>
      </w:ins>
      <w:ins w:id="837" w:author="PR Preview" w:date="2026-01-01T00:00:00Z">
        <w:r>
          <w:rPr>
            <w:rStyle w:val="NormalTok"/>
          </w:rPr>
          <w:t xml:space="preserve">)</w:t>
        </w:r>
      </w:ins>
      <w:ins w:id="838" w:author="PR Preview" w:date="2026-01-01T00:00:00Z">
        <w:r>
          <w:br/>
        </w:r>
      </w:ins>
      <w:ins w:id="839" w:author="PR Preview" w:date="2026-01-01T00:00:00Z">
        <w:r>
          <w:rPr>
            <w:rStyle w:val="CommentTok"/>
          </w:rPr>
          <w:t xml:space="preserve">#&gt;                           best_by_cv               best_by_generalization </w:t>
        </w:r>
      </w:ins>
      <w:ins w:id="840" w:author="PR Preview" w:date="2026-01-01T00:00:00Z">
        <w:r>
          <w:br/>
        </w:r>
      </w:ins>
      <w:ins w:id="841" w:author="PR Preview" w:date="2026-01-01T00:00:00Z">
        <w:r>
          <w:rPr>
            <w:rStyle w:val="CommentTok"/>
          </w:rPr>
          <w:t xml:space="preserve">#&gt;                              3.00000                              5.00000 </w:t>
        </w:r>
      </w:ins>
      <w:ins w:id="842" w:author="PR Preview" w:date="2026-01-01T00:00:00Z">
        <w:r>
          <w:br/>
        </w:r>
      </w:ins>
      <w:ins w:id="843" w:author="PR Preview" w:date="2026-01-01T00:00:00Z">
        <w:r>
          <w:rPr>
            <w:rStyle w:val="CommentTok"/>
          </w:rPr>
          <w:t xml:space="preserve">#&gt;                            n_per_fit cv_over_generalization_at_top_degree </w:t>
        </w:r>
      </w:ins>
      <w:ins w:id="844" w:author="PR Preview" w:date="2026-01-01T00:00:00Z">
        <w:r>
          <w:br/>
        </w:r>
      </w:ins>
      <w:ins w:id="845" w:author="PR Preview" w:date="2026-01-01T00:00:00Z">
        <w:r>
          <w:rPr>
            <w:rStyle w:val="CommentTok"/>
          </w:rPr>
          <w:t xml:space="preserve">#&gt;                             24.00000                              4.07316</w:t>
        </w:r>
      </w:ins>
    </w:p>
    <w:p>
      <w:pPr>
        <w:pStyle w:val="FirstParagraph"/>
      </w:pPr>
      <w:ins w:id="846" w:author="PR Preview" w:date="2026-01-01T00:00:00Z">
        <w:r>
          <w:t xml:space="preserve">The cross-validation estimate is smallest at degree 3,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and the estimated generalization error at degree 5.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Unlike the training error,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the cross-validation estimate does not keep falling as the degree grows,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so it does not simply reward higher degrees.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It is not an estimate of</w:t>
        </w:r>
      </w:ins>
      <w:ins w:id="85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for the fit to all 30 observations, though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(</w:t>
        </w:r>
      </w:ins>
      <w:hyperlink w:anchor="rem-cv-estimate">
        <w:ins w:id="862" w:author="PR Preview" w:date="2026-01-01T00:00:00Z">
          <w:r>
            <w:rPr>
              <w:rStyle w:val="Hyperlink"/>
            </w:rPr>
            <w:t xml:space="preserve">Remark 8</w:t>
          </w:r>
        </w:ins>
      </w:hyperlink>
      <w:ins w:id="863" w:author="PR Preview" w:date="2026-01-01T00:00:00Z">
        <w:r>
          <w:t xml:space="preserve">).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Each of its fits uses only 24 observations.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At degree 10,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polynomials fitted to 24 points predict their held-out points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much worse than the fit to all 30 predicts new data: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the cross-validation estimate is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4.1 times the estimated generalization RMSE.</w:t>
        </w:r>
      </w:ins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del w:id="876" w:author="PR Preview" w:date="2026-01-01T00:00:00Z">
        <w:r>
          <w:delText xml:space="preserve">Over 500 simulated training sets of each size,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degree-10 fits to 24 points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have median generalization error</w:delText>
        </w:r>
      </w:del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1.14,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against 0.27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for fits to 30 points,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and 90th percentiles of</w:delText>
        </w:r>
      </w:del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207.31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and 40.65.</w:delText>
        </w:r>
      </w:del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The sample means are no guide to</w:delText>
        </w:r>
      </w:del>
      <w:del w:id="89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here: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the largest single value among the fits to 24 points is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18,000,000,</w:delText>
        </w:r>
      </w:del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from one fit that is wildly wrong away from the data,</w:delText>
        </w:r>
      </w:del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and the two largest values supply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97% and</w:delText>
        </w:r>
      </w:del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51% of the two means.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So fits of this degree to 24 points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are much worse than fits to 30 points,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and a large cross-validation estimate here is no surprise.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How much of this particular gap comes from the training-set size,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and how much from the chance of this one data set,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a single run cannot say.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The estimate also jumps around from one degree to the next,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because it rests on only 30 observations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rather than on</w:delText>
        </w:r>
      </w:del>
      <w:del w:id="928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new ones.</w:delText>
        </w:r>
      </w:del>
    </w:p>
    <w:p>
      <w:pPr>
        <w:pStyle w:val="FirstParagraph"/>
      </w:pPr>
      <w:ins w:id="931" w:author="PR Preview" w:date="2026-01-01T00:00:00Z">
        <w:r>
          <w:t xml:space="preserve">Over 500 simulated training sets of each size,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degree-10 fits to 24 points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have median generalization MSE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1.14,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against 0.27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for fits to 30 points,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and 90th percentiles of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207.31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and 40.65.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The sample means are no guide to</w:t>
        </w:r>
      </w:ins>
      <w:ins w:id="95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here: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the largest single value among the fits to 24 points is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18,000,000,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from one fit that is wildly wrong away from the data,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and the two largest values supply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97% and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51% of the two means.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So fits of this degree to 24 points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are much worse than fits to 30 points,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and a large cross-validation estimate here is no surprise.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How much of this particular gap comes from the training-set size,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and how much from the chance of this one data set,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a single run cannot say.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The estimate also jumps around from one degree to the next,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because it rests on only 30 observations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rather than on</w:t>
        </w:r>
      </w:ins>
      <w:ins w:id="983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new ones.</w:t>
        </w:r>
      </w:ins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del w:id="986" w:author="PR Preview" w:date="2026-01-01T00:00:00Z">
        <w:r>
          <w:delText xml:space="preserve">The smallest estimate is at degree 8.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The lowest degree within one fold-based standard error of it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is degree 3,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which is the one-standard-error rule’s choice.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The rule prefers the simpler model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when the data cannot clearly tell it apart from the degree with the smallest estimate.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Because the data are simulated,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we can check both choices against</w:delText>
        </w:r>
      </w:del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the estimated generalization errors of</w:delText>
        </w:r>
      </w:del>
      <w:del w:id="1003" w:author="PR Preview" w:date="2026-01-01T00:00:00Z">
        <w:r>
          <w:delText xml:space="preserve"> </w:delText>
        </w:r>
      </w:del>
      <w:hyperlink w:anchor="exm-train-test-error-simulated">
        <w:del w:id="1004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1005" w:author="PR Preview" w:date="2026-01-01T00:00:00Z">
        <w:r>
          <w:delText xml:space="preserve">: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0.112 for degree 8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and 0.099 for degree 3.</w:delText>
        </w:r>
      </w:del>
    </w:p>
    <w:p>
      <w:pPr>
        <w:pStyle w:val="BodyText"/>
      </w:pPr>
      <w:ins w:id="1010" w:author="PR Preview" w:date="2026-01-01T00:00:00Z">
        <w:r>
          <w:t xml:space="preserve">The smallest estimate is at degree 8.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The lowest degree within one fold-based standard error of it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is degree 3,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which is the one-standard-error rule’s choice.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The rule prefers the simpler model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when the data cannot clearly tell it apart from the degree with the smallest estimate.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Because the data are simulated,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we can check both choices against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the estimated generalization RMSE of</w:t>
        </w:r>
      </w:ins>
      <w:ins w:id="1027" w:author="PR Preview" w:date="2026-01-01T00:00:00Z">
        <w:r>
          <w:t xml:space="preserve"> </w:t>
        </w:r>
      </w:ins>
      <w:hyperlink w:anchor="exm-train-test-error-simulated">
        <w:ins w:id="1028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for each: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0.335 for degree 8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and 0.315 for degree 3.</w:t>
        </w:r>
      </w:ins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27" Type="http://schemas.openxmlformats.org/officeDocument/2006/relationships/image" Target="media/rId227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2026-10-14T06:50:29Z</dcterms:created>
  <dcterms:modified xsi:type="dcterms:W3CDTF">2026-10-14T06:50:29Z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