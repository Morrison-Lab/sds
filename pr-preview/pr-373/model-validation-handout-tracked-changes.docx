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del w:id="3" w:author="PR Preview" w:date="2026-01-01T00:00:00Z">
        <w:r>
          <w:delText xml:space="preserve">$$
    \mathcal{D}\stackrel{\text{def}}{=}\mathopen{}\left\{(\mathord{\smash[b]{\underset{\raise.3ex\hbox{$\scriptstyle\sim$}}{x}}\vphantom{x}}_i, y_i) : i = 1, \ldots, n\right\}\mathclose{} .
     \qquad(1)$$</w:delText>
        </w:r>
      </w:del>
      <w:bookmarkEnd w:id="9"/>
    </w:p>
    <w:p>
      <w:pPr>
        <w:pStyle w:val="BodyText"/>
      </w:pPr>
      <w:bookmarkStart w:id="9" w:name="eq-data-set"/>
      <w:ins w:id="4" w:author="PR Preview" w:date="2026-01-01T00:00:00Z">
        <w:r>
          <w:t xml:space="preserve">$$
    \mathcal{D}\stackrel{\text{def}}{=}{\mathopen{}\left\{(\mathord{\smash[b]{\underset{\raise.3ex\hbox{$\scriptstyle\sim$}}{x}}\vphantom{x}}_i, y_i) : i = 1, \ldots, n\right\}\mathclose{}} .
     \qquad(1)$$</w:t>
        </w:r>
      </w:ins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del w:id="5" w:author="PR Preview" w:date="2026-01-01T00:00:00Z">
        <w:r>
          <w:delText xml:space="preserve">2 Fitting and scoring prediction rules</w:delText>
        </w:r>
      </w:del>
    </w:p>
    <w:p>
      <w:pPr>
        <w:pStyle w:val="Heading2"/>
      </w:pPr>
      <w:ins w:id="6" w:author="PR Preview" w:date="2026-01-01T00:00:00Z">
        <w:r>
          <w:t xml:space="preserve">2 Fitting and scoring models</w:t>
        </w:r>
      </w:ins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7" w:author="PR Preview" w:date="2026-01-01T00:00:00Z">
        <w:r>
          <w:rPr>
            <w:b/>
            <w:bCs/>
          </w:rPr>
          <w:delText xml:space="preserve">Definition 11 (Fitted model)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fitted model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member of a</w:delText>
        </w:r>
      </w:del>
      <w:del w:id="15" w:author="PR Preview" w:date="2026-01-01T00:00:00Z">
        <w:r>
          <w:delText xml:space="preserve"> </w:delText>
        </w:r>
      </w:del>
      <w:hyperlink w:anchor="def-model-family">
        <w:del w:id="16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that has been chosen to describe a</w:delText>
        </w:r>
      </w:del>
      <w:del w:id="20" w:author="PR Preview" w:date="2026-01-01T00:00:00Z">
        <w:r>
          <w:delText xml:space="preserve"> </w:delText>
        </w:r>
      </w:del>
      <w:hyperlink w:anchor="def-data-set">
        <w:del w:id="2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 fitted model used to</w:delText>
        </w:r>
      </w:del>
      <w:del w:id="26" w:author="PR Preview" w:date="2026-01-01T00:00:00Z">
        <w:r>
          <w:delText xml:space="preserve"> </w:delText>
        </w:r>
      </w:del>
      <w:hyperlink r:id="rId18">
        <w:del w:id="27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outcomes is also called a</w:delText>
        </w:r>
      </w:del>
      <w:del w:id="30" w:author="PR Preview" w:date="2026-01-01T00:00:00Z">
        <w:r>
          <w:delText xml:space="preserve"> </w:delText>
        </w:r>
      </w:del>
      <w:bookmarkStart w:id="38" w:name="def-prediction-rule"/>
      <w:del w:id="31" w:author="PR Preview" w:date="2026-01-01T00:00:00Z">
        <w:r>
          <w:rPr>
            <w:i/>
            <w:iCs/>
          </w:rPr>
          <w:delText xml:space="preserve">prediction rule</w:delText>
        </w:r>
      </w:del>
      <w:bookmarkEnd w:id="38"/>
      <w:del w:id="32" w:author="PR Preview" w:date="2026-01-01T00:00:00Z">
        <w:r>
          <w:delText xml:space="preserve">.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11 (Fitted model)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b/>
            <w:bCs/>
          </w:rPr>
          <w:t xml:space="preserve">fitted model</w:t>
        </w:r>
      </w:ins>
      <w:ins w:id="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member of a</w:t>
        </w:r>
      </w:ins>
      <w:ins w:id="41" w:author="PR Preview" w:date="2026-01-01T00:00:00Z">
        <w:r>
          <w:t xml:space="preserve"> </w:t>
        </w:r>
      </w:ins>
      <w:hyperlink w:anchor="def-model-family">
        <w:ins w:id="42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that has been chosen to describe a</w:t>
        </w:r>
      </w:ins>
      <w:ins w:id="46" w:author="PR Preview" w:date="2026-01-01T00:00:00Z">
        <w:r>
          <w:t xml:space="preserve"> </w:t>
        </w:r>
      </w:ins>
      <w:hyperlink w:anchor="def-data-set">
        <w:ins w:id="4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 fitted model used to</w:t>
        </w:r>
      </w:ins>
      <w:ins w:id="53" w:author="PR Preview" w:date="2026-01-01T00:00:00Z">
        <w:r>
          <w:t xml:space="preserve"> </w:t>
        </w:r>
      </w:ins>
      <w:hyperlink r:id="rId18">
        <w:ins w:id="54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outcomes is also called a</w:t>
        </w:r>
      </w:ins>
      <w:ins w:id="57" w:author="PR Preview" w:date="2026-01-01T00:00:00Z">
        <w:r>
          <w:t xml:space="preserve"> </w:t>
        </w:r>
      </w:ins>
      <w:bookmarkStart w:id="38" w:name="def-prediction-rule"/>
      <w:ins w:id="58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59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Definition 17 (Loss of a prediction rule on an observation)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The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rPr>
            <w:b/>
            <w:bCs/>
          </w:rPr>
          <w:delText xml:space="preserve">loss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of a</w:delText>
        </w:r>
      </w:del>
      <w:del w:id="67" w:author="PR Preview" w:date="2026-01-01T00:00:00Z">
        <w:r>
          <w:delText xml:space="preserve"> </w:delText>
        </w:r>
      </w:del>
      <w:hyperlink w:anchor="def-fitted-model">
        <w:del w:id="6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on an observation</w:delText>
        </w:r>
      </w:del>
      <w:del w:id="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is the cost, under a</w:delText>
        </w:r>
      </w:del>
      <w:del w:id="75" w:author="PR Preview" w:date="2026-01-01T00:00:00Z">
        <w:r>
          <w:delText xml:space="preserve"> </w:delText>
        </w:r>
      </w:del>
      <w:hyperlink r:id="rId68">
        <w:del w:id="76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77" w:author="PR Preview" w:date="2026-01-01T00:00:00Z">
        <w:r>
          <w:delText xml:space="preserve"> </w:delText>
        </w:r>
      </w:del>
      <m:oMath>
        <m:r>
          <m:t>L</m:t>
        </m:r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of its prediction</w:delText>
        </w:r>
      </w:del>
      <w:del w:id="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the outcome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:</w:delText>
        </w:r>
      </w:del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del w:id="86" w:author="PR Preview" w:date="2026-01-01T00:00:00Z">
        <w:r>
          <w:delText xml:space="preserve">The subscript names the observation, a member of a family of losses,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 the parentheses hold the prediction rule the loss is evaluated at.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index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names the new observation</w:delText>
        </w:r>
      </w:del>
      <w:del w:id="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so</w:delText>
        </w:r>
      </w:del>
      <w:del w:id="9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99" w:author="PR Preview" w:date="2026-01-01T00:00:00Z">
        <w:r>
          <w:delText xml:space="preserve">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When the rule is clear from context, we write</w:delText>
        </w:r>
      </w:del>
      <w:del w:id="1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for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06" w:author="PR Preview" w:date="2026-01-01T00:00:00Z">
        <w:r>
          <w:delText xml:space="preserve">.</w:delText>
        </w:r>
      </w:del>
    </w:p>
    <w:p>
      <w:pPr>
        <w:pStyle w:val="BodyText"/>
      </w:pPr>
      <w:ins w:id="107" w:author="PR Preview" w:date="2026-01-01T00:00:00Z">
        <w:r>
          <w:rPr>
            <w:b/>
            <w:bCs/>
          </w:rPr>
          <w:t xml:space="preserve">Definition 17 (Loss of a fitted model on an observation)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loss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a</w:t>
        </w:r>
      </w:ins>
      <w:ins w:id="114" w:author="PR Preview" w:date="2026-01-01T00:00:00Z">
        <w:r>
          <w:t xml:space="preserve"> </w:t>
        </w:r>
      </w:ins>
      <w:hyperlink w:anchor="def-fitted-model">
        <w:ins w:id="11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on an observation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the cost, under a</w:t>
        </w:r>
      </w:ins>
      <w:ins w:id="122" w:author="PR Preview" w:date="2026-01-01T00:00:00Z">
        <w:r>
          <w:t xml:space="preserve"> </w:t>
        </w:r>
      </w:ins>
      <w:hyperlink r:id="rId68">
        <w:ins w:id="123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24" w:author="PR Preview" w:date="2026-01-01T00:00:00Z">
        <w:r>
          <w:t xml:space="preserve"> </w:t>
        </w:r>
      </w:ins>
      <m:oMath>
        <m:r>
          <m:t>L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 its prediction</w:t>
        </w:r>
      </w:ins>
      <w:ins w:id="1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of the outcome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32" w:author="PR Preview" w:date="2026-01-01T00:00:00Z">
        <w:r>
          <w:t xml:space="preserve">:</w:t>
        </w:r>
      </w:ins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ins w:id="133" w:author="PR Preview" w:date="2026-01-01T00:00:00Z">
        <w:r>
          <w:t xml:space="preserve">The subscript names the observation, a member of a family of losses,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 the parentheses hold the fitted model the loss is evaluated at.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index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names the new observation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so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When the rule is clear from context, we write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for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3" w:author="PR Preview" w:date="2026-01-01T00:00:00Z">
        <w:r>
          <w:t xml:space="preserve">.</w:t>
        </w:r>
      </w:ins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del w:id="154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generalization error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of a</w:delText>
        </w:r>
      </w:del>
      <w:del w:id="161" w:author="PR Preview" w:date="2026-01-01T00:00:00Z">
        <w:r>
          <w:delText xml:space="preserve"> </w:delText>
        </w:r>
      </w:del>
      <w:hyperlink w:anchor="def-fitted-model">
        <w:del w:id="16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fitted to a</w:delText>
        </w:r>
      </w:del>
      <w:del w:id="166" w:author="PR Preview" w:date="2026-01-01T00:00:00Z">
        <w:r>
          <w:delText xml:space="preserve"> </w:delText>
        </w:r>
      </w:del>
      <w:hyperlink w:anchor="def-training-set">
        <w:del w:id="16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 its expected</w:delText>
        </w:r>
      </w:del>
      <w:del w:id="171" w:author="PR Preview" w:date="2026-01-01T00:00:00Z">
        <w:r>
          <w:delText xml:space="preserve"> </w:delText>
        </w:r>
      </w:del>
      <w:hyperlink w:anchor="def-observation-loss">
        <w:del w:id="17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on a</w:delText>
        </w:r>
      </w:del>
      <w:del w:id="176" w:author="PR Preview" w:date="2026-01-01T00:00:00Z">
        <w:r>
          <w:delText xml:space="preserve"> </w:delText>
        </w:r>
      </w:del>
      <w:hyperlink w:anchor="def-new-observation">
        <w:del w:id="17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with</w:delText>
        </w:r>
      </w:del>
      <w:del w:id="1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held fixed:</w:delText>
        </w:r>
      </w:del>
    </w:p>
    <w:p>
      <w:pPr>
        <w:pStyle w:val="BodyText"/>
      </w:pPr>
      <w:ins w:id="185" w:author="PR Preview" w:date="2026-01-01T00:00:00Z">
        <w:r>
          <w:rPr>
            <w:b/>
            <w:bCs/>
          </w:rPr>
          <w:t xml:space="preserve">Definition 18 (Generalization error)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generalization error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a</w:t>
        </w:r>
      </w:ins>
      <w:ins w:id="192" w:author="PR Preview" w:date="2026-01-01T00:00:00Z">
        <w:r>
          <w:t xml:space="preserve"> </w:t>
        </w:r>
      </w:ins>
      <w:hyperlink w:anchor="def-fitted-model">
        <w:ins w:id="19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fitted to a</w:t>
        </w:r>
      </w:ins>
      <w:ins w:id="197" w:author="PR Preview" w:date="2026-01-01T00:00:00Z">
        <w:r>
          <w:t xml:space="preserve"> </w:t>
        </w:r>
      </w:ins>
      <w:hyperlink w:anchor="def-training-set">
        <w:ins w:id="19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its expected</w:t>
        </w:r>
      </w:ins>
      <w:ins w:id="202" w:author="PR Preview" w:date="2026-01-01T00:00:00Z">
        <w:r>
          <w:t xml:space="preserve"> </w:t>
        </w:r>
      </w:ins>
      <w:hyperlink w:anchor="def-observation-loss">
        <w:ins w:id="20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on a</w:t>
        </w:r>
      </w:ins>
      <w:ins w:id="207" w:author="PR Preview" w:date="2026-01-01T00:00:00Z">
        <w:r>
          <w:t xml:space="preserve"> </w:t>
        </w:r>
      </w:ins>
      <w:hyperlink w:anchor="def-new-observation">
        <w:ins w:id="20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with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held fixed:</w:t>
        </w:r>
      </w:ins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rPr>
            <w:b/>
            <w:bCs/>
          </w:rPr>
          <w:delText xml:space="preserve">held-out set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for a</w:delText>
        </w:r>
      </w:del>
      <w:del w:id="223" w:author="PR Preview" w:date="2026-01-01T00:00:00Z">
        <w:r>
          <w:delText xml:space="preserve"> </w:delText>
        </w:r>
      </w:del>
      <w:hyperlink w:anchor="def-training-set">
        <w:del w:id="2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a list of</w:delText>
        </w:r>
      </w:del>
      <w:del w:id="228" w:author="PR Preview" w:date="2026-01-01T00:00:00Z">
        <w:r>
          <w:delText xml:space="preserve"> </w:delText>
        </w:r>
      </w:del>
      <m:oMath>
        <m:r>
          <m:t>m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further observations,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none of them in</w:delText>
        </w:r>
      </w:del>
      <w:del w:id="2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that the</w:delText>
        </w:r>
      </w:del>
      <w:del w:id="237" w:author="PR Preview" w:date="2026-01-01T00:00:00Z">
        <w:r>
          <w:delText xml:space="preserve"> </w:delText>
        </w:r>
      </w:del>
      <w:hyperlink w:anchor="def-fitting-procedure">
        <w:del w:id="23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does not use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 on which the</w:delText>
        </w:r>
      </w:del>
      <w:del w:id="243" w:author="PR Preview" w:date="2026-01-01T00:00:00Z">
        <w:r>
          <w:delText xml:space="preserve"> </w:delText>
        </w:r>
      </w:del>
      <w:hyperlink w:anchor="def-fitted-model">
        <w:del w:id="24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is scored:</w:delText>
        </w:r>
      </w:del>
    </w:p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rPr>
            <w:b/>
            <w:bCs/>
          </w:rPr>
          <w:t xml:space="preserve">held-out set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for a</w:t>
        </w:r>
      </w:ins>
      <w:ins w:id="255" w:author="PR Preview" w:date="2026-01-01T00:00:00Z">
        <w:r>
          <w:t xml:space="preserve"> </w:t>
        </w:r>
      </w:ins>
      <w:hyperlink w:anchor="def-training-set">
        <w:ins w:id="25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is a list of</w:t>
        </w:r>
      </w:ins>
      <w:ins w:id="260" w:author="PR Preview" w:date="2026-01-01T00:00:00Z">
        <w:r>
          <w:t xml:space="preserve"> </w:t>
        </w:r>
      </w:ins>
      <m:oMath>
        <m:r>
          <m:t>m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further observations,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none of them in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that the</w:t>
        </w:r>
      </w:ins>
      <w:ins w:id="269" w:author="PR Preview" w:date="2026-01-01T00:00:00Z">
        <w:r>
          <w:t xml:space="preserve"> </w:t>
        </w:r>
      </w:ins>
      <w:hyperlink w:anchor="def-fitting-procedure">
        <w:ins w:id="2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does not use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on which the</w:t>
        </w:r>
      </w:ins>
      <w:ins w:id="275" w:author="PR Preview" w:date="2026-01-01T00:00:00Z">
        <w:r>
          <w:t xml:space="preserve"> </w:t>
        </w:r>
      </w:ins>
      <w:hyperlink w:anchor="def-fitted-model">
        <w:ins w:id="27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scored:</w:t>
        </w:r>
      </w:ins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 empirical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del w:id="280" w:author="PR Preview" w:date="2026-01-01T00:00:00Z">
        <w:r>
          <w:rPr>
            <w:b/>
            <w:bCs/>
          </w:rPr>
          <w:delText xml:space="preserve">Definition 22 (Overfitting)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Overfitting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occurs when a</w:delText>
        </w:r>
      </w:del>
      <w:del w:id="285" w:author="PR Preview" w:date="2026-01-01T00:00:00Z">
        <w:r>
          <w:delText xml:space="preserve"> </w:delText>
        </w:r>
      </w:del>
      <w:hyperlink w:anchor="def-fitted-model">
        <w:del w:id="28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fits its</w:delText>
        </w:r>
      </w:del>
      <w:del w:id="289" w:author="PR Preview" w:date="2026-01-01T00:00:00Z">
        <w:r>
          <w:delText xml:space="preserve"> </w:delText>
        </w:r>
      </w:del>
      <w:hyperlink w:anchor="def-training-set">
        <w:del w:id="29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well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but predicts poorly for</w:delText>
        </w:r>
      </w:del>
      <w:del w:id="295" w:author="PR Preview" w:date="2026-01-01T00:00:00Z">
        <w:r>
          <w:delText xml:space="preserve"> </w:delText>
        </w:r>
      </w:del>
      <w:hyperlink w:anchor="def-new-observation">
        <w:del w:id="296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297" w:author="PR Preview" w:date="2026-01-01T00:00:00Z">
        <w:r>
          <w:delText xml:space="preserve">.</w:delText>
        </w:r>
      </w:del>
      <w:del w:id="298" w:author="PR Preview" w:date="2026-01-01T00:00:00Z">
        <w:r>
          <w:delText xml:space="preserve"> </w:delText>
        </w:r>
      </w:del>
    </w:p>
    <w:p>
      <w:pPr>
        <w:pStyle w:val="FirstParagraph"/>
      </w:pPr>
      <w:ins w:id="299" w:author="PR Preview" w:date="2026-01-01T00:00:00Z">
        <w:r>
          <w:rPr>
            <w:b/>
            <w:bCs/>
          </w:rPr>
          <w:t xml:space="preserve">Definition 22 (Overfitting)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Overfitting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occurs when a</w:t>
        </w:r>
      </w:ins>
      <w:ins w:id="304" w:author="PR Preview" w:date="2026-01-01T00:00:00Z">
        <w:r>
          <w:t xml:space="preserve"> </w:t>
        </w:r>
      </w:ins>
      <w:hyperlink w:anchor="def-fitted-model">
        <w:ins w:id="30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fits its</w:t>
        </w:r>
      </w:ins>
      <w:ins w:id="308" w:author="PR Preview" w:date="2026-01-01T00:00:00Z">
        <w:r>
          <w:t xml:space="preserve"> </w:t>
        </w:r>
      </w:ins>
      <w:hyperlink w:anchor="def-training-set">
        <w:ins w:id="30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well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but predicts poorly for</w:t>
        </w:r>
      </w:ins>
      <w:ins w:id="314" w:author="PR Preview" w:date="2026-01-01T00:00:00Z">
        <w:r>
          <w:t xml:space="preserve"> </w:t>
        </w:r>
      </w:ins>
      <w:hyperlink w:anchor="def-new-observation">
        <w:ins w:id="315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7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del w:id="318" w:author="PR Preview" w:date="2026-01-01T00:00:00Z">
        <w:r>
          <w:rPr>
            <w:b/>
            <w:bCs/>
          </w:rPr>
          <w:delText xml:space="preserve">Exercise 2 (Score a fitted model on a car it has not seen)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</w:delText>
        </w:r>
      </w:del>
      <w:del w:id="321" w:author="PR Preview" w:date="2026-01-01T00:00:00Z">
        <w:r>
          <w:delText xml:space="preserve"> </w:delText>
        </w:r>
      </w:del>
      <w:hyperlink w:anchor="def-fitted-model">
        <w:del w:id="32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has been fitted to a</w:delText>
        </w:r>
      </w:del>
      <w:del w:id="326" w:author="PR Preview" w:date="2026-01-01T00:00:00Z">
        <w:r>
          <w:delText xml:space="preserve"> </w:delText>
        </w:r>
      </w:del>
      <w:hyperlink w:anchor="def-training-set">
        <w:del w:id="32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of</w:delText>
        </w:r>
      </w:del>
      <w:del w:id="331" w:author="PR Preview" w:date="2026-01-01T00:00:00Z">
        <w:r>
          <w:delText xml:space="preserve"> </w:delText>
        </w:r>
      </w:del>
      <m:oMath>
        <m:r>
          <m:t>n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observations,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such as the 20 training cars of</w:delText>
        </w:r>
      </w:del>
      <w:del w:id="336" w:author="PR Preview" w:date="2026-01-01T00:00:00Z">
        <w:r>
          <w:delText xml:space="preserve"> </w:delText>
        </w:r>
      </w:del>
      <w:hyperlink w:anchor="exr-overfitting">
        <w:del w:id="33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38" w:author="PR Preview" w:date="2026-01-01T00:00:00Z">
        <w:r>
          <w:delText xml:space="preserve">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 new car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then drawn from the same population,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independently of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7" w:author="PR Preview" w:date="2026-01-01T00:00:00Z">
        <w:r>
          <w:delText xml:space="preserve">.</w:delText>
        </w:r>
      </w:del>
    </w:p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Exercise 2 (Score a fitted model on a car it has not seen)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</w:t>
        </w:r>
      </w:ins>
      <w:ins w:id="351" w:author="PR Preview" w:date="2026-01-01T00:00:00Z">
        <w:r>
          <w:t xml:space="preserve"> </w:t>
        </w:r>
      </w:ins>
      <w:hyperlink w:anchor="def-fitted-model">
        <w:ins w:id="35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has been fitted to a</w:t>
        </w:r>
      </w:ins>
      <w:ins w:id="356" w:author="PR Preview" w:date="2026-01-01T00:00:00Z">
        <w:r>
          <w:t xml:space="preserve"> </w:t>
        </w:r>
      </w:ins>
      <w:hyperlink w:anchor="def-training-set">
        <w:ins w:id="35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of</w:t>
        </w:r>
      </w:ins>
      <w:ins w:id="361" w:author="PR Preview" w:date="2026-01-01T00:00:00Z">
        <w:r>
          <w:t xml:space="preserve"> </w:t>
        </w:r>
      </w:ins>
      <m:oMath>
        <m:r>
          <m:t>n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observations,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such as the 20 training cars of</w:t>
        </w:r>
      </w:ins>
      <w:ins w:id="366" w:author="PR Preview" w:date="2026-01-01T00:00:00Z">
        <w:r>
          <w:t xml:space="preserve"> </w:t>
        </w:r>
      </w:ins>
      <w:hyperlink w:anchor="exr-overfitting">
        <w:ins w:id="36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 new car</w:t>
        </w:r>
      </w:ins>
      <w:ins w:id="3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then drawn from the same population,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independently of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del w:id="378" w:author="PR Preview" w:date="2026-01-01T00:00:00Z">
        <w:r>
          <w:delText xml:space="preserve">The rule</w:delText>
        </w:r>
      </w:del>
      <w:del w:id="3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 known, because we fitted it.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The joint distribution of</w:delText>
        </w:r>
      </w:del>
      <w:del w:id="3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is unknown,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so the expectation cannot be computed.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If we knew that distribution,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we would not need data to build a prediction rule.</w:delText>
        </w:r>
      </w:del>
    </w:p>
    <w:p>
      <w:pPr>
        <w:numPr>
          <w:ilvl w:val="0"/>
          <w:numId w:val="1006"/>
        </w:numPr>
      </w:pPr>
      <w:ins w:id="393" w:author="PR Preview" w:date="2026-01-01T00:00:00Z">
        <w:r>
          <w:t xml:space="preserve">The rule</w:t>
        </w:r>
      </w:ins>
      <w:ins w:id="3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known, because we fitted it.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The joint distribution of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unknown,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so the expectation cannot be computed.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If we knew that distribution,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we would not need data to</w:t>
        </w:r>
      </w:ins>
      <w:ins w:id="408" w:author="PR Preview" w:date="2026-01-01T00:00:00Z">
        <w:r>
          <w:t xml:space="preserve"> </w:t>
        </w:r>
      </w:ins>
      <w:hyperlink r:id="rId93">
        <w:ins w:id="409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</w:t>
        </w:r>
      </w:ins>
      <w:ins w:id="412" w:author="PR Preview" w:date="2026-01-01T00:00:00Z">
        <w:r>
          <w:t xml:space="preserve"> </w:t>
        </w:r>
      </w:ins>
      <w:hyperlink w:anchor="def-mean-function">
        <w:ins w:id="413" w:author="PR Preview" w:date="2026-01-01T00:00:00Z">
          <w:r>
            <w:rPr>
              <w:rStyle w:val="Hyperlink"/>
            </w:rPr>
            <w:t xml:space="preserve">true mean function</w:t>
          </w:r>
        </w:ins>
      </w:hyperlink>
      <w:ins w:id="41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of the outcome variable given the input value</w:t>
        </w:r>
      </w:ins>
      <w:ins w:id="417" w:author="PR Preview" w:date="2026-01-01T00:00:00Z">
        <w:r>
          <w:t xml:space="preserve"> </w:t>
        </w:r>
      </w:ins>
      <m:oMath>
        <m:r>
          <m:t>x</m:t>
        </m:r>
      </m:oMath>
      <w:ins w:id="418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del w:id="419" w:author="PR Preview" w:date="2026-01-01T00:00:00Z">
        <w:r>
          <w:rPr>
            <w:b/>
            <w:bCs/>
          </w:rPr>
          <w:delText xml:space="preserve">Definition 23 (Expected generalization error (expected prediction error, expected test error))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The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rPr>
            <w:b/>
            <w:bCs/>
          </w:rPr>
          <w:delText xml:space="preserve">expected generalization error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of a</w:delText>
        </w:r>
      </w:del>
      <w:del w:id="426" w:author="PR Preview" w:date="2026-01-01T00:00:00Z">
        <w:r>
          <w:delText xml:space="preserve"> </w:delText>
        </w:r>
      </w:del>
      <w:hyperlink w:anchor="def-fitting-procedure">
        <w:del w:id="42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28" w:author="PR Preview" w:date="2026-01-01T00:00:00Z">
        <w:r>
          <w:delText xml:space="preserve"> </w:delText>
        </w:r>
      </w:del>
      <m:oMath>
        <m:r>
          <m:t>g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at training-set size</w:delText>
        </w:r>
      </w:del>
      <w:del w:id="431" w:author="PR Preview" w:date="2026-01-01T00:00:00Z">
        <w:r>
          <w:delText xml:space="preserve"> </w:delText>
        </w:r>
      </w:del>
      <m:oMath>
        <m:r>
          <m:t>n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is the mean,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over</w:delText>
        </w:r>
      </w:del>
      <w:del w:id="436" w:author="PR Preview" w:date="2026-01-01T00:00:00Z">
        <w:r>
          <w:delText xml:space="preserve"> </w:delText>
        </w:r>
      </w:del>
      <w:hyperlink w:anchor="def-training-set">
        <w:del w:id="437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4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of</w:delText>
        </w:r>
      </w:del>
      <w:del w:id="441" w:author="PR Preview" w:date="2026-01-01T00:00:00Z">
        <w:r>
          <w:delText xml:space="preserve"> </w:delText>
        </w:r>
      </w:del>
      <m:oMath>
        <m:r>
          <m:t>n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observations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drawn independently from the population,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of the</w:delText>
        </w:r>
      </w:del>
      <w:del w:id="448" w:author="PR Preview" w:date="2026-01-01T00:00:00Z">
        <w:r>
          <w:delText xml:space="preserve"> </w:delText>
        </w:r>
      </w:del>
      <w:hyperlink w:anchor="def-generalization-error">
        <w:del w:id="449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of the</w:delText>
        </w:r>
      </w:del>
      <w:del w:id="452" w:author="PR Preview" w:date="2026-01-01T00:00:00Z">
        <w:r>
          <w:delText xml:space="preserve"> </w:delText>
        </w:r>
      </w:del>
      <w:hyperlink w:anchor="def-fitted-model">
        <w:del w:id="45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that</w:delText>
        </w:r>
      </w:del>
      <w:del w:id="456" w:author="PR Preview" w:date="2026-01-01T00:00:00Z">
        <w:r>
          <w:delText xml:space="preserve"> </w:delText>
        </w:r>
      </w:del>
      <m:oMath>
        <m:r>
          <m:t>g</m:t>
        </m:r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produces from</w:delText>
        </w:r>
      </w:del>
      <w:del w:id="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0" w:author="PR Preview" w:date="2026-01-01T00:00:00Z">
        <w:r>
          <w:delText xml:space="preserve">:</w:delText>
        </w:r>
      </w:del>
    </w:p>
    <w:p>
      <w:pPr>
        <w:pStyle w:val="FirstParagraph"/>
      </w:pPr>
      <w:ins w:id="461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The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rPr>
            <w:b/>
            <w:bCs/>
          </w:rPr>
          <w:t xml:space="preserve">expected generalization error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 a</w:t>
        </w:r>
      </w:ins>
      <w:ins w:id="468" w:author="PR Preview" w:date="2026-01-01T00:00:00Z">
        <w:r>
          <w:t xml:space="preserve"> </w:t>
        </w:r>
      </w:ins>
      <w:hyperlink w:anchor="def-fitting-procedure">
        <w:ins w:id="46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70" w:author="PR Preview" w:date="2026-01-01T00:00:00Z">
        <w:r>
          <w:t xml:space="preserve"> </w:t>
        </w:r>
      </w:ins>
      <m:oMath>
        <m:r>
          <m:t>g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at training-set size</w:t>
        </w:r>
      </w:ins>
      <w:ins w:id="473" w:author="PR Preview" w:date="2026-01-01T00:00:00Z">
        <w:r>
          <w:t xml:space="preserve"> </w:t>
        </w:r>
      </w:ins>
      <m:oMath>
        <m:r>
          <m:t>n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the mean,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over</w:t>
        </w:r>
      </w:ins>
      <w:ins w:id="478" w:author="PR Preview" w:date="2026-01-01T00:00:00Z">
        <w:r>
          <w:t xml:space="preserve"> </w:t>
        </w:r>
      </w:ins>
      <w:hyperlink w:anchor="def-training-set">
        <w:ins w:id="479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4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of</w:t>
        </w:r>
      </w:ins>
      <w:ins w:id="483" w:author="PR Preview" w:date="2026-01-01T00:00:00Z">
        <w:r>
          <w:t xml:space="preserve"> </w:t>
        </w:r>
      </w:ins>
      <m:oMath>
        <m:r>
          <m:t>n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observations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drawn independently from the population,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of the</w:t>
        </w:r>
      </w:ins>
      <w:ins w:id="490" w:author="PR Preview" w:date="2026-01-01T00:00:00Z">
        <w:r>
          <w:t xml:space="preserve"> </w:t>
        </w:r>
      </w:ins>
      <w:hyperlink w:anchor="def-generalization-error">
        <w:ins w:id="491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of the</w:t>
        </w:r>
      </w:ins>
      <w:ins w:id="494" w:author="PR Preview" w:date="2026-01-01T00:00:00Z">
        <w:r>
          <w:t xml:space="preserve"> </w:t>
        </w:r>
      </w:ins>
      <w:hyperlink w:anchor="def-fitted-model">
        <w:ins w:id="49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that</w:t>
        </w:r>
      </w:ins>
      <w:ins w:id="498" w:author="PR Preview" w:date="2026-01-01T00:00:00Z">
        <w:r>
          <w:t xml:space="preserve"> </w:t>
        </w:r>
      </w:ins>
      <m:oMath>
        <m:r>
          <m:t>g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produces from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2" w:author="PR Preview" w:date="2026-01-01T00:00:00Z">
        <w:r>
          <w:t xml:space="preserve">:</w:t>
        </w:r>
      </w:ins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7"/>
    <w:bookmarkStart w:id="108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8"/>
    <w:bookmarkStart w:id="109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9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epl"/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Definition 30 (Expected prediction loss at a covariate value)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The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rPr>
            <w:b/>
            <w:bCs/>
          </w:rPr>
          <w:delText xml:space="preserve">expected prediction loss at</w:delText>
        </w:r>
      </w:del>
      <w:del w:id="50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of a</w:delText>
        </w:r>
      </w:del>
      <w:del w:id="511" w:author="PR Preview" w:date="2026-01-01T00:00:00Z">
        <w:r>
          <w:delText xml:space="preserve"> </w:delText>
        </w:r>
      </w:del>
      <w:hyperlink w:anchor="def-fitting-procedure">
        <w:del w:id="5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13" w:author="PR Preview" w:date="2026-01-01T00:00:00Z">
        <w:r>
          <w:delText xml:space="preserve"> </w:delText>
        </w:r>
      </w:del>
      <m:oMath>
        <m:r>
          <m:t>g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at training-set size</w:delText>
        </w:r>
      </w:del>
      <w:del w:id="516" w:author="PR Preview" w:date="2026-01-01T00:00:00Z">
        <w:r>
          <w:delText xml:space="preserve"> </w:delText>
        </w:r>
      </w:del>
      <m:oMath>
        <m:r>
          <m:t>n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the expected</w:delText>
        </w:r>
      </w:del>
      <w:del w:id="519" w:author="PR Preview" w:date="2026-01-01T00:00:00Z">
        <w:r>
          <w:delText xml:space="preserve"> </w:delText>
        </w:r>
      </w:del>
      <w:hyperlink w:anchor="def-observation-loss">
        <w:del w:id="52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2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of the</w:delText>
        </w:r>
      </w:del>
      <w:del w:id="524" w:author="PR Preview" w:date="2026-01-01T00:00:00Z">
        <w:r>
          <w:delText xml:space="preserve"> </w:delText>
        </w:r>
      </w:del>
      <w:hyperlink w:anchor="def-fitted-model">
        <w:del w:id="52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that</w:delText>
        </w:r>
      </w:del>
      <w:del w:id="529" w:author="PR Preview" w:date="2026-01-01T00:00:00Z">
        <w:r>
          <w:delText xml:space="preserve"> </w:delText>
        </w:r>
      </w:del>
      <m:oMath>
        <m:r>
          <m:t>g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produces from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on a new outcome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with</w:delText>
        </w:r>
      </w:del>
      <w:del w:id="5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averaged over random</w:delText>
        </w:r>
      </w:del>
      <w:del w:id="543" w:author="PR Preview" w:date="2026-01-01T00:00:00Z">
        <w:r>
          <w:delText xml:space="preserve"> </w:delText>
        </w:r>
      </w:del>
      <w:hyperlink w:anchor="def-training-set">
        <w:del w:id="544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5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of</w:delText>
        </w:r>
      </w:del>
      <w:del w:id="548" w:author="PR Preview" w:date="2026-01-01T00:00:00Z">
        <w:r>
          <w:delText xml:space="preserve"> </w:delText>
        </w:r>
      </w:del>
      <m:oMath>
        <m:r>
          <m:t>n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observations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drawn independently of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54" w:author="PR Preview" w:date="2026-01-01T00:00:00Z">
        <w:r>
          <w:delText xml:space="preserve">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and over</w:delText>
        </w:r>
      </w:del>
      <w:del w:id="55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58" w:author="PR Preview" w:date="2026-01-01T00:00:00Z">
        <w:r>
          <w:delText xml:space="preserve">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rule</w:delText>
        </w:r>
      </w:del>
      <w:del w:id="5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is random because</w:delText>
        </w:r>
      </w:del>
      <w:del w:id="5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is:</w:delText>
        </w:r>
      </w:del>
    </w:p>
    <w:p>
      <w:pPr>
        <w:pStyle w:val="BodyText"/>
      </w:pPr>
      <w:ins w:id="567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The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rPr>
            <w:b/>
            <w:bCs/>
          </w:rPr>
          <w:t xml:space="preserve">expected prediction loss at</w:t>
        </w:r>
      </w:ins>
      <w:ins w:id="57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of a</w:t>
        </w:r>
      </w:ins>
      <w:ins w:id="575" w:author="PR Preview" w:date="2026-01-01T00:00:00Z">
        <w:r>
          <w:t xml:space="preserve"> </w:t>
        </w:r>
      </w:ins>
      <w:hyperlink w:anchor="def-fitting-procedure">
        <w:ins w:id="57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77" w:author="PR Preview" w:date="2026-01-01T00:00:00Z">
        <w:r>
          <w:t xml:space="preserve"> </w:t>
        </w:r>
      </w:ins>
      <m:oMath>
        <m:r>
          <m:t>g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at training-set size</w:t>
        </w:r>
      </w:ins>
      <w:ins w:id="580" w:author="PR Preview" w:date="2026-01-01T00:00:00Z">
        <w:r>
          <w:t xml:space="preserve"> </w:t>
        </w:r>
      </w:ins>
      <m:oMath>
        <m:r>
          <m:t>n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 the expected</w:t>
        </w:r>
      </w:ins>
      <w:ins w:id="583" w:author="PR Preview" w:date="2026-01-01T00:00:00Z">
        <w:r>
          <w:t xml:space="preserve"> </w:t>
        </w:r>
      </w:ins>
      <w:hyperlink w:anchor="def-observation-loss">
        <w:ins w:id="58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8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of the</w:t>
        </w:r>
      </w:ins>
      <w:ins w:id="588" w:author="PR Preview" w:date="2026-01-01T00:00:00Z">
        <w:r>
          <w:t xml:space="preserve"> </w:t>
        </w:r>
      </w:ins>
      <w:hyperlink w:anchor="def-fitted-model">
        <w:ins w:id="58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9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that</w:t>
        </w:r>
      </w:ins>
      <w:ins w:id="593" w:author="PR Preview" w:date="2026-01-01T00:00:00Z">
        <w:r>
          <w:t xml:space="preserve"> </w:t>
        </w:r>
      </w:ins>
      <m:oMath>
        <m:r>
          <m:t>g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produces from</w:t>
        </w:r>
      </w:ins>
      <w:ins w:id="5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on a new outcome</w:t>
        </w:r>
      </w:ins>
      <w:ins w:id="60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</w:t>
        </w:r>
      </w:ins>
      <w:ins w:id="6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averaged over random</w:t>
        </w:r>
      </w:ins>
      <w:ins w:id="607" w:author="PR Preview" w:date="2026-01-01T00:00:00Z">
        <w:r>
          <w:t xml:space="preserve"> </w:t>
        </w:r>
      </w:ins>
      <w:hyperlink w:anchor="def-training-set">
        <w:ins w:id="608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6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of</w:t>
        </w:r>
      </w:ins>
      <w:ins w:id="612" w:author="PR Preview" w:date="2026-01-01T00:00:00Z">
        <w:r>
          <w:t xml:space="preserve"> </w:t>
        </w:r>
      </w:ins>
      <m:oMath>
        <m:r>
          <m:t>n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observations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drawn independently of</w:t>
        </w:r>
      </w:ins>
      <w:ins w:id="6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over</w:t>
        </w:r>
      </w:ins>
      <w:ins w:id="6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22" w:author="PR Preview" w:date="2026-01-01T00:00:00Z">
        <w:r>
          <w:t xml:space="preserve">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The rule</w:t>
        </w:r>
      </w:ins>
      <w:ins w:id="62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is random because</w:t>
        </w:r>
      </w:ins>
      <w:ins w:id="6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is:</w:t>
        </w:r>
      </w:ins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expected prediction error at</w:delText>
        </w:r>
      </w:del>
      <w:del w:id="636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(</w:delText>
        </w:r>
      </w:del>
      <w:del w:id="639" w:author="PR Preview" w:date="2026-01-01T00:00:00Z">
        <w:r>
          <w:rPr>
            <w:b/>
            <w:bCs/>
          </w:rPr>
          <w:delText xml:space="preserve">EPE</w:delText>
        </w:r>
      </w:del>
      <w:del w:id="640" w:author="PR Preview" w:date="2026-01-01T00:00:00Z">
        <w:r>
          <w:delText xml:space="preserve">; also the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ESPE</w:delText>
        </w:r>
      </w:del>
      <w:del w:id="646" w:author="PR Preview" w:date="2026-01-01T00:00:00Z">
        <w:r>
          <w:delText xml:space="preserve">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 a</w:delText>
        </w:r>
      </w:del>
      <w:del w:id="649" w:author="PR Preview" w:date="2026-01-01T00:00:00Z">
        <w:r>
          <w:delText xml:space="preserve"> </w:delText>
        </w:r>
      </w:del>
      <w:hyperlink w:anchor="def-fitting-procedure">
        <w:del w:id="65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51" w:author="PR Preview" w:date="2026-01-01T00:00:00Z">
        <w:r>
          <w:delText xml:space="preserve"> </w:delText>
        </w:r>
      </w:del>
      <m:oMath>
        <m:r>
          <m:t>g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at training-set size</w:delText>
        </w:r>
      </w:del>
      <w:del w:id="654" w:author="PR Preview" w:date="2026-01-01T00:00:00Z">
        <w:r>
          <w:delText xml:space="preserve"> </w:delText>
        </w:r>
      </w:del>
      <m:oMath>
        <m:r>
          <m:t>n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is its</w:delText>
        </w:r>
      </w:del>
      <w:del w:id="657" w:author="PR Preview" w:date="2026-01-01T00:00:00Z">
        <w:r>
          <w:delText xml:space="preserve"> </w:delText>
        </w:r>
      </w:del>
      <w:hyperlink w:anchor="def-epl">
        <w:del w:id="658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under</w:delText>
        </w:r>
      </w:del>
      <w:del w:id="661" w:author="PR Preview" w:date="2026-01-01T00:00:00Z">
        <w:r>
          <w:delText xml:space="preserve"> </w:delText>
        </w:r>
      </w:del>
      <w:hyperlink w:anchor="rem-squared-error-loss">
        <w:del w:id="662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663" w:author="PR Preview" w:date="2026-01-01T00:00:00Z">
        <w:r>
          <w:delText xml:space="preserve">,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the expected value of the squared</w:delText>
        </w:r>
      </w:del>
      <w:del w:id="666" w:author="PR Preview" w:date="2026-01-01T00:00:00Z">
        <w:r>
          <w:delText xml:space="preserve"> </w:delText>
        </w:r>
      </w:del>
      <w:hyperlink r:id="rId71">
        <w:del w:id="667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668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of the</w:delText>
        </w:r>
      </w:del>
      <w:del w:id="671" w:author="PR Preview" w:date="2026-01-01T00:00:00Z">
        <w:r>
          <w:delText xml:space="preserve"> </w:delText>
        </w:r>
      </w:del>
      <w:hyperlink w:anchor="def-fitted-model">
        <w:del w:id="67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that</w:delText>
        </w:r>
      </w:del>
      <w:del w:id="676" w:author="PR Preview" w:date="2026-01-01T00:00:00Z">
        <w:r>
          <w:delText xml:space="preserve"> </w:delText>
        </w:r>
      </w:del>
      <m:oMath>
        <m:r>
          <m:t>g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produces from</w:delText>
        </w:r>
      </w:del>
      <w:del w:id="6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80" w:author="PR Preview" w:date="2026-01-01T00:00:00Z">
        <w:r>
          <w:delText xml:space="preserve">:</w:delText>
        </w:r>
      </w:del>
    </w:p>
    <w:p>
      <w:pPr>
        <w:pStyle w:val="BodyText"/>
      </w:pPr>
      <w:ins w:id="681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rPr>
            <w:b/>
            <w:bCs/>
          </w:rPr>
          <w:t xml:space="preserve">expected prediction error at</w:t>
        </w:r>
      </w:ins>
      <w:ins w:id="68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ins w:id="689" w:author="PR Preview" w:date="2026-01-01T00:00:00Z">
        <w:r>
          <w:rPr>
            <w:b/>
            <w:bCs/>
          </w:rPr>
          <w:t xml:space="preserve">EPE</w:t>
        </w:r>
      </w:ins>
      <w:ins w:id="690" w:author="PR Preview" w:date="2026-01-01T00:00:00Z">
        <w:r>
          <w:t xml:space="preserve">; also the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rPr>
            <w:b/>
            <w:bCs/>
          </w:rPr>
          <w:t xml:space="preserve">expected squared prediction error</w:t>
        </w:r>
      </w:ins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ESPE</w:t>
        </w:r>
      </w:ins>
      <w:ins w:id="696" w:author="PR Preview" w:date="2026-01-01T00:00:00Z">
        <w:r>
          <w:t xml:space="preserve">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of a</w:t>
        </w:r>
      </w:ins>
      <w:ins w:id="699" w:author="PR Preview" w:date="2026-01-01T00:00:00Z">
        <w:r>
          <w:t xml:space="preserve"> </w:t>
        </w:r>
      </w:ins>
      <w:hyperlink w:anchor="def-fitting-procedure">
        <w:ins w:id="70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01" w:author="PR Preview" w:date="2026-01-01T00:00:00Z">
        <w:r>
          <w:t xml:space="preserve"> </w:t>
        </w:r>
      </w:ins>
      <m:oMath>
        <m:r>
          <m:t>g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at training-set size</w:t>
        </w:r>
      </w:ins>
      <w:ins w:id="704" w:author="PR Preview" w:date="2026-01-01T00:00:00Z">
        <w:r>
          <w:t xml:space="preserve"> </w:t>
        </w:r>
      </w:ins>
      <m:oMath>
        <m:r>
          <m:t>n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 its</w:t>
        </w:r>
      </w:ins>
      <w:ins w:id="707" w:author="PR Preview" w:date="2026-01-01T00:00:00Z">
        <w:r>
          <w:t xml:space="preserve"> </w:t>
        </w:r>
      </w:ins>
      <w:hyperlink w:anchor="def-epl">
        <w:ins w:id="708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under</w:t>
        </w:r>
      </w:ins>
      <w:ins w:id="711" w:author="PR Preview" w:date="2026-01-01T00:00:00Z">
        <w:r>
          <w:t xml:space="preserve"> </w:t>
        </w:r>
      </w:ins>
      <w:hyperlink w:anchor="rem-squared-error-loss">
        <w:ins w:id="712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expected value of the squared</w:t>
        </w:r>
      </w:ins>
      <w:ins w:id="716" w:author="PR Preview" w:date="2026-01-01T00:00:00Z">
        <w:r>
          <w:t xml:space="preserve"> </w:t>
        </w:r>
      </w:ins>
      <w:hyperlink r:id="rId71">
        <w:ins w:id="717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18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 the</w:t>
        </w:r>
      </w:ins>
      <w:ins w:id="721" w:author="PR Preview" w:date="2026-01-01T00:00:00Z">
        <w:r>
          <w:t xml:space="preserve"> </w:t>
        </w:r>
      </w:ins>
      <w:hyperlink w:anchor="def-fitted-model">
        <w:ins w:id="72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7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that</w:t>
        </w:r>
      </w:ins>
      <w:ins w:id="726" w:author="PR Preview" w:date="2026-01-01T00:00:00Z">
        <w:r>
          <w:t xml:space="preserve"> </w:t>
        </w:r>
      </w:ins>
      <m:oMath>
        <m:r>
          <m:t>g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produces from</w:t>
        </w:r>
      </w:ins>
      <w:ins w:id="7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30" w:author="PR Preview" w:date="2026-01-01T00:00:00Z">
        <w:r>
          <w:t xml:space="preserve">:</w:t>
        </w:r>
      </w:ins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731" w:author="PR Preview" w:date="2026-01-01T00:00:00Z">
        <w:r>
          <w:delText xml:space="preserve">The steps labeled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“definition”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apply</w:delText>
        </w:r>
      </w:del>
      <w:del w:id="736" w:author="PR Preview" w:date="2026-01-01T00:00:00Z">
        <w:r>
          <w:delText xml:space="preserve"> </w:delText>
        </w:r>
      </w:del>
      <w:hyperlink w:anchor="eq-expected-generalization-error">
        <w:del w:id="737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738" w:author="PR Preview" w:date="2026-01-01T00:00:00Z">
        <w:r>
          <w:delText xml:space="preserve">,</w:delText>
        </w:r>
      </w:del>
      <w:del w:id="739" w:author="PR Preview" w:date="2026-01-01T00:00:00Z">
        <w:r>
          <w:delText xml:space="preserve"> </w:delText>
        </w:r>
      </w:del>
      <w:hyperlink w:anchor="eq-generalization-error">
        <w:del w:id="740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and</w:delText>
        </w:r>
      </w:del>
      <w:del w:id="743" w:author="PR Preview" w:date="2026-01-01T00:00:00Z">
        <w:r>
          <w:delText xml:space="preserve"> </w:delText>
        </w:r>
      </w:del>
      <w:hyperlink w:anchor="eq-epl">
        <w:del w:id="744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745" w:author="PR Preview" w:date="2026-01-01T00:00:00Z">
        <w:r>
          <w:delText xml:space="preserve">, in that order.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Here</w:delText>
        </w:r>
      </w:del>
      <w:del w:id="74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abbreviates</w:delText>
        </w:r>
      </w:del>
      <w:del w:id="75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752" w:author="PR Preview" w:date="2026-01-01T00:00:00Z">
        <w:r>
          <w:delText xml:space="preserve">, the</w:delText>
        </w:r>
      </w:del>
      <w:del w:id="753" w:author="PR Preview" w:date="2026-01-01T00:00:00Z">
        <w:r>
          <w:delText xml:space="preserve"> </w:delText>
        </w:r>
      </w:del>
      <w:hyperlink w:anchor="def-observation-loss">
        <w:del w:id="75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of the prediction rule</w:delText>
        </w:r>
      </w:del>
      <w:del w:id="7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</w:delText>
        </w:r>
      </w:del>
      <w:hyperlink w:anchor="eq-prediction-rule">
        <w:del w:id="760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761" w:author="PR Preview" w:date="2026-01-01T00:00:00Z">
        <w:r>
          <w:delText xml:space="preserve">)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on the new observation.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The two steps labeled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“iterated expectations”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use the</w:delText>
        </w:r>
      </w:del>
      <w:del w:id="770" w:author="PR Preview" w:date="2026-01-01T00:00:00Z">
        <w:r>
          <w:delText xml:space="preserve"> </w:delText>
        </w:r>
      </w:del>
      <w:hyperlink r:id="rId129">
        <w:del w:id="771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 first conditioning on</w:delText>
        </w:r>
      </w:del>
      <w:del w:id="7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 the second on</w:delText>
        </w:r>
      </w:del>
      <w:del w:id="7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The last line needs</w:delText>
        </w:r>
      </w:del>
      <w:del w:id="7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to be independent of</w:delText>
        </w:r>
      </w:del>
      <w:del w:id="7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86" w:author="PR Preview" w:date="2026-01-01T00:00:00Z">
        <w:r>
          <w:delText xml:space="preserve">: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then, given</w:delText>
        </w:r>
      </w:del>
      <w:del w:id="7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still has its unconditional distribution,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as</w:delText>
        </w:r>
      </w:del>
      <w:del w:id="796" w:author="PR Preview" w:date="2026-01-01T00:00:00Z">
        <w:r>
          <w:delText xml:space="preserve"> </w:delText>
        </w:r>
      </w:del>
      <w:hyperlink w:anchor="def-epl">
        <w:del w:id="797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requires.</w:delText>
        </w:r>
      </w:del>
    </w:p>
    <w:p>
      <w:pPr>
        <w:pStyle w:val="FirstParagraph"/>
      </w:pPr>
      <w:ins w:id="800" w:author="PR Preview" w:date="2026-01-01T00:00:00Z">
        <w:r>
          <w:t xml:space="preserve">The steps labeled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“definition”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apply</w:t>
        </w:r>
      </w:ins>
      <w:ins w:id="805" w:author="PR Preview" w:date="2026-01-01T00:00:00Z">
        <w:r>
          <w:t xml:space="preserve"> </w:t>
        </w:r>
      </w:ins>
      <w:hyperlink w:anchor="eq-expected-generalization-error">
        <w:ins w:id="806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hyperlink w:anchor="eq-generalization-error">
        <w:ins w:id="809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and</w:t>
        </w:r>
      </w:ins>
      <w:ins w:id="812" w:author="PR Preview" w:date="2026-01-01T00:00:00Z">
        <w:r>
          <w:t xml:space="preserve"> </w:t>
        </w:r>
      </w:ins>
      <w:hyperlink w:anchor="eq-epl">
        <w:ins w:id="813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814" w:author="PR Preview" w:date="2026-01-01T00:00:00Z">
        <w:r>
          <w:t xml:space="preserve">, in that order.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Here</w:t>
        </w:r>
      </w:ins>
      <w:ins w:id="81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abbreviates</w:t>
        </w:r>
      </w:ins>
      <w:ins w:id="8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821" w:author="PR Preview" w:date="2026-01-01T00:00:00Z">
        <w:r>
          <w:t xml:space="preserve">, the</w:t>
        </w:r>
      </w:ins>
      <w:ins w:id="822" w:author="PR Preview" w:date="2026-01-01T00:00:00Z">
        <w:r>
          <w:t xml:space="preserve"> </w:t>
        </w:r>
      </w:ins>
      <w:hyperlink w:anchor="def-observation-loss">
        <w:ins w:id="82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of the</w:t>
        </w:r>
      </w:ins>
      <w:ins w:id="826" w:author="PR Preview" w:date="2026-01-01T00:00:00Z">
        <w:r>
          <w:t xml:space="preserve"> </w:t>
        </w:r>
      </w:ins>
      <w:hyperlink w:anchor="def-fitted-model">
        <w:ins w:id="82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82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(</w:t>
        </w:r>
      </w:ins>
      <w:hyperlink w:anchor="eq-prediction-rule">
        <w:ins w:id="831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832" w:author="PR Preview" w:date="2026-01-01T00:00:00Z">
        <w:r>
          <w:t xml:space="preserve">)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on the new observation.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two steps labeled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“iterated expectations”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use the</w:t>
        </w:r>
      </w:ins>
      <w:ins w:id="841" w:author="PR Preview" w:date="2026-01-01T00:00:00Z">
        <w:r>
          <w:t xml:space="preserve"> </w:t>
        </w:r>
      </w:ins>
      <w:hyperlink r:id="rId129">
        <w:ins w:id="842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the first conditioning on</w:t>
        </w:r>
      </w:ins>
      <w:ins w:id="8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 the second on</w:t>
        </w:r>
      </w:ins>
      <w:ins w:id="8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850" w:author="PR Preview" w:date="2026-01-01T00:00:00Z">
        <w:r>
          <w:t xml:space="preserve">.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The last line needs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to be independent of</w:t>
        </w:r>
      </w:ins>
      <w:ins w:id="8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57" w:author="PR Preview" w:date="2026-01-01T00:00:00Z">
        <w:r>
          <w:t xml:space="preserve">: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then, given</w:t>
        </w:r>
      </w:ins>
      <w:ins w:id="8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still has its unconditional distribution,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as</w:t>
        </w:r>
      </w:ins>
      <w:ins w:id="867" w:author="PR Preview" w:date="2026-01-01T00:00:00Z">
        <w:r>
          <w:t xml:space="preserve"> </w:t>
        </w:r>
      </w:ins>
      <w:hyperlink w:anchor="def-epl">
        <w:ins w:id="86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requires.</w:t>
        </w:r>
      </w:ins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del w:id="871" w:author="PR Preview" w:date="2026-01-01T00:00:00Z">
        <w:r>
          <w:rPr>
            <w:b/>
            <w:bCs/>
          </w:rPr>
          <w:delText xml:space="preserve">Definition 32 (Expected prediction)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Let</w:delText>
        </w:r>
      </w:del>
      <w:del w:id="874" w:author="PR Preview" w:date="2026-01-01T00:00:00Z">
        <w:r>
          <w:delText xml:space="preserve"> </w:delText>
        </w:r>
      </w:del>
      <m:oMath>
        <m:r>
          <m:t>g</m:t>
        </m:r>
      </m:oMath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be a</w:delText>
        </w:r>
      </w:del>
      <w:del w:id="877" w:author="PR Preview" w:date="2026-01-01T00:00:00Z">
        <w:r>
          <w:delText xml:space="preserve"> </w:delText>
        </w:r>
      </w:del>
      <w:hyperlink w:anchor="def-fitting-procedure">
        <w:del w:id="87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879" w:author="PR Preview" w:date="2026-01-01T00:00:00Z">
        <w:r>
          <w:delText xml:space="preserve">,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 let</w:delText>
        </w:r>
      </w:del>
      <w:del w:id="8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be a random</w:delText>
        </w:r>
      </w:del>
      <w:del w:id="885" w:author="PR Preview" w:date="2026-01-01T00:00:00Z">
        <w:r>
          <w:delText xml:space="preserve"> </w:delText>
        </w:r>
      </w:del>
      <w:hyperlink w:anchor="def-training-set">
        <w:del w:id="8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87" w:author="PR Preview" w:date="2026-01-01T00:00:00Z">
        <w:r>
          <w:delText xml:space="preserve">.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The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rPr>
            <w:b/>
            <w:bCs/>
          </w:rPr>
          <w:delText xml:space="preserve">expected prediction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of</w:delText>
        </w:r>
      </w:del>
      <w:del w:id="894" w:author="PR Preview" w:date="2026-01-01T00:00:00Z">
        <w:r>
          <w:delText xml:space="preserve"> </w:delText>
        </w:r>
      </w:del>
      <m:oMath>
        <m:r>
          <m:t>g</m:t>
        </m:r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at a covariate value</w:delText>
        </w:r>
      </w:del>
      <w:del w:id="897" w:author="PR Preview" w:date="2026-01-01T00:00:00Z">
        <w:r>
          <w:delText xml:space="preserve"> </w:delText>
        </w:r>
      </w:del>
      <m:oMath>
        <m:r>
          <m:t>x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is the value</w:delText>
        </w:r>
      </w:del>
      <w:del w:id="9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of the</w:delText>
        </w:r>
      </w:del>
      <w:del w:id="903" w:author="PR Preview" w:date="2026-01-01T00:00:00Z">
        <w:r>
          <w:delText xml:space="preserve"> </w:delText>
        </w:r>
      </w:del>
      <w:hyperlink w:anchor="def-fitted-model">
        <w:del w:id="90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at</w:delText>
        </w:r>
      </w:del>
      <w:del w:id="908" w:author="PR Preview" w:date="2026-01-01T00:00:00Z">
        <w:r>
          <w:delText xml:space="preserve"> </w:delText>
        </w:r>
      </w:del>
      <m:oMath>
        <m:r>
          <m:t>x</m:t>
        </m:r>
      </m:oMath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912" w:author="PR Preview" w:date="2026-01-01T00:00:00Z">
        <w:r>
          <w:rPr>
            <w:b/>
            <w:bCs/>
          </w:rPr>
          <w:t xml:space="preserve">Definition 32 (Expected prediction)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Let</w:t>
        </w:r>
      </w:ins>
      <w:ins w:id="915" w:author="PR Preview" w:date="2026-01-01T00:00:00Z">
        <w:r>
          <w:t xml:space="preserve"> </w:t>
        </w:r>
      </w:ins>
      <m:oMath>
        <m:r>
          <m:t>g</m:t>
        </m:r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be a</w:t>
        </w:r>
      </w:ins>
      <w:ins w:id="918" w:author="PR Preview" w:date="2026-01-01T00:00:00Z">
        <w:r>
          <w:t xml:space="preserve"> </w:t>
        </w:r>
      </w:ins>
      <w:hyperlink w:anchor="def-fitting-procedure">
        <w:ins w:id="91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920" w:author="PR Preview" w:date="2026-01-01T00:00:00Z">
        <w:r>
          <w:t xml:space="preserve">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 let</w:t>
        </w:r>
      </w:ins>
      <w:ins w:id="9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be a random</w:t>
        </w:r>
      </w:ins>
      <w:ins w:id="926" w:author="PR Preview" w:date="2026-01-01T00:00:00Z">
        <w:r>
          <w:t xml:space="preserve"> </w:t>
        </w:r>
      </w:ins>
      <w:hyperlink w:anchor="def-training-set">
        <w:ins w:id="92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28" w:author="PR Preview" w:date="2026-01-01T00:00:00Z">
        <w:r>
          <w:t xml:space="preserve">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The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rPr>
            <w:b/>
            <w:bCs/>
          </w:rPr>
          <w:t xml:space="preserve">expected prediction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of</w:t>
        </w:r>
      </w:ins>
      <w:ins w:id="935" w:author="PR Preview" w:date="2026-01-01T00:00:00Z">
        <w:r>
          <w:t xml:space="preserve"> </w:t>
        </w:r>
      </w:ins>
      <m:oMath>
        <m:r>
          <m:t>g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at a covariate value</w:t>
        </w:r>
      </w:ins>
      <w:ins w:id="938" w:author="PR Preview" w:date="2026-01-01T00:00:00Z">
        <w:r>
          <w:t xml:space="preserve"> </w:t>
        </w:r>
      </w:ins>
      <m:oMath>
        <m:r>
          <m:t>x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 the value</w:t>
        </w:r>
      </w:ins>
      <w:ins w:id="9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of the</w:t>
        </w:r>
      </w:ins>
      <w:ins w:id="944" w:author="PR Preview" w:date="2026-01-01T00:00:00Z">
        <w:r>
          <w:t xml:space="preserve"> </w:t>
        </w:r>
      </w:ins>
      <w:hyperlink w:anchor="def-fitted-model">
        <w:ins w:id="94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at</w:t>
        </w:r>
      </w:ins>
      <w:ins w:id="949" w:author="PR Preview" w:date="2026-01-01T00:00:00Z">
        <w:r>
          <w:t xml:space="preserve"> </w:t>
        </w:r>
      </w:ins>
      <m:oMath>
        <m:r>
          <m:t>x</m:t>
        </m:r>
      </m:oMath>
      <w:ins w:id="950" w:author="PR Preview" w:date="2026-01-01T00:00:00Z">
        <w:r>
          <w:t xml:space="preserve">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3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3"/>
    <w:bookmarkStart w:id="144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4"/>
    <w:bookmarkStart w:id="14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6"/>
    <w:bookmarkStart w:id="14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7"/>
    <w:bookmarkStart w:id="14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8"/>
    <w:bookmarkStart w:id="14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9"/>
    <w:bookmarkStart w:id="15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0"/>
    <w:bookmarkStart w:id="15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1"/>
    <w:bookmarkStart w:id="15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2"/>
    <w:bookmarkStart w:id="15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3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del w:id="953" w:author="PR Preview" w:date="2026-01-01T00:00:00Z">
        <w:r>
          <w:rPr>
            <w:b/>
            <w:bCs/>
          </w:rPr>
          <w:delText xml:space="preserve">Definition 35 (Flexibility)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Let</w:delText>
        </w:r>
      </w:del>
      <w:del w:id="9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and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be</w:delText>
        </w:r>
      </w:del>
      <w:del w:id="962" w:author="PR Preview" w:date="2026-01-01T00:00:00Z">
        <w:r>
          <w:delText xml:space="preserve"> </w:delText>
        </w:r>
      </w:del>
      <w:hyperlink w:anchor="def-fitting-procedure">
        <w:del w:id="96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that each choose, by least squares,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a</w:delText>
        </w:r>
      </w:del>
      <w:del w:id="968" w:author="PR Preview" w:date="2026-01-01T00:00:00Z">
        <w:r>
          <w:delText xml:space="preserve"> </w:delText>
        </w:r>
      </w:del>
      <w:hyperlink w:anchor="def-fitted-model">
        <w:del w:id="96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from a set of candidate</w:delText>
        </w:r>
      </w:del>
      <w:del w:id="972" w:author="PR Preview" w:date="2026-01-01T00:00:00Z">
        <w:r>
          <w:delText xml:space="preserve"> </w:delText>
        </w:r>
      </w:del>
      <w:hyperlink r:id="rId41">
        <w:del w:id="97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and</w:delText>
        </w:r>
      </w:del>
      <w:del w:id="9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respectively.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The procedure</w:delText>
        </w:r>
      </w:del>
      <w:del w:id="9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is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rPr>
            <w:b/>
            <w:bCs/>
          </w:rPr>
          <w:delText xml:space="preserve">at least as flexible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as</w:delText>
        </w:r>
      </w:del>
      <w:del w:id="9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if every candidate of</w:delText>
        </w:r>
      </w:del>
      <w:del w:id="99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is also a candidate of</w:delText>
        </w:r>
      </w:del>
      <w:del w:id="99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997" w:author="PR Preview" w:date="2026-01-01T00:00:00Z">
        <w:r>
          <w:delText xml:space="preserve">:</w:delText>
        </w:r>
      </w:del>
    </w:p>
    <w:p>
      <w:pPr>
        <w:pStyle w:val="BodyText"/>
      </w:pPr>
      <w:ins w:id="998" w:author="PR Preview" w:date="2026-01-01T00:00:00Z">
        <w:r>
          <w:rPr>
            <w:b/>
            <w:bCs/>
          </w:rPr>
          <w:t xml:space="preserve">Definition 35 (Flexibility)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Let</w:t>
        </w:r>
      </w:ins>
      <w:ins w:id="10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</w:t>
        </w:r>
      </w:ins>
      <w:ins w:id="10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be</w:t>
        </w:r>
      </w:ins>
      <w:ins w:id="1007" w:author="PR Preview" w:date="2026-01-01T00:00:00Z">
        <w:r>
          <w:t xml:space="preserve"> </w:t>
        </w:r>
      </w:ins>
      <w:hyperlink w:anchor="def-fitting-procedure">
        <w:ins w:id="100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that each choose, by least squares,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a</w:t>
        </w:r>
      </w:ins>
      <w:ins w:id="1013" w:author="PR Preview" w:date="2026-01-01T00:00:00Z">
        <w:r>
          <w:t xml:space="preserve"> </w:t>
        </w:r>
      </w:ins>
      <w:hyperlink w:anchor="def-fitted-model">
        <w:ins w:id="101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from a set of candidate</w:t>
        </w:r>
      </w:ins>
      <w:ins w:id="1017" w:author="PR Preview" w:date="2026-01-01T00:00:00Z">
        <w:r>
          <w:t xml:space="preserve"> </w:t>
        </w:r>
      </w:ins>
      <w:hyperlink r:id="rId41">
        <w:ins w:id="1018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019" w:author="PR Preview" w:date="2026-01-01T00:00:00Z">
        <w:r>
          <w:t xml:space="preserve">,</w:t>
        </w:r>
      </w:ins>
      <w:ins w:id="10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and</w:t>
        </w:r>
      </w:ins>
      <w:ins w:id="10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respectively.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The procedure</w:t>
        </w:r>
      </w:ins>
      <w:ins w:id="102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is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rPr>
            <w:b/>
            <w:bCs/>
          </w:rPr>
          <w:t xml:space="preserve">at least as flexible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as</w:t>
        </w:r>
      </w:ins>
      <w:ins w:id="10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if every candidate of</w:t>
        </w:r>
      </w:ins>
      <w:ins w:id="10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also a candidate of</w:t>
        </w:r>
      </w:ins>
      <w:ins w:id="104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042" w:author="PR Preview" w:date="2026-01-01T00:00:00Z">
        <w:r>
          <w:t xml:space="preserve">:</w:t>
        </w:r>
      </w:ins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del w:id="1043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</w:delText>
        </w:r>
      </w:del>
      <w:del w:id="1046" w:author="PR Preview" w:date="2026-01-01T00:00:00Z">
        <w:r>
          <w:delText xml:space="preserve"> </w:delText>
        </w:r>
      </w:del>
      <w:hyperlink w:anchor="def-fitted-model">
        <w:del w:id="104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4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is fitted to a</w:delText>
        </w:r>
      </w:del>
      <w:del w:id="1051" w:author="PR Preview" w:date="2026-01-01T00:00:00Z">
        <w:r>
          <w:delText xml:space="preserve"> </w:delText>
        </w:r>
      </w:del>
      <w:hyperlink w:anchor="def-training-set">
        <w:del w:id="105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A</w:delText>
        </w:r>
      </w:del>
      <w:del w:id="1057" w:author="PR Preview" w:date="2026-01-01T00:00:00Z">
        <w:r>
          <w:delText xml:space="preserve"> </w:delText>
        </w:r>
      </w:del>
      <w:hyperlink w:anchor="def-held-out-set">
        <w:del w:id="105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</w:delText>
        </w:r>
      </w:del>
      <w:del w:id="1061" w:author="PR Preview" w:date="2026-01-01T00:00:00Z">
        <w:r>
          <w:delText xml:space="preserve"> </w:delText>
        </w:r>
      </w:del>
      <m:oMath>
        <m:r>
          <m:t>m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observations</w:delText>
        </w:r>
      </w:del>
      <w:del w:id="10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drawn from the same population as the new observation</w:delText>
        </w:r>
      </w:del>
      <w:del w:id="10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of</w:delText>
        </w:r>
      </w:del>
      <w:del w:id="1070" w:author="PR Preview" w:date="2026-01-01T00:00:00Z">
        <w:r>
          <w:delText xml:space="preserve"> </w:delText>
        </w:r>
      </w:del>
      <w:hyperlink w:anchor="def-generalization-error">
        <w:del w:id="107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072" w:author="PR Preview" w:date="2026-01-01T00:00:00Z">
        <w:r>
          <w:delText xml:space="preserve">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each independently of</w:delText>
        </w:r>
      </w:del>
      <w:del w:id="10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76" w:author="PR Preview" w:date="2026-01-01T00:00:00Z">
        <w:r>
          <w:delText xml:space="preserve">.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Write</w:delText>
        </w:r>
      </w:del>
      <w:del w:id="107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for the</w:delText>
        </w:r>
      </w:del>
      <w:del w:id="1082" w:author="PR Preview" w:date="2026-01-01T00:00:00Z">
        <w:r>
          <w:delText xml:space="preserve"> </w:delText>
        </w:r>
      </w:del>
      <w:hyperlink w:anchor="def-observation-loss">
        <w:del w:id="108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</w:delText>
        </w:r>
      </w:del>
      <w:del w:id="108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on held-out observation</w:delText>
        </w:r>
      </w:del>
      <w:del w:id="1089" w:author="PR Preview" w:date="2026-01-01T00:00:00Z">
        <w:r>
          <w:delText xml:space="preserve"> </w:delText>
        </w:r>
      </w:del>
      <m:oMath>
        <m:r>
          <m:t>j</m:t>
        </m:r>
      </m:oMath>
      <w:del w:id="1090" w:author="PR Preview" w:date="2026-01-01T00:00:00Z">
        <w:r>
          <w:delText xml:space="preserve">.</w:delText>
        </w:r>
      </w:del>
    </w:p>
    <w:p>
      <w:pPr>
        <w:pStyle w:val="BodyText"/>
      </w:pPr>
      <w:ins w:id="1091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A</w:t>
        </w:r>
      </w:ins>
      <w:ins w:id="1094" w:author="PR Preview" w:date="2026-01-01T00:00:00Z">
        <w:r>
          <w:t xml:space="preserve"> </w:t>
        </w:r>
      </w:ins>
      <w:hyperlink w:anchor="def-fitted-model">
        <w:ins w:id="109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 fitted to a</w:t>
        </w:r>
      </w:ins>
      <w:ins w:id="1099" w:author="PR Preview" w:date="2026-01-01T00:00:00Z">
        <w:r>
          <w:t xml:space="preserve"> </w:t>
        </w:r>
      </w:ins>
      <w:hyperlink w:anchor="def-training-set">
        <w:ins w:id="110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02" w:author="PR Preview" w:date="2026-01-01T00:00:00Z">
        <w:r>
          <w:t xml:space="preserve">.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</w:t>
        </w:r>
      </w:ins>
      <w:ins w:id="1105" w:author="PR Preview" w:date="2026-01-01T00:00:00Z">
        <w:r>
          <w:t xml:space="preserve"> </w:t>
        </w:r>
      </w:ins>
      <w:hyperlink w:anchor="def-held-out-set">
        <w:ins w:id="110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of</w:t>
        </w:r>
      </w:ins>
      <w:ins w:id="1109" w:author="PR Preview" w:date="2026-01-01T00:00:00Z">
        <w:r>
          <w:t xml:space="preserve"> </w:t>
        </w:r>
      </w:ins>
      <m:oMath>
        <m:r>
          <m:t>m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observations</w:t>
        </w:r>
      </w:ins>
      <w:ins w:id="11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is drawn from the same population as the new observation</w:t>
        </w:r>
      </w:ins>
      <w:ins w:id="11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of</w:t>
        </w:r>
      </w:ins>
      <w:ins w:id="1118" w:author="PR Preview" w:date="2026-01-01T00:00:00Z">
        <w:r>
          <w:t xml:space="preserve"> </w:t>
        </w:r>
      </w:ins>
      <w:hyperlink w:anchor="def-generalization-error">
        <w:ins w:id="111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each independently of</w:t>
        </w:r>
      </w:ins>
      <w:ins w:id="11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24" w:author="PR Preview" w:date="2026-01-01T00:00:00Z">
        <w:r>
          <w:t xml:space="preserve">.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Write</w:t>
        </w:r>
      </w:ins>
      <w:ins w:id="112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for the</w:t>
        </w:r>
      </w:ins>
      <w:ins w:id="1130" w:author="PR Preview" w:date="2026-01-01T00:00:00Z">
        <w:r>
          <w:t xml:space="preserve"> </w:t>
        </w:r>
      </w:ins>
      <w:hyperlink w:anchor="def-observation-loss">
        <w:ins w:id="113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of</w:t>
        </w:r>
      </w:ins>
      <w:ins w:id="11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on held-out observation</w:t>
        </w:r>
      </w:ins>
      <w:ins w:id="1137" w:author="PR Preview" w:date="2026-01-01T00:00:00Z">
        <w:r>
          <w:t xml:space="preserve"> </w:t>
        </w:r>
      </w:ins>
      <m:oMath>
        <m:r>
          <m:t>j</m:t>
        </m:r>
      </m:oMath>
      <w:ins w:id="1138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del w:id="1139" w:author="PR Preview" w:date="2026-01-01T00:00:00Z">
        <w:r>
          <w:rPr>
            <w:b/>
            <w:bCs/>
          </w:rPr>
          <w:delText xml:space="preserve">Theorem 5 (The held-out sample mean loss estimates the generalization error)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Let a</w:delText>
        </w:r>
      </w:del>
      <w:del w:id="1142" w:author="PR Preview" w:date="2026-01-01T00:00:00Z">
        <w:r>
          <w:delText xml:space="preserve"> </w:delText>
        </w:r>
      </w:del>
      <w:hyperlink w:anchor="def-fitted-model">
        <w:del w:id="114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be fitted to a</w:delText>
        </w:r>
      </w:del>
      <w:del w:id="1147" w:author="PR Preview" w:date="2026-01-01T00:00:00Z">
        <w:r>
          <w:delText xml:space="preserve"> </w:delText>
        </w:r>
      </w:del>
      <w:hyperlink w:anchor="def-training-set">
        <w:del w:id="114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50" w:author="PR Preview" w:date="2026-01-01T00:00:00Z">
        <w:r>
          <w:delText xml:space="preserve">,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and let a</w:delText>
        </w:r>
      </w:del>
      <w:del w:id="1153" w:author="PR Preview" w:date="2026-01-01T00:00:00Z">
        <w:r>
          <w:delText xml:space="preserve"> </w:delText>
        </w:r>
      </w:del>
      <w:hyperlink w:anchor="def-held-out-set">
        <w:del w:id="115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of</w:delText>
        </w:r>
      </w:del>
      <w:del w:id="1157" w:author="PR Preview" w:date="2026-01-01T00:00:00Z">
        <w:r>
          <w:delText xml:space="preserve"> </w:delText>
        </w:r>
      </w:del>
      <m:oMath>
        <m:r>
          <m:t>m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observations</w:delText>
        </w:r>
      </w:del>
      <w:del w:id="11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be drawn from the same population as</w:delText>
        </w:r>
      </w:del>
      <w:del w:id="11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164" w:author="PR Preview" w:date="2026-01-01T00:00:00Z">
        <w:r>
          <w:delText xml:space="preserve">,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each independently of</w:delText>
        </w:r>
      </w:del>
      <w:del w:id="1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68" w:author="PR Preview" w:date="2026-01-01T00:00:00Z">
        <w:r>
          <w:delText xml:space="preserve">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Write</w:delText>
        </w:r>
      </w:del>
      <w:del w:id="117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for the</w:delText>
        </w:r>
      </w:del>
      <w:del w:id="1174" w:author="PR Preview" w:date="2026-01-01T00:00:00Z">
        <w:r>
          <w:delText xml:space="preserve"> </w:delText>
        </w:r>
      </w:del>
      <w:hyperlink w:anchor="def-observation-loss">
        <w:del w:id="117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of</w:delText>
        </w:r>
      </w:del>
      <w:del w:id="117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on held-out observation</w:delText>
        </w:r>
      </w:del>
      <w:del w:id="1181" w:author="PR Preview" w:date="2026-01-01T00:00:00Z">
        <w:r>
          <w:delText xml:space="preserve"> </w:delText>
        </w:r>
      </w:del>
      <m:oMath>
        <m:r>
          <m:t>j</m:t>
        </m:r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Then, given</w:delText>
        </w:r>
      </w:del>
      <w:del w:id="11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86" w:author="PR Preview" w:date="2026-01-01T00:00:00Z">
        <w:r>
          <w:delText xml:space="preserve">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the expected sample mean loss of the held-out predictions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is the</w:delText>
        </w:r>
      </w:del>
      <w:del w:id="1191" w:author="PR Preview" w:date="2026-01-01T00:00:00Z">
        <w:r>
          <w:delText xml:space="preserve"> </w:delText>
        </w:r>
      </w:del>
      <w:hyperlink w:anchor="def-generalization-error">
        <w:del w:id="119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193" w:author="PR Preview" w:date="2026-01-01T00:00:00Z">
        <w:r>
          <w:delText xml:space="preserve">:</w:delText>
        </w:r>
      </w:del>
    </w:p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Theorem 5 (The held-out sample mean loss estimates the generalization error)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Let a</w:t>
        </w:r>
      </w:ins>
      <w:ins w:id="1197" w:author="PR Preview" w:date="2026-01-01T00:00:00Z">
        <w:r>
          <w:t xml:space="preserve"> </w:t>
        </w:r>
      </w:ins>
      <w:hyperlink w:anchor="def-fitted-model">
        <w:ins w:id="119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be fitted to a</w:t>
        </w:r>
      </w:ins>
      <w:ins w:id="1202" w:author="PR Preview" w:date="2026-01-01T00:00:00Z">
        <w:r>
          <w:t xml:space="preserve"> </w:t>
        </w:r>
      </w:ins>
      <w:hyperlink w:anchor="def-training-set">
        <w:ins w:id="12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and let a</w:t>
        </w:r>
      </w:ins>
      <w:ins w:id="1208" w:author="PR Preview" w:date="2026-01-01T00:00:00Z">
        <w:r>
          <w:t xml:space="preserve"> </w:t>
        </w:r>
      </w:ins>
      <w:hyperlink w:anchor="def-held-out-set">
        <w:ins w:id="120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of</w:t>
        </w:r>
      </w:ins>
      <w:ins w:id="1212" w:author="PR Preview" w:date="2026-01-01T00:00:00Z">
        <w:r>
          <w:t xml:space="preserve"> </w:t>
        </w:r>
      </w:ins>
      <m:oMath>
        <m:r>
          <m:t>m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observations</w:t>
        </w:r>
      </w:ins>
      <w:ins w:id="12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be drawn from the same population as</w:t>
        </w:r>
      </w:ins>
      <w:ins w:id="1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each independently of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23" w:author="PR Preview" w:date="2026-01-01T00:00:00Z">
        <w: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Write</w:t>
        </w:r>
      </w:ins>
      <w:ins w:id="122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for the</w:t>
        </w:r>
      </w:ins>
      <w:ins w:id="1229" w:author="PR Preview" w:date="2026-01-01T00:00:00Z">
        <w:r>
          <w:t xml:space="preserve"> </w:t>
        </w:r>
      </w:ins>
      <w:hyperlink w:anchor="def-observation-loss">
        <w:ins w:id="123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of</w:t>
        </w:r>
      </w:ins>
      <w:ins w:id="12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on held-out observation</w:t>
        </w:r>
      </w:ins>
      <w:ins w:id="1236" w:author="PR Preview" w:date="2026-01-01T00:00:00Z">
        <w:r>
          <w:t xml:space="preserve"> </w:t>
        </w:r>
      </w:ins>
      <m:oMath>
        <m:r>
          <m:t>j</m:t>
        </m:r>
      </m:oMath>
      <w:ins w:id="1237" w:author="PR Preview" w:date="2026-01-01T00:00:00Z">
        <w:r>
          <w:t xml:space="preserve">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Then, given</w:t>
        </w:r>
      </w:ins>
      <w:ins w:id="1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the expected sample mean loss of the held-out predictions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is the</w:t>
        </w:r>
      </w:ins>
      <w:ins w:id="1246" w:author="PR Preview" w:date="2026-01-01T00:00:00Z">
        <w:r>
          <w:t xml:space="preserve"> </w:t>
        </w:r>
      </w:ins>
      <w:hyperlink w:anchor="def-generalization-error">
        <w:ins w:id="1247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2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6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del w:id="1249" w:author="PR Preview" w:date="2026-01-01T00:00:00Z">
        <w:r>
          <w:delText xml:space="preserve">The training error is smallest at degree 10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and never rises as the degree grows,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because each polynomial family contains the one before it.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The estimated generalization error is smallest at degree 5.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No prediction rule can have generalization pRMSE below</w:delText>
        </w:r>
      </w:del>
      <w:del w:id="125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259" w:author="PR Preview" w:date="2026-01-01T00:00:00Z">
        <w:r>
          <w:delText xml:space="preserve">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Yet the training sRMSE falls below</w:delText>
        </w:r>
      </w:del>
      <w:del w:id="1262" w:author="PR Preview" w:date="2026-01-01T00:00:00Z">
        <w:r>
          <w:delText xml:space="preserve"> </w:delText>
        </w:r>
      </w:del>
      <m:oMath>
        <m:r>
          <m:t>σ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at 8 of the ten degrees,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while the estimated generalization error falls below it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at 0 of them: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the training error is</w:delText>
        </w:r>
      </w:del>
      <w:del w:id="1271" w:author="PR Preview" w:date="2026-01-01T00:00:00Z">
        <w:r>
          <w:delText xml:space="preserve"> </w:delText>
        </w:r>
      </w:del>
      <w:hyperlink w:anchor="rem-training-mse-optimistic">
        <w:del w:id="1272" w:author="PR Preview" w:date="2026-01-01T00:00:00Z">
          <w:r>
            <w:rPr>
              <w:rStyle w:val="Hyperlink"/>
            </w:rPr>
            <w:delText xml:space="preserve">optimistic</w:delText>
          </w:r>
        </w:del>
      </w:hyperlink>
      <w:del w:id="1273" w:author="PR Preview" w:date="2026-01-01T00:00:00Z">
        <w:r>
          <w:delText xml:space="preserve">.</w:delText>
        </w:r>
      </w:del>
    </w:p>
    <w:p>
      <w:pPr>
        <w:pStyle w:val="FirstParagraph"/>
      </w:pPr>
      <w:ins w:id="1274" w:author="PR Preview" w:date="2026-01-01T00:00:00Z">
        <w:r>
          <w:t xml:space="preserve">The training error is smallest at degree 10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and never rises as the degree grows,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because each polynomial family contains the one before it.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The estimated generalization error is smallest at degree 5.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No</w:t>
        </w:r>
      </w:ins>
      <w:ins w:id="1283" w:author="PR Preview" w:date="2026-01-01T00:00:00Z">
        <w:r>
          <w:t xml:space="preserve"> </w:t>
        </w:r>
      </w:ins>
      <w:hyperlink w:anchor="def-fitted-model">
        <w:ins w:id="128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can have generalization</w:t>
        </w:r>
      </w:ins>
      <w:ins w:id="1287" w:author="PR Preview" w:date="2026-01-01T00:00:00Z">
        <w:r>
          <w:t xml:space="preserve"> </w:t>
        </w:r>
      </w:ins>
      <w:hyperlink r:id="rId185">
        <w:ins w:id="1288" w:author="PR Preview" w:date="2026-01-01T00:00:00Z">
          <w:r>
            <w:rPr>
              <w:rStyle w:val="Hyperlink"/>
            </w:rPr>
            <w:t xml:space="preserve">pRMSE</w:t>
          </w:r>
        </w:ins>
      </w:hyperlink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below</w:t>
        </w:r>
      </w:ins>
      <w:ins w:id="1291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292" w:author="PR Preview" w:date="2026-01-01T00:00:00Z">
        <w:r>
          <w:t xml:space="preserve">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Yet the training sRMSE falls below</w:t>
        </w:r>
      </w:ins>
      <w:ins w:id="1295" w:author="PR Preview" w:date="2026-01-01T00:00:00Z">
        <w:r>
          <w:t xml:space="preserve"> </w:t>
        </w:r>
      </w:ins>
      <m:oMath>
        <m:r>
          <m:t>σ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at 8 of the ten degrees,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while the estimated generalization error falls below it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at 0 of them: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 training error is</w:t>
        </w:r>
      </w:ins>
      <w:ins w:id="1304" w:author="PR Preview" w:date="2026-01-01T00:00:00Z">
        <w:r>
          <w:t xml:space="preserve"> </w:t>
        </w:r>
      </w:ins>
      <w:hyperlink w:anchor="rem-training-mse-optimistic">
        <w:ins w:id="1305" w:author="PR Preview" w:date="2026-01-01T00:00:00Z">
          <w:r>
            <w:rPr>
              <w:rStyle w:val="Hyperlink"/>
            </w:rPr>
            <w:t xml:space="preserve">optimistic</w:t>
          </w:r>
        </w:ins>
      </w:hyperlink>
      <w:ins w:id="1306" w:author="PR Preview" w:date="2026-01-01T00:00:00Z">
        <w:r>
          <w:t xml:space="preserve">.</w:t>
        </w:r>
      </w:ins>
    </w:p>
    <w:bookmarkEnd w:id="186"/>
    <w:bookmarkEnd w:id="187"/>
    <w:bookmarkStart w:id="236" w:name="sec-data-splits"/>
    <w:p>
      <w:pPr>
        <w:pStyle w:val="Heading2"/>
      </w:pPr>
      <w:r>
        <w:t xml:space="preserve">5 Training, validation, and test sets</w:t>
      </w:r>
    </w:p>
    <w:bookmarkStart w:id="18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8"/>
    <w:bookmarkStart w:id="18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9"/>
    <w:bookmarkStart w:id="191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1"/>
    <w:bookmarkStart w:id="192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2"/>
    <w:bookmarkStart w:id="194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4"/>
    <w:bookmarkStart w:id="195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5"/>
    <w:bookmarkStart w:id="196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6"/>
    <w:bookmarkStart w:id="197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7"/>
    <w:bookmarkStart w:id="199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validation-error"/>
    <w:p>
      <w:pPr>
        <w:pStyle w:val="BodyText"/>
      </w:pPr>
      <w:del w:id="1307" w:author="PR Preview" w:date="2026-01-01T00:00:00Z">
        <w:r>
          <w:rPr>
            <w:b/>
            <w:bCs/>
          </w:rPr>
          <w:delText xml:space="preserve">Definition 41 (Validation error)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rPr>
            <w:b/>
            <w:bCs/>
          </w:rPr>
          <w:delText xml:space="preserve">validation error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of a</w:delText>
        </w:r>
      </w:del>
      <w:del w:id="1314" w:author="PR Preview" w:date="2026-01-01T00:00:00Z">
        <w:r>
          <w:delText xml:space="preserve"> </w:delText>
        </w:r>
      </w:del>
      <w:hyperlink w:anchor="def-fitted-model">
        <w:del w:id="131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fitted to a</w:delText>
        </w:r>
      </w:del>
      <w:del w:id="1319" w:author="PR Preview" w:date="2026-01-01T00:00:00Z">
        <w:r>
          <w:delText xml:space="preserve"> </w:delText>
        </w:r>
      </w:del>
      <w:hyperlink w:anchor="def-training-set">
        <w:del w:id="13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is its sample mean</w:delText>
        </w:r>
      </w:del>
      <w:del w:id="1324" w:author="PR Preview" w:date="2026-01-01T00:00:00Z">
        <w:r>
          <w:delText xml:space="preserve"> </w:delText>
        </w:r>
      </w:del>
      <w:hyperlink w:anchor="def-observation-loss">
        <w:del w:id="132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2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on the</w:delText>
        </w:r>
      </w:del>
      <w:del w:id="1329" w:author="PR Preview" w:date="2026-01-01T00:00:00Z">
        <w:r>
          <w:delText xml:space="preserve"> </w:delText>
        </w:r>
      </w:del>
      <w:hyperlink w:anchor="def-validation-set">
        <w:del w:id="1330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331" w:author="PR Preview" w:date="2026-01-01T00:00:00Z">
        <w:r>
          <w:delText xml:space="preserve">, indexed by</w:delText>
        </w:r>
      </w:del>
      <w:del w:id="133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333" w:author="PR Preview" w:date="2026-01-01T00:00:00Z">
        <w:r>
          <w:delText xml:space="preserve">:</w:delText>
        </w:r>
      </w:del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del w:id="1334" w:author="PR Preview" w:date="2026-01-01T00:00:00Z">
        <w:r>
          <w:rPr>
            <w:b/>
            <w:bCs/>
          </w:rPr>
          <w:delText xml:space="preserve">Definition 42 (Validation choice)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Given candidate</w:delText>
        </w:r>
      </w:del>
      <w:del w:id="1337" w:author="PR Preview" w:date="2026-01-01T00:00:00Z">
        <w:r>
          <w:delText xml:space="preserve"> </w:delText>
        </w:r>
      </w:del>
      <w:hyperlink w:anchor="def-fitting-procedure">
        <w:del w:id="1338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3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340" w:author="PR Preview" w:date="2026-01-01T00:00:00Z">
        <w:r>
          <w:delText xml:space="preserve">,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the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rPr>
            <w:b/>
            <w:bCs/>
          </w:rPr>
          <w:delText xml:space="preserve">validation choice</w:delText>
        </w:r>
      </w:del>
      <w:del w:id="13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is the index of the candidate whose</w:delText>
        </w:r>
      </w:del>
      <w:del w:id="1348" w:author="PR Preview" w:date="2026-01-01T00:00:00Z">
        <w:r>
          <w:delText xml:space="preserve"> </w:delText>
        </w:r>
      </w:del>
      <w:hyperlink w:anchor="def-fitted-model">
        <w:del w:id="134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50" w:author="PR Preview" w:date="2026-01-01T00:00:00Z">
        <w:r>
          <w:delText xml:space="preserve">,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fitted to the training set</w:delText>
        </w:r>
      </w:del>
      <w:del w:id="13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54" w:author="PR Preview" w:date="2026-01-01T00:00:00Z">
        <w:r>
          <w:delText xml:space="preserve">,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has the smallest</w:delText>
        </w:r>
      </w:del>
      <w:del w:id="1357" w:author="PR Preview" w:date="2026-01-01T00:00:00Z">
        <w:r>
          <w:delText xml:space="preserve"> </w:delText>
        </w:r>
      </w:del>
      <w:hyperlink w:anchor="def-validation-error">
        <w:del w:id="1358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359" w:author="PR Preview" w:date="2026-01-01T00:00:00Z">
        <w:r>
          <w:delText xml:space="preserve">:</w:delText>
        </w:r>
      </w:del>
    </w:p>
    <w:p>
      <w:pPr>
        <w:pStyle w:val="BodyText"/>
      </w:pPr>
      <w:ins w:id="1360" w:author="PR Preview" w:date="2026-01-01T00:00:00Z">
        <w:r>
          <w:rPr>
            <w:b/>
            <w:bCs/>
          </w:rPr>
          <w:t xml:space="preserve">Definition 41 (Validation error)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The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rPr>
            <w:b/>
            <w:bCs/>
          </w:rPr>
          <w:t xml:space="preserve">validation error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of a</w:t>
        </w:r>
      </w:ins>
      <w:ins w:id="1367" w:author="PR Preview" w:date="2026-01-01T00:00:00Z">
        <w:r>
          <w:t xml:space="preserve"> </w:t>
        </w:r>
      </w:ins>
      <w:hyperlink w:anchor="def-fitted-model">
        <w:ins w:id="136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3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fitted to a</w:t>
        </w:r>
      </w:ins>
      <w:ins w:id="1372" w:author="PR Preview" w:date="2026-01-01T00:00:00Z">
        <w:r>
          <w:t xml:space="preserve"> </w:t>
        </w:r>
      </w:ins>
      <w:hyperlink w:anchor="def-training-set">
        <w:ins w:id="137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is its sample mean</w:t>
        </w:r>
      </w:ins>
      <w:ins w:id="1377" w:author="PR Preview" w:date="2026-01-01T00:00:00Z">
        <w:r>
          <w:t xml:space="preserve"> </w:t>
        </w:r>
      </w:ins>
      <w:hyperlink w:anchor="def-observation-loss">
        <w:ins w:id="137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7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on the</w:t>
        </w:r>
      </w:ins>
      <w:ins w:id="1382" w:author="PR Preview" w:date="2026-01-01T00:00:00Z">
        <w:r>
          <w:t xml:space="preserve"> </w:t>
        </w:r>
      </w:ins>
      <w:hyperlink w:anchor="def-validation-set">
        <w:ins w:id="1383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384" w:author="PR Preview" w:date="2026-01-01T00:00:00Z">
        <w:r>
          <w:t xml:space="preserve">, indexed by</w:t>
        </w:r>
      </w:ins>
      <w:ins w:id="138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386" w:author="PR Preview" w:date="2026-01-01T00:00:00Z">
        <w:r>
          <w:t xml:space="preserve">:</w:t>
        </w:r>
      </w:ins>
    </w:p>
    <w:p>
      <w:pPr>
        <w:pStyle w:val="BodyText"/>
      </w:pPr>
      <w:bookmarkStart w:id="20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validation-choice"/>
    <w:p>
      <w:pPr>
        <w:pStyle w:val="FirstParagraph"/>
      </w:pPr>
      <w:ins w:id="1387" w:author="PR Preview" w:date="2026-01-01T00:00:00Z">
        <w:r>
          <w:rPr>
            <w:b/>
            <w:bCs/>
          </w:rPr>
          <w:t xml:space="preserve">Definition 42 (Validation choice)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Given candidate</w:t>
        </w:r>
      </w:ins>
      <w:ins w:id="1390" w:author="PR Preview" w:date="2026-01-01T00:00:00Z">
        <w:r>
          <w:t xml:space="preserve"> </w:t>
        </w:r>
      </w:ins>
      <w:hyperlink w:anchor="def-fitting-procedure">
        <w:ins w:id="139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39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393" w:author="PR Preview" w:date="2026-01-01T00:00:00Z">
        <w:r>
          <w:t xml:space="preserve">,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rPr>
            <w:b/>
            <w:bCs/>
          </w:rPr>
          <w:t xml:space="preserve">validation choice</w:t>
        </w:r>
      </w:ins>
      <w:ins w:id="139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is the index of the candidate whose</w:t>
        </w:r>
      </w:ins>
      <w:ins w:id="1401" w:author="PR Preview" w:date="2026-01-01T00:00:00Z">
        <w:r>
          <w:t xml:space="preserve"> </w:t>
        </w:r>
      </w:ins>
      <w:hyperlink w:anchor="def-fitted-model">
        <w:ins w:id="140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03" w:author="PR Preview" w:date="2026-01-01T00:00:00Z">
        <w:r>
          <w:t xml:space="preserve">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fitted to the training set</w:t>
        </w:r>
      </w:ins>
      <w:ins w:id="1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07" w:author="PR Preview" w:date="2026-01-01T00:00:00Z">
        <w:r>
          <w:t xml:space="preserve">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has the smallest</w:t>
        </w:r>
      </w:ins>
      <w:ins w:id="1410" w:author="PR Preview" w:date="2026-01-01T00:00:00Z">
        <w:r>
          <w:t xml:space="preserve"> </w:t>
        </w:r>
      </w:ins>
      <w:hyperlink w:anchor="def-validation-error">
        <w:ins w:id="1411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412" w:author="PR Preview" w:date="2026-01-01T00:00:00Z">
        <w:r>
          <w:t xml:space="preserve">:</w:t>
        </w:r>
      </w:ins>
    </w:p>
    <w:p>
      <w:pPr>
        <w:pStyle w:val="BodyText"/>
      </w:pPr>
      <w:bookmarkStart w:id="20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5"/>
    <w:bookmarkStart w:id="207" w:name="def-test-error"/>
    <w:p>
      <w:pPr>
        <w:pStyle w:val="BodyText"/>
      </w:pPr>
      <w:del w:id="1413" w:author="PR Preview" w:date="2026-01-01T00:00:00Z">
        <w:r>
          <w:rPr>
            <w:b/>
            <w:bCs/>
          </w:rPr>
          <w:delText xml:space="preserve">Definition 44 (Test error)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The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rPr>
            <w:b/>
            <w:bCs/>
          </w:rPr>
          <w:delText xml:space="preserve">test error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of a</w:delText>
        </w:r>
      </w:del>
      <w:del w:id="1420" w:author="PR Preview" w:date="2026-01-01T00:00:00Z">
        <w:r>
          <w:delText xml:space="preserve"> </w:delText>
        </w:r>
      </w:del>
      <w:hyperlink w:anchor="def-fitted-model">
        <w:del w:id="142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2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fitted to a</w:delText>
        </w:r>
      </w:del>
      <w:del w:id="1425" w:author="PR Preview" w:date="2026-01-01T00:00:00Z">
        <w:r>
          <w:delText xml:space="preserve"> </w:delText>
        </w:r>
      </w:del>
      <w:hyperlink w:anchor="def-training-set">
        <w:del w:id="14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is its sample mean</w:delText>
        </w:r>
      </w:del>
      <w:del w:id="1430" w:author="PR Preview" w:date="2026-01-01T00:00:00Z">
        <w:r>
          <w:delText xml:space="preserve"> </w:delText>
        </w:r>
      </w:del>
      <w:hyperlink w:anchor="def-observation-loss">
        <w:del w:id="14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43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on the</w:delText>
        </w:r>
      </w:del>
      <w:del w:id="1435" w:author="PR Preview" w:date="2026-01-01T00:00:00Z">
        <w:r>
          <w:delText xml:space="preserve"> </w:delText>
        </w:r>
      </w:del>
      <w:hyperlink w:anchor="def-test-set">
        <w:del w:id="143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437" w:author="PR Preview" w:date="2026-01-01T00:00:00Z">
        <w:r>
          <w:delText xml:space="preserve">, indexed by</w:delText>
        </w:r>
      </w:del>
      <w:del w:id="143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439" w:author="PR Preview" w:date="2026-01-01T00:00:00Z">
        <w:r>
          <w:delText xml:space="preserve">:</w:delText>
        </w:r>
      </w:del>
    </w:p>
    <w:p>
      <w:pPr>
        <w:pStyle w:val="BodyText"/>
      </w:pPr>
      <w:ins w:id="1440" w:author="PR Preview" w:date="2026-01-01T00:00:00Z">
        <w:r>
          <w:rPr>
            <w:b/>
            <w:bCs/>
          </w:rPr>
          <w:t xml:space="preserve">Definition 44 (Test error)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The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rPr>
            <w:b/>
            <w:bCs/>
          </w:rPr>
          <w:t xml:space="preserve">test error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of a</w:t>
        </w:r>
      </w:ins>
      <w:ins w:id="1447" w:author="PR Preview" w:date="2026-01-01T00:00:00Z">
        <w:r>
          <w:t xml:space="preserve"> </w:t>
        </w:r>
      </w:ins>
      <w:hyperlink w:anchor="def-fitted-model">
        <w:ins w:id="144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fitted to a</w:t>
        </w:r>
      </w:ins>
      <w:ins w:id="1452" w:author="PR Preview" w:date="2026-01-01T00:00:00Z">
        <w:r>
          <w:t xml:space="preserve"> </w:t>
        </w:r>
      </w:ins>
      <w:hyperlink w:anchor="def-training-set">
        <w:ins w:id="145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is its sample mean</w:t>
        </w:r>
      </w:ins>
      <w:ins w:id="1457" w:author="PR Preview" w:date="2026-01-01T00:00:00Z">
        <w:r>
          <w:t xml:space="preserve"> </w:t>
        </w:r>
      </w:ins>
      <w:hyperlink w:anchor="def-observation-loss">
        <w:ins w:id="145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5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on the</w:t>
        </w:r>
      </w:ins>
      <w:ins w:id="1462" w:author="PR Preview" w:date="2026-01-01T00:00:00Z">
        <w:r>
          <w:t xml:space="preserve"> </w:t>
        </w:r>
      </w:ins>
      <w:hyperlink w:anchor="def-test-set">
        <w:ins w:id="146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464" w:author="PR Preview" w:date="2026-01-01T00:00:00Z">
        <w:r>
          <w:t xml:space="preserve">, indexed by</w:t>
        </w:r>
      </w:ins>
      <w:ins w:id="146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466" w:author="PR Preview" w:date="2026-01-01T00:00:00Z">
        <w:r>
          <w:t xml:space="preserve">:</w:t>
        </w:r>
      </w:ins>
    </w:p>
    <w:p>
      <w:pPr>
        <w:pStyle w:val="BodyText"/>
      </w:pPr>
      <w:bookmarkStart w:id="20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11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1"/>
    <w:bookmarkStart w:id="212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2"/>
    <w:bookmarkStart w:id="235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5"/>
    <w:bookmarkEnd w:id="236"/>
    <w:bookmarkStart w:id="27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7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7"/>
    <w:bookmarkStart w:id="238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8"/>
    <w:bookmarkStart w:id="240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1"/>
    <w:bookmarkStart w:id="243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5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6"/>
    <w:bookmarkStart w:id="248" w:name="def-fold-out-rule"/>
    <w:p>
      <w:pPr>
        <w:pStyle w:val="BodyText"/>
      </w:pPr>
      <w:del w:id="1467" w:author="PR Preview" w:date="2026-01-01T00:00:00Z">
        <w:r>
          <w:rPr>
            <w:b/>
            <w:bCs/>
          </w:rPr>
          <w:delText xml:space="preserve">Definition 48 (Fold-out rule)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For</w:delText>
        </w:r>
      </w:del>
      <w:del w:id="1470" w:author="PR Preview" w:date="2026-01-01T00:00:00Z">
        <w:r>
          <w:delText xml:space="preserve"> </w:delText>
        </w:r>
      </w:del>
      <w:hyperlink w:anchor="def-folds">
        <w:del w:id="147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4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473" w:author="PR Preview" w:date="2026-01-01T00:00:00Z">
        <w:r>
          <w:delText xml:space="preserve">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the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rPr>
            <w:b/>
            <w:bCs/>
          </w:rPr>
          <w:delText xml:space="preserve">fold-out rule</w:delText>
        </w:r>
      </w:del>
      <w:del w:id="147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is the</w:delText>
        </w:r>
      </w:del>
      <w:del w:id="1481" w:author="PR Preview" w:date="2026-01-01T00:00:00Z">
        <w:r>
          <w:delText xml:space="preserve"> </w:delText>
        </w:r>
      </w:del>
      <w:hyperlink w:anchor="def-fitted-model">
        <w:del w:id="148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that a</w:delText>
        </w:r>
      </w:del>
      <w:del w:id="1485" w:author="PR Preview" w:date="2026-01-01T00:00:00Z">
        <w:r>
          <w:delText xml:space="preserve"> </w:delText>
        </w:r>
      </w:del>
      <w:hyperlink w:anchor="def-fitting-procedure">
        <w:del w:id="148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87" w:author="PR Preview" w:date="2026-01-01T00:00:00Z">
        <w:r>
          <w:delText xml:space="preserve"> </w:delText>
        </w:r>
      </w:del>
      <m:oMath>
        <m:r>
          <m:t>g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produces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1492" w:author="PR Preview" w:date="2026-01-01T00:00:00Z">
        <w:r>
          <w:rPr>
            <w:b/>
            <w:bCs/>
          </w:rPr>
          <w:t xml:space="preserve">Definition 48 (Fold-out rule)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For</w:t>
        </w:r>
      </w:ins>
      <w:ins w:id="1495" w:author="PR Preview" w:date="2026-01-01T00:00:00Z">
        <w:r>
          <w:t xml:space="preserve"> </w:t>
        </w:r>
      </w:ins>
      <w:hyperlink w:anchor="def-folds">
        <w:ins w:id="149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4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498" w:author="PR Preview" w:date="2026-01-01T00:00:00Z">
        <w:r>
          <w:t xml:space="preserve">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the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rPr>
            <w:b/>
            <w:bCs/>
          </w:rPr>
          <w:t xml:space="preserve">fold-out rule</w:t>
        </w:r>
      </w:ins>
      <w:ins w:id="150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is the</w:t>
        </w:r>
      </w:ins>
      <w:ins w:id="1506" w:author="PR Preview" w:date="2026-01-01T00:00:00Z">
        <w:r>
          <w:t xml:space="preserve"> </w:t>
        </w:r>
      </w:ins>
      <w:hyperlink w:anchor="def-fitted-model">
        <w:ins w:id="15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that a</w:t>
        </w:r>
      </w:ins>
      <w:ins w:id="1510" w:author="PR Preview" w:date="2026-01-01T00:00:00Z">
        <w:r>
          <w:t xml:space="preserve"> </w:t>
        </w:r>
      </w:ins>
      <w:hyperlink w:anchor="def-fitting-procedure">
        <w:ins w:id="151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12" w:author="PR Preview" w:date="2026-01-01T00:00:00Z">
        <w:r>
          <w:t xml:space="preserve"> </w:t>
        </w:r>
      </w:ins>
      <m:oMath>
        <m:r>
          <m:t>g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produces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9"/>
    <w:bookmarkStart w:id="250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50"/>
    <w:bookmarkStart w:id="251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1"/>
    <w:bookmarkStart w:id="253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5"/>
    <w:bookmarkStart w:id="256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6"/>
    <w:bookmarkStart w:id="25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0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1"/>
    <w:bookmarkStart w:id="262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2"/>
    <w:bookmarkStart w:id="263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3"/>
    <w:bookmarkStart w:id="268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8"/>
    <w:bookmarkStart w:id="271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1"/>
    <w:bookmarkEnd w:id="272"/>
    <w:bookmarkStart w:id="300" w:name="sec-loocv"/>
    <w:p>
      <w:pPr>
        <w:pStyle w:val="Heading2"/>
      </w:pPr>
      <w:r>
        <w:t xml:space="preserve">7 Leave-one-out cross-validation</w:t>
      </w:r>
    </w:p>
    <w:bookmarkStart w:id="273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3"/>
    <w:bookmarkStart w:id="274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4"/>
    <w:bookmarkStart w:id="276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6"/>
    <w:bookmarkStart w:id="27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del w:id="1517" w:author="PR Preview" w:date="2026-01-01T00:00:00Z">
        <w:r>
          <w:delText xml:space="preserve">Let</w:delText>
        </w:r>
      </w:del>
      <w:del w:id="1518" w:author="PR Preview" w:date="2026-01-01T00:00:00Z">
        <w:r>
          <w:delText xml:space="preserve"> </w:delText>
        </w:r>
      </w:del>
      <m:oMath>
        <m:r>
          <m:t>g</m:t>
        </m:r>
      </m:oMath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be the</w:delText>
        </w:r>
      </w:del>
      <w:del w:id="1521" w:author="PR Preview" w:date="2026-01-01T00:00:00Z">
        <w:r>
          <w:delText xml:space="preserve"> </w:delText>
        </w:r>
      </w:del>
      <w:hyperlink w:anchor="def-fitting-procedure">
        <w:del w:id="152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523" w:author="PR Preview" w:date="2026-01-01T00:00:00Z">
        <w:r>
          <w:delText xml:space="preserve">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the rule that maps a training set to a fitted prediction rule.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The</w:delText>
        </w:r>
      </w:del>
      <w:del w:id="1528" w:author="PR Preview" w:date="2026-01-01T00:00:00Z">
        <w:r>
          <w:delText xml:space="preserve"> </w:delText>
        </w:r>
      </w:del>
      <w:hyperlink w:anchor="def-fold-out-rule">
        <w:del w:id="152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of observation</w:delText>
        </w:r>
      </w:del>
      <w:del w:id="1532" w:author="PR Preview" w:date="2026-01-01T00:00:00Z">
        <w:r>
          <w:delText xml:space="preserve"> </w:delText>
        </w:r>
      </w:del>
      <m:oMath>
        <m:r>
          <m:t>i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is then</w:delText>
        </w:r>
      </w:del>
      <w:del w:id="153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36" w:author="PR Preview" w:date="2026-01-01T00:00:00Z">
        <w:r>
          <w:delText xml:space="preserve">.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(</w:delText>
        </w:r>
      </w:del>
      <w:hyperlink w:anchor="eq-fold-out-rule">
        <w:del w:id="153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with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543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1544" w:author="PR Preview" w:date="2026-01-01T00:00:00Z">
        <w:r>
          <w:t xml:space="preserve">Let</w:t>
        </w:r>
      </w:ins>
      <w:ins w:id="1545" w:author="PR Preview" w:date="2026-01-01T00:00:00Z">
        <w:r>
          <w:t xml:space="preserve"> </w:t>
        </w:r>
      </w:ins>
      <m:oMath>
        <m:r>
          <m:t>g</m:t>
        </m:r>
      </m:oMath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be the</w:t>
        </w:r>
      </w:ins>
      <w:ins w:id="1548" w:author="PR Preview" w:date="2026-01-01T00:00:00Z">
        <w:r>
          <w:t xml:space="preserve"> </w:t>
        </w:r>
      </w:ins>
      <w:hyperlink w:anchor="def-fitting-procedure">
        <w:ins w:id="154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the rule that maps a</w:t>
        </w:r>
      </w:ins>
      <w:ins w:id="1553" w:author="PR Preview" w:date="2026-01-01T00:00:00Z">
        <w:r>
          <w:t xml:space="preserve"> </w:t>
        </w:r>
      </w:ins>
      <w:hyperlink w:anchor="def-training-set">
        <w:ins w:id="15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to a</w:t>
        </w:r>
      </w:ins>
      <w:ins w:id="1557" w:author="PR Preview" w:date="2026-01-01T00:00:00Z">
        <w:r>
          <w:t xml:space="preserve"> </w:t>
        </w:r>
      </w:ins>
      <w:hyperlink w:anchor="def-fitted-model">
        <w:ins w:id="155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59" w:author="PR Preview" w:date="2026-01-01T00:00:00Z">
        <w:r>
          <w:t xml:space="preserve">.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The</w:t>
        </w:r>
      </w:ins>
      <w:ins w:id="1562" w:author="PR Preview" w:date="2026-01-01T00:00:00Z">
        <w:r>
          <w:t xml:space="preserve"> </w:t>
        </w:r>
      </w:ins>
      <w:hyperlink w:anchor="def-fold-out-rule">
        <w:ins w:id="156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of observation</w:t>
        </w:r>
      </w:ins>
      <w:ins w:id="1566" w:author="PR Preview" w:date="2026-01-01T00:00:00Z">
        <w:r>
          <w:t xml:space="preserve"> </w:t>
        </w:r>
      </w:ins>
      <m:oMath>
        <m:r>
          <m:t>i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is then</w:t>
        </w:r>
      </w:ins>
      <w:ins w:id="156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(</w:t>
        </w:r>
      </w:ins>
      <w:hyperlink w:anchor="eq-fold-out-rule">
        <w:ins w:id="1573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with</w:t>
        </w:r>
      </w:ins>
      <w:ins w:id="15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577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9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8"/>
    </w:p>
    <w:bookmarkEnd w:id="279"/>
    <w:bookmarkStart w:id="281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1"/>
    <w:bookmarkStart w:id="283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2"/>
    </w:p>
    <w:bookmarkEnd w:id="283"/>
    <w:bookmarkStart w:id="285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5"/>
    <w:bookmarkStart w:id="288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8"/>
    <w:bookmarkStart w:id="291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9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1"/>
    <w:bookmarkStart w:id="293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3"/>
    <w:bookmarkStart w:id="29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7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7"/>
    <w:bookmarkStart w:id="298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8"/>
    <w:bookmarkStart w:id="299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9"/>
    <w:bookmarkEnd w:id="300"/>
    <w:bookmarkStart w:id="330" w:name="sec-cv-model-choice"/>
    <w:p>
      <w:pPr>
        <w:pStyle w:val="Heading2"/>
      </w:pPr>
      <w:r>
        <w:t xml:space="preserve">8 Choosing a model by cross-validation</w:t>
      </w:r>
    </w:p>
    <w:bookmarkStart w:id="302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4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3"/>
    </w:p>
    <w:bookmarkEnd w:id="304"/>
    <w:bookmarkStart w:id="305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5"/>
    <w:bookmarkStart w:id="307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8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8"/>
    <w:bookmarkStart w:id="309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9"/>
    <w:bookmarkStart w:id="312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2"/>
    <w:bookmarkStart w:id="315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6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6"/>
    <w:bookmarkStart w:id="318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8"/>
    <w:bookmarkStart w:id="320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2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bookmarkStart w:id="324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4"/>
    <w:bookmarkStart w:id="329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9"/>
    <w:bookmarkEnd w:id="330"/>
    <w:bookmarkStart w:id="336" w:name="sec-cv-whole-procedure"/>
    <w:p>
      <w:pPr>
        <w:pStyle w:val="Heading2"/>
      </w:pPr>
      <w:r>
        <w:t xml:space="preserve">9 Cross-validating the whole procedure</w:t>
      </w:r>
    </w:p>
    <w:bookmarkStart w:id="33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del w:id="1578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1579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580" w:author="PR Preview" w:date="2026-01-01T00:00:00Z">
        <w:r>
          <w:delText xml:space="preserve">)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of any prediction rule for</w:delText>
        </w:r>
      </w:del>
      <w:del w:id="1583" w:author="PR Preview" w:date="2026-01-01T00:00:00Z">
        <w:r>
          <w:delText xml:space="preserve"> </w:delText>
        </w:r>
      </w:del>
      <m:oMath>
        <m:r>
          <m:t>Y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6"/>
        </w:numPr>
      </w:pPr>
      <w:ins w:id="1586" w:author="PR Preview" w:date="2026-01-01T00:00:00Z">
        <w:r>
          <w:t xml:space="preserve">What is the smallest possible generalization error (</w:t>
        </w:r>
      </w:ins>
      <w:hyperlink w:anchor="eq-generalization-error">
        <w:ins w:id="1587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588" w:author="PR Preview" w:date="2026-01-01T00:00:00Z">
        <w:r>
          <w:t xml:space="preserve">)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of any</w:t>
        </w:r>
      </w:ins>
      <w:ins w:id="1591" w:author="PR Preview" w:date="2026-01-01T00:00:00Z">
        <w:r>
          <w:t xml:space="preserve"> </w:t>
        </w:r>
      </w:ins>
      <w:hyperlink w:anchor="def-fitted-model">
        <w:ins w:id="159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for</w:t>
        </w:r>
      </w:ins>
      <w:ins w:id="1595" w:author="PR Preview" w:date="2026-01-01T00:00:00Z">
        <w:r>
          <w:t xml:space="preserve"> </w:t>
        </w:r>
      </w:ins>
      <m:oMath>
        <m:r>
          <m:t>Y</m:t>
        </m:r>
      </m:oMath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3"/>
    <w:bookmarkStart w:id="33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4"/>
    <w:bookmarkStart w:id="335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5"/>
    <w:bookmarkEnd w:id="336"/>
    <w:bookmarkStart w:id="33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7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https://en.wikipedia.org/wiki/Random_seed</w:t>
        </w:r>
      </w:hyperlink>
    </w:p>
    <w:bookmarkEnd w:id="339"/>
    <w:bookmarkStart w:id="34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1"/>
    <w:bookmarkStart w:id="34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3"/>
    <w:bookmarkStart w:id="34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https://en.wikipedia.org/wiki/Generalization_error</w:t>
        </w:r>
      </w:hyperlink>
    </w:p>
    <w:bookmarkEnd w:id="345"/>
    <w:bookmarkStart w:id="34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7"/>
    <w:bookmarkStart w:id="34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https://en.wikipedia.org/wiki/Overfitting</w:t>
        </w:r>
      </w:hyperlink>
    </w:p>
    <w:bookmarkEnd w:id="349"/>
    <w:bookmarkStart w:id="35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https://en.wikipedia.org/wiki/Bias%E2%80%93variance_tradeoff</w:t>
        </w:r>
      </w:hyperlink>
    </w:p>
    <w:bookmarkEnd w:id="351"/>
    <w:bookmarkStart w:id="35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3"/>
    <w:bookmarkStart w:id="35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https://en.wikipedia.org/wiki/Model_selection</w:t>
        </w:r>
      </w:hyperlink>
    </w:p>
    <w:bookmarkEnd w:id="355"/>
    <w:bookmarkStart w:id="35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https://en.wikipedia.org/wiki/Cross-validation_%28statistics%29</w:t>
        </w:r>
      </w:hyperlink>
    </w:p>
    <w:bookmarkEnd w:id="357"/>
    <w:bookmarkStart w:id="35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8">
        <w:r>
          <w:rPr>
            <w:rStyle w:val="Hyperlink"/>
          </w:rPr>
          <w:t xml:space="preserve">https://www.gastonsanchez.com/matrix4sl/</w:t>
        </w:r>
      </w:hyperlink>
    </w:p>
    <w:bookmarkEnd w:id="359"/>
    <w:bookmarkStart w:id="36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https://en.wikipedia.org/wiki/Leverage_%28statistics%29</w:t>
        </w:r>
      </w:hyperlink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2" Type="http://schemas.openxmlformats.org/officeDocument/2006/relationships/image" Target="media/rId232.png"/><Relationship Id="rId264" Type="http://schemas.openxmlformats.org/officeDocument/2006/relationships/image" Target="media/rId264.png"/><Relationship Id="rId325" Type="http://schemas.openxmlformats.org/officeDocument/2006/relationships/image" Target="media/rId325.png"/><Relationship Id="rId181" Type="http://schemas.openxmlformats.org/officeDocument/2006/relationships/image" Target="media/rId181.png"/><Relationship Id="rId214" Type="http://schemas.openxmlformats.org/officeDocument/2006/relationships/image" Target="media/rId214.png"/><Relationship Id="rId218" Type="http://schemas.openxmlformats.org/officeDocument/2006/relationships/image" Target="media/rId218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31" Type="http://schemas.openxmlformats.org/officeDocument/2006/relationships/hyperlink" Target="correlation-regression.qmd#def-normal-equations" TargetMode="External"/><Relationship Id="rId28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0" Type="http://schemas.openxmlformats.org/officeDocument/2006/relationships/hyperlink" Target="correlation-regression.qmd#def-slr-covariate-vector" TargetMode="External"/><Relationship Id="rId292" Type="http://schemas.openxmlformats.org/officeDocument/2006/relationships/hyperlink" Target="correlation-regression.qmd#thm-ols-slr-vector" TargetMode="External"/><Relationship Id="rId317" Type="http://schemas.openxmlformats.org/officeDocument/2006/relationships/hyperlink" Target="estimation.qmd#def-SE" TargetMode="External"/><Relationship Id="rId158" Type="http://schemas.openxmlformats.org/officeDocument/2006/relationships/hyperlink" Target="estimation.qmd#def-bias" TargetMode="External"/><Relationship Id="rId93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185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57" Type="http://schemas.openxmlformats.org/officeDocument/2006/relationships/hyperlink" Target="exploratory-descriptive.qmd#def-population-distribution" TargetMode="External"/><Relationship Id="rId31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2" Type="http://schemas.openxmlformats.org/officeDocument/2006/relationships/hyperlink" Target="https://doi.org/10.1007/978-0-387-84858-7" TargetMode="External"/><Relationship Id="rId346" Type="http://schemas.openxmlformats.org/officeDocument/2006/relationships/hyperlink" Target="https://doi.org/10.1007/978-1-0716-1418-1" TargetMode="External"/><Relationship Id="rId350" Type="http://schemas.openxmlformats.org/officeDocument/2006/relationships/hyperlink" Target="https://en.wikipedia.org/wiki/Bias%E2%80%93variance_tradeoff" TargetMode="External"/><Relationship Id="rId356" Type="http://schemas.openxmlformats.org/officeDocument/2006/relationships/hyperlink" Target="https://en.wikipedia.org/wiki/Cross-validation_%28statistics%29" TargetMode="External"/><Relationship Id="rId344" Type="http://schemas.openxmlformats.org/officeDocument/2006/relationships/hyperlink" Target="https://en.wikipedia.org/wiki/Generalization_error" TargetMode="External"/><Relationship Id="rId352" Type="http://schemas.openxmlformats.org/officeDocument/2006/relationships/hyperlink" Target="https://en.wikipedia.org/wiki/Hyperparameter_%28machine_learning%29" TargetMode="External"/><Relationship Id="rId360" Type="http://schemas.openxmlformats.org/officeDocument/2006/relationships/hyperlink" Target="https://en.wikipedia.org/wiki/Leverage_%28statistics%29" TargetMode="External"/><Relationship Id="rId354" Type="http://schemas.openxmlformats.org/officeDocument/2006/relationships/hyperlink" Target="https://en.wikipedia.org/wiki/Model_selection" TargetMode="External"/><Relationship Id="rId348" Type="http://schemas.openxmlformats.org/officeDocument/2006/relationships/hyperlink" Target="https://en.wikipedia.org/wiki/Overfitting" TargetMode="External"/><Relationship Id="rId338" Type="http://schemas.openxmlformats.org/officeDocument/2006/relationships/hyperlink" Target="https://en.wikipedia.org/wiki/Random_seed" TargetMode="External"/><Relationship Id="rId340" Type="http://schemas.openxmlformats.org/officeDocument/2006/relationships/hyperlink" Target="https://en.wikipedia.org/wiki/Training,_validation,_and_test_data_sets" TargetMode="External"/><Relationship Id="rId210" Type="http://schemas.openxmlformats.org/officeDocument/2006/relationships/hyperlink" Target="https://morrison-lab.github.io/lds/chapters/big-ideas.html#def-test-set" TargetMode="External"/><Relationship Id="rId208" Type="http://schemas.openxmlformats.org/officeDocument/2006/relationships/hyperlink" Target="https://morrison-lab.github.io/lds/chapters/big-ideas.html#def-training-set" TargetMode="External"/><Relationship Id="rId209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54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141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5" Type="http://schemas.openxmlformats.org/officeDocument/2006/relationships/hyperlink" Target="https://morrison-lab.github.io/pds/variance-covariance.html#def-variance" TargetMode="External"/><Relationship Id="rId155" Type="http://schemas.openxmlformats.org/officeDocument/2006/relationships/hyperlink" Target="https://morrison-lab.github.io/pds/variance-covariance.html#thm-variance" TargetMode="External"/><Relationship Id="rId358" Type="http://schemas.openxmlformats.org/officeDocument/2006/relationships/hyperlink" Target="https://www.gastonsanchez.com/matrix4sl/" TargetMode="External"/><Relationship Id="rId284" Type="http://schemas.openxmlformats.org/officeDocument/2006/relationships/hyperlink" Target="https://www.gastonsanchez.com/matrix4sl/cross-products.html#cross-products" TargetMode="External"/><Relationship Id="rId29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0" Type="http://schemas.openxmlformats.org/officeDocument/2006/relationships/hyperlink" Target="correlation-regression.qmd#def-slr-covariate-vector" TargetMode="External"/><Relationship Id="rId292" Type="http://schemas.openxmlformats.org/officeDocument/2006/relationships/hyperlink" Target="correlation-regression.qmd#thm-ols-slr-vector" TargetMode="External"/><Relationship Id="rId317" Type="http://schemas.openxmlformats.org/officeDocument/2006/relationships/hyperlink" Target="estimation.qmd#def-SE" TargetMode="External"/><Relationship Id="rId158" Type="http://schemas.openxmlformats.org/officeDocument/2006/relationships/hyperlink" Target="estimation.qmd#def-bias" TargetMode="External"/><Relationship Id="rId93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185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57" Type="http://schemas.openxmlformats.org/officeDocument/2006/relationships/hyperlink" Target="exploratory-descriptive.qmd#def-population-distribution" TargetMode="External"/><Relationship Id="rId31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2" Type="http://schemas.openxmlformats.org/officeDocument/2006/relationships/hyperlink" Target="https://doi.org/10.1007/978-0-387-84858-7" TargetMode="External"/><Relationship Id="rId346" Type="http://schemas.openxmlformats.org/officeDocument/2006/relationships/hyperlink" Target="https://doi.org/10.1007/978-1-0716-1418-1" TargetMode="External"/><Relationship Id="rId350" Type="http://schemas.openxmlformats.org/officeDocument/2006/relationships/hyperlink" Target="https://en.wikipedia.org/wiki/Bias%E2%80%93variance_tradeoff" TargetMode="External"/><Relationship Id="rId356" Type="http://schemas.openxmlformats.org/officeDocument/2006/relationships/hyperlink" Target="https://en.wikipedia.org/wiki/Cross-validation_%28statistics%29" TargetMode="External"/><Relationship Id="rId344" Type="http://schemas.openxmlformats.org/officeDocument/2006/relationships/hyperlink" Target="https://en.wikipedia.org/wiki/Generalization_error" TargetMode="External"/><Relationship Id="rId352" Type="http://schemas.openxmlformats.org/officeDocument/2006/relationships/hyperlink" Target="https://en.wikipedia.org/wiki/Hyperparameter_%28machine_learning%29" TargetMode="External"/><Relationship Id="rId360" Type="http://schemas.openxmlformats.org/officeDocument/2006/relationships/hyperlink" Target="https://en.wikipedia.org/wiki/Leverage_%28statistics%29" TargetMode="External"/><Relationship Id="rId354" Type="http://schemas.openxmlformats.org/officeDocument/2006/relationships/hyperlink" Target="https://en.wikipedia.org/wiki/Model_selection" TargetMode="External"/><Relationship Id="rId348" Type="http://schemas.openxmlformats.org/officeDocument/2006/relationships/hyperlink" Target="https://en.wikipedia.org/wiki/Overfitting" TargetMode="External"/><Relationship Id="rId338" Type="http://schemas.openxmlformats.org/officeDocument/2006/relationships/hyperlink" Target="https://en.wikipedia.org/wiki/Random_seed" TargetMode="External"/><Relationship Id="rId340" Type="http://schemas.openxmlformats.org/officeDocument/2006/relationships/hyperlink" Target="https://en.wikipedia.org/wiki/Training,_validation,_and_test_data_sets" TargetMode="External"/><Relationship Id="rId210" Type="http://schemas.openxmlformats.org/officeDocument/2006/relationships/hyperlink" Target="https://morrison-lab.github.io/lds/chapters/big-ideas.html#def-test-set" TargetMode="External"/><Relationship Id="rId208" Type="http://schemas.openxmlformats.org/officeDocument/2006/relationships/hyperlink" Target="https://morrison-lab.github.io/lds/chapters/big-ideas.html#def-training-set" TargetMode="External"/><Relationship Id="rId209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54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141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5" Type="http://schemas.openxmlformats.org/officeDocument/2006/relationships/hyperlink" Target="https://morrison-lab.github.io/pds/variance-covariance.html#def-variance" TargetMode="External"/><Relationship Id="rId155" Type="http://schemas.openxmlformats.org/officeDocument/2006/relationships/hyperlink" Target="https://morrison-lab.github.io/pds/variance-covariance.html#thm-variance" TargetMode="External"/><Relationship Id="rId358" Type="http://schemas.openxmlformats.org/officeDocument/2006/relationships/hyperlink" Target="https://www.gastonsanchez.com/matrix4sl/" TargetMode="External"/><Relationship Id="rId284" Type="http://schemas.openxmlformats.org/officeDocument/2006/relationships/hyperlink" Target="https://www.gastonsanchez.com/matrix4sl/cross-products.html#cross-products" TargetMode="External"/><Relationship Id="rId29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2026-10-19T11:22:05Z</dcterms:created>
  <dcterms:modified xsi:type="dcterms:W3CDTF">2026-10-19T11:22:05Z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