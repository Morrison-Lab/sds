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04:10:08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del w:id="3" w:author="PR Preview" w:date="2026-01-01T00:00:00Z">
        <w:r>
          <w:delTex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delText>
        </w:r>
      </w:del>
      <w:bookmarkEnd w:id="35"/>
    </w:p>
    <w:p>
      <w:pPr>
        <w:pStyle w:val="BodyText"/>
      </w:pPr>
      <w:bookmarkStart w:id="35" w:name="eq-normal-normal-exm"/>
      <w:ins w:id="4" w:author="PR Preview" w:date="2026-01-01T00:00:00Z">
        <w:r>
  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  </w:r>
      </w:ins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del w:id="5" w:author="PR Preview" w:date="2026-01-01T00:00:00Z">
        <w:r>
          <w:delTex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delText>
        </w:r>
      </w:del>
      <w:bookmarkEnd w:id="36"/>
    </w:p>
    <w:p>
      <w:pPr>
        <w:pStyle w:val="BodyText"/>
      </w:pPr>
      <w:bookmarkStart w:id="36" w:name="eq-normal-normal-exm-2"/>
      <w:ins w:id="6" w:author="PR Preview" w:date="2026-01-01T00:00:00Z">
        <w:r>
  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  </w:r>
      </w:ins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del w:id="7" w:author="PR Preview" w:date="2026-01-01T00:00:00Z">
        <w:r>
          <w:delText xml:space="preserve">$$
    \mu\mid \mathord{\smash[b]{\underset{\raise.3ex\hbox{$\scriptstyle\sim$}}{x}}\vphantom{x}}\;\sim\; \operatorname{N}\mathopen{}\left(\frac{n}{n+1}\bar{x},\; \frac{1}{n+1}\right)\mathclose{}.
     \qquad(8)$$</w:delText>
        </w:r>
      </w:del>
      <w:bookmarkEnd w:id="37"/>
    </w:p>
    <w:p>
      <w:pPr>
        <w:pStyle w:val="BodyText"/>
      </w:pPr>
      <w:bookmarkStart w:id="37" w:name="eq-normal-normal-exm-3"/>
      <w:ins w:id="8" w:author="PR Preview" w:date="2026-01-01T00:00:00Z">
        <w:r>
          <w:t xml:space="preserve">$$
    \mu\mid \mathord{\smash[b]{\underset{\raise.3ex\hbox{$\scriptstyle\sim$}}{x}}\vphantom{x}}\;\sim\; {\operatorname{N}\mathopen{}\left(\frac{n}{n+1}\bar{x},\; \frac{1}{n+1}\right)\mathclose{}}.
     \qquad(8)$$</w:t>
        </w:r>
      </w:ins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del w:id="9" w:author="PR Preview" w:date="2026-01-01T00:00:00Z">
        <w:r>
          <w:delTex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delText>
        </w:r>
      </w:del>
      <w:bookmarkEnd w:id="45"/>
    </w:p>
    <w:p>
      <w:pPr>
        <w:pStyle w:val="BodyText"/>
      </w:pPr>
      <w:bookmarkStart w:id="45" w:name="eq-map-penalized"/>
      <w:ins w:id="10" w:author="PR Preview" w:date="2026-01-01T00:00:00Z">
        <w:r>
  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  </w:r>
      </w:ins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del w:id="11" w:author="PR Preview" w:date="2026-01-01T00:00:00Z">
        <w:r>
          <w:delTex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delText>
        </w:r>
      </w:del>
    </w:p>
    <w:p>
      <w:pPr>
        <w:pStyle w:val="BodyText"/>
      </w:pPr>
      <w:ins w:id="12" w:author="PR Preview" w:date="2026-01-01T00:00:00Z">
        <w:r>
  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  </w:r>
      </w:ins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del w:id="13" w:author="PR Preview" w:date="2026-01-01T00:00:00Z">
        <w:r>
          <w:delTex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delText>
        </w:r>
      </w:del>
    </w:p>
    <w:p>
      <w:pPr>
        <w:pStyle w:val="BodyText"/>
      </w:pPr>
      <w:ins w:id="14" w:author="PR Preview" w:date="2026-01-01T00:00:00Z">
        <w:r>
  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  </w:r>
      </w:ins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del w:id="15" w:author="PR Preview" w:date="2026-01-01T00:00:00Z">
        <w:r>
          <w:delTex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delText>
        </w:r>
      </w:del>
    </w:p>
    <w:p>
      <w:pPr>
        <w:pStyle w:val="FirstParagraph"/>
      </w:pPr>
      <w:del w:id="16" w:author="PR Preview" w:date="2026-01-01T00:00:00Z">
        <w:r>
          <w:delText xml:space="preserve">So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$\mu\mid \mathord{\smash[b]{\underset{\raise.3ex\hbox{$\scriptstyle\sim$}}{x}}\vphantom{x}}\sim \operatorname{N}\mathopen{}\left(m_\tau,\; 1 / (n + 1/\tau^2)\right)\mathclose{}$</w:delText>
        </w:r>
      </w:del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recovers</w:delText>
        </w:r>
      </w:del>
      <w:del w:id="25" w:author="PR Preview" w:date="2026-01-01T00:00:00Z">
        <w:r>
          <w:delText xml:space="preserve"> </w:delText>
        </w:r>
      </w:del>
      <w:hyperlink w:anchor="exm-normal-normal">
        <w:del w:id="2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posterior mean</w:delText>
        </w:r>
      </w:del>
    </w:p>
    <w:p>
      <w:pPr>
        <w:pStyle w:val="BodyText"/>
      </w:pPr>
      <w:ins w:id="30" w:author="PR Preview" w:date="2026-01-01T00:00:00Z">
        <w:r>
  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  </w:r>
      </w:ins>
    </w:p>
    <w:p>
      <w:pPr>
        <w:pStyle w:val="FirstParagraph"/>
      </w:pPr>
      <w:ins w:id="31" w:author="PR Preview" w:date="2026-01-01T00:00:00Z">
        <w:r>
          <w:t xml:space="preserve">So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$\mu\mid \mathord{\smash[b]{\underset{\raise.3ex\hbox{$\scriptstyle\sim$}}{x}}\vphantom{x}}\sim {\operatorname{N}\mathopen{}\left(m_\tau,\; 1 / (n + 1/\tau^2)\right)\mathclose{}}$</w:t>
        </w:r>
      </w:ins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</w:t>
        </w:r>
      </w:ins>
      <w:ins w:id="3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recovers</w:t>
        </w:r>
      </w:ins>
      <w:ins w:id="40" w:author="PR Preview" w:date="2026-01-01T00:00:00Z">
        <w:r>
          <w:t xml:space="preserve"> </w:t>
        </w:r>
      </w:ins>
      <w:hyperlink w:anchor="exm-normal-normal">
        <w:ins w:id="4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posterior mean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del w:id="45" w:author="PR Preview" w:date="2026-01-01T00:00:00Z">
        <w:r>
          <w:delTex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delText>
        </w:r>
      </w:del>
    </w:p>
    <w:p>
      <w:pPr>
        <w:pStyle w:val="BodyText"/>
      </w:pPr>
      <w:ins w:id="46" w:author="PR Preview" w:date="2026-01-01T00:00:00Z">
        <w:r>
  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  </w:r>
      </w:ins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del w:id="47" w:author="PR Preview" w:date="2026-01-01T00:00:00Z">
        <w:r>
          <w:delTex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delText>
        </w:r>
      </w:del>
    </w:p>
    <w:p>
      <w:pPr>
        <w:pStyle w:val="BodyText"/>
      </w:pPr>
      <w:ins w:id="48" w:author="PR Preview" w:date="2026-01-01T00:00:00Z">
        <w:r>
  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  </w:r>
      </w:ins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2026-10-19T11:15:03Z</dcterms:created>
  <dcterms:modified xsi:type="dcterms:W3CDTF">2026-10-19T11:15:03Z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