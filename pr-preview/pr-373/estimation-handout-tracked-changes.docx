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del w:id="3" w:author="PR Preview" w:date="2026-01-01T00:00:00Z">
        <w:r>
          <w:delText xml:space="preserve">Add it to the squared bias from</w:delText>
        </w:r>
      </w:del>
      <w:del w:id="4" w:author="PR Preview" w:date="2026-01-01T00:00:00Z">
        <w:r>
          <w:delText xml:space="preserve"> </w:delText>
        </w:r>
      </w:del>
      <w:hyperlink w:anchor="exr-sq-bias-expand">
        <w:del w:id="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simplify:</w:delText>
        </w:r>
      </w:del>
    </w:p>
    <w:p>
      <w:pPr>
        <w:pStyle w:val="FirstParagraph"/>
      </w:pPr>
      <w:ins w:id="8" w:author="PR Preview" w:date="2026-01-01T00:00:00Z">
        <w:r>
          <w:t xml:space="preserve">Let the</w:t>
        </w:r>
      </w:ins>
      <w:ins w:id="9" w:author="PR Preview" w:date="2026-01-01T00:00:00Z">
        <w:r>
          <w:t xml:space="preserve"> </w:t>
        </w:r>
      </w:ins>
      <w:hyperlink r:id="rId59">
        <w:ins w:id="10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of the</w:t>
        </w:r>
      </w:ins>
      <w:ins w:id="13" w:author="PR Preview" w:date="2026-01-01T00:00:00Z">
        <w:r>
          <w:t xml:space="preserve"> </w:t>
        </w:r>
      </w:ins>
      <w:hyperlink w:anchor="def-estimator">
        <w:ins w:id="1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be</w:t>
        </w:r>
      </w:ins>
      <w:ins w:id="1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Then the variance of</w:t>
        </w:r>
      </w:ins>
      <w:ins w:id="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the squared</w:t>
        </w:r>
      </w:ins>
      <w:ins w:id="29" w:author="PR Preview" w:date="2026-01-01T00:00:00Z">
        <w:r>
          <w:t xml:space="preserve"> </w:t>
        </w:r>
      </w:ins>
      <w:hyperlink w:anchor="def-bias">
        <w:ins w:id="3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for the</w:t>
        </w:r>
      </w:ins>
      <w:ins w:id="36" w:author="PR Preview" w:date="2026-01-01T00:00:00Z">
        <w:r>
          <w:t xml:space="preserve"> </w:t>
        </w:r>
      </w:ins>
      <w:hyperlink w:anchor="def-estimand">
        <w:ins w:id="37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38" w:author="PR Preview" w:date="2026-01-01T00:00:00Z">
        <w:r>
          <w:t xml:space="preserve"> </w:t>
        </w:r>
      </w:ins>
      <m:oMath>
        <m:r>
          <m:t>θ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from</w:t>
        </w:r>
      </w:ins>
      <w:ins w:id="41" w:author="PR Preview" w:date="2026-01-01T00:00:00Z">
        <w:r>
          <w:t xml:space="preserve"> </w:t>
        </w:r>
      </w:ins>
      <w:hyperlink w:anchor="exr-sq-bias-expand">
        <w:ins w:id="4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Add them and simplify:</w:t>
        </w:r>
      </w:ins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2026-10-19T11:17:25Z</dcterms:created>
  <dcterms:modified xsi:type="dcterms:W3CDTF">2026-10-19T11:17:25Z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