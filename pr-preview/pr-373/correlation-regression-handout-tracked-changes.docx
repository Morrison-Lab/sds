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with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$\hat y_i\stackrel{\text{def}}{=}\mu(x_i; \mathord{\smash[b]{\underset{\raise.3ex\hbox{$\scriptstyle\sim$}}{\theta}}\vphantom{\theta}})$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its predictions of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outcomes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$\text{RSS}(\mathord{\smash[b]{\underset{\raise.3ex\hbox{$\scriptstyle\sim$}}{\theta}}\vphantom{\theta}})$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rss">
        <w:del w:id="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7" w:author="PR Preview" w:date="2026-01-01T00:00:00Z">
        <w:r>
          <w:delText xml:space="preserve">) be taken over those same outcomes.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Express the</w:delText>
        </w:r>
      </w:del>
      <w:del w:id="30" w:author="PR Preview" w:date="2026-01-01T00:00:00Z">
        <w:r>
          <w:delText xml:space="preserve"> </w:delText>
        </w:r>
      </w:del>
      <w:hyperlink r:id="rId59">
        <w:del w:id="3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these predictions in terms of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$\text{RSS}(\mathord{\smash[b]{\underset{\raise.3ex\hbox{$\scriptstyle\sim$}}{\theta}}\vphantom{\theta}})$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$\text{RSS}(\mathord{\smash[b]{\underset{\raise.3ex\hbox{$\scriptstyle\sim$}}{\theta}}\vphantom{\theta}})$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terms of that sMSE.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regression model with conditional mean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$\mu(x; \mathord{\smash[b]{\underset{\raise.3ex\hbox{$\scriptstyle\sim$}}{\theta}}\vphantom{\theta}})$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its predictions of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outcomes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let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$\text{RSS}(\mathord{\smash[b]{\underset{\raise.3ex\hbox{$\scriptstyle\sim$}}{\theta}}\vphantom{\theta}})$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rss">
        <w:ins w:id="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" w:author="PR Preview" w:date="2026-01-01T00:00:00Z">
        <w:r>
          <w:t xml:space="preserve">) be taken over those same outcomes.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Write the</w:t>
        </w:r>
      </w:ins>
      <w:ins w:id="70" w:author="PR Preview" w:date="2026-01-01T00:00:00Z">
        <w:r>
          <w:t xml:space="preserve"> </w:t>
        </w:r>
      </w:ins>
      <w:hyperlink r:id="rId59">
        <w:ins w:id="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these predictions in terms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$\text{RSS}(\mathord{\smash[b]{\underset{\raise.3ex\hbox{$\scriptstyle\sim$}}{\theta}}\vphantom{\theta}})$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$\text{RSS}(\mathord{\smash[b]{\underset{\raise.3ex\hbox{$\scriptstyle\sim$}}{\theta}}\vphantom{\theta}})$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that sMSE.</w:t>
        </w:r>
      </w:ins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2026-10-19T10:29:40Z</dcterms:created>
  <dcterms:modified xsi:type="dcterms:W3CDTF">2026-10-19T10:29:40Z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