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12:55:38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12:55:58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75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8" w:name="exm-score-bernoulli"/>
    <w:p>
      <w:pPr>
        <w:pStyle w:val="BodyText"/>
      </w:pPr>
      <w:r>
        <w:rPr>
          <w:b/>
          <w:bCs/>
        </w:rPr>
        <w:t xml:space="preserve">Example 4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derived in</w:t>
      </w:r>
      <w:r>
        <w:t xml:space="preserve"> </w:t>
      </w:r>
      <w:hyperlink w:anchor="thm-bernoulli-score">
        <w:r>
          <w:rPr>
            <w:rStyle w:val="Hyperlink"/>
          </w:rPr>
          <w:t xml:space="preserve">the Bernoulli score</w:t>
        </w:r>
      </w:hyperlink>
      <w:r>
        <w:t xml:space="preserve">.</w:t>
      </w:r>
    </w:p>
    <w:bookmarkEnd w:id="58"/>
    <w:bookmarkStart w:id="59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9"/>
    <w:bookmarkStart w:id="60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2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5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5"/>
    <w:bookmarkStart w:id="66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9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8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69"/>
    <w:bookmarkStart w:id="70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0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1" w:name="exm-score-equation"/>
    <w:p>
      <w:pPr>
        <w:pStyle w:val="BodyText"/>
      </w:pPr>
      <w:r>
        <w:rPr>
          <w:b/>
          <w:bCs/>
        </w:rPr>
        <w:t xml:space="preserve">Example 5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1"/>
    <w:bookmarkStart w:id="73" w:name="def-precision-rv"/>
    <w:p>
      <w:pPr>
        <w:pStyle w:val="BodyText"/>
      </w:pPr>
      <w:r>
        <w:rPr>
          <w:b/>
          <w:bCs/>
        </w:rPr>
        <w:t xml:space="preserve">Definition 9 (Precision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nonzero</w:t>
      </w:r>
      <w:r>
        <w:t xml:space="preserve"> </w:t>
      </w:r>
      <w:hyperlink r:id="rId7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 reciprocal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precision-bernoulli"/>
    <w:p>
      <w:pPr>
        <w:pStyle w:val="FirstParagraph"/>
      </w:pPr>
      <w:r>
        <w:rPr>
          <w:b/>
          <w:bCs/>
        </w:rPr>
        <w:t xml:space="preserve">Example 6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74"/>
    <w:bookmarkEnd w:id="75"/>
    <w:bookmarkStart w:id="108" w:name="information-matrices"/>
    <w:p>
      <w:pPr>
        <w:pStyle w:val="Heading3"/>
      </w:pPr>
      <w:r>
        <w:t xml:space="preserve">1.7 Information matrices</w:t>
      </w:r>
    </w:p>
    <w:bookmarkStart w:id="77" w:name="def-hessian"/>
    <w:p>
      <w:pPr>
        <w:pStyle w:val="FirstParagraph"/>
      </w:pPr>
      <w:r>
        <w:rPr>
          <w:b/>
          <w:bCs/>
        </w:rPr>
        <w:t xml:space="preserve">Definition 10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6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7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8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9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9"/>
    <w:bookmarkStart w:id="80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0"/>
    <w:bookmarkStart w:id="82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1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83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3"/>
    <w:bookmarkStart w:id="84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4"/>
    <w:bookmarkStart w:id="85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7" w:name="def-einf"/>
    <w:p>
      <w:pPr>
        <w:pStyle w:val="BodyText"/>
      </w:pPr>
      <w:r>
        <w:rPr>
          <w:b/>
          <w:bCs/>
        </w:rPr>
        <w:t xml:space="preserve">Definition 11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6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7"/>
    <w:bookmarkStart w:id="88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8"/>
    <w:bookmarkStart w:id="90" w:name="def-oinf"/>
    <w:p>
      <w:pPr>
        <w:pStyle w:val="BodyText"/>
      </w:pPr>
      <w:r>
        <w:rPr>
          <w:b/>
          <w:bCs/>
        </w:rPr>
        <w:t xml:space="preserve">Definition 12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9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9"/>
    </w:p>
    <w:bookmarkEnd w:id="90"/>
    <w:bookmarkStart w:id="91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1"/>
    <w:bookmarkStart w:id="92" w:name="exm-information-poisson"/>
    <w:p>
      <w:pPr>
        <w:pStyle w:val="BodyText"/>
      </w:pPr>
      <w:r>
        <w:rPr>
          <w:b/>
          <w:bCs/>
        </w:rPr>
        <w:t xml:space="preserve">Example 7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3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3"/>
    <w:bookmarkStart w:id="94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4"/>
    <w:bookmarkStart w:id="95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6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6"/>
    <w:bookmarkStart w:id="97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7"/>
    <w:bookmarkStart w:id="98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9"/>
    <w:bookmarkStart w:id="100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0"/>
    <w:bookmarkStart w:id="101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4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2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2"/>
    </w:p>
    <w:p>
      <w:pPr>
        <w:pStyle w:val="FirstParagraph"/>
      </w:pPr>
      <w:bookmarkStart w:id="103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3"/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5" w:name="exm-information-equality"/>
    <w:p>
      <w:pPr>
        <w:pStyle w:val="FirstParagraph"/>
      </w:pPr>
      <w:r>
        <w:rPr>
          <w:b/>
          <w:bCs/>
        </w:rPr>
        <w:t xml:space="preserve">Example 8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105"/>
    <w:bookmarkStart w:id="106" w:name="exm-information-equality-fails"/>
    <w:p>
      <w:pPr>
        <w:pStyle w:val="BodyText"/>
      </w:pPr>
      <w:r>
        <w:rPr>
          <w:b/>
          <w:bCs/>
        </w:rPr>
        <w:t xml:space="preserve">Example 9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6"/>
    <w:p>
      <w:pPr>
        <w:pStyle w:val="BodyText"/>
      </w:pPr>
      <w:del w:id="3" w:author="PR Preview" w:date="2026-01-01T00:00:00Z">
        <w:r>
          <w:delText xml:space="preserve">These notes write the</w:delText>
        </w:r>
      </w:del>
      <w:del w:id="4" w:author="PR Preview" w:date="2026-01-01T00:00:00Z">
        <w:r>
          <w:delText xml:space="preserve"> </w:delText>
        </w:r>
      </w:del>
      <w:hyperlink r:id="rId227">
        <w:del w:id="5" w:author="PR Preview" w:date="2026-01-01T00:00:00Z">
          <w:r>
            <w:rPr>
              <w:rStyle w:val="Hyperlink"/>
            </w:rPr>
            <w:delText xml:space="preserve">observed information</w:delText>
          </w:r>
        </w:del>
      </w:hyperlink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as</w:delText>
        </w:r>
      </w:del>
      <w:del w:id="8" w:author="PR Preview" w:date="2026-01-01T00:00:00Z">
        <w:r>
          <w:delText xml:space="preserve"> </w:delText>
        </w:r>
      </w:del>
      <m:oMath>
        <m:r>
          <m:t>I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and the</w:delText>
        </w:r>
      </w:del>
      <w:del w:id="11" w:author="PR Preview" w:date="2026-01-01T00:00:00Z">
        <w:r>
          <w:delText xml:space="preserve"> </w:delText>
        </w:r>
      </w:del>
      <w:hyperlink r:id="rId9">
        <w:del w:id="12" w:author="PR Preview" w:date="2026-01-01T00:00:00Z">
          <w:r>
            <w:rPr>
              <w:rStyle w:val="Hyperlink"/>
            </w:rPr>
            <w:delText xml:space="preserve">expected information</w:delText>
          </w:r>
        </w:del>
      </w:hyperlink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as</w:delText>
        </w:r>
      </w:del>
      <w:del w:id="1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</m:oMath>
      <w:del w:id="16" w:author="PR Preview" w:date="2026-01-01T00:00:00Z">
        <w:r>
          <w:delText xml:space="preserve">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Sources disagree on these symbols.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The</w:delText>
        </w:r>
      </w:del>
      <w:del w:id="21" w:author="PR Preview" w:date="2026-01-01T00:00:00Z">
        <w:r>
          <w:delText xml:space="preserve"> </w:delText>
        </w:r>
      </w:del>
      <w:hyperlink r:id="rId10">
        <w:del w:id="22" w:author="PR Preview" w:date="2026-01-01T00:00:00Z">
          <w:r>
            <w:rPr>
              <w:rStyle w:val="Hyperlink"/>
            </w:rPr>
            <w:delText xml:space="preserve">Notation Across Sources page</w:delText>
          </w:r>
        </w:del>
      </w:hyperlink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of the macros site lists them side by side.</w:delText>
        </w:r>
      </w:del>
    </w:p>
    <w:p>
      <w:pPr>
        <w:pStyle w:val="BodyText"/>
      </w:pPr>
      <w:ins w:id="25" w:author="PR Preview" w:date="2026-01-01T00:00:00Z">
        <w:r>
          <w:t xml:space="preserve">Sources disagree on the symbols for the observed and expected information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(</w:t>
        </w:r>
      </w:ins>
      <w:hyperlink w:anchor="tbl-info-mat-symbols">
        <w:ins w:id="28" w:author="PR Preview" w:date="2026-01-01T00:00:00Z">
          <w:r>
            <w:rPr>
              <w:rStyle w:val="Hyperlink"/>
            </w:rPr>
            <w:t xml:space="preserve">Table 1</w:t>
          </w:r>
        </w:ins>
      </w:hyperlink>
      <w:ins w:id="29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7"/>
          <w:p/>
        </w:tc>
      </w:tr>
    </w:tbl>
    <w:bookmarkEnd w:id="108"/>
    <w:bookmarkStart w:id="11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0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9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9"/>
    </w:p>
    <w:bookmarkEnd w:id="110"/>
    <w:p>
      <w:pPr>
        <w:pStyle w:val="FirstParagraph"/>
      </w:pPr>
      <w:del w:id="30" w:author="PR Preview" w:date="2026-01-01T00:00:00Z">
        <w:r>
          <w:rPr>
            <w:i/>
            <w:iCs/>
          </w:rPr>
          <w:delText xml:space="preserve">Proof</w:delText>
        </w:r>
      </w:del>
      <w:del w:id="31" w:author="PR Preview" w:date="2026-01-01T00:00:00Z">
        <w:r>
          <w:delText xml:space="preserve">. </w:delText>
        </w:r>
      </w:del>
      <w:del w:id="32" w:author="PR Preview" w:date="2026-01-01T00:00:00Z">
        <w:r>
          <w:delText xml:space="preserve">The proof is beyond the scope of these notes;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see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[13], Theorem 7.5.2, p. 501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[14]</w:delText>
        </w:r>
      </w:del>
      <w:del w:id="41" w:author="PR Preview" w:date="2026-01-01T00:00:00Z">
        <w:r>
          <w:delText xml:space="preserve">.</w:delText>
        </w:r>
      </w:del>
    </w:p>
    <w:p>
      <w:pPr>
        <w:pStyle w:val="FirstParagraph"/>
      </w:pPr>
      <w:ins w:id="42" w:author="PR Preview" w:date="2026-01-01T00:00:00Z">
        <w:r>
          <w:rPr>
            <w:i/>
            <w:iCs/>
          </w:rPr>
          <w:t xml:space="preserve">Proof</w:t>
        </w:r>
      </w:ins>
      <w:ins w:id="43" w:author="PR Preview" w:date="2026-01-01T00:00:00Z">
        <w:r>
          <w:t xml:space="preserve">. </w:t>
        </w:r>
      </w:ins>
      <w:ins w:id="44" w:author="PR Preview" w:date="2026-01-01T00:00:00Z">
        <w:r>
          <w:t xml:space="preserve">The proof is beyond the scope of these notes;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see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[15], Theorem 7.5.2, p. 501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and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[16]</w:t>
        </w:r>
      </w:ins>
      <w:ins w:id="53" w:author="PR Preview" w:date="2026-01-01T00:00:00Z">
        <w:r>
          <w:t xml:space="preserve">.</w:t>
        </w:r>
      </w:ins>
    </w:p>
    <w:bookmarkStart w:id="111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</w:t>
      </w:r>
    </w:p>
    <w:bookmarkEnd w:id="111"/>
    <w:bookmarkStart w:id="112" w:name="exm-dist-mle-poisson"/>
    <w:p>
      <w:pPr>
        <w:pStyle w:val="BodyText"/>
      </w:pPr>
      <w:r>
        <w:rPr>
          <w:b/>
          <w:bCs/>
        </w:rPr>
        <w:t xml:space="preserve">Example 10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2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3" w:name="rem-observed-information-se"/>
    <w:p>
      <w:pPr>
        <w:pStyle w:val="BodyText"/>
      </w:pPr>
      <w:del w:id="54" w:author="PR Preview" w:date="2026-01-01T00:00:00Z">
        <w:r>
          <w:rPr>
            <w:i/>
            <w:iCs/>
          </w:rPr>
          <w:delText xml:space="preserve">Remark 6</w:delText>
        </w:r>
      </w:del>
      <w:del w:id="55" w:author="PR Preview" w:date="2026-01-01T00:00:00Z">
        <w:r>
          <w:delText xml:space="preserve"> (Observed versus expected information). </w:delText>
        </w:r>
      </w:del>
      <w:del w:id="56" w:author="PR Preview" w:date="2026-01-01T00:00:00Z">
        <w:r>
          <w:delText xml:space="preserve">Using the observed information is often more convenient,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and there are settings where it is provably better by some criteria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[15]</w:delText>
        </w:r>
      </w:del>
      <w:del w:id="61" w:author="PR Preview" w:date="2026-01-01T00:00:00Z">
        <w:r>
          <w:delText xml:space="preserve">.</w:delText>
        </w:r>
      </w:del>
    </w:p>
    <w:p>
      <w:pPr>
        <w:pStyle w:val="BodyText"/>
      </w:pPr>
      <w:ins w:id="62" w:author="PR Preview" w:date="2026-01-01T00:00:00Z">
        <w:r>
          <w:rPr>
            <w:i/>
            <w:iCs/>
          </w:rPr>
          <w:t xml:space="preserve">Remark 6</w:t>
        </w:r>
      </w:ins>
      <w:ins w:id="63" w:author="PR Preview" w:date="2026-01-01T00:00:00Z">
        <w:r>
          <w:t xml:space="preserve"> (Observed versus expected information). </w:t>
        </w:r>
      </w:ins>
      <w:ins w:id="64" w:author="PR Preview" w:date="2026-01-01T00:00:00Z">
        <w:r>
          <w:t xml:space="preserve">Using the observed information is often more convenient,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and there are settings where it is provably better by some criteria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[17]</w:t>
        </w:r>
      </w:ins>
      <w:ins w:id="69" w:author="PR Preview" w:date="2026-01-01T00:00:00Z">
        <w:r>
          <w:t xml:space="preserve">.</w:t>
        </w:r>
      </w:ins>
    </w:p>
    <w:bookmarkEnd w:id="113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4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7" w:name="confidence-intervals-for-mles"/>
    <w:p>
      <w:pPr>
        <w:pStyle w:val="Heading4"/>
      </w:pPr>
      <w:r>
        <w:t xml:space="preserve">1.9.1 Confidence intervals for MLEs</w:t>
      </w:r>
    </w:p>
    <w:bookmarkStart w:id="115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7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8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70" w:author="PR Preview" w:date="2026-01-01T00:00:00Z">
        <w:r>
          <w:delText xml:space="preserve">Source: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Wikipedia contributors [16]</w:delText>
        </w:r>
      </w:del>
      <w:del w:id="73" w:author="PR Preview" w:date="2026-01-01T00:00:00Z">
        <w:r>
          <w:delText xml:space="preserve">.</w:delText>
        </w:r>
      </w:del>
    </w:p>
    <w:p>
      <w:pPr>
        <w:pStyle w:val="FirstParagraph"/>
      </w:pPr>
      <w:ins w:id="74" w:author="PR Preview" w:date="2026-01-01T00:00:00Z">
        <w:r>
          <w:t xml:space="preserve">Source: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Wikipedia contributors [18]</w:t>
        </w:r>
      </w:ins>
      <w:ins w:id="77" w:author="PR Preview" w:date="2026-01-01T00:00:00Z">
        <w:r>
          <w:t xml:space="preserve">.</w:t>
        </w:r>
      </w:ins>
    </w:p>
    <w:bookmarkEnd w:id="119"/>
    <w:bookmarkStart w:id="120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11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del w:id="78" w:author="PR Preview" w:date="2026-01-01T00:00:00Z">
        <w:r>
          <w:delText xml:space="preserve">Source: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Wikipedia contributors [17]</w:delText>
        </w:r>
      </w:del>
      <w:del w:id="81" w:author="PR Preview" w:date="2026-01-01T00:00:00Z">
        <w:r>
          <w:delText xml:space="preserve">.</w:delText>
        </w:r>
      </w:del>
    </w:p>
    <w:p>
      <w:pPr>
        <w:pStyle w:val="FirstParagraph"/>
      </w:pPr>
      <w:ins w:id="82" w:author="PR Preview" w:date="2026-01-01T00:00:00Z">
        <w:r>
          <w:t xml:space="preserve">Source: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Wikipedia contributors [19]</w:t>
        </w:r>
      </w:ins>
      <w:ins w:id="85" w:author="PR Preview" w:date="2026-01-01T00:00:00Z">
        <w:r>
          <w:t xml:space="preserve">.</w:t>
        </w:r>
      </w:ins>
    </w:p>
    <w:bookmarkEnd w:id="124"/>
    <w:bookmarkStart w:id="125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del w:id="86" w:author="PR Preview" w:date="2026-01-01T00:00:00Z">
        <w:r>
          <w:delText xml:space="preserve">Source: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Wikipedia contributors [18]</w:delText>
        </w:r>
      </w:del>
      <w:del w:id="89" w:author="PR Preview" w:date="2026-01-01T00:00:00Z">
        <w:r>
          <w:delText xml:space="preserve">.</w:delText>
        </w:r>
      </w:del>
    </w:p>
    <w:p>
      <w:pPr>
        <w:pStyle w:val="BodyText"/>
      </w:pPr>
      <w:del w:id="90" w:author="PR Preview" w:date="2026-01-01T00:00:00Z">
        <w:r>
          <w:rPr>
            <w:i/>
            <w:iCs/>
          </w:rPr>
          <w:delText xml:space="preserve">Proof</w:delText>
        </w:r>
      </w:del>
      <w:del w:id="91" w:author="PR Preview" w:date="2026-01-01T00:00:00Z">
        <w:r>
          <w:delText xml:space="preserve">. </w:delText>
        </w:r>
      </w:del>
      <w:del w:id="92" w:author="PR Preview" w:date="2026-01-01T00:00:00Z">
        <w:r>
          <w:delText xml:space="preserve">We sketch the argument for a scalar parameter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and the point null hypothesis</w:delText>
        </w:r>
      </w:del>
      <w:del w:id="95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del w:id="96" w:author="PR Preview" w:date="2026-01-01T00:00:00Z">
        <w:r>
          <w:delText xml:space="preserve">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which imposes</w:delText>
        </w:r>
      </w:del>
      <w:del w:id="99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constraint.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For the full proof, see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[19]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or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[1, Sec. 5.7]</w:delText>
        </w:r>
      </w:del>
      <w:del w:id="110" w:author="PR Preview" w:date="2026-01-01T00:00:00Z">
        <w:r>
          <w:delText xml:space="preserve">.</w:delText>
        </w:r>
      </w:del>
    </w:p>
    <w:p>
      <w:pPr>
        <w:pStyle w:val="FirstParagraph"/>
      </w:pPr>
      <w:ins w:id="111" w:author="PR Preview" w:date="2026-01-01T00:00:00Z">
        <w:r>
          <w:t xml:space="preserve">Source: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Wikipedia contributors [20]</w:t>
        </w:r>
      </w:ins>
      <w:ins w:id="114" w:author="PR Preview" w:date="2026-01-01T00:00:00Z">
        <w:r>
          <w:t xml:space="preserve">.</w:t>
        </w:r>
      </w:ins>
    </w:p>
    <w:bookmarkEnd w:id="134"/>
    <w:p>
      <w:pPr>
        <w:pStyle w:val="BodyText"/>
      </w:pPr>
      <w:ins w:id="115" w:author="PR Preview" w:date="2026-01-01T00:00:00Z">
        <w:r>
          <w:rPr>
            <w:i/>
            <w:iCs/>
          </w:rPr>
          <w:t xml:space="preserve">Proof</w:t>
        </w:r>
      </w:ins>
      <w:ins w:id="116" w:author="PR Preview" w:date="2026-01-01T00:00:00Z">
        <w:r>
          <w:t xml:space="preserve">. </w:t>
        </w:r>
      </w:ins>
      <w:ins w:id="117" w:author="PR Preview" w:date="2026-01-01T00:00:00Z">
        <w:r>
          <w:t xml:space="preserve">We sketch the argument for a scalar parameter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and the point null hypothesis</w:t>
        </w:r>
      </w:ins>
      <w:ins w:id="12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ins w:id="121" w:author="PR Preview" w:date="2026-01-01T00:00:00Z">
        <w:r>
          <w:t xml:space="preserve">,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which imposes</w:t>
        </w:r>
      </w:ins>
      <w:ins w:id="12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constraint.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For the full proof, see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[21]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or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[1, Sec. 5.7]</w:t>
        </w:r>
      </w:ins>
      <w:ins w:id="135" w:author="PR Preview" w:date="2026-01-01T00:00:00Z">
        <w:r>
          <w:t xml:space="preserve">.</w:t>
        </w:r>
      </w:ins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12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del w:id="136" w:author="PR Preview" w:date="2026-01-01T00:00:00Z">
        <w:r>
          <w:delText xml:space="preserve">Source: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Wikipedia contributors [20]</w:delText>
        </w:r>
      </w:del>
      <w:del w:id="139" w:author="PR Preview" w:date="2026-01-01T00:00:00Z">
        <w:r>
          <w:delText xml:space="preserve">.</w:delText>
        </w:r>
      </w:del>
    </w:p>
    <w:p>
      <w:pPr>
        <w:pStyle w:val="FirstParagraph"/>
      </w:pPr>
      <w:ins w:id="140" w:author="PR Preview" w:date="2026-01-01T00:00:00Z">
        <w:r>
          <w:t xml:space="preserve">Source: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Wikipedia contributors [22]</w:t>
        </w:r>
      </w:ins>
      <w:ins w:id="143" w:author="PR Preview" w:date="2026-01-01T00:00:00Z">
        <w:r>
          <w:t xml:space="preserve">.</w:t>
        </w:r>
      </w:ins>
    </w:p>
    <w:bookmarkEnd w:id="143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del w:id="144" w:author="PR Preview" w:date="2026-01-01T00:00:00Z">
          <w:r>
            <w:rPr>
              <w:rStyle w:val="Hyperlink"/>
            </w:rPr>
            <w:delText xml:space="preserve">Table 2</w:delText>
          </w:r>
        </w:del>
      </w:hyperlink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records the number of tropical cyclones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in northeastern Australia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during 13 November-to-April cyclone seasons,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from 1956/57 to 1968/69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[1, Sec. 1.6.5]</w:delText>
        </w:r>
      </w:del>
      <w:del w:id="155" w:author="PR Preview" w:date="2026-01-01T00:00:00Z">
        <w:r>
          <w:delText xml:space="preserve">.</w:delText>
        </w:r>
      </w:del>
      <w:del w:id="156" w:author="PR Preview" w:date="2026-01-01T00:00:00Z">
        <w:r>
          <w:delText xml:space="preserve"> </w:delText>
        </w:r>
      </w:del>
      <w:hyperlink w:anchor="fig-dobson-cyclone-time-series">
        <w:del w:id="157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graphs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the number of cyclones by season.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Let</w:delText>
        </w:r>
      </w:del>
      <w:del w:id="16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represent the number of cyclones in season</w:delText>
        </w:r>
      </w:del>
      <w:del w:id="167" w:author="PR Preview" w:date="2026-01-01T00:00:00Z">
        <w:r>
          <w:delText xml:space="preserve"> </w:delText>
        </w:r>
      </w:del>
      <m:oMath>
        <m:r>
          <m:t>i</m:t>
        </m:r>
      </m:oMath>
      <w:del w:id="168" w:author="PR Preview" w:date="2026-01-01T00:00:00Z">
        <w:r>
          <w:delText xml:space="preserve">,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and</w:delText>
        </w:r>
      </w:del>
      <w:del w:id="17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its observed value.</w:delText>
        </w:r>
      </w:del>
    </w:p>
    <w:p>
      <w:pPr>
        <w:pStyle w:val="FirstParagraph"/>
      </w:pPr>
      <w:hyperlink w:anchor="tbl-cyclones-data">
        <w:ins w:id="174" w:author="PR Preview" w:date="2026-01-01T00:00:00Z">
          <w:r>
            <w:rPr>
              <w:rStyle w:val="Hyperlink"/>
            </w:rPr>
            <w:t xml:space="preserve">Table 3</w:t>
          </w:r>
        </w:ins>
      </w:hyperlink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records the number of tropical cyclones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in northeastern Australia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during 13 November-to-April cyclone seasons,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from 1956/57 to 1968/69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[1, Sec. 1.6.5]</w:t>
        </w:r>
      </w:ins>
      <w:ins w:id="185" w:author="PR Preview" w:date="2026-01-01T00:00:00Z">
        <w:r>
          <w:t xml:space="preserve">.</w:t>
        </w:r>
      </w:ins>
      <w:ins w:id="186" w:author="PR Preview" w:date="2026-01-01T00:00:00Z">
        <w:r>
          <w:t xml:space="preserve"> </w:t>
        </w:r>
      </w:ins>
      <w:hyperlink w:anchor="fig-dobson-cyclone-time-series">
        <w:ins w:id="187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graphs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the number of cyclones by season.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Let</w:t>
        </w:r>
      </w:ins>
      <w:ins w:id="19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represent the number of cyclones in season</w:t>
        </w:r>
      </w:ins>
      <w:ins w:id="197" w:author="PR Preview" w:date="2026-01-01T00:00:00Z">
        <w:r>
          <w:t xml:space="preserve"> </w:t>
        </w:r>
      </w:ins>
      <m:oMath>
        <m:r>
          <m:t>i</m:t>
        </m:r>
      </m:oMath>
      <w:ins w:id="198" w:author="PR Preview" w:date="2026-01-01T00:00:00Z">
        <w:r>
          <w:t xml:space="preserve">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and</w:t>
        </w:r>
      </w:ins>
      <w:ins w:id="20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its observed value.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del w:id="204" w:author="PR Preview" w:date="2026-01-01T00:00:00Z">
          <w:r>
            <w:rPr>
              <w:rStyle w:val="Hyperlink"/>
            </w:rPr>
            <w:delText xml:space="preserve">Table 3</w:delText>
          </w:r>
        </w:del>
      </w:hyperlink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provides summary statistics.</w:delText>
        </w:r>
      </w:del>
    </w:p>
    <w:p>
      <w:pPr>
        <w:pStyle w:val="BodyText"/>
      </w:pPr>
      <w:hyperlink w:anchor="tbl-dobson-cyclones-sumstat">
        <w:ins w:id="207" w:author="PR Preview" w:date="2026-01-01T00:00:00Z">
          <w:r>
            <w:rPr>
              <w:rStyle w:val="Hyperlink"/>
            </w:rPr>
            <w:t xml:space="preserve">Table 4</w:t>
          </w:r>
        </w:ins>
      </w:hyperlink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provides summary statistics.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del w:id="210" w:author="PR Preview" w:date="2026-01-01T00:00:00Z">
        <w:r>
          <w:delText xml:space="preserve">The sample mean and variance in</w:delText>
        </w:r>
      </w:del>
      <w:del w:id="211" w:author="PR Preview" w:date="2026-01-01T00:00:00Z">
        <w:r>
          <w:delText xml:space="preserve"> </w:delText>
        </w:r>
      </w:del>
      <w:hyperlink w:anchor="tbl-dobson-cyclones-sumstat">
        <w:del w:id="212" w:author="PR Preview" w:date="2026-01-01T00:00:00Z">
          <w:r>
            <w:rPr>
              <w:rStyle w:val="Hyperlink"/>
            </w:rPr>
            <w:delText xml:space="preserve">Table 3</w:delText>
          </w:r>
        </w:del>
      </w:hyperlink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are of similar size, as the model implies.</w:delText>
        </w:r>
      </w:del>
    </w:p>
    <w:p>
      <w:pPr>
        <w:pStyle w:val="FirstParagraph"/>
      </w:pPr>
      <w:ins w:id="215" w:author="PR Preview" w:date="2026-01-01T00:00:00Z">
        <w:r>
          <w:t xml:space="preserve">The sample mean and variance in</w:t>
        </w:r>
      </w:ins>
      <w:ins w:id="216" w:author="PR Preview" w:date="2026-01-01T00:00:00Z">
        <w:r>
          <w:t xml:space="preserve"> </w:t>
        </w:r>
      </w:ins>
      <w:hyperlink w:anchor="tbl-dobson-cyclones-sumstat">
        <w:ins w:id="217" w:author="PR Preview" w:date="2026-01-01T00:00:00Z">
          <w:r>
            <w:rPr>
              <w:rStyle w:val="Hyperlink"/>
            </w:rPr>
            <w:t xml:space="preserve">Table 4</w:t>
          </w:r>
        </w:ins>
      </w:hyperlink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are of similar size, as the model implies.</w:t>
        </w:r>
      </w:ins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13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20" w:author="PR Preview" w:date="2026-01-01T00:00:00Z">
        <w:r>
          <w:delText xml:space="preserve">So Fisher scoring reaches the MLE</w:delText>
        </w:r>
      </w:del>
      <w:del w:id="22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in one step,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while Newton-Raphson needs several (</w:delText>
        </w:r>
      </w:del>
      <w:hyperlink w:anchor="tbl-mle-converge">
        <w:del w:id="226" w:author="PR Preview" w:date="2026-01-01T00:00:00Z">
          <w:r>
            <w:rPr>
              <w:rStyle w:val="Hyperlink"/>
            </w:rPr>
            <w:delText xml:space="preserve">Table 4</w:delText>
          </w:r>
        </w:del>
      </w:hyperlink>
      <w:del w:id="227" w:author="PR Preview" w:date="2026-01-01T00:00:00Z">
        <w:r>
          <w:delText xml:space="preserve">).</w:delText>
        </w:r>
      </w:del>
    </w:p>
    <w:p>
      <w:pPr>
        <w:pStyle w:val="FirstParagraph"/>
      </w:pPr>
      <w:ins w:id="228" w:author="PR Preview" w:date="2026-01-01T00:00:00Z">
        <w:r>
          <w:t xml:space="preserve">So Fisher scoring reaches the MLE</w:t>
        </w:r>
      </w:ins>
      <w:ins w:id="229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in one step,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while Newton-Raphson needs several (</w:t>
        </w:r>
      </w:ins>
      <w:hyperlink w:anchor="tbl-mle-converge">
        <w:ins w:id="234" w:author="PR Preview" w:date="2026-01-01T00:00:00Z">
          <w:r>
            <w:rPr>
              <w:rStyle w:val="Hyperlink"/>
            </w:rPr>
            <w:t xml:space="preserve">Table 5</w:t>
          </w:r>
        </w:ins>
      </w:hyperlink>
      <w:ins w:id="235" w:author="PR Preview" w:date="2026-01-01T00:00:00Z">
        <w:r>
          <w:t xml:space="preserve">).</w:t>
        </w:r>
      </w:ins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14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del w:id="236" w:author="PR Preview" w:date="2026-01-01T00:00:00Z">
        <w:r>
          <w:delText xml:space="preserve">We repeat this process until the log-likelihood stops changing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(</w:delText>
        </w:r>
      </w:del>
      <w:hyperlink w:anchor="tbl-mle-converge">
        <w:del w:id="239" w:author="PR Preview" w:date="2026-01-01T00:00:00Z">
          <w:r>
            <w:rPr>
              <w:rStyle w:val="Hyperlink"/>
            </w:rPr>
            <w:delText xml:space="preserve">Table 4</w:delText>
          </w:r>
        </w:del>
      </w:hyperlink>
      <w:del w:id="240" w:author="PR Preview" w:date="2026-01-01T00:00:00Z">
        <w:r>
          <w:delText xml:space="preserve">).</w:delText>
        </w:r>
      </w:del>
    </w:p>
    <w:p>
      <w:pPr>
        <w:pStyle w:val="BodyText"/>
      </w:pPr>
      <w:ins w:id="241" w:author="PR Preview" w:date="2026-01-01T00:00:00Z">
        <w:r>
          <w:t xml:space="preserve">We repeat this process until the log-likelihood stops changing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(</w:t>
        </w:r>
      </w:ins>
      <w:hyperlink w:anchor="tbl-mle-converge">
        <w:ins w:id="244" w:author="PR Preview" w:date="2026-01-01T00:00:00Z">
          <w:r>
            <w:rPr>
              <w:rStyle w:val="Hyperlink"/>
            </w:rPr>
            <w:t xml:space="preserve">Table 5</w:t>
          </w:r>
        </w:ins>
      </w:hyperlink>
      <w:ins w:id="245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317" w:name="sec-bernoulli-mle"/>
    <w:p>
      <w:pPr>
        <w:pStyle w:val="Heading2"/>
      </w:pPr>
      <w:r>
        <w:t xml:space="preserve">3 Maximum likelihood for a Bernoulli model without covariates</w:t>
      </w:r>
    </w:p>
    <w:bookmarkStart w:id="267" w:name="the-likelihood"/>
    <w:p>
      <w:pPr>
        <w:pStyle w:val="Heading3"/>
      </w:pPr>
      <w:r>
        <w:t xml:space="preserve">3.1 The likelihood</w:t>
      </w:r>
    </w:p>
    <w:bookmarkStart w:id="264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64"/>
    <w:bookmarkStart w:id="265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del w:id="246" w:author="PR Preview" w:date="2026-01-01T00:00:00Z">
        <w:r>
          <w:delTex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delText>
        </w:r>
      </w:del>
    </w:p>
    <w:p>
      <w:pPr>
        <w:pStyle w:val="FirstParagraph"/>
      </w:pPr>
      <w:del w:id="247" w:author="PR Preview" w:date="2026-01-01T00:00:00Z">
        <w:r>
          <w:rPr>
            <w:b/>
            <w:bCs/>
          </w:rPr>
          <w:delText xml:space="preserve">Theorem 16 (Likelihood of binary outcomes with one event probability)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Let</w:delText>
        </w:r>
      </w:del>
      <w:del w:id="25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be mutually independent binary random variables,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each with the same event probability</w:delText>
        </w:r>
      </w:del>
      <w:del w:id="255" w:author="PR Preview" w:date="2026-01-01T00:00:00Z">
        <w:r>
          <w:delText xml:space="preserve"> </w:delText>
        </w:r>
      </w:del>
      <m:oMath>
        <m:r>
          <m:t>π</m:t>
        </m:r>
      </m:oMath>
      <w:del w:id="256" w:author="PR Preview" w:date="2026-01-01T00:00:00Z">
        <w:r>
          <w:delText xml:space="preserve">:</w:delText>
        </w:r>
      </w:del>
      <w:del w:id="25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258" w:author="PR Preview" w:date="2026-01-01T00:00:00Z">
        <w:r>
          <w:delText xml:space="preserve">.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For observed outcomes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$\mathord{\smash[b]{\underset{\raise.3ex\hbox{$\scriptstyle\sim$}}{y}}\vphantom{y}}\stackrel{\text{def}}{=}(y_1, \ldots, y_n)$</w:delText>
        </w:r>
      </w:del>
      <w:del w:id="263" w:author="PR Preview" w:date="2026-01-01T00:00:00Z">
        <w:r>
          <w:delText xml:space="preserve">, with each</w:delText>
        </w:r>
      </w:del>
      <w:del w:id="26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265" w:author="PR Preview" w:date="2026-01-01T00:00:00Z">
        <w:r>
          <w:delText xml:space="preserve">,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the likelihood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$\mathcal{L}(\pi; \mathord{\smash[b]{\underset{\raise.3ex\hbox{$\scriptstyle\sim$}}{y}}\vphantom{y}})$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of</w:delText>
        </w:r>
      </w:del>
      <w:del w:id="272" w:author="PR Preview" w:date="2026-01-01T00:00:00Z">
        <w:r>
          <w:delText xml:space="preserve"> </w:delText>
        </w:r>
      </w:del>
      <m:oMath>
        <m:r>
          <m:t>π</m:t>
        </m:r>
      </m:oMath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depends on the data only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through the number of events</w:delText>
        </w:r>
      </w:del>
      <w:del w:id="27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278" w:author="PR Preview" w:date="2026-01-01T00:00:00Z">
        <w:r>
          <w:delText xml:space="preserve">:</w:delText>
        </w:r>
      </w:del>
    </w:p>
    <w:p>
      <w:pPr>
        <w:pStyle w:val="BodyText"/>
      </w:pPr>
      <w:del w:id="279" w:author="PR Preview" w:date="2026-01-01T00:00:00Z">
        <w:r>
          <w:delText xml:space="preserve">$$\mathcal{L}(\pi; \mathord{\smash[b]{\underset{\raise.3ex\hbox{$\scriptstyle\sim$}}{y}}\vphantom{y}}) = \pi^{\sum_{i=1}^ny_i} (1 - \pi)^{n - \sum_{i=1}^ny_i}$$</w:delText>
        </w:r>
      </w:del>
    </w:p>
    <w:p>
      <w:pPr>
        <w:pStyle w:val="BodyText"/>
      </w:pPr>
      <w:ins w:id="280" w:author="PR Preview" w:date="2026-01-01T00:00:00Z">
        <w:r>
  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  </w:r>
      </w:ins>
    </w:p>
    <w:bookmarkEnd w:id="265"/>
    <w:bookmarkStart w:id="266" w:name="thm-bernoulli-likelihood-one-group"/>
    <w:p>
      <w:pPr>
        <w:pStyle w:val="FirstParagraph"/>
      </w:pPr>
      <w:ins w:id="281" w:author="PR Preview" w:date="2026-01-01T00:00:00Z">
        <w:r>
          <w:rPr>
            <w:b/>
            <w:bCs/>
          </w:rPr>
          <w:t xml:space="preserve">Theorem 16 (Likelihood of binary outcomes with one event probability)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Let</w:t>
        </w:r>
      </w:ins>
      <w:ins w:id="28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be mutually independent binary random variables,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each with the same event probability</w:t>
        </w:r>
      </w:ins>
      <w:ins w:id="289" w:author="PR Preview" w:date="2026-01-01T00:00:00Z">
        <w:r>
          <w:t xml:space="preserve"> </w:t>
        </w:r>
      </w:ins>
      <m:oMath>
        <m:r>
          <m:t>π</m:t>
        </m:r>
      </m:oMath>
      <w:ins w:id="290" w:author="PR Preview" w:date="2026-01-01T00:00:00Z">
        <w:r>
          <w:t xml:space="preserve">:</w:t>
        </w:r>
      </w:ins>
      <w:ins w:id="29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92" w:author="PR Preview" w:date="2026-01-01T00:00:00Z">
        <w:r>
          <w:t xml:space="preserve">.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For observed outcomes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$\mathord{\smash[b]{\underset{\raise.3ex\hbox{$\scriptstyle\sim$}}{y}}\vphantom{y}}\stackrel{\text{def}}{=}(y_1, \ldots, y_n)$</w:t>
        </w:r>
      </w:ins>
      <w:ins w:id="297" w:author="PR Preview" w:date="2026-01-01T00:00:00Z">
        <w:r>
          <w:t xml:space="preserve">, with each</w:t>
        </w:r>
      </w:ins>
      <w:ins w:id="29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99" w:author="PR Preview" w:date="2026-01-01T00:00:00Z">
        <w:r>
          <w:t xml:space="preserve">,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the likelihood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$\mathcal{L}(\pi; \mathord{\smash[b]{\underset{\raise.3ex\hbox{$\scriptstyle\sim$}}{y}}\vphantom{y}})$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of</w:t>
        </w:r>
      </w:ins>
      <w:ins w:id="306" w:author="PR Preview" w:date="2026-01-01T00:00:00Z">
        <w:r>
          <w:t xml:space="preserve"> </w:t>
        </w:r>
      </w:ins>
      <m:oMath>
        <m:r>
          <m:t>π</m:t>
        </m:r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depends on the data only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through the number of outcomes equal to 1, which is the sum of the elements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${s_{\mathord{\smash[b]{\underset{\raise.3ex\hbox{$\scriptstyle\sim$}}{y}}\vphantom{y}}}} \stackrel{\text{def}}{=}\sum_{i=1}^ny_i$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of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$\mathord{\smash[b]{\underset{\raise.3ex\hbox{$\scriptstyle\sim$}}{y}}\vphantom{y}}$</w:t>
        </w:r>
      </w:ins>
      <w:ins w:id="317" w:author="PR Preview" w:date="2026-01-01T00:00:00Z">
        <w:r>
          <w:t xml:space="preserve">:</w:t>
        </w:r>
      </w:ins>
    </w:p>
    <w:p>
      <w:pPr>
        <w:pStyle w:val="BodyText"/>
      </w:pPr>
      <w:ins w:id="318" w:author="PR Preview" w:date="2026-01-01T00:00:00Z">
        <w:r>
  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  </w:r>
      </w:ins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7"/>
    <w:bookmarkStart w:id="276" w:name="log-likelihood-contributions"/>
    <w:p>
      <w:pPr>
        <w:pStyle w:val="Heading3"/>
      </w:pPr>
      <w:r>
        <w:t xml:space="preserve">3.2 Log-likelihood contributions</w:t>
      </w:r>
    </w:p>
    <w:bookmarkStart w:id="269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8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9"/>
    <w:bookmarkStart w:id="270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70"/>
    <w:bookmarkStart w:id="271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73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72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73"/>
    <w:bookmarkStart w:id="274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4"/>
    <w:bookmarkStart w:id="275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2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76"/>
    <w:bookmarkStart w:id="280" w:name="the-log-likelihood-of-the-sample"/>
    <w:p>
      <w:pPr>
        <w:pStyle w:val="Heading3"/>
      </w:pPr>
      <w:r>
        <w:t xml:space="preserve">3.3 The log-likelihood of the sample</w:t>
      </w:r>
    </w:p>
    <w:bookmarkStart w:id="277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7"/>
    <w:bookmarkStart w:id="278" w:name="sol-bernoulli-loglik-one-group"/>
    <w:p>
      <w:pPr>
        <w:pStyle w:val="BodyText"/>
      </w:pPr>
      <w:del w:id="319" w:author="PR Preview" w:date="2026-01-01T00:00:00Z">
        <w:r>
          <w:rPr>
            <w:i/>
            <w:iCs/>
          </w:rPr>
          <w:delText xml:space="preserve">Solution 38</w:delText>
        </w:r>
      </w:del>
      <w:del w:id="320" w:author="PR Preview" w:date="2026-01-01T00:00:00Z">
        <w:r>
          <w:delText xml:space="preserve">. </w:delText>
        </w:r>
      </w:del>
      <w:del w:id="321" w:author="PR Preview" w:date="2026-01-01T00:00:00Z">
        <w:r>
          <w:delText xml:space="preserve">Starting from the likelihood in</w:delText>
        </w:r>
      </w:del>
      <w:del w:id="322" w:author="PR Preview" w:date="2026-01-01T00:00:00Z">
        <w:r>
          <w:delText xml:space="preserve"> </w:delText>
        </w:r>
      </w:del>
      <w:hyperlink w:anchor="thm-bernoulli-likelihood-one-group">
        <w:del w:id="323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324" w:author="PR Preview" w:date="2026-01-01T00:00:00Z">
        <w:r>
          <w:delText xml:space="preserve">:</w:delText>
        </w:r>
      </w:del>
    </w:p>
    <w:p>
      <w:pPr>
        <w:pStyle w:val="BodyText"/>
      </w:pPr>
      <w:del w:id="325" w:author="PR Preview" w:date="2026-01-01T00:00:00Z">
        <w:r>
          <w:delTex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\eta+ n {\operatorname{log}\mathopen{}\left\{1 - \pi\right\}\mathclose{}}
    &amp;&amp; \text{(definition of $\eta\stackrel{\text{def}}{=}\operatorname{logit}(\pi)$)}
    \end{aligned}
    $$</w:delText>
        </w:r>
      </w:del>
    </w:p>
    <w:p>
      <w:pPr>
        <w:pStyle w:val="BodyText"/>
      </w:pPr>
      <w:ins w:id="326" w:author="PR Preview" w:date="2026-01-01T00:00:00Z">
        <w:r>
          <w:rPr>
            <w:i/>
            <w:iCs/>
          </w:rPr>
          <w:t xml:space="preserve">Solution 38</w:t>
        </w:r>
      </w:ins>
      <w:ins w:id="327" w:author="PR Preview" w:date="2026-01-01T00:00:00Z">
        <w:r>
          <w:t xml:space="preserve">. </w:t>
        </w:r>
      </w:ins>
      <w:ins w:id="328" w:author="PR Preview" w:date="2026-01-01T00:00:00Z">
        <w:r>
          <w:t xml:space="preserve">Starting from the</w:t>
        </w:r>
      </w:ins>
      <w:ins w:id="329" w:author="PR Preview" w:date="2026-01-01T00:00:00Z">
        <w:r>
          <w:t xml:space="preserve"> </w:t>
        </w:r>
      </w:ins>
      <w:hyperlink w:anchor="def-lik">
        <w:ins w:id="330" w:author="PR Preview" w:date="2026-01-01T00:00:00Z">
          <w:r>
            <w:rPr>
              <w:rStyle w:val="Hyperlink"/>
            </w:rPr>
            <w:t xml:space="preserve">likelihood</w:t>
          </w:r>
        </w:ins>
      </w:hyperlink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in</w:t>
        </w:r>
      </w:ins>
      <w:ins w:id="333" w:author="PR Preview" w:date="2026-01-01T00:00:00Z">
        <w:r>
          <w:t xml:space="preserve"> </w:t>
        </w:r>
      </w:ins>
      <w:hyperlink w:anchor="thm-bernoulli-likelihood-one-group">
        <w:ins w:id="334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335" w:author="PR Preview" w:date="2026-01-01T00:00:00Z">
        <w:r>
          <w:t xml:space="preserve">,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where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${s_{\mathord{\smash[b]{\underset{\raise.3ex\hbox{$\scriptstyle\sim$}}{y}}\vphantom{y}}}} \stackrel{\text{def}}{=}\sum_{i=1}^ny_i$</w:t>
        </w:r>
      </w:ins>
      <w:ins w:id="340" w:author="PR Preview" w:date="2026-01-01T00:00:00Z">
        <w:r>
          <w:t xml:space="preserve">:</w:t>
        </w:r>
      </w:ins>
    </w:p>
    <w:p>
      <w:pPr>
        <w:pStyle w:val="BodyText"/>
      </w:pPr>
      <w:ins w:id="341" w:author="PR Preview" w:date="2026-01-01T00:00:00Z">
        <w:r>
  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  </w:r>
      </w:ins>
    </w:p>
    <w:bookmarkEnd w:id="278"/>
    <w:bookmarkStart w:id="279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72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del w:id="342" w:author="PR Preview" w:date="2026-01-01T00:00:00Z">
        <w:r>
          <w:delText xml:space="preserve">$$\ell(\pi; \mathord{\smash[b]{\underset{\raise.3ex\hbox{$\scriptstyle\sim$}}{y}}\vphantom{y}}) = \mathopen{}\left(\sum_{i=1}^ny_i\right)\mathclose{} \eta+ n {\operatorname{log}\mathopen{}\left\{1 - \pi\right\}\mathclose{}}$$</w:delText>
        </w:r>
      </w:del>
    </w:p>
    <w:p>
      <w:pPr>
        <w:pStyle w:val="BodyText"/>
      </w:pPr>
      <w:ins w:id="343" w:author="PR Preview" w:date="2026-01-01T00:00:00Z">
        <w:r>
  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  </w:r>
      </w:ins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80"/>
    <w:bookmarkStart w:id="285" w:name="the-score-of-one-observation"/>
    <w:p>
      <w:pPr>
        <w:pStyle w:val="Heading3"/>
      </w:pPr>
      <w:r>
        <w:t xml:space="preserve">3.4 The score of one observation</w:t>
      </w:r>
    </w:p>
    <w:bookmarkStart w:id="282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8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observed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282"/>
    <w:bookmarkStart w:id="283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3"/>
    <w:bookmarkStart w:id="284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81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5"/>
    <w:bookmarkStart w:id="289" w:name="score-contributions"/>
    <w:p>
      <w:pPr>
        <w:pStyle w:val="Heading3"/>
      </w:pPr>
      <w:r>
        <w:t xml:space="preserve">3.5 Score contributions</w:t>
      </w:r>
    </w:p>
    <w:bookmarkStart w:id="286" w:name="exr-bernoulli-score-contribution"/>
    <w:p>
      <w:pPr>
        <w:pStyle w:val="FirstParagraph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8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7"/>
    <w:bookmarkStart w:id="288" w:name="thm-bernoulli-score-contribution"/>
    <w:p>
      <w:pPr>
        <w:pStyle w:val="FirstParagraph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81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5" w:name="the-score-function-of-the-sample"/>
    <w:p>
      <w:pPr>
        <w:pStyle w:val="Heading3"/>
      </w:pPr>
      <w:r>
        <w:t xml:space="preserve">3.6 The score function of the sample</w:t>
      </w:r>
    </w:p>
    <w:bookmarkStart w:id="292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1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2"/>
    <w:bookmarkStart w:id="293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344" w:author="PR Preview" w:date="2026-01-01T00:00:00Z">
        <w:r>
  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\bar{y}- n \pi\right)\mathclose{}
    &amp;&amp; \text{(${s_{\mathord{\smash[b]{\underset{\raise.3ex\hbox{$\scriptstyle\sim$}}{y}}\vphantom{y}}}} = n \bar{y}$)}\\
    &amp;= n \tau(\bar{y}- \pi)
    &amp;&amp; \text{(factor out $n$)}
    \end{aligned}
    $$</w:t>
        </w:r>
      </w:ins>
    </w:p>
    <w:bookmarkEnd w:id="293"/>
    <w:bookmarkStart w:id="294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5"/>
    <w:bookmarkStart w:id="299" w:name="solving-the-score-equation-1"/>
    <w:p>
      <w:pPr>
        <w:pStyle w:val="Heading3"/>
      </w:pPr>
      <w:r>
        <w:t xml:space="preserve">3.7 Solving the score equation</w:t>
      </w:r>
    </w:p>
    <w:bookmarkStart w:id="296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1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6"/>
    <w:bookmarkStart w:id="297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7"/>
    <w:bookmarkStart w:id="298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299"/>
    <w:bookmarkStart w:id="303" w:name="hessian-contributions"/>
    <w:p>
      <w:pPr>
        <w:pStyle w:val="Heading3"/>
      </w:pPr>
      <w:r>
        <w:t xml:space="preserve">3.8 Hessian contributions</w:t>
      </w:r>
    </w:p>
    <w:bookmarkStart w:id="300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0"/>
    <w:bookmarkStart w:id="301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1"/>
    <w:bookmarkStart w:id="302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03"/>
    <w:bookmarkStart w:id="307" w:name="the-hessian-of-the-sample"/>
    <w:p>
      <w:pPr>
        <w:pStyle w:val="Heading3"/>
      </w:pPr>
      <w:r>
        <w:t xml:space="preserve">3.9 The Hessian of the sample</w:t>
      </w:r>
    </w:p>
    <w:bookmarkStart w:id="304" w:name="exr-bernoulli-hessian-sum"/>
    <w:p>
      <w:pPr>
        <w:pStyle w:val="FirstParagraph"/>
      </w:pPr>
      <w:r>
        <w:rPr>
          <w:b/>
          <w:bCs/>
        </w:rPr>
        <w:t xml:space="preserve">Exercise 44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1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04"/>
    <w:bookmarkStart w:id="305" w:name="sol-bernoulli-hessian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345" w:author="PR Preview" w:date="2026-01-01T00:00:00Z">
        <w:r>
  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\bar{y}}{{\mathopen{}\left(\pi\right)\mathclose{}}^{2}} - \frac{1}{{\mathopen{}\left(1 - \pi\right)\mathclose{}}^{2}} \mathopen{}\left(n - n \bar{y}\right)\mathclose{}
    &amp;&amp; \text{(${s_{\mathord{\smash[b]{\underset{\raise.3ex\hbox{$\scriptstyle\sim$}}{y}}\vphantom{y}}}} = n \bar{y}$ and $\textstyle\sum_{i=1}^n1 = n$)}\\
    &amp;= -\frac{n \bar{y}}{{\mathopen{}\left(\pi\right)\mathclose{}}^{2}} - \frac{n (1 - \bar{y})}{{\mathopen{}\left(1 - \pi\right)\mathclose{}}^{2}}
    &amp;&amp; \text{(factor out $n$)}\\
    &amp;= -n \mathopen{}\left(\frac{\bar{y}}{{\mathopen{}\left(\pi\right)\mathclose{}}^{2}} + \frac{1 - \bar{y}}{{\mathopen{}\left(1 - \pi\right)\mathclose{}}^{2}}\right)\mathclose{}
    &amp;&amp; \text{(factor out $-n$)}
    \end{aligned}
    $$</w:t>
        </w:r>
      </w:ins>
    </w:p>
    <w:bookmarkEnd w:id="305"/>
    <w:bookmarkStart w:id="306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07"/>
    <w:bookmarkStart w:id="311" w:name="Xe6f0330750786d17cdc249e2ac3930030794e59"/>
    <w:p>
      <w:pPr>
        <w:pStyle w:val="Heading3"/>
      </w:pPr>
      <w:r>
        <w:t xml:space="preserve">3.10 Checking that the Hessian is negative definite</w:t>
      </w:r>
    </w:p>
    <w:bookmarkStart w:id="308" w:name="exr-bernoulli-hessian-nd"/>
    <w:p>
      <w:pPr>
        <w:pStyle w:val="FirstParagraph"/>
      </w:pPr>
      <w:r>
        <w:rPr>
          <w:b/>
          <w:bCs/>
        </w:rPr>
        <w:t xml:space="preserve">Exercise 45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08"/>
    <w:bookmarkStart w:id="309" w:name="sol-bernoulli-hessian-nd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9"/>
    <w:bookmarkStart w:id="310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1"/>
    <w:bookmarkStart w:id="316" w:name="the-maximum-likelihood-estimate-1"/>
    <w:p>
      <w:pPr>
        <w:pStyle w:val="Heading3"/>
      </w:pPr>
      <w:r>
        <w:t xml:space="preserve">3.11 The maximum likelihood estimate</w:t>
      </w:r>
    </w:p>
    <w:bookmarkStart w:id="312" w:name="exr-bernoulli-mle"/>
    <w:p>
      <w:pPr>
        <w:pStyle w:val="FirstParagraph"/>
      </w:pPr>
      <w:r>
        <w:rPr>
          <w:b/>
          <w:bCs/>
        </w:rPr>
        <w:t xml:space="preserve">Exercise 46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4" w:name="sol-bernoulli-mle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4"/>
    <w:bookmarkStart w:id="315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16"/>
    <w:bookmarkEnd w:id="317"/>
    <w:bookmarkStart w:id="329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8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7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81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8"/>
    <w:bookmarkStart w:id="319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19"/>
    <w:bookmarkStart w:id="323" w:name="sec-gaussian-mle-sigma"/>
    <w:p>
      <w:pPr>
        <w:pStyle w:val="Heading3"/>
      </w:pPr>
      <w:r>
        <w:t xml:space="preserve">4.3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2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0"/>
    <w:bookmarkStart w:id="32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2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22"/>
    <w:bookmarkEnd w:id="323"/>
    <w:bookmarkStart w:id="324" w:name="second-derivatives"/>
    <w:p>
      <w:pPr>
        <w:pStyle w:val="Heading3"/>
      </w:pPr>
      <w:r>
        <w:t xml:space="preserve">4.4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24"/>
    <w:bookmarkStart w:id="325" w:name="sec-covariance-matrix"/>
    <w:p>
      <w:pPr>
        <w:pStyle w:val="Heading3"/>
      </w:pPr>
      <w:r>
        <w:t xml:space="preserve">4.5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25"/>
    <w:bookmarkStart w:id="328" w:name="the-profile-log-likelihood"/>
    <w:p>
      <w:pPr>
        <w:pStyle w:val="Heading3"/>
      </w:pPr>
      <w:r>
        <w:t xml:space="preserve">4.6 The profile log-likelihood</w:t>
      </w:r>
    </w:p>
    <w:bookmarkStart w:id="326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6"/>
    <w:bookmarkStart w:id="327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7"/>
    <w:bookmarkEnd w:id="328"/>
    <w:bookmarkEnd w:id="329"/>
    <w:bookmarkStart w:id="375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35" w:name="data"/>
    <w:p>
      <w:pPr>
        <w:pStyle w:val="Heading3"/>
      </w:pPr>
      <w:r>
        <w:t xml:space="preserve">5.1 Data</w:t>
      </w:r>
    </w:p>
    <w:p>
      <w:pPr>
        <w:pStyle w:val="FirstParagraph"/>
      </w:pPr>
      <w:del w:id="346" w:author="PR Preview" w:date="2026-01-01T00:00:00Z">
        <w:r>
          <w:delText xml:space="preserve">The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“heart and estrogen/progestin study”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(HERS) was a clinical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trial of hormone therapy for prevention of recurrent heart attacks and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death among 2,763 post-menopausal women with existing coronary heart disease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(CHD)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[21]</w:delText>
        </w:r>
      </w:del>
      <w:del w:id="359" w:author="PR Preview" w:date="2026-01-01T00:00:00Z">
        <w:r>
          <w:delText xml:space="preserve">.</w:delText>
        </w:r>
      </w:del>
    </w:p>
    <w:p>
      <w:pPr>
        <w:pStyle w:val="BodyText"/>
      </w:pPr>
      <w:del w:id="360" w:author="PR Preview" w:date="2026-01-01T00:00:00Z">
        <w:r>
          <w:delText xml:space="preserve">The trial was conducted at 20 US clinical centers.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Participants were randomized to receive either conjugated equine estrogens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(0.625 mg/day) plus medroxyprogesterone acetate (2.5 mg/day)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or a matching placebo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[21]</w:delText>
        </w:r>
      </w:del>
      <w:del w:id="369" w:author="PR Preview" w:date="2026-01-01T00:00:00Z">
        <w:r>
          <w:delText xml:space="preserve">.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Women were followed for an average of 4.1 years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[21]</w:delText>
        </w:r>
      </w:del>
      <w:del w:id="374" w:author="PR Preview" w:date="2026-01-01T00:00:00Z">
        <w:r>
          <w:delText xml:space="preserve">.</w:delText>
        </w:r>
      </w:del>
    </w:p>
    <w:p>
      <w:pPr>
        <w:pStyle w:val="BodyText"/>
      </w:pPr>
      <w:del w:id="375" w:author="PR Preview" w:date="2026-01-01T00:00:00Z">
        <w:r>
          <w:delText xml:space="preserve">The primary outcome was nonfatal myocardial infarction or CHD death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[21]</w:delText>
        </w:r>
      </w:del>
      <w:del w:id="378" w:author="PR Preview" w:date="2026-01-01T00:00:00Z">
        <w:r>
          <w:delText xml:space="preserve">.</w:delText>
        </w:r>
      </w:del>
    </w:p>
    <w:p>
      <w:pPr>
        <w:pStyle w:val="FirstParagraph"/>
      </w:pPr>
      <w:ins w:id="379" w:author="PR Preview" w:date="2026-01-01T00:00:00Z">
        <w:r>
          <w:t xml:space="preserve">The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“heart and estrogen/progestin study”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(HERS) was a clinical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trial of hormone therapy for prevention of recurrent heart attacks and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death among 2,763 post-menopausal women with existing coronary heart disease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(CHD)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[23]</w:t>
        </w:r>
      </w:ins>
      <w:ins w:id="392" w:author="PR Preview" w:date="2026-01-01T00:00:00Z">
        <w:r>
          <w:t xml:space="preserve">.</w:t>
        </w:r>
      </w:ins>
    </w:p>
    <w:p>
      <w:pPr>
        <w:pStyle w:val="BodyText"/>
      </w:pPr>
      <w:ins w:id="393" w:author="PR Preview" w:date="2026-01-01T00:00:00Z">
        <w:r>
          <w:t xml:space="preserve">The trial was conducted at 20 US clinical centers.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Participants were randomized to receive either conjugated equine estrogens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(0.625 mg/day) plus medroxyprogesterone acetate (2.5 mg/day)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or a matching placebo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[23]</w:t>
        </w:r>
      </w:ins>
      <w:ins w:id="402" w:author="PR Preview" w:date="2026-01-01T00:00:00Z">
        <w:r>
          <w:t xml:space="preserve">.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Women were followed for an average of 4.1 years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[23]</w:t>
        </w:r>
      </w:ins>
      <w:ins w:id="407" w:author="PR Preview" w:date="2026-01-01T00:00:00Z">
        <w:r>
          <w:t xml:space="preserve">.</w:t>
        </w:r>
      </w:ins>
    </w:p>
    <w:p>
      <w:pPr>
        <w:pStyle w:val="BodyText"/>
      </w:pPr>
      <w:ins w:id="408" w:author="PR Preview" w:date="2026-01-01T00:00:00Z">
        <w:r>
          <w:t xml:space="preserve">The primary outcome was nonfatal myocardial infarction or CHD death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[23]</w:t>
        </w:r>
      </w:ins>
      <w:ins w:id="411" w:author="PR Preview" w:date="2026-01-01T00:00:00Z">
        <w:r>
          <w:t xml:space="preserve">.</w:t>
        </w:r>
      </w:ins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del w:id="412" w:author="PR Preview" w:date="2026-01-01T00:00:00Z">
        <w:r>
          <w:delText xml:space="preserve">The HERS data are distributed with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Vittinghoff et al. [22]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on the book’s companion website:</w:delText>
        </w:r>
      </w:del>
    </w:p>
    <w:p>
      <w:pPr>
        <w:pStyle w:val="BodyText"/>
      </w:pPr>
      <w:ins w:id="417" w:author="PR Preview" w:date="2026-01-01T00:00:00Z">
        <w:r>
          <w:t xml:space="preserve">The HERS data are distributed with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Vittinghoff et al. [24]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on the book’s companion website:</w:t>
        </w:r>
      </w:ins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del w:id="422" w:author="PR Preview" w:date="2026-01-01T00:00:00Z">
        <w:r>
          <w:delText xml:space="preserve">The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rPr>
            <w:rStyle w:val="VerbatimChar"/>
          </w:rPr>
          <w:delText xml:space="preserve">rmb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R package includes the same file,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which these notes use so that rendering does not depend on the website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(</w:delText>
        </w:r>
      </w:del>
      <w:hyperlink w:anchor="tbl-HERS">
        <w:del w:id="431" w:author="PR Preview" w:date="2026-01-01T00:00:00Z">
          <w:r>
            <w:rPr>
              <w:rStyle w:val="Hyperlink"/>
            </w:rPr>
            <w:delText xml:space="preserve">Table 5</w:delText>
          </w:r>
        </w:del>
      </w:hyperlink>
      <w:del w:id="432" w:author="PR Preview" w:date="2026-01-01T00:00:00Z">
        <w:r>
          <w:delText xml:space="preserve">):</w:delText>
        </w:r>
      </w:del>
    </w:p>
    <w:p>
      <w:pPr>
        <w:pStyle w:val="FirstParagraph"/>
      </w:pPr>
      <w:ins w:id="433" w:author="PR Preview" w:date="2026-01-01T00:00:00Z">
        <w:r>
          <w:t xml:space="preserve">The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rPr>
            <w:rStyle w:val="VerbatimChar"/>
          </w:rPr>
          <w:t xml:space="preserve">rmb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R package includes the same file,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which these notes use so that rendering does not depend on the website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(</w:t>
        </w:r>
      </w:ins>
      <w:hyperlink w:anchor="tbl-HERS">
        <w:ins w:id="442" w:author="PR Preview" w:date="2026-01-01T00:00:00Z">
          <w:r>
            <w:rPr>
              <w:rStyle w:val="Hyperlink"/>
            </w:rPr>
            <w:t xml:space="preserve">Table 6</w:t>
          </w:r>
        </w:ins>
      </w:hyperlink>
      <w:ins w:id="443" w:author="PR Preview" w:date="2026-01-01T00:00:00Z">
        <w:r>
          <w:t xml:space="preserve">):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3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35"/>
    <w:bookmarkStart w:id="340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3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0"/>
    <w:bookmarkStart w:id="359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4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4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5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8"/>
    <w:bookmarkEnd w:id="359"/>
    <w:bookmarkStart w:id="361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0"/>
        </w:tc>
      </w:tr>
    </w:tbl>
    <w:bookmarkEnd w:id="361"/>
    <w:bookmarkStart w:id="366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65"/>
        </w:tc>
      </w:tr>
    </w:tbl>
    <w:bookmarkEnd w:id="366"/>
    <w:bookmarkStart w:id="373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67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1"/>
        </w:tc>
      </w:tr>
    </w:tbl>
    <w:bookmarkStart w:id="372" w:name="rem-observed-power"/>
    <w:p>
      <w:pPr>
        <w:pStyle w:val="BodyText"/>
      </w:pPr>
      <w:del w:id="444" w:author="PR Preview" w:date="2026-01-01T00:00:00Z">
        <w:r>
          <w:rPr>
            <w:i/>
            <w:iCs/>
          </w:rPr>
          <w:delText xml:space="preserve">Remark 13</w:delText>
        </w:r>
      </w:del>
      <w:del w:id="445" w:author="PR Preview" w:date="2026-01-01T00:00:00Z">
        <w:r>
          <w:delText xml:space="preserve"> (Choosing the alternative, and observed power). </w:delText>
        </w:r>
      </w:del>
      <w:del w:id="446" w:author="PR Preview" w:date="2026-01-01T00:00:00Z">
        <w:r>
          <w:delText xml:space="preserve">The alternative</w:delText>
        </w:r>
      </w:del>
      <w:del w:id="447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</m:oMath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should be chosen before seeing the data,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as a difference worth detecting.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Power computed at</w:delText>
        </w:r>
      </w:del>
      <w:del w:id="454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(</w:delText>
        </w:r>
      </w:del>
      <w:del w:id="457" w:author="PR Preview" w:date="2026-01-01T00:00:00Z">
        <w:r>
          <w:delText xml:space="preserve">“observed power”</w:delText>
        </w:r>
      </w:del>
      <w:del w:id="458" w:author="PR Preview" w:date="2026-01-01T00:00:00Z">
        <w:r>
          <w:delText xml:space="preserve">)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is a function of the p-value,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so it adds no information about the data already analyzed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[23]</w:delText>
        </w:r>
      </w:del>
      <w:del w:id="465" w:author="PR Preview" w:date="2026-01-01T00:00:00Z">
        <w:r>
          <w:delText xml:space="preserve">.</w:delText>
        </w:r>
      </w:del>
    </w:p>
    <w:p>
      <w:pPr>
        <w:pStyle w:val="BodyText"/>
      </w:pPr>
      <w:ins w:id="466" w:author="PR Preview" w:date="2026-01-01T00:00:00Z">
        <w:r>
          <w:rPr>
            <w:i/>
            <w:iCs/>
          </w:rPr>
          <w:t xml:space="preserve">Remark 13</w:t>
        </w:r>
      </w:ins>
      <w:ins w:id="467" w:author="PR Preview" w:date="2026-01-01T00:00:00Z">
        <w:r>
          <w:t xml:space="preserve"> (Choosing the alternative, and observed power). </w:t>
        </w:r>
      </w:ins>
      <w:ins w:id="468" w:author="PR Preview" w:date="2026-01-01T00:00:00Z">
        <w:r>
          <w:t xml:space="preserve">The alternative</w:t>
        </w:r>
      </w:ins>
      <w:ins w:id="469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</m:oMath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should be chosen before seeing the data,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as a difference worth detecting.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Power computed at</w:t>
        </w:r>
      </w:ins>
      <w:ins w:id="476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(</w:t>
        </w:r>
      </w:ins>
      <w:ins w:id="479" w:author="PR Preview" w:date="2026-01-01T00:00:00Z">
        <w:r>
          <w:t xml:space="preserve">“observed power”</w:t>
        </w:r>
      </w:ins>
      <w:ins w:id="480" w:author="PR Preview" w:date="2026-01-01T00:00:00Z">
        <w:r>
          <w:t xml:space="preserve">)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is a function of the p-value,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so it adds no information about the data already analyzed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[25]</w:t>
        </w:r>
      </w:ins>
      <w:ins w:id="487" w:author="PR Preview" w:date="2026-01-01T00:00:00Z">
        <w:r>
          <w:t xml:space="preserve">.</w:t>
        </w:r>
      </w:ins>
    </w:p>
    <w:bookmarkEnd w:id="372"/>
    <w:bookmarkEnd w:id="373"/>
    <w:bookmarkStart w:id="374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9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9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9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9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74"/>
    <w:bookmarkEnd w:id="375"/>
    <w:bookmarkStart w:id="386" w:name="sec-mle-practice"/>
    <w:p>
      <w:pPr>
        <w:pStyle w:val="Heading2"/>
      </w:pPr>
      <w:r>
        <w:t xml:space="preserve">6 Practice exercises</w:t>
      </w:r>
    </w:p>
    <w:bookmarkStart w:id="376" w:name="exr-prac-binom-lik"/>
    <w:p>
      <w:pPr>
        <w:pStyle w:val="FirstParagraph"/>
      </w:pPr>
      <w:r>
        <w:rPr>
          <w:b/>
          <w:bCs/>
        </w:rPr>
        <w:t xml:space="preserve">Exercise 47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76"/>
    <w:bookmarkStart w:id="377" w:name="sol-prac-binom-lik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77"/>
    <w:bookmarkStart w:id="378" w:name="exr-prac-gauss-iid-lik"/>
    <w:p>
      <w:pPr>
        <w:pStyle w:val="BodyText"/>
      </w:pPr>
      <w:del w:id="488" w:author="PR Preview" w:date="2026-01-01T00:00:00Z">
        <w:r>
          <w:rPr>
            <w:b/>
            <w:bCs/>
          </w:rPr>
          <w:delText xml:space="preserve">Exercise 48 (Gaussian log-likelihood (adapted from</w:delText>
        </w:r>
      </w:del>
      <w:del w:id="489" w:author="PR Preview" w:date="2026-01-01T00:00:00Z">
        <w:r>
          <w:rPr>
            <w:b/>
            <w:bCs/>
          </w:rPr>
          <w:delText xml:space="preserve"> </w:delText>
        </w:r>
      </w:del>
      <w:del w:id="490" w:author="PR Preview" w:date="2026-01-01T00:00:00Z">
        <w:r>
          <w:rPr>
            <w:b/>
            <w:bCs/>
          </w:rPr>
          <w:delText xml:space="preserve">Kleinbaum et al. [24]</w:delText>
        </w:r>
      </w:del>
      <w:del w:id="491" w:author="PR Preview" w:date="2026-01-01T00:00:00Z">
        <w:r>
          <w:rPr>
            <w:b/>
            <w:bCs/>
          </w:rPr>
          <w:delText xml:space="preserve">, Chapter 5))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Let</w:delText>
        </w:r>
      </w:del>
      <w:del w:id="49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495" w:author="PR Preview" w:date="2026-01-01T00:00:00Z">
        <w:r>
          <w:delText xml:space="preserve">.</w:delText>
        </w:r>
      </w:del>
    </w:p>
    <w:p>
      <w:pPr>
        <w:pStyle w:val="BodyText"/>
      </w:pPr>
      <w:ins w:id="496" w:author="PR Preview" w:date="2026-01-01T00:00:00Z">
        <w:r>
          <w:rPr>
            <w:b/>
            <w:bCs/>
          </w:rPr>
          <w:t xml:space="preserve">Exercise 48 (Gaussian log-likelihood (adapted from</w:t>
        </w:r>
      </w:ins>
      <w:ins w:id="497" w:author="PR Preview" w:date="2026-01-01T00:00:00Z">
        <w:r>
          <w:rPr>
            <w:b/>
            <w:bCs/>
          </w:rPr>
          <w:t xml:space="preserve"> </w:t>
        </w:r>
      </w:ins>
      <w:ins w:id="498" w:author="PR Preview" w:date="2026-01-01T00:00:00Z">
        <w:r>
          <w:rPr>
            <w:b/>
            <w:bCs/>
          </w:rPr>
          <w:t xml:space="preserve">Kleinbaum et al. [26]</w:t>
        </w:r>
      </w:ins>
      <w:ins w:id="499" w:author="PR Preview" w:date="2026-01-01T00:00:00Z">
        <w:r>
          <w:rPr>
            <w:b/>
            <w:bCs/>
          </w:rPr>
          <w:t xml:space="preserve">, Chapter 5))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Let</w:t>
        </w:r>
      </w:ins>
      <w:ins w:id="50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503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78"/>
    <w:bookmarkStart w:id="379" w:name="sol-prac-gauss-iid-lik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79"/>
    <w:bookmarkStart w:id="380" w:name="exr-prac-score-zero"/>
    <w:p>
      <w:pPr>
        <w:pStyle w:val="BodyText"/>
      </w:pPr>
      <w:r>
        <w:rPr>
          <w:b/>
          <w:bCs/>
        </w:rPr>
        <w:t xml:space="preserve">Exercise 49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0"/>
    <w:bookmarkStart w:id="381" w:name="sol-prac-score-zero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1"/>
    <w:bookmarkStart w:id="382" w:name="exr-prac-mle-se"/>
    <w:p>
      <w:pPr>
        <w:pStyle w:val="BodyText"/>
      </w:pPr>
      <w:r>
        <w:rPr>
          <w:b/>
          <w:bCs/>
        </w:rPr>
        <w:t xml:space="preserve">Exercise 50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2"/>
    <w:bookmarkStart w:id="383" w:name="sol-prac-mle-se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83"/>
    <w:bookmarkStart w:id="384" w:name="exr-prac-exp-mle"/>
    <w:p>
      <w:pPr>
        <w:pStyle w:val="FirstParagraph"/>
      </w:pPr>
      <w:r>
        <w:rPr>
          <w:b/>
          <w:bCs/>
        </w:rPr>
        <w:t xml:space="preserve">Exercise 51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84"/>
    <w:bookmarkStart w:id="385" w:name="sol-prac-exp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85"/>
    <w:bookmarkEnd w:id="386"/>
    <w:bookmarkStart w:id="438" w:name="references"/>
    <w:p>
      <w:pPr>
        <w:pStyle w:val="Heading2"/>
      </w:pPr>
      <w:r>
        <w:t xml:space="preserve">References</w:t>
      </w:r>
    </w:p>
    <w:bookmarkStart w:id="437" w:name="refs"/>
    <w:bookmarkStart w:id="38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8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88"/>
    <w:bookmarkStart w:id="39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8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0"/>
    <w:bookmarkStart w:id="39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2"/>
    <w:bookmarkStart w:id="39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https://en.wikipedia.org/wiki/Likelihood_function</w:t>
        </w:r>
      </w:hyperlink>
    </w:p>
    <w:bookmarkEnd w:id="394"/>
    <w:bookmarkStart w:id="39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https://en.wikipedia.org/wiki/Maximum_likelihood_estimation</w:t>
        </w:r>
      </w:hyperlink>
    </w:p>
    <w:bookmarkEnd w:id="396"/>
    <w:bookmarkStart w:id="39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9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98"/>
    <w:bookmarkStart w:id="39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99"/>
    <w:bookmarkStart w:id="40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0"/>
    <w:bookmarkStart w:id="40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https://en.wikipedia.org/wiki/Critical_point_%28mathematics%29</w:t>
        </w:r>
      </w:hyperlink>
    </w:p>
    <w:bookmarkEnd w:id="402"/>
    <w:bookmarkStart w:id="40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https://en.wikipedia.org/wiki/Informant_function</w:t>
        </w:r>
      </w:hyperlink>
    </w:p>
    <w:bookmarkEnd w:id="404"/>
    <w:bookmarkStart w:id="40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https://en.wikipedia.org/wiki/Hessian_matrix</w:t>
        </w:r>
      </w:hyperlink>
    </w:p>
    <w:bookmarkEnd w:id="406"/>
    <w:bookmarkStart w:id="40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https://en.wikipedia.org/wiki/Fisher_information</w:t>
        </w:r>
      </w:hyperlink>
    </w:p>
    <w:bookmarkEnd w:id="408"/>
    <w:bookmarkStart w:id="410" w:name="ref-dunn2018generalized"/>
    <w:p>
      <w:pPr>
        <w:pStyle w:val="Bibliography"/>
      </w:pPr>
      <w:del w:id="504" w:author="PR Preview" w:date="2026-01-01T00:00:00Z">
        <w:r>
          <w:delText xml:space="preserve">[13]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	</w:delText>
        </w:r>
      </w:del>
      <w:del w:id="507" w:author="PR Preview" w:date="2026-01-01T00:00:00Z">
        <w:r>
          <w:delText xml:space="preserve">E. L. Lehmann,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rPr>
            <w:i/>
            <w:iCs/>
          </w:rPr>
          <w:delText xml:space="preserve">Elements of large-sample theory</w:delText>
        </w:r>
      </w:del>
      <w:del w:id="510" w:author="PR Preview" w:date="2026-01-01T00:00:00Z">
        <w:r>
          <w:delText xml:space="preserve">. in Springer texts in statistics. New York: Springer, 1999. doi:</w:delText>
        </w:r>
      </w:del>
      <w:del w:id="511" w:author="PR Preview" w:date="2026-01-01T00:00:00Z">
        <w:r>
          <w:delText xml:space="preserve"> </w:delText>
        </w:r>
      </w:del>
      <w:hyperlink r:id="rId413">
        <w:del w:id="512" w:author="PR Preview" w:date="2026-01-01T00:00:00Z">
          <w:r>
            <w:rPr>
              <w:rStyle w:val="Hyperlink"/>
            </w:rPr>
            <w:delText xml:space="preserve">10.1007/b98855</w:delText>
          </w:r>
        </w:del>
      </w:hyperlink>
      <w:del w:id="513" w:author="PR Preview" w:date="2026-01-01T00:00:00Z">
        <w:r>
          <w:delText xml:space="preserve">.</w:delText>
        </w:r>
      </w:del>
    </w:p>
    <w:p>
      <w:pPr>
        <w:pStyle w:val="Bibliography"/>
      </w:pPr>
      <w:del w:id="514" w:author="PR Preview" w:date="2026-01-01T00:00:00Z">
        <w:r>
          <w:delText xml:space="preserve">[14]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	</w:delText>
        </w:r>
      </w:del>
      <w:del w:id="517" w:author="PR Preview" w:date="2026-01-01T00:00:00Z">
        <w:r>
          <w:delText xml:space="preserve">W. K. Newey and D. McFadden,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“Large sample estimation and hypothesis testing,”</w:delText>
        </w:r>
      </w:del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in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rPr>
            <w:i/>
            <w:iCs/>
          </w:rPr>
          <w:delText xml:space="preserve">Handbook of econometrics</w:delText>
        </w:r>
      </w:del>
      <w:del w:id="524" w:author="PR Preview" w:date="2026-01-01T00:00:00Z">
        <w:r>
          <w:delText xml:space="preserve">, vol. 4, R. Engle and D. McFadden, Eds., Elsevier, 1994, pp. 2111–2245. doi:</w:delText>
        </w:r>
      </w:del>
      <w:del w:id="525" w:author="PR Preview" w:date="2026-01-01T00:00:00Z">
        <w:r>
          <w:delText xml:space="preserve"> </w:delText>
        </w:r>
      </w:del>
      <w:hyperlink r:id="rId415">
        <w:del w:id="526" w:author="PR Preview" w:date="2026-01-01T00:00:00Z">
          <w:r>
            <w:rPr>
              <w:rStyle w:val="Hyperlink"/>
            </w:rPr>
            <w:delText xml:space="preserve">10.1016/S1573-4412(05)80005-4</w:delText>
          </w:r>
        </w:del>
      </w:hyperlink>
      <w:del w:id="527" w:author="PR Preview" w:date="2026-01-01T00:00:00Z">
        <w:r>
          <w:delText xml:space="preserve">.</w:delText>
        </w:r>
      </w:del>
    </w:p>
    <w:p>
      <w:pPr>
        <w:pStyle w:val="Bibliography"/>
      </w:pPr>
      <w:del w:id="528" w:author="PR Preview" w:date="2026-01-01T00:00:00Z">
        <w:r>
          <w:delText xml:space="preserve">[15]</w:delText>
        </w:r>
      </w:del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	</w:delText>
        </w:r>
      </w:del>
      <w:del w:id="531" w:author="PR Preview" w:date="2026-01-01T00:00:00Z">
        <w:r>
          <w:delText xml:space="preserve">B. Efron and D. V. Hinkley,</w:delText>
        </w:r>
      </w:del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“Assessing the accuracy of the maximum likelihood estimator: Observed versus expected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Fisher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information,”</w:delText>
        </w:r>
      </w:del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rPr>
            <w:i/>
            <w:iCs/>
          </w:rPr>
          <w:delText xml:space="preserve">Biometrika</w:delText>
        </w:r>
      </w:del>
      <w:del w:id="540" w:author="PR Preview" w:date="2026-01-01T00:00:00Z">
        <w:r>
          <w:delText xml:space="preserve">, vol. 65, no. 3, pp. 457–483, 1978, doi:</w:delText>
        </w:r>
      </w:del>
      <w:del w:id="541" w:author="PR Preview" w:date="2026-01-01T00:00:00Z">
        <w:r>
          <w:delText xml:space="preserve"> </w:delText>
        </w:r>
      </w:del>
      <w:hyperlink r:id="rId417">
        <w:del w:id="542" w:author="PR Preview" w:date="2026-01-01T00:00:00Z">
          <w:r>
            <w:rPr>
              <w:rStyle w:val="Hyperlink"/>
            </w:rPr>
            <w:delText xml:space="preserve">10.1093/biomet/65.3.457</w:delText>
          </w:r>
        </w:del>
      </w:hyperlink>
      <w:del w:id="543" w:author="PR Preview" w:date="2026-01-01T00:00:00Z">
        <w:r>
          <w:delText xml:space="preserve">.</w:delText>
        </w:r>
      </w:del>
    </w:p>
    <w:p>
      <w:pPr>
        <w:pStyle w:val="Bibliography"/>
      </w:pPr>
      <w:del w:id="544" w:author="PR Preview" w:date="2026-01-01T00:00:00Z">
        <w:r>
          <w:delText xml:space="preserve">[16]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	</w:delText>
        </w:r>
      </w:del>
      <w:del w:id="547" w:author="PR Preview" w:date="2026-01-01T00:00:00Z">
        <w:r>
          <w:delText xml:space="preserve">Wikipedia contributors,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“Wald test —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Wikipedia</w:delText>
        </w:r>
      </w:del>
      <w:del w:id="552" w:author="PR Preview" w:date="2026-01-01T00:00:00Z">
        <w:r>
          <w:delText xml:space="preserve">,</w:delText>
        </w:r>
      </w:del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the free encyclopedia.”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2026. Available:</w:delText>
        </w:r>
      </w:del>
      <w:del w:id="557" w:author="PR Preview" w:date="2026-01-01T00:00:00Z">
        <w:r>
          <w:delText xml:space="preserve"> </w:delText>
        </w:r>
      </w:del>
      <w:hyperlink r:id="rId419">
        <w:del w:id="558" w:author="PR Preview" w:date="2026-01-01T00:00:00Z">
          <w:r>
            <w:rPr>
              <w:rStyle w:val="Hyperlink"/>
            </w:rPr>
            <w:delText xml:space="preserve">https://en.wikipedia.org/wiki/Wald_test</w:delText>
          </w:r>
        </w:del>
      </w:hyperlink>
    </w:p>
    <w:p>
      <w:pPr>
        <w:pStyle w:val="Bibliography"/>
      </w:pPr>
      <w:del w:id="559" w:author="PR Preview" w:date="2026-01-01T00:00:00Z">
        <w:r>
          <w:delText xml:space="preserve">[17]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	</w:delText>
        </w:r>
      </w:del>
      <w:del w:id="562" w:author="PR Preview" w:date="2026-01-01T00:00:00Z">
        <w:r>
          <w:delText xml:space="preserve">Wikipedia contributors,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“Likelihood-ratio test —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Wikipedia</w:delText>
        </w:r>
      </w:del>
      <w:del w:id="567" w:author="PR Preview" w:date="2026-01-01T00:00:00Z">
        <w:r>
          <w:delText xml:space="preserve">,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the free encyclopedia.”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2026. Available:</w:delText>
        </w:r>
      </w:del>
      <w:del w:id="572" w:author="PR Preview" w:date="2026-01-01T00:00:00Z">
        <w:r>
          <w:delText xml:space="preserve"> </w:delText>
        </w:r>
      </w:del>
      <w:hyperlink r:id="rId421">
        <w:del w:id="573" w:author="PR Preview" w:date="2026-01-01T00:00:00Z">
          <w:r>
            <w:rPr>
              <w:rStyle w:val="Hyperlink"/>
            </w:rPr>
            <w:delText xml:space="preserve">https://en.wikipedia.org/wiki/Likelihood-ratio_test</w:delText>
          </w:r>
        </w:del>
      </w:hyperlink>
    </w:p>
    <w:p>
      <w:pPr>
        <w:pStyle w:val="Bibliography"/>
      </w:pPr>
      <w:del w:id="574" w:author="PR Preview" w:date="2026-01-01T00:00:00Z">
        <w:r>
          <w:delText xml:space="preserve">[18]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	</w:delText>
        </w:r>
      </w:del>
      <w:del w:id="577" w:author="PR Preview" w:date="2026-01-01T00:00:00Z">
        <w:r>
          <w:delText xml:space="preserve">Wikipedia contributors,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“Wilks’ theorem —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Wikipedia</w:delText>
        </w:r>
      </w:del>
      <w:del w:id="582" w:author="PR Preview" w:date="2026-01-01T00:00:00Z">
        <w:r>
          <w:delText xml:space="preserve">,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the free encyclopedia.”</w:delText>
        </w:r>
      </w:del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2026. Available:</w:delText>
        </w:r>
      </w:del>
      <w:del w:id="587" w:author="PR Preview" w:date="2026-01-01T00:00:00Z">
        <w:r>
          <w:delText xml:space="preserve"> </w:delText>
        </w:r>
      </w:del>
      <w:hyperlink r:id="rId423">
        <w:del w:id="588" w:author="PR Preview" w:date="2026-01-01T00:00:00Z">
          <w:r>
            <w:rPr>
              <w:rStyle w:val="Hyperlink"/>
            </w:rPr>
            <w:delText xml:space="preserve">https://en.wikipedia.org/wiki/Wilks%27_theorem</w:delText>
          </w:r>
        </w:del>
      </w:hyperlink>
    </w:p>
    <w:p>
      <w:pPr>
        <w:pStyle w:val="Bibliography"/>
      </w:pPr>
      <w:del w:id="589" w:author="PR Preview" w:date="2026-01-01T00:00:00Z">
        <w:r>
          <w:delText xml:space="preserve">[19]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	</w:delText>
        </w:r>
      </w:del>
      <w:del w:id="592" w:author="PR Preview" w:date="2026-01-01T00:00:00Z">
        <w:r>
          <w:delText xml:space="preserve">S. S. Wilks,</w:delText>
        </w:r>
      </w:del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“The large-sample distribution of the likelihood ratio for testing composite hypotheses,”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rPr>
            <w:i/>
            <w:iCs/>
          </w:rPr>
          <w:delText xml:space="preserve">The Annals of Mathematical Statistics</w:delText>
        </w:r>
      </w:del>
      <w:del w:id="597" w:author="PR Preview" w:date="2026-01-01T00:00:00Z">
        <w:r>
          <w:delText xml:space="preserve">, vol. 9, no. 1, pp. 60–62, 1938, doi:</w:delText>
        </w:r>
      </w:del>
      <w:del w:id="598" w:author="PR Preview" w:date="2026-01-01T00:00:00Z">
        <w:r>
          <w:delText xml:space="preserve"> </w:delText>
        </w:r>
      </w:del>
      <w:hyperlink r:id="rId425">
        <w:del w:id="599" w:author="PR Preview" w:date="2026-01-01T00:00:00Z">
          <w:r>
            <w:rPr>
              <w:rStyle w:val="Hyperlink"/>
            </w:rPr>
            <w:delText xml:space="preserve">10.1214/aoms/1177732360</w:delText>
          </w:r>
        </w:del>
      </w:hyperlink>
      <w:del w:id="600" w:author="PR Preview" w:date="2026-01-01T00:00:00Z">
        <w:r>
          <w:delText xml:space="preserve">.</w:delText>
        </w:r>
      </w:del>
    </w:p>
    <w:p>
      <w:pPr>
        <w:pStyle w:val="Bibliography"/>
      </w:pPr>
      <w:del w:id="601" w:author="PR Preview" w:date="2026-01-01T00:00:00Z">
        <w:r>
          <w:delText xml:space="preserve">[20]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	</w:delText>
        </w:r>
      </w:del>
      <w:del w:id="604" w:author="PR Preview" w:date="2026-01-01T00:00:00Z">
        <w:r>
          <w:delText xml:space="preserve">Wikipedia contributors,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“Prediction interval —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Wikipedia</w:delText>
        </w:r>
      </w:del>
      <w:del w:id="609" w:author="PR Preview" w:date="2026-01-01T00:00:00Z">
        <w:r>
          <w:delText xml:space="preserve">,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the free encyclopedia.”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2026. Available:</w:delText>
        </w:r>
      </w:del>
      <w:del w:id="614" w:author="PR Preview" w:date="2026-01-01T00:00:00Z">
        <w:r>
          <w:delText xml:space="preserve"> </w:delText>
        </w:r>
      </w:del>
      <w:hyperlink r:id="rId427">
        <w:del w:id="615" w:author="PR Preview" w:date="2026-01-01T00:00:00Z">
          <w:r>
            <w:rPr>
              <w:rStyle w:val="Hyperlink"/>
            </w:rPr>
            <w:delText xml:space="preserve">https://en.wikipedia.org/wiki/Prediction_interval</w:delText>
          </w:r>
        </w:del>
      </w:hyperlink>
    </w:p>
    <w:p>
      <w:pPr>
        <w:pStyle w:val="Bibliography"/>
      </w:pPr>
      <w:del w:id="616" w:author="PR Preview" w:date="2026-01-01T00:00:00Z">
        <w:r>
          <w:delText xml:space="preserve">[21]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	</w:delText>
        </w:r>
      </w:del>
      <w:del w:id="619" w:author="PR Preview" w:date="2026-01-01T00:00:00Z">
        <w:r>
          <w:delText xml:space="preserve">S. Hulley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rPr>
            <w:i/>
            <w:iCs/>
          </w:rPr>
          <w:delText xml:space="preserve">et al.</w:delText>
        </w:r>
      </w:del>
      <w:del w:id="622" w:author="PR Preview" w:date="2026-01-01T00:00:00Z">
        <w:r>
          <w:delText xml:space="preserve">,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“Randomized trial of estrogen plus progestin for secondary prevention of coronary heart disease in postmenopausal women,”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rPr>
            <w:i/>
            <w:iCs/>
          </w:rPr>
          <w:delText xml:space="preserve">JAMA : the journal of the American Medical Association</w:delText>
        </w:r>
      </w:del>
      <w:del w:id="627" w:author="PR Preview" w:date="2026-01-01T00:00:00Z">
        <w:r>
          <w:delText xml:space="preserve">, vol. 280, no. 7, pp. 605–613, 1998, doi:</w:delText>
        </w:r>
      </w:del>
      <w:del w:id="628" w:author="PR Preview" w:date="2026-01-01T00:00:00Z">
        <w:r>
          <w:delText xml:space="preserve"> </w:delText>
        </w:r>
      </w:del>
      <w:hyperlink r:id="rId429">
        <w:del w:id="629" w:author="PR Preview" w:date="2026-01-01T00:00:00Z">
          <w:r>
            <w:rPr>
              <w:rStyle w:val="Hyperlink"/>
            </w:rPr>
            <w:delText xml:space="preserve">10.1001/jama.280.7.605</w:delText>
          </w:r>
        </w:del>
      </w:hyperlink>
      <w:del w:id="630" w:author="PR Preview" w:date="2026-01-01T00:00:00Z">
        <w:r>
          <w:delText xml:space="preserve">.</w:delText>
        </w:r>
      </w:del>
    </w:p>
    <w:p>
      <w:pPr>
        <w:pStyle w:val="Bibliography"/>
      </w:pPr>
      <w:del w:id="631" w:author="PR Preview" w:date="2026-01-01T00:00:00Z">
        <w:r>
          <w:delText xml:space="preserve">[22]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	</w:delText>
        </w:r>
      </w:del>
      <w:del w:id="634" w:author="PR Preview" w:date="2026-01-01T00:00:00Z">
        <w:r>
          <w:delText xml:space="preserve">E. Vittinghoff, D. V. Glidden, S. C. Shiboski, and C. E. McCulloch,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rPr>
            <w:i/>
            <w:iCs/>
          </w:rPr>
          <w:delText xml:space="preserve">Regression methods in biostatistics: Linear, logistic, survival, and repeated measures models</w:delText>
        </w:r>
      </w:del>
      <w:del w:id="637" w:author="PR Preview" w:date="2026-01-01T00:00:00Z">
        <w:r>
          <w:delText xml:space="preserve">, 2nd ed. Springer, 2012. doi:</w:delText>
        </w:r>
      </w:del>
      <w:del w:id="638" w:author="PR Preview" w:date="2026-01-01T00:00:00Z">
        <w:r>
          <w:delText xml:space="preserve"> </w:delText>
        </w:r>
      </w:del>
      <w:hyperlink r:id="rId431">
        <w:del w:id="639" w:author="PR Preview" w:date="2026-01-01T00:00:00Z">
          <w:r>
            <w:rPr>
              <w:rStyle w:val="Hyperlink"/>
            </w:rPr>
            <w:delText xml:space="preserve">10.1007/978-1-4614-1353-0</w:delText>
          </w:r>
        </w:del>
      </w:hyperlink>
      <w:del w:id="640" w:author="PR Preview" w:date="2026-01-01T00:00:00Z">
        <w:r>
          <w:delText xml:space="preserve">.</w:delText>
        </w:r>
      </w:del>
    </w:p>
    <w:p>
      <w:pPr>
        <w:pStyle w:val="Bibliography"/>
      </w:pPr>
      <w:del w:id="641" w:author="PR Preview" w:date="2026-01-01T00:00:00Z">
        <w:r>
          <w:delText xml:space="preserve">[23]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	</w:delText>
        </w:r>
      </w:del>
      <w:del w:id="644" w:author="PR Preview" w:date="2026-01-01T00:00:00Z">
        <w:r>
          <w:delText xml:space="preserve">J. M. Hoenig and D. M. Heisey,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“The abuse of power: The pervasive fallacy of power calculations for data analysis,”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rPr>
            <w:i/>
            <w:iCs/>
          </w:rPr>
          <w:delText xml:space="preserve">The American Statistician</w:delText>
        </w:r>
      </w:del>
      <w:del w:id="649" w:author="PR Preview" w:date="2026-01-01T00:00:00Z">
        <w:r>
          <w:delText xml:space="preserve">, vol. 55, no. 1, pp. 19–24, 2001, doi:</w:delText>
        </w:r>
      </w:del>
      <w:del w:id="650" w:author="PR Preview" w:date="2026-01-01T00:00:00Z">
        <w:r>
          <w:delText xml:space="preserve"> </w:delText>
        </w:r>
      </w:del>
      <w:hyperlink r:id="rId433">
        <w:del w:id="651" w:author="PR Preview" w:date="2026-01-01T00:00:00Z">
          <w:r>
            <w:rPr>
              <w:rStyle w:val="Hyperlink"/>
            </w:rPr>
            <w:delText xml:space="preserve">10.1198/000313001300339897</w:delText>
          </w:r>
        </w:del>
      </w:hyperlink>
      <w:del w:id="652" w:author="PR Preview" w:date="2026-01-01T00:00:00Z">
        <w:r>
          <w:delText xml:space="preserve">.</w:delText>
        </w:r>
      </w:del>
    </w:p>
    <w:p>
      <w:pPr>
        <w:pStyle w:val="Bibliography"/>
      </w:pPr>
      <w:del w:id="653" w:author="PR Preview" w:date="2026-01-01T00:00:00Z">
        <w:r>
          <w:delText xml:space="preserve">[24]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	</w:delText>
        </w:r>
      </w:del>
      <w:del w:id="656" w:author="PR Preview" w:date="2026-01-01T00:00:00Z">
        <w:r>
          <w:delText xml:space="preserve">D. G. Kleinbaum, L. L. Kupper, A. Nizam, K. Muller, and E. Rosenberg,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rPr>
            <w:i/>
            <w:iCs/>
          </w:rPr>
          <w:delText xml:space="preserve">Applied regression analysis and other multivariable methods</w:delText>
        </w:r>
      </w:del>
      <w:del w:id="659" w:author="PR Preview" w:date="2026-01-01T00:00:00Z">
        <w:r>
          <w:delText xml:space="preserve">, 5th ed. Cengage Learning, 2014. Available:</w:delText>
        </w:r>
      </w:del>
      <w:del w:id="660" w:author="PR Preview" w:date="2026-01-01T00:00:00Z">
        <w:r>
          <w:delText xml:space="preserve"> </w:delText>
        </w:r>
      </w:del>
      <w:hyperlink r:id="rId435">
        <w:del w:id="661" w:author="PR Preview" w:date="2026-01-01T00:00:00Z">
          <w:r>
            <w:rPr>
              <w:rStyle w:val="Hyperlink"/>
            </w:rPr>
            <w:delText xml:space="preserve">https://www.cengage.com/c/applied-regression-analysis-and-other-multivariable-methods-5e-kleinbaum/9781285051086/</w:delText>
          </w:r>
        </w:del>
      </w:hyperlink>
    </w:p>
    <w:p>
      <w:pPr>
        <w:pStyle w:val="Bibliography"/>
      </w:pPr>
      <w:ins w:id="662" w:author="PR Preview" w:date="2026-01-01T00:00:00Z">
        <w:r>
          <w:t xml:space="preserve">[13]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	</w:t>
        </w:r>
      </w:ins>
      <w:ins w:id="665" w:author="PR Preview" w:date="2026-01-01T00:00:00Z">
        <w:r>
          <w:t xml:space="preserve">P. K. Dunn and G. K. Smyth,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rPr>
            <w:i/>
            <w:iCs/>
          </w:rPr>
          <w:t xml:space="preserve">Generalized linear models with examples in</w:t>
        </w:r>
      </w:ins>
      <w:ins w:id="668" w:author="PR Preview" w:date="2026-01-01T00:00:00Z">
        <w:r>
          <w:rPr>
            <w:i/>
            <w:iCs/>
          </w:rPr>
          <w:t xml:space="preserve"> </w:t>
        </w:r>
      </w:ins>
      <w:ins w:id="669" w:author="PR Preview" w:date="2026-01-01T00:00:00Z">
        <w:r>
          <w:rPr>
            <w:i/>
            <w:iCs/>
          </w:rPr>
          <w:t xml:space="preserve">R</w:t>
        </w:r>
      </w:ins>
      <w:ins w:id="670" w:author="PR Preview" w:date="2026-01-01T00:00:00Z">
        <w:r>
          <w:t xml:space="preserve">, vol. 53. Springer, 2018. doi:</w:t>
        </w:r>
      </w:ins>
      <w:ins w:id="671" w:author="PR Preview" w:date="2026-01-01T00:00:00Z">
        <w:r>
          <w:t xml:space="preserve"> </w:t>
        </w:r>
      </w:ins>
      <w:hyperlink r:id="rId409">
        <w:ins w:id="672" w:author="PR Preview" w:date="2026-01-01T00:00:00Z">
          <w:r>
            <w:rPr>
              <w:rStyle w:val="Hyperlink"/>
            </w:rPr>
            <w:t xml:space="preserve">10.1007/978-1-4419-0118-7</w:t>
          </w:r>
        </w:ins>
      </w:hyperlink>
      <w:ins w:id="673" w:author="PR Preview" w:date="2026-01-01T00:00:00Z">
        <w:r>
          <w:t xml:space="preserve">.</w:t>
        </w:r>
      </w:ins>
    </w:p>
    <w:bookmarkEnd w:id="410"/>
    <w:bookmarkStart w:id="412" w:name="ref-wood2017generalized"/>
    <w:p>
      <w:pPr>
        <w:pStyle w:val="Bibliography"/>
      </w:pPr>
      <w:ins w:id="674" w:author="PR Preview" w:date="2026-01-01T00:00:00Z">
        <w:r>
          <w:t xml:space="preserve">[14]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	</w:t>
        </w:r>
      </w:ins>
      <w:ins w:id="677" w:author="PR Preview" w:date="2026-01-01T00:00:00Z">
        <w:r>
          <w:t xml:space="preserve">S. N. Wood,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rPr>
            <w:i/>
            <w:iCs/>
          </w:rPr>
          <w:t xml:space="preserve">Generalized additive models: An introduction with r</w:t>
        </w:r>
      </w:ins>
      <w:ins w:id="680" w:author="PR Preview" w:date="2026-01-01T00:00:00Z">
        <w:r>
          <w:t xml:space="preserve">, 2nd ed. Chapman; Hall/CRC, 2017. doi:</w:t>
        </w:r>
      </w:ins>
      <w:ins w:id="681" w:author="PR Preview" w:date="2026-01-01T00:00:00Z">
        <w:r>
          <w:t xml:space="preserve"> </w:t>
        </w:r>
      </w:ins>
      <w:hyperlink r:id="rId411">
        <w:ins w:id="682" w:author="PR Preview" w:date="2026-01-01T00:00:00Z">
          <w:r>
            <w:rPr>
              <w:rStyle w:val="Hyperlink"/>
            </w:rPr>
            <w:t xml:space="preserve">10.1201/9781315370279</w:t>
          </w:r>
        </w:ins>
      </w:hyperlink>
      <w:ins w:id="683" w:author="PR Preview" w:date="2026-01-01T00:00:00Z">
        <w:r>
          <w:t xml:space="preserve">.</w:t>
        </w:r>
      </w:ins>
    </w:p>
    <w:bookmarkEnd w:id="412"/>
    <w:bookmarkStart w:id="414" w:name="ref-lehmannELST"/>
    <w:p>
      <w:pPr>
        <w:pStyle w:val="Bibliography"/>
      </w:pPr>
      <w:ins w:id="684" w:author="PR Preview" w:date="2026-01-01T00:00:00Z">
        <w:r>
          <w:t xml:space="preserve">[15]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	</w:t>
        </w:r>
      </w:ins>
      <w:ins w:id="687" w:author="PR Preview" w:date="2026-01-01T00:00:00Z">
        <w:r>
          <w:t xml:space="preserve">E. L. Lehmann,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rPr>
            <w:i/>
            <w:iCs/>
          </w:rPr>
          <w:t xml:space="preserve">Elements of large-sample theory</w:t>
        </w:r>
      </w:ins>
      <w:ins w:id="690" w:author="PR Preview" w:date="2026-01-01T00:00:00Z">
        <w:r>
          <w:t xml:space="preserve">. in Springer texts in statistics. New York: Springer, 1999. doi:</w:t>
        </w:r>
      </w:ins>
      <w:ins w:id="691" w:author="PR Preview" w:date="2026-01-01T00:00:00Z">
        <w:r>
          <w:t xml:space="preserve"> </w:t>
        </w:r>
      </w:ins>
      <w:hyperlink r:id="rId413">
        <w:ins w:id="692" w:author="PR Preview" w:date="2026-01-01T00:00:00Z">
          <w:r>
            <w:rPr>
              <w:rStyle w:val="Hyperlink"/>
            </w:rPr>
            <w:t xml:space="preserve">10.1007/b98855</w:t>
          </w:r>
        </w:ins>
      </w:hyperlink>
      <w:ins w:id="693" w:author="PR Preview" w:date="2026-01-01T00:00:00Z">
        <w:r>
          <w:t xml:space="preserve">.</w:t>
        </w:r>
      </w:ins>
    </w:p>
    <w:bookmarkEnd w:id="414"/>
    <w:bookmarkStart w:id="416" w:name="ref-newey1994large"/>
    <w:p>
      <w:pPr>
        <w:pStyle w:val="Bibliography"/>
      </w:pPr>
      <w:ins w:id="694" w:author="PR Preview" w:date="2026-01-01T00:00:00Z">
        <w:r>
          <w:t xml:space="preserve">[16]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	</w:t>
        </w:r>
      </w:ins>
      <w:ins w:id="697" w:author="PR Preview" w:date="2026-01-01T00:00:00Z">
        <w:r>
          <w:t xml:space="preserve">W. K. Newey and D. McFadden,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“Large sample estimation and hypothesis testing,”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in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rPr>
            <w:i/>
            <w:iCs/>
          </w:rPr>
          <w:t xml:space="preserve">Handbook of econometrics</w:t>
        </w:r>
      </w:ins>
      <w:ins w:id="704" w:author="PR Preview" w:date="2026-01-01T00:00:00Z">
        <w:r>
          <w:t xml:space="preserve">, vol. 4, R. Engle and D. McFadden, Eds., Elsevier, 1994, pp. 2111–2245. doi:</w:t>
        </w:r>
      </w:ins>
      <w:ins w:id="705" w:author="PR Preview" w:date="2026-01-01T00:00:00Z">
        <w:r>
          <w:t xml:space="preserve"> </w:t>
        </w:r>
      </w:ins>
      <w:hyperlink r:id="rId415">
        <w:ins w:id="706" w:author="PR Preview" w:date="2026-01-01T00:00:00Z">
          <w:r>
            <w:rPr>
              <w:rStyle w:val="Hyperlink"/>
            </w:rPr>
            <w:t xml:space="preserve">10.1016/S1573-4412(05)80005-4</w:t>
          </w:r>
        </w:ins>
      </w:hyperlink>
      <w:ins w:id="707" w:author="PR Preview" w:date="2026-01-01T00:00:00Z">
        <w:r>
          <w:t xml:space="preserve">.</w:t>
        </w:r>
      </w:ins>
    </w:p>
    <w:bookmarkEnd w:id="416"/>
    <w:bookmarkStart w:id="418" w:name="ref-efron1978assessing"/>
    <w:p>
      <w:pPr>
        <w:pStyle w:val="Bibliography"/>
      </w:pPr>
      <w:ins w:id="708" w:author="PR Preview" w:date="2026-01-01T00:00:00Z">
        <w:r>
          <w:t xml:space="preserve">[17]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	</w:t>
        </w:r>
      </w:ins>
      <w:ins w:id="711" w:author="PR Preview" w:date="2026-01-01T00:00:00Z">
        <w:r>
          <w:t xml:space="preserve">B. Efron and D. V. Hinkley,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“Assessing the accuracy of the maximum likelihood estimator: Observed versus expected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Fisher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information,”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rPr>
            <w:i/>
            <w:iCs/>
          </w:rPr>
          <w:t xml:space="preserve">Biometrika</w:t>
        </w:r>
      </w:ins>
      <w:ins w:id="720" w:author="PR Preview" w:date="2026-01-01T00:00:00Z">
        <w:r>
          <w:t xml:space="preserve">, vol. 65, no. 3, pp. 457–483, 1978, doi:</w:t>
        </w:r>
      </w:ins>
      <w:ins w:id="721" w:author="PR Preview" w:date="2026-01-01T00:00:00Z">
        <w:r>
          <w:t xml:space="preserve"> </w:t>
        </w:r>
      </w:ins>
      <w:hyperlink r:id="rId417">
        <w:ins w:id="722" w:author="PR Preview" w:date="2026-01-01T00:00:00Z">
          <w:r>
            <w:rPr>
              <w:rStyle w:val="Hyperlink"/>
            </w:rPr>
            <w:t xml:space="preserve">10.1093/biomet/65.3.457</w:t>
          </w:r>
        </w:ins>
      </w:hyperlink>
      <w:ins w:id="723" w:author="PR Preview" w:date="2026-01-01T00:00:00Z">
        <w:r>
          <w:t xml:space="preserve">.</w:t>
        </w:r>
      </w:ins>
    </w:p>
    <w:bookmarkEnd w:id="418"/>
    <w:bookmarkStart w:id="420" w:name="ref-wikipedia_wald_test"/>
    <w:p>
      <w:pPr>
        <w:pStyle w:val="Bibliography"/>
      </w:pPr>
      <w:ins w:id="724" w:author="PR Preview" w:date="2026-01-01T00:00:00Z">
        <w:r>
          <w:t xml:space="preserve">[18]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	</w:t>
        </w:r>
      </w:ins>
      <w:ins w:id="727" w:author="PR Preview" w:date="2026-01-01T00:00:00Z">
        <w:r>
          <w:t xml:space="preserve">Wikipedia contributors,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“Wald test —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Wikipedia</w:t>
        </w:r>
      </w:ins>
      <w:ins w:id="732" w:author="PR Preview" w:date="2026-01-01T00:00:00Z">
        <w:r>
          <w:t xml:space="preserve">,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the free encyclopedia.”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2026. Available:</w:t>
        </w:r>
      </w:ins>
      <w:ins w:id="737" w:author="PR Preview" w:date="2026-01-01T00:00:00Z">
        <w:r>
          <w:t xml:space="preserve"> </w:t>
        </w:r>
      </w:ins>
      <w:hyperlink r:id="rId419">
        <w:ins w:id="738" w:author="PR Preview" w:date="2026-01-01T00:00:00Z">
          <w:r>
            <w:rPr>
              <w:rStyle w:val="Hyperlink"/>
            </w:rPr>
            <w:t xml:space="preserve">https://en.wikipedia.org/wiki/Wald_test</w:t>
          </w:r>
        </w:ins>
      </w:hyperlink>
    </w:p>
    <w:bookmarkEnd w:id="420"/>
    <w:bookmarkStart w:id="422" w:name="ref-wikipedia_likelihood_ratio_test"/>
    <w:p>
      <w:pPr>
        <w:pStyle w:val="Bibliography"/>
      </w:pPr>
      <w:ins w:id="739" w:author="PR Preview" w:date="2026-01-01T00:00:00Z">
        <w:r>
          <w:t xml:space="preserve">[19]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	</w:t>
        </w:r>
      </w:ins>
      <w:ins w:id="742" w:author="PR Preview" w:date="2026-01-01T00:00:00Z">
        <w:r>
          <w:t xml:space="preserve">Wikipedia contributors,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“Likelihood-ratio test —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Wikipedia</w:t>
        </w:r>
      </w:ins>
      <w:ins w:id="747" w:author="PR Preview" w:date="2026-01-01T00:00:00Z">
        <w:r>
          <w:t xml:space="preserve">,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the free encyclopedia.”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2026. Available:</w:t>
        </w:r>
      </w:ins>
      <w:ins w:id="752" w:author="PR Preview" w:date="2026-01-01T00:00:00Z">
        <w:r>
          <w:t xml:space="preserve"> </w:t>
        </w:r>
      </w:ins>
      <w:hyperlink r:id="rId421">
        <w:ins w:id="753" w:author="PR Preview" w:date="2026-01-01T00:00:00Z">
          <w:r>
            <w:rPr>
              <w:rStyle w:val="Hyperlink"/>
            </w:rPr>
            <w:t xml:space="preserve">https://en.wikipedia.org/wiki/Likelihood-ratio_test</w:t>
          </w:r>
        </w:ins>
      </w:hyperlink>
    </w:p>
    <w:bookmarkEnd w:id="422"/>
    <w:bookmarkStart w:id="424" w:name="ref-wikipedia_wilks_theorem"/>
    <w:p>
      <w:pPr>
        <w:pStyle w:val="Bibliography"/>
      </w:pPr>
      <w:ins w:id="754" w:author="PR Preview" w:date="2026-01-01T00:00:00Z">
        <w:r>
          <w:t xml:space="preserve">[20]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	</w:t>
        </w:r>
      </w:ins>
      <w:ins w:id="757" w:author="PR Preview" w:date="2026-01-01T00:00:00Z">
        <w:r>
          <w:t xml:space="preserve">Wikipedia contributors,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“Wilks’ theorem —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Wikipedia</w:t>
        </w:r>
      </w:ins>
      <w:ins w:id="762" w:author="PR Preview" w:date="2026-01-01T00:00:00Z">
        <w:r>
          <w:t xml:space="preserve">,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the free encyclopedia.”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2026. Available:</w:t>
        </w:r>
      </w:ins>
      <w:ins w:id="767" w:author="PR Preview" w:date="2026-01-01T00:00:00Z">
        <w:r>
          <w:t xml:space="preserve"> </w:t>
        </w:r>
      </w:ins>
      <w:hyperlink r:id="rId423">
        <w:ins w:id="768" w:author="PR Preview" w:date="2026-01-01T00:00:00Z">
          <w:r>
            <w:rPr>
              <w:rStyle w:val="Hyperlink"/>
            </w:rPr>
            <w:t xml:space="preserve">https://en.wikipedia.org/wiki/Wilks%27_theorem</w:t>
          </w:r>
        </w:ins>
      </w:hyperlink>
    </w:p>
    <w:bookmarkEnd w:id="424"/>
    <w:bookmarkStart w:id="426" w:name="ref-wilks1938"/>
    <w:p>
      <w:pPr>
        <w:pStyle w:val="Bibliography"/>
      </w:pPr>
      <w:ins w:id="769" w:author="PR Preview" w:date="2026-01-01T00:00:00Z">
        <w:r>
          <w:t xml:space="preserve">[21]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	</w:t>
        </w:r>
      </w:ins>
      <w:ins w:id="772" w:author="PR Preview" w:date="2026-01-01T00:00:00Z">
        <w:r>
          <w:t xml:space="preserve">S. S. Wilks,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“The large-sample distribution of the likelihood ratio for testing composite hypotheses,”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rPr>
            <w:i/>
            <w:iCs/>
          </w:rPr>
          <w:t xml:space="preserve">The Annals of Mathematical Statistics</w:t>
        </w:r>
      </w:ins>
      <w:ins w:id="777" w:author="PR Preview" w:date="2026-01-01T00:00:00Z">
        <w:r>
          <w:t xml:space="preserve">, vol. 9, no. 1, pp. 60–62, 1938, doi:</w:t>
        </w:r>
      </w:ins>
      <w:ins w:id="778" w:author="PR Preview" w:date="2026-01-01T00:00:00Z">
        <w:r>
          <w:t xml:space="preserve"> </w:t>
        </w:r>
      </w:ins>
      <w:hyperlink r:id="rId425">
        <w:ins w:id="779" w:author="PR Preview" w:date="2026-01-01T00:00:00Z">
          <w:r>
            <w:rPr>
              <w:rStyle w:val="Hyperlink"/>
            </w:rPr>
            <w:t xml:space="preserve">10.1214/aoms/1177732360</w:t>
          </w:r>
        </w:ins>
      </w:hyperlink>
      <w:ins w:id="780" w:author="PR Preview" w:date="2026-01-01T00:00:00Z">
        <w:r>
          <w:t xml:space="preserve">.</w:t>
        </w:r>
      </w:ins>
    </w:p>
    <w:bookmarkEnd w:id="426"/>
    <w:bookmarkStart w:id="428" w:name="ref-wikipedia_prediction_interval"/>
    <w:p>
      <w:pPr>
        <w:pStyle w:val="Bibliography"/>
      </w:pPr>
      <w:ins w:id="781" w:author="PR Preview" w:date="2026-01-01T00:00:00Z">
        <w:r>
          <w:t xml:space="preserve">[22]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	</w:t>
        </w:r>
      </w:ins>
      <w:ins w:id="784" w:author="PR Preview" w:date="2026-01-01T00:00:00Z">
        <w:r>
          <w:t xml:space="preserve">Wikipedia contributors,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“Prediction interval —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Wikipedia</w:t>
        </w:r>
      </w:ins>
      <w:ins w:id="789" w:author="PR Preview" w:date="2026-01-01T00:00:00Z">
        <w:r>
          <w:t xml:space="preserve">,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the free encyclopedia.”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2026. Available:</w:t>
        </w:r>
      </w:ins>
      <w:ins w:id="794" w:author="PR Preview" w:date="2026-01-01T00:00:00Z">
        <w:r>
          <w:t xml:space="preserve"> </w:t>
        </w:r>
      </w:ins>
      <w:hyperlink r:id="rId427">
        <w:ins w:id="795" w:author="PR Preview" w:date="2026-01-01T00:00:00Z">
          <w:r>
            <w:rPr>
              <w:rStyle w:val="Hyperlink"/>
            </w:rPr>
            <w:t xml:space="preserve">https://en.wikipedia.org/wiki/Prediction_interval</w:t>
          </w:r>
        </w:ins>
      </w:hyperlink>
    </w:p>
    <w:bookmarkEnd w:id="428"/>
    <w:bookmarkStart w:id="430" w:name="ref-HulleyStephen1998RToE"/>
    <w:p>
      <w:pPr>
        <w:pStyle w:val="Bibliography"/>
      </w:pPr>
      <w:ins w:id="796" w:author="PR Preview" w:date="2026-01-01T00:00:00Z">
        <w:r>
          <w:t xml:space="preserve">[23]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	</w:t>
        </w:r>
      </w:ins>
      <w:ins w:id="799" w:author="PR Preview" w:date="2026-01-01T00:00:00Z">
        <w:r>
          <w:t xml:space="preserve">S. Hulley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rPr>
            <w:i/>
            <w:iCs/>
          </w:rPr>
          <w:t xml:space="preserve">et al.</w:t>
        </w:r>
      </w:ins>
      <w:ins w:id="802" w:author="PR Preview" w:date="2026-01-01T00:00:00Z">
        <w:r>
          <w:t xml:space="preserve">,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“Randomized trial of estrogen plus progestin for secondary prevention of coronary heart disease in postmenopausal women,”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rPr>
            <w:i/>
            <w:iCs/>
          </w:rPr>
          <w:t xml:space="preserve">JAMA : the journal of the American Medical Association</w:t>
        </w:r>
      </w:ins>
      <w:ins w:id="807" w:author="PR Preview" w:date="2026-01-01T00:00:00Z">
        <w:r>
          <w:t xml:space="preserve">, vol. 280, no. 7, pp. 605–613, 1998, doi:</w:t>
        </w:r>
      </w:ins>
      <w:ins w:id="808" w:author="PR Preview" w:date="2026-01-01T00:00:00Z">
        <w:r>
          <w:t xml:space="preserve"> </w:t>
        </w:r>
      </w:ins>
      <w:hyperlink r:id="rId429">
        <w:ins w:id="809" w:author="PR Preview" w:date="2026-01-01T00:00:00Z">
          <w:r>
            <w:rPr>
              <w:rStyle w:val="Hyperlink"/>
            </w:rPr>
            <w:t xml:space="preserve">10.1001/jama.280.7.605</w:t>
          </w:r>
        </w:ins>
      </w:hyperlink>
      <w:ins w:id="810" w:author="PR Preview" w:date="2026-01-01T00:00:00Z">
        <w:r>
          <w:t xml:space="preserve">.</w:t>
        </w:r>
      </w:ins>
    </w:p>
    <w:bookmarkEnd w:id="430"/>
    <w:bookmarkStart w:id="432" w:name="ref-vittinghoff2e"/>
    <w:p>
      <w:pPr>
        <w:pStyle w:val="Bibliography"/>
      </w:pPr>
      <w:ins w:id="811" w:author="PR Preview" w:date="2026-01-01T00:00:00Z">
        <w:r>
          <w:t xml:space="preserve">[24]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	</w:t>
        </w:r>
      </w:ins>
      <w:ins w:id="814" w:author="PR Preview" w:date="2026-01-01T00:00:00Z">
        <w:r>
          <w:t xml:space="preserve">E. Vittinghoff, D. V. Glidden, S. C. Shiboski, and C. E. McCulloch,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rPr>
            <w:i/>
            <w:iCs/>
          </w:rPr>
          <w:t xml:space="preserve">Regression methods in biostatistics: Linear, logistic, survival, and repeated measures models</w:t>
        </w:r>
      </w:ins>
      <w:ins w:id="817" w:author="PR Preview" w:date="2026-01-01T00:00:00Z">
        <w:r>
          <w:t xml:space="preserve">, 2nd ed. Springer, 2012. doi:</w:t>
        </w:r>
      </w:ins>
      <w:ins w:id="818" w:author="PR Preview" w:date="2026-01-01T00:00:00Z">
        <w:r>
          <w:t xml:space="preserve"> </w:t>
        </w:r>
      </w:ins>
      <w:hyperlink r:id="rId431">
        <w:ins w:id="819" w:author="PR Preview" w:date="2026-01-01T00:00:00Z">
          <w:r>
            <w:rPr>
              <w:rStyle w:val="Hyperlink"/>
            </w:rPr>
            <w:t xml:space="preserve">10.1007/978-1-4614-1353-0</w:t>
          </w:r>
        </w:ins>
      </w:hyperlink>
      <w:ins w:id="820" w:author="PR Preview" w:date="2026-01-01T00:00:00Z">
        <w:r>
          <w:t xml:space="preserve">.</w:t>
        </w:r>
      </w:ins>
    </w:p>
    <w:bookmarkEnd w:id="432"/>
    <w:bookmarkStart w:id="434" w:name="ref-hoenig2001abuse"/>
    <w:p>
      <w:pPr>
        <w:pStyle w:val="Bibliography"/>
      </w:pPr>
      <w:ins w:id="821" w:author="PR Preview" w:date="2026-01-01T00:00:00Z">
        <w:r>
          <w:t xml:space="preserve">[25]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	</w:t>
        </w:r>
      </w:ins>
      <w:ins w:id="824" w:author="PR Preview" w:date="2026-01-01T00:00:00Z">
        <w:r>
          <w:t xml:space="preserve">J. M. Hoenig and D. M. Heisey,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“The abuse of power: The pervasive fallacy of power calculations for data analysis,”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rPr>
            <w:i/>
            <w:iCs/>
          </w:rPr>
          <w:t xml:space="preserve">The American Statistician</w:t>
        </w:r>
      </w:ins>
      <w:ins w:id="829" w:author="PR Preview" w:date="2026-01-01T00:00:00Z">
        <w:r>
          <w:t xml:space="preserve">, vol. 55, no. 1, pp. 19–24, 2001, doi:</w:t>
        </w:r>
      </w:ins>
      <w:ins w:id="830" w:author="PR Preview" w:date="2026-01-01T00:00:00Z">
        <w:r>
          <w:t xml:space="preserve"> </w:t>
        </w:r>
      </w:ins>
      <w:hyperlink r:id="rId433">
        <w:ins w:id="831" w:author="PR Preview" w:date="2026-01-01T00:00:00Z">
          <w:r>
            <w:rPr>
              <w:rStyle w:val="Hyperlink"/>
            </w:rPr>
            <w:t xml:space="preserve">10.1198/000313001300339897</w:t>
          </w:r>
        </w:ins>
      </w:hyperlink>
      <w:ins w:id="832" w:author="PR Preview" w:date="2026-01-01T00:00:00Z">
        <w:r>
          <w:t xml:space="preserve">.</w:t>
        </w:r>
      </w:ins>
    </w:p>
    <w:bookmarkEnd w:id="434"/>
    <w:bookmarkStart w:id="436" w:name="ref-kleinbaum2014applied"/>
    <w:p>
      <w:pPr>
        <w:pStyle w:val="Bibliography"/>
      </w:pPr>
      <w:ins w:id="833" w:author="PR Preview" w:date="2026-01-01T00:00:00Z">
        <w:r>
          <w:t xml:space="preserve">[26]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	</w:t>
        </w:r>
      </w:ins>
      <w:ins w:id="836" w:author="PR Preview" w:date="2026-01-01T00:00:00Z">
        <w:r>
          <w:t xml:space="preserve">D. G. Kleinbaum, L. L. Kupper, A. Nizam, K. Muller, and E. Rosenberg,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rPr>
            <w:i/>
            <w:iCs/>
          </w:rPr>
          <w:t xml:space="preserve">Applied regression analysis and other multivariable methods</w:t>
        </w:r>
      </w:ins>
      <w:ins w:id="839" w:author="PR Preview" w:date="2026-01-01T00:00:00Z">
        <w:r>
          <w:t xml:space="preserve">, 5th ed. Cengage Learning, 2014. Available:</w:t>
        </w:r>
      </w:ins>
      <w:ins w:id="840" w:author="PR Preview" w:date="2026-01-01T00:00:00Z">
        <w:r>
          <w:t xml:space="preserve"> </w:t>
        </w:r>
      </w:ins>
      <w:hyperlink r:id="rId435">
        <w:ins w:id="841" w:author="PR Preview" w:date="2026-01-01T00:00:00Z">
          <w:r>
            <w:rPr>
              <w:rStyle w:val="Hyperlink"/>
            </w:rPr>
            <w:t xml:space="preserve">https://www.cengage.com/c/applied-regression-analysis-and-other-multivariable-methods-5e-kleinbaum/9781285051086/</w:t>
          </w:r>
        </w:ins>
      </w:hyperlink>
    </w:p>
    <w:bookmarkEnd w:id="436"/>
    <w:bookmarkEnd w:id="437"/>
    <w:bookmarkEnd w:id="4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331" Type="http://schemas.openxmlformats.org/officeDocument/2006/relationships/image" Target="media/rId331.png"/><Relationship Id="rId336" Type="http://schemas.openxmlformats.org/officeDocument/2006/relationships/image" Target="media/rId336.png"/><Relationship Id="rId341" Type="http://schemas.openxmlformats.org/officeDocument/2006/relationships/image" Target="media/rId341.png"/><Relationship Id="rId345" Type="http://schemas.openxmlformats.org/officeDocument/2006/relationships/image" Target="media/rId345.png"/><Relationship Id="rId350" Type="http://schemas.openxmlformats.org/officeDocument/2006/relationships/image" Target="media/rId350.png"/><Relationship Id="rId354" Type="http://schemas.openxmlformats.org/officeDocument/2006/relationships/image" Target="media/rId354.png"/><Relationship Id="rId362" Type="http://schemas.openxmlformats.org/officeDocument/2006/relationships/image" Target="media/rId362.png"/><Relationship Id="rId368" Type="http://schemas.openxmlformats.org/officeDocument/2006/relationships/image" Target="media/rId368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321" Type="http://schemas.openxmlformats.org/officeDocument/2006/relationships/hyperlink" Target="estimation.qmd#exm-biased-variance-mle" TargetMode="External"/><Relationship Id="rId291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29" Type="http://schemas.openxmlformats.org/officeDocument/2006/relationships/hyperlink" Target="https://doi.org/10.1001/jama.280.7.605" TargetMode="External"/><Relationship Id="rId389" Type="http://schemas.openxmlformats.org/officeDocument/2006/relationships/hyperlink" Target="https://doi.org/10.1002/9780470191613" TargetMode="External"/><Relationship Id="rId409" Type="http://schemas.openxmlformats.org/officeDocument/2006/relationships/hyperlink" Target="https://doi.org/10.1007/978-1-4419-0118-7" TargetMode="External"/><Relationship Id="rId431" Type="http://schemas.openxmlformats.org/officeDocument/2006/relationships/hyperlink" Target="https://doi.org/10.1007/978-1-4614-1353-0" TargetMode="External"/><Relationship Id="rId413" Type="http://schemas.openxmlformats.org/officeDocument/2006/relationships/hyperlink" Target="https://doi.org/10.1007/b98855" TargetMode="External"/><Relationship Id="rId415" Type="http://schemas.openxmlformats.org/officeDocument/2006/relationships/hyperlink" Target="https://doi.org/10.1016/S1573-4412(05)80005-4" TargetMode="External"/><Relationship Id="rId417" Type="http://schemas.openxmlformats.org/officeDocument/2006/relationships/hyperlink" Target="https://doi.org/10.1093/biomet/65.3.457" TargetMode="External"/><Relationship Id="rId433" Type="http://schemas.openxmlformats.org/officeDocument/2006/relationships/hyperlink" Target="https://doi.org/10.1198/000313001300339897" TargetMode="External"/><Relationship Id="rId387" Type="http://schemas.openxmlformats.org/officeDocument/2006/relationships/hyperlink" Target="https://doi.org/10.1201/9781315182780" TargetMode="External"/><Relationship Id="rId411" Type="http://schemas.openxmlformats.org/officeDocument/2006/relationships/hyperlink" Target="https://doi.org/10.1201/9781315370279" TargetMode="External"/><Relationship Id="rId425" Type="http://schemas.openxmlformats.org/officeDocument/2006/relationships/hyperlink" Target="https://doi.org/10.1214/aoms/1177732360" TargetMode="External"/><Relationship Id="rId401" Type="http://schemas.openxmlformats.org/officeDocument/2006/relationships/hyperlink" Target="https://en.wikipedia.org/wiki/Critical_point_%28mathematics%29" TargetMode="External"/><Relationship Id="rId68" Type="http://schemas.openxmlformats.org/officeDocument/2006/relationships/hyperlink" Target="https://en.wikipedia.org/wiki/Exponential_family" TargetMode="External"/><Relationship Id="rId407" Type="http://schemas.openxmlformats.org/officeDocument/2006/relationships/hyperlink" Target="https://en.wikipedia.org/wiki/Fisher_information" TargetMode="External"/><Relationship Id="rId405" Type="http://schemas.openxmlformats.org/officeDocument/2006/relationships/hyperlink" Target="https://en.wikipedia.org/wiki/Hessian_matrix" TargetMode="External"/><Relationship Id="rId403" Type="http://schemas.openxmlformats.org/officeDocument/2006/relationships/hyperlink" Target="https://en.wikipedia.org/wiki/Informant_function" TargetMode="External"/><Relationship Id="rId421" Type="http://schemas.openxmlformats.org/officeDocument/2006/relationships/hyperlink" Target="https://en.wikipedia.org/wiki/Likelihood-ratio_test" TargetMode="External"/><Relationship Id="rId393" Type="http://schemas.openxmlformats.org/officeDocument/2006/relationships/hyperlink" Target="https://en.wikipedia.org/wiki/Likelihood_function" TargetMode="External"/><Relationship Id="rId395" Type="http://schemas.openxmlformats.org/officeDocument/2006/relationships/hyperlink" Target="https://en.wikipedia.org/wiki/Maximum_likelihood_estimation" TargetMode="External"/><Relationship Id="rId78" Type="http://schemas.openxmlformats.org/officeDocument/2006/relationships/hyperlink" Target="https://en.wikipedia.org/wiki/Otto_Hesse" TargetMode="External"/><Relationship Id="rId427" Type="http://schemas.openxmlformats.org/officeDocument/2006/relationships/hyperlink" Target="https://en.wikipedia.org/wiki/Prediction_interval" TargetMode="External"/><Relationship Id="rId234" Type="http://schemas.openxmlformats.org/officeDocument/2006/relationships/hyperlink" Target="https://en.wikipedia.org/wiki/Taylor%27s_theorem" TargetMode="External"/><Relationship Id="rId419" Type="http://schemas.openxmlformats.org/officeDocument/2006/relationships/hyperlink" Target="https://en.wikipedia.org/wiki/Wald_test" TargetMode="External"/><Relationship Id="rId42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3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pds/independence.html#def-indpt" TargetMode="External"/><Relationship Id="rId56" Type="http://schemas.openxmlformats.org/officeDocument/2006/relationships/hyperlink" Target="https://morrison-lab.github.io/pds/probability-basics.html#def-event" TargetMode="External"/><Relationship Id="rId272" Type="http://schemas.openxmlformats.org/officeDocument/2006/relationships/hyperlink" Target="https://morrison-lab.github.io/pds/probability-basics.html#def-odds" TargetMode="External"/><Relationship Id="rId57" Type="http://schemas.openxmlformats.org/officeDocument/2006/relationships/hyperlink" Target="https://morrison-lab.github.io/pds/probability-basics.html#def-probability" TargetMode="External"/><Relationship Id="rId281" Type="http://schemas.openxmlformats.org/officeDocument/2006/relationships/hyperlink" Target="https://morrison-lab.github.io/pds/variance-covariance.html#def-deviation-pop-mean" TargetMode="External"/><Relationship Id="rId72" Type="http://schemas.openxmlformats.org/officeDocument/2006/relationships/hyperlink" Target="https://morrison-lab.github.io/pds/variance-covariance.html#def-variance" TargetMode="External"/><Relationship Id="rId137" Type="http://schemas.openxmlformats.org/officeDocument/2006/relationships/hyperlink" Target="https://online.stat.psu.edu/stat504/Lesson02" TargetMode="External"/><Relationship Id="rId435" Type="http://schemas.openxmlformats.org/officeDocument/2006/relationships/hyperlink" Target="https://www.cengage.com/c/applied-regression-analysis-and-other-multivariable-methods-5e-kleinbaum/9781285051086/" TargetMode="External"/><Relationship Id="rId391" Type="http://schemas.openxmlformats.org/officeDocument/2006/relationships/hyperlink" Target="https://www.cengage.com/c/statistical-inference-2e-casella-berger/9780534243128/" TargetMode="External"/><Relationship Id="rId397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6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18" Type="http://schemas.openxmlformats.org/officeDocument/2006/relationships/hyperlink" Target="inference.qmd#def-test-statistic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268" Type="http://schemas.openxmlformats.org/officeDocument/2006/relationships/hyperlink" Target="model-validation.qmd#def-covariate" TargetMode="External"/><Relationship Id="rId144" Type="http://schemas.openxmlformats.org/officeDocument/2006/relationships/hyperlink" Target="prediction.qmd#def-prediction-error" TargetMode="External"/><Relationship Id="rId9" Type="http://schemas.openxmlformats.org/officeDocument/2006/relationships/hyperlink" Target="intro-MLEs.qmd#def-einf" TargetMode="External"/><Relationship Id="rId10" Type="http://schemas.openxmlformats.org/officeDocument/2006/relationships/hyperlink" Target="https://morrison-lab.github.io/macros/notation-across-sources.html#sec-notation-information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321" Type="http://schemas.openxmlformats.org/officeDocument/2006/relationships/hyperlink" Target="estimation.qmd#exm-biased-variance-mle" TargetMode="External"/><Relationship Id="rId291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29" Type="http://schemas.openxmlformats.org/officeDocument/2006/relationships/hyperlink" Target="https://doi.org/10.1001/jama.280.7.605" TargetMode="External"/><Relationship Id="rId389" Type="http://schemas.openxmlformats.org/officeDocument/2006/relationships/hyperlink" Target="https://doi.org/10.1002/9780470191613" TargetMode="External"/><Relationship Id="rId409" Type="http://schemas.openxmlformats.org/officeDocument/2006/relationships/hyperlink" Target="https://doi.org/10.1007/978-1-4419-0118-7" TargetMode="External"/><Relationship Id="rId431" Type="http://schemas.openxmlformats.org/officeDocument/2006/relationships/hyperlink" Target="https://doi.org/10.1007/978-1-4614-1353-0" TargetMode="External"/><Relationship Id="rId413" Type="http://schemas.openxmlformats.org/officeDocument/2006/relationships/hyperlink" Target="https://doi.org/10.1007/b98855" TargetMode="External"/><Relationship Id="rId415" Type="http://schemas.openxmlformats.org/officeDocument/2006/relationships/hyperlink" Target="https://doi.org/10.1016/S1573-4412(05)80005-4" TargetMode="External"/><Relationship Id="rId417" Type="http://schemas.openxmlformats.org/officeDocument/2006/relationships/hyperlink" Target="https://doi.org/10.1093/biomet/65.3.457" TargetMode="External"/><Relationship Id="rId433" Type="http://schemas.openxmlformats.org/officeDocument/2006/relationships/hyperlink" Target="https://doi.org/10.1198/000313001300339897" TargetMode="External"/><Relationship Id="rId387" Type="http://schemas.openxmlformats.org/officeDocument/2006/relationships/hyperlink" Target="https://doi.org/10.1201/9781315182780" TargetMode="External"/><Relationship Id="rId411" Type="http://schemas.openxmlformats.org/officeDocument/2006/relationships/hyperlink" Target="https://doi.org/10.1201/9781315370279" TargetMode="External"/><Relationship Id="rId425" Type="http://schemas.openxmlformats.org/officeDocument/2006/relationships/hyperlink" Target="https://doi.org/10.1214/aoms/1177732360" TargetMode="External"/><Relationship Id="rId401" Type="http://schemas.openxmlformats.org/officeDocument/2006/relationships/hyperlink" Target="https://en.wikipedia.org/wiki/Critical_point_%28mathematics%29" TargetMode="External"/><Relationship Id="rId68" Type="http://schemas.openxmlformats.org/officeDocument/2006/relationships/hyperlink" Target="https://en.wikipedia.org/wiki/Exponential_family" TargetMode="External"/><Relationship Id="rId407" Type="http://schemas.openxmlformats.org/officeDocument/2006/relationships/hyperlink" Target="https://en.wikipedia.org/wiki/Fisher_information" TargetMode="External"/><Relationship Id="rId405" Type="http://schemas.openxmlformats.org/officeDocument/2006/relationships/hyperlink" Target="https://en.wikipedia.org/wiki/Hessian_matrix" TargetMode="External"/><Relationship Id="rId403" Type="http://schemas.openxmlformats.org/officeDocument/2006/relationships/hyperlink" Target="https://en.wikipedia.org/wiki/Informant_function" TargetMode="External"/><Relationship Id="rId421" Type="http://schemas.openxmlformats.org/officeDocument/2006/relationships/hyperlink" Target="https://en.wikipedia.org/wiki/Likelihood-ratio_test" TargetMode="External"/><Relationship Id="rId393" Type="http://schemas.openxmlformats.org/officeDocument/2006/relationships/hyperlink" Target="https://en.wikipedia.org/wiki/Likelihood_function" TargetMode="External"/><Relationship Id="rId395" Type="http://schemas.openxmlformats.org/officeDocument/2006/relationships/hyperlink" Target="https://en.wikipedia.org/wiki/Maximum_likelihood_estimation" TargetMode="External"/><Relationship Id="rId78" Type="http://schemas.openxmlformats.org/officeDocument/2006/relationships/hyperlink" Target="https://en.wikipedia.org/wiki/Otto_Hesse" TargetMode="External"/><Relationship Id="rId427" Type="http://schemas.openxmlformats.org/officeDocument/2006/relationships/hyperlink" Target="https://en.wikipedia.org/wiki/Prediction_interval" TargetMode="External"/><Relationship Id="rId234" Type="http://schemas.openxmlformats.org/officeDocument/2006/relationships/hyperlink" Target="https://en.wikipedia.org/wiki/Taylor%27s_theorem" TargetMode="External"/><Relationship Id="rId419" Type="http://schemas.openxmlformats.org/officeDocument/2006/relationships/hyperlink" Target="https://en.wikipedia.org/wiki/Wald_test" TargetMode="External"/><Relationship Id="rId42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3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pds/independence.html#def-indpt" TargetMode="External"/><Relationship Id="rId56" Type="http://schemas.openxmlformats.org/officeDocument/2006/relationships/hyperlink" Target="https://morrison-lab.github.io/pds/probability-basics.html#def-event" TargetMode="External"/><Relationship Id="rId272" Type="http://schemas.openxmlformats.org/officeDocument/2006/relationships/hyperlink" Target="https://morrison-lab.github.io/pds/probability-basics.html#def-odds" TargetMode="External"/><Relationship Id="rId57" Type="http://schemas.openxmlformats.org/officeDocument/2006/relationships/hyperlink" Target="https://morrison-lab.github.io/pds/probability-basics.html#def-probability" TargetMode="External"/><Relationship Id="rId281" Type="http://schemas.openxmlformats.org/officeDocument/2006/relationships/hyperlink" Target="https://morrison-lab.github.io/pds/variance-covariance.html#def-deviation-pop-mean" TargetMode="External"/><Relationship Id="rId72" Type="http://schemas.openxmlformats.org/officeDocument/2006/relationships/hyperlink" Target="https://morrison-lab.github.io/pds/variance-covariance.html#def-variance" TargetMode="External"/><Relationship Id="rId137" Type="http://schemas.openxmlformats.org/officeDocument/2006/relationships/hyperlink" Target="https://online.stat.psu.edu/stat504/Lesson02" TargetMode="External"/><Relationship Id="rId435" Type="http://schemas.openxmlformats.org/officeDocument/2006/relationships/hyperlink" Target="https://www.cengage.com/c/applied-regression-analysis-and-other-multivariable-methods-5e-kleinbaum/9781285051086/" TargetMode="External"/><Relationship Id="rId391" Type="http://schemas.openxmlformats.org/officeDocument/2006/relationships/hyperlink" Target="https://www.cengage.com/c/statistical-inference-2e-casella-berger/9780534243128/" TargetMode="External"/><Relationship Id="rId397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6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18" Type="http://schemas.openxmlformats.org/officeDocument/2006/relationships/hyperlink" Target="inference.qmd#def-test-statistic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268" Type="http://schemas.openxmlformats.org/officeDocument/2006/relationships/hyperlink" Target="model-validation.qmd#def-covariat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2026-10-22T20:16:18Z</dcterms:created>
  <dcterms:modified xsi:type="dcterms:W3CDTF">2026-10-22T20:16:18Z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