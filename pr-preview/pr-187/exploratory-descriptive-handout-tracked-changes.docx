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05:45:14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9 (Quartiles)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first quartile</w:delText>
        </w:r>
      </w:del>
      <w:del w:id="8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1</m:t>
            </m:r>
          </m:sub>
        </m:sSub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and the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rPr>
            <w:b/>
            <w:bCs/>
          </w:rPr>
          <w:delText xml:space="preserve">third quartile</w:delText>
        </w:r>
      </w:del>
      <w:del w:id="13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3</m:t>
            </m:r>
          </m:sub>
        </m:sSub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are the sample 0.25 and 0.75 quantiles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(</w:delText>
        </w:r>
      </w:del>
      <w:hyperlink r:id="rId35">
        <w:del w:id="18" w:author="PR Preview" w:date="2026-01-01T00:00:00Z">
          <w:r>
            <w:rPr>
              <w:rStyle w:val="Hyperlink"/>
            </w:rPr>
            <w:delText xml:space="preserve">sample quantile</w:delText>
          </w:r>
        </w:del>
      </w:hyperlink>
      <w:del w:id="19" w:author="PR Preview" w:date="2026-01-01T00:00:00Z">
        <w:r>
          <w:delText xml:space="preserve">),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also called the 25th and 75th percentiles.</w:delText>
        </w:r>
      </w:del>
    </w:p>
    <w:p>
      <w:pPr>
        <w:pStyle w:val="BodyText"/>
      </w:pPr>
      <w:ins w:id="22" w:author="PR Preview" w:date="2026-01-01T00:00:00Z">
        <w:r>
          <w:rPr>
            <w:b/>
            <w:bCs/>
          </w:rPr>
          <w:t xml:space="preserve">Definition 9 (Quartiles (first quartile, third quartile, 25th percentile, 75th percentile))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The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rPr>
            <w:b/>
            <w:bCs/>
          </w:rPr>
          <w:t xml:space="preserve">quartiles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are the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rPr>
            <w:b/>
            <w:bCs/>
          </w:rPr>
          <w:t xml:space="preserve">first quartile</w:t>
        </w:r>
      </w:ins>
      <w:ins w:id="31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1</m:t>
            </m:r>
          </m:sub>
        </m:sSub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and the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rPr>
            <w:b/>
            <w:bCs/>
          </w:rPr>
          <w:t xml:space="preserve">third quartile</w:t>
        </w:r>
      </w:ins>
      <w:ins w:id="36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3</m:t>
            </m:r>
          </m:sub>
        </m:sSub>
      </m:oMath>
      <w:ins w:id="37" w:author="PR Preview" w:date="2026-01-01T00:00:00Z">
        <w:r>
          <w:t xml:space="preserve">,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the sample 0.25 and 0.75 quantiles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(</w:t>
        </w:r>
      </w:ins>
      <w:hyperlink r:id="rId35">
        <w:ins w:id="42" w:author="PR Preview" w:date="2026-01-01T00:00:00Z">
          <w:r>
            <w:rPr>
              <w:rStyle w:val="Hyperlink"/>
            </w:rPr>
            <w:t xml:space="preserve">sample quantile</w:t>
          </w:r>
        </w:ins>
      </w:hyperlink>
      <w:ins w:id="43" w:author="PR Preview" w:date="2026-01-01T00:00:00Z">
        <w:r>
          <w:t xml:space="preserve">).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The first quartile is also called the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rPr>
            <w:b/>
            <w:bCs/>
          </w:rPr>
          <w:t xml:space="preserve">25th percentile</w:t>
        </w:r>
      </w:ins>
      <w:ins w:id="48" w:author="PR Preview" w:date="2026-01-01T00:00:00Z">
        <w:r>
          <w:t xml:space="preserve">,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and the third quartile is also called the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rPr>
            <w:b/>
            <w:bCs/>
          </w:rPr>
          <w:t xml:space="preserve">75th percentile</w:t>
        </w:r>
      </w:ins>
      <w:ins w:id="53" w:author="PR Preview" w:date="2026-01-01T00:00:00Z">
        <w:r>
          <w:t xml:space="preserve">.</w:t>
        </w:r>
      </w:ins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del w:id="54" w:author="PR Preview" w:date="2026-01-01T00:00:00Z">
        <w:r>
          <w:rPr>
            <w:b/>
            <w:bCs/>
          </w:rPr>
          <w:delText xml:space="preserve">Definition 15 (Box plot)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A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rPr>
            <w:b/>
            <w:bCs/>
          </w:rPr>
          <w:delText xml:space="preserve">box plot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(or box-and-whisker plot) summarizes the distribution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of a continuous variable:</w:delText>
        </w:r>
      </w:del>
    </w:p>
    <w:p>
      <w:pPr>
        <w:pStyle w:val="FirstParagraph"/>
      </w:pPr>
      <w:ins w:id="63" w:author="PR Preview" w:date="2026-01-01T00:00:00Z">
        <w:r>
          <w:rPr>
            <w:b/>
            <w:bCs/>
          </w:rPr>
          <w:t xml:space="preserve">Definition 15 (Box plot (box-and-whisker plot))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A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rPr>
            <w:b/>
            <w:bCs/>
          </w:rPr>
          <w:t xml:space="preserve">box plot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(or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rPr>
            <w:b/>
            <w:bCs/>
          </w:rPr>
          <w:t xml:space="preserve">box-and-whisker plot</w:t>
        </w:r>
      </w:ins>
      <w:ins w:id="72" w:author="PR Preview" w:date="2026-01-01T00:00:00Z">
        <w:r>
          <w:t xml:space="preserve">) summarizes the distribution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of a continuous variable:</w:t>
        </w:r>
      </w:ins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del w:id="75" w:author="PR Preview" w:date="2026-01-01T00:00:00Z">
        <w:r>
          <w:rPr>
            <w:b/>
            <w:bCs/>
          </w:rPr>
          <w:delText xml:space="preserve">Definition 20 (Contingency table)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A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rPr>
            <w:b/>
            <w:bCs/>
          </w:rPr>
          <w:delText xml:space="preserve">contingency table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(or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rPr>
            <w:b/>
            <w:bCs/>
          </w:rPr>
          <w:delText xml:space="preserve">cross-tabulation</w:delText>
        </w:r>
      </w:del>
      <w:del w:id="84" w:author="PR Preview" w:date="2026-01-01T00:00:00Z">
        <w:r>
          <w:delText xml:space="preserve">) displays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the joint frequencies of two categorical variables: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each cell counts the observations with one combination of categories.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For two binary variables,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the contingency table is a</w:delText>
        </w:r>
      </w:del>
      <w:del w:id="93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table with cells</w:delText>
        </w:r>
      </w:del>
      <w:del w:id="96" w:author="PR Preview" w:date="2026-01-01T00:00:00Z">
        <w:r>
          <w:delText xml:space="preserve"> </w:delText>
        </w:r>
      </w:del>
      <m:oMath>
        <m:r>
          <m:t>a</m:t>
        </m:r>
      </m:oMath>
      <w:del w:id="97" w:author="PR Preview" w:date="2026-01-01T00:00:00Z">
        <w:r>
          <w:delText xml:space="preserve">,</w:delText>
        </w:r>
      </w:del>
      <w:del w:id="98" w:author="PR Preview" w:date="2026-01-01T00:00:00Z">
        <w:r>
          <w:delText xml:space="preserve"> </w:delText>
        </w:r>
      </w:del>
      <m:oMath>
        <m:r>
          <m:t>b</m:t>
        </m:r>
      </m:oMath>
      <w:del w:id="99" w:author="PR Preview" w:date="2026-01-01T00:00:00Z">
        <w:r>
          <w:delText xml:space="preserve">,</w:delText>
        </w:r>
      </w:del>
      <w:del w:id="100" w:author="PR Preview" w:date="2026-01-01T00:00:00Z">
        <w:r>
          <w:delText xml:space="preserve"> </w:delText>
        </w:r>
      </w:del>
      <m:oMath>
        <m:r>
          <m:t>c</m:t>
        </m:r>
      </m:oMath>
      <w:del w:id="101" w:author="PR Preview" w:date="2026-01-01T00:00:00Z">
        <w:r>
          <w:delText xml:space="preserve">, and</w:delText>
        </w:r>
      </w:del>
      <w:del w:id="102" w:author="PR Preview" w:date="2026-01-01T00:00:00Z">
        <w:r>
          <w:delText xml:space="preserve"> </w:delText>
        </w:r>
      </w:del>
      <m:oMath>
        <m:r>
          <m:t>d</m:t>
        </m:r>
      </m:oMath>
      <w:del w:id="103" w:author="PR Preview" w:date="2026-01-01T00:00:00Z">
        <w:r>
          <w:delText xml:space="preserve">:</w:delText>
        </w:r>
      </w:del>
    </w:p>
    <w:p>
      <w:pPr>
        <w:pStyle w:val="FirstParagraph"/>
      </w:pPr>
      <w:ins w:id="104" w:author="PR Preview" w:date="2026-01-01T00:00:00Z">
        <w:r>
          <w:rPr>
            <w:b/>
            <w:bCs/>
          </w:rPr>
          <w:t xml:space="preserve">Definition 20 (Contingency table (cross-tabulation))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A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rPr>
            <w:b/>
            <w:bCs/>
          </w:rPr>
          <w:t xml:space="preserve">contingency table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(or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rPr>
            <w:b/>
            <w:bCs/>
          </w:rPr>
          <w:t xml:space="preserve">cross-tabulation</w:t>
        </w:r>
      </w:ins>
      <w:ins w:id="113" w:author="PR Preview" w:date="2026-01-01T00:00:00Z">
        <w:r>
          <w:t xml:space="preserve">) displays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the joint frequencies of two categorical variables: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each cell counts the observations with one combination of categories.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For two binary variables,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the contingency table is a</w:t>
        </w:r>
      </w:ins>
      <w:ins w:id="122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table with cells</w:t>
        </w:r>
      </w:ins>
      <w:ins w:id="125" w:author="PR Preview" w:date="2026-01-01T00:00:00Z">
        <w:r>
          <w:t xml:space="preserve"> </w:t>
        </w:r>
      </w:ins>
      <m:oMath>
        <m:r>
          <m:t>a</m:t>
        </m:r>
      </m:oMath>
      <w:ins w:id="126" w:author="PR Preview" w:date="2026-01-01T00:00:00Z">
        <w:r>
          <w:t xml:space="preserve">,</w:t>
        </w:r>
      </w:ins>
      <w:ins w:id="127" w:author="PR Preview" w:date="2026-01-01T00:00:00Z">
        <w:r>
          <w:t xml:space="preserve"> </w:t>
        </w:r>
      </w:ins>
      <m:oMath>
        <m:r>
          <m:t>b</m:t>
        </m:r>
      </m:oMath>
      <w:ins w:id="128" w:author="PR Preview" w:date="2026-01-01T00:00:00Z">
        <w:r>
          <w:t xml:space="preserve">,</w:t>
        </w:r>
      </w:ins>
      <w:ins w:id="129" w:author="PR Preview" w:date="2026-01-01T00:00:00Z">
        <w:r>
          <w:t xml:space="preserve"> </w:t>
        </w:r>
      </w:ins>
      <m:oMath>
        <m:r>
          <m:t>c</m:t>
        </m:r>
      </m:oMath>
      <w:ins w:id="130" w:author="PR Preview" w:date="2026-01-01T00:00:00Z">
        <w:r>
          <w:t xml:space="preserve">, and</w:t>
        </w:r>
      </w:ins>
      <w:ins w:id="131" w:author="PR Preview" w:date="2026-01-01T00:00:00Z">
        <w:r>
          <w:t xml:space="preserve"> </w:t>
        </w:r>
      </w:ins>
      <m:oMath>
        <m:r>
          <m:t>d</m:t>
        </m:r>
      </m:oMath>
      <w:ins w:id="132" w:author="PR Preview" w:date="2026-01-01T00:00:00Z">
        <w:r>
          <w:t xml:space="preserve">: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2026-10-15T12:51:59Z</dcterms:created>
  <dcterms:modified xsi:type="dcterms:W3CDTF">2026-10-15T12:51:59Z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