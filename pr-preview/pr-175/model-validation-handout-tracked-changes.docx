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Heading2"/>
      </w:pPr>
      <w:del w:id="2" w:author="PR Preview" w:date="2026-01-01T00:00:00Z">
        <w:r>
          <w:delText xml:space="preserve">1 Fitting and scoring prediction rules</w:delText>
        </w:r>
      </w:del>
    </w:p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(Fitting procedure)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fitting procedure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rule</w:delText>
        </w:r>
      </w:del>
      <w:del w:id="10" w:author="PR Preview" w:date="2026-01-01T00:00:00Z">
        <w:r>
          <w:delText xml:space="preserve"> </w:delText>
        </w:r>
      </w:del>
      <m:oMath>
        <m:r>
          <m:t>g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that,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given any data</w:delText>
        </w:r>
      </w:del>
      <w:del w:id="1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 any covariate value</w:delText>
        </w:r>
      </w:del>
      <w:del w:id="18" w:author="PR Preview" w:date="2026-01-01T00:00:00Z">
        <w:r>
          <w:delText xml:space="preserve"> </w:delText>
        </w:r>
      </w:del>
      <m:oMath>
        <m:r>
          <m:t>x</m:t>
        </m:r>
      </m:oMath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computes a</w:delText>
        </w:r>
      </w:del>
      <w:del w:id="22" w:author="PR Preview" w:date="2026-01-01T00:00:00Z">
        <w:r>
          <w:delText xml:space="preserve"> </w:delText>
        </w:r>
      </w:del>
      <w:hyperlink r:id="rId18">
        <w:del w:id="23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of the outcome at</w:delText>
        </w:r>
      </w:del>
      <w:del w:id="26" w:author="PR Preview" w:date="2026-01-01T00:00:00Z">
        <w:r>
          <w:delText xml:space="preserve"> </w:delText>
        </w:r>
      </w:del>
      <m:oMath>
        <m:r>
          <m:t>x</m:t>
        </m:r>
      </m:oMath>
      <w:del w:id="27" w:author="PR Preview" w:date="2026-01-01T00:00:00Z">
        <w:r>
          <w:delText xml:space="preserve">:</w:delText>
        </w:r>
      </w:del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BodyText"/>
      </w:pPr>
      <w:del w:id="28" w:author="PR Preview" w:date="2026-01-01T00:00:00Z">
        <w:r>
          <w:rPr>
            <w:b/>
            <w:bCs/>
          </w:rPr>
          <w:delText xml:space="preserve">Definition 2 (Training set)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rPr>
            <w:b/>
            <w:bCs/>
          </w:rPr>
          <w:delText xml:space="preserve">training set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is the data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to which a</w:delText>
        </w:r>
      </w:del>
      <w:del w:id="37" w:author="PR Preview" w:date="2026-01-01T00:00:00Z">
        <w:r>
          <w:delText xml:space="preserve"> </w:delText>
        </w:r>
      </w:del>
      <w:hyperlink w:anchor="def-fitting-procedure">
        <w:del w:id="3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is applied:</w:delText>
        </w:r>
      </w:del>
      <w:del w:id="41" w:author="PR Preview" w:date="2026-01-01T00:00:00Z">
        <w:r>
          <w:delText xml:space="preserve"> </w:delText>
        </w:r>
      </w:del>
      <m:oMath>
        <m:r>
          <m:t>n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observations,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written as an ordered list indexed by a set</w:delText>
        </w:r>
      </w:del>
      <w:del w:id="46" w:author="PR Preview" w:date="2026-01-01T00:00:00Z">
        <w:r>
          <w:delText xml:space="preserve"> </w:delText>
        </w:r>
      </w:del>
      <m:oMath>
        <m:r>
          <m:t>I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of</w:delText>
        </w:r>
      </w:del>
      <w:del w:id="49" w:author="PR Preview" w:date="2026-01-01T00:00:00Z">
        <w:r>
          <w:delText xml:space="preserve"> </w:delText>
        </w:r>
      </w:del>
      <m:oMath>
        <m:r>
          <m:t>n</m:t>
        </m:r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observation numbers:</w:delText>
        </w:r>
      </w:del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BodyText"/>
      </w:pPr>
      <w:del w:id="52" w:author="PR Preview" w:date="2026-01-01T00:00:00Z">
        <w:r>
          <w:rPr>
            <w:b/>
            <w:bCs/>
          </w:rPr>
          <w:delText xml:space="preserve">Definition 3 (Prediction rule)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The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rPr>
            <w:b/>
            <w:bCs/>
          </w:rPr>
          <w:delText xml:space="preserve">prediction rule</w:delText>
        </w:r>
      </w:del>
      <w:del w:id="5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that a</w:delText>
        </w:r>
      </w:del>
      <w:del w:id="60" w:author="PR Preview" w:date="2026-01-01T00:00:00Z">
        <w:r>
          <w:delText xml:space="preserve"> </w:delText>
        </w:r>
      </w:del>
      <w:hyperlink w:anchor="def-fitting-procedure">
        <w:del w:id="61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62" w:author="PR Preview" w:date="2026-01-01T00:00:00Z">
        <w:r>
          <w:delText xml:space="preserve"> </w:delText>
        </w:r>
      </w:del>
      <m:oMath>
        <m:r>
          <m:t>g</m:t>
        </m:r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produces from a</w:delText>
        </w:r>
      </w:del>
      <w:del w:id="65" w:author="PR Preview" w:date="2026-01-01T00:00:00Z">
        <w:r>
          <w:delText xml:space="preserve"> </w:delText>
        </w:r>
      </w:del>
      <w:hyperlink w:anchor="def-training-set">
        <w:del w:id="6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is the function that maps each covariate value</w:delText>
        </w:r>
      </w:del>
      <w:del w:id="70" w:author="PR Preview" w:date="2026-01-01T00:00:00Z">
        <w:r>
          <w:delText xml:space="preserve"> </w:delText>
        </w:r>
      </w:del>
      <m:oMath>
        <m:r>
          <m:t>x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to the</w:delText>
        </w:r>
      </w:del>
      <w:del w:id="73" w:author="PR Preview" w:date="2026-01-01T00:00:00Z">
        <w:r>
          <w:delText xml:space="preserve"> </w:delText>
        </w:r>
      </w:del>
      <w:hyperlink r:id="rId18">
        <w:del w:id="74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that</w:delText>
        </w:r>
      </w:del>
      <w:del w:id="77" w:author="PR Preview" w:date="2026-01-01T00:00:00Z">
        <w:r>
          <w:delText xml:space="preserve"> </w:delText>
        </w:r>
      </w:del>
      <m:oMath>
        <m:r>
          <m:t>g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computes from</w:delText>
        </w:r>
      </w:del>
      <w:del w:id="80" w:author="PR Preview" w:date="2026-01-01T00:00:00Z">
        <w:r>
          <w:delText xml:space="preserve"> </w:delText>
        </w:r>
      </w:del>
      <m:oMath>
        <m:r>
          <m:t>x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and</w:delText>
        </w:r>
      </w:del>
      <w:del w:id="8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84" w:author="PR Preview" w:date="2026-01-01T00:00:00Z">
        <w:r>
          <w:delText xml:space="preserve">:</w:delText>
        </w:r>
      </w:del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del w:id="85" w:author="PR Preview" w:date="2026-01-01T00:00:00Z">
        <w:r>
          <w:rPr>
            <w:b/>
            <w:bCs/>
          </w:rPr>
          <w:delText xml:space="preserve">Definition 4 (Generalization error)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The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rPr>
            <w:b/>
            <w:bCs/>
          </w:rPr>
          <w:delText xml:space="preserve">generalization error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of a</w:delText>
        </w:r>
      </w:del>
      <w:del w:id="92" w:author="PR Preview" w:date="2026-01-01T00:00:00Z">
        <w:r>
          <w:delText xml:space="preserve"> </w:delText>
        </w:r>
      </w:del>
      <w:hyperlink w:anchor="def-prediction-rule">
        <w:del w:id="9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9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fitted to a</w:delText>
        </w:r>
      </w:del>
      <w:del w:id="97" w:author="PR Preview" w:date="2026-01-01T00:00:00Z">
        <w:r>
          <w:delText xml:space="preserve"> </w:delText>
        </w:r>
      </w:del>
      <w:hyperlink w:anchor="def-training-set">
        <w:del w:id="9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9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is its expected squared</w:delText>
        </w:r>
      </w:del>
      <w:del w:id="102" w:author="PR Preview" w:date="2026-01-01T00:00:00Z">
        <w:r>
          <w:delText xml:space="preserve"> </w:delText>
        </w:r>
      </w:del>
      <w:hyperlink r:id="rId30">
        <w:del w:id="103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on a new observation</w:delText>
        </w:r>
      </w:del>
      <w:del w:id="1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drawn from the same population independently of</w:delText>
        </w:r>
      </w:del>
      <w:del w:id="10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10" w:author="PR Preview" w:date="2026-01-01T00:00:00Z">
        <w:r>
          <w:delText xml:space="preserve">,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with</w:delText>
        </w:r>
      </w:del>
      <w:del w:id="11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held fixed:</w:delText>
        </w:r>
      </w:del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BodyText"/>
      </w:pPr>
      <w:del w:id="116" w:author="PR Preview" w:date="2026-01-01T00:00:00Z">
        <w:r>
          <w:rPr>
            <w:b/>
            <w:bCs/>
          </w:rPr>
          <w:delText xml:space="preserve">Definition 5 (Held-out set)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A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rPr>
            <w:b/>
            <w:bCs/>
          </w:rPr>
          <w:delText xml:space="preserve">held-out set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for a</w:delText>
        </w:r>
      </w:del>
      <w:del w:id="123" w:author="PR Preview" w:date="2026-01-01T00:00:00Z">
        <w:r>
          <w:delText xml:space="preserve"> </w:delText>
        </w:r>
      </w:del>
      <w:hyperlink w:anchor="def-training-set">
        <w:del w:id="12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2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is a list of</w:delText>
        </w:r>
      </w:del>
      <w:del w:id="128" w:author="PR Preview" w:date="2026-01-01T00:00:00Z">
        <w:r>
          <w:delText xml:space="preserve"> </w:delText>
        </w:r>
      </w:del>
      <m:oMath>
        <m:r>
          <m:t>m</m:t>
        </m:r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further observations,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none of them in</w:delText>
        </w:r>
      </w:del>
      <w:del w:id="13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4" w:author="PR Preview" w:date="2026-01-01T00:00:00Z">
        <w:r>
          <w:delText xml:space="preserve">,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that the</w:delText>
        </w:r>
      </w:del>
      <w:del w:id="137" w:author="PR Preview" w:date="2026-01-01T00:00:00Z">
        <w:r>
          <w:delText xml:space="preserve"> </w:delText>
        </w:r>
      </w:del>
      <w:hyperlink w:anchor="def-fitting-procedure">
        <w:del w:id="13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does not use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and on which the</w:delText>
        </w:r>
      </w:del>
      <w:del w:id="143" w:author="PR Preview" w:date="2026-01-01T00:00:00Z">
        <w:r>
          <w:delText xml:space="preserve"> </w:delText>
        </w:r>
      </w:del>
      <w:hyperlink w:anchor="def-prediction-rule">
        <w:del w:id="14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4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is scored:</w:delText>
        </w:r>
      </w:del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BodyText"/>
      </w:pPr>
      <w:del w:id="148" w:author="PR Preview" w:date="2026-01-01T00:00:00Z">
        <w:r>
          <w:rPr>
            <w:b/>
            <w:bCs/>
          </w:rPr>
          <w:delText xml:space="preserve">Definition 6 (Root mean squared error of predictions)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The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rPr>
            <w:b/>
            <w:bCs/>
          </w:rPr>
          <w:delText xml:space="preserve">root mean squared error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(RMSE) of predictions</w:delText>
        </w:r>
      </w:del>
      <w:del w:id="15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of observed outcomes</w:delText>
        </w:r>
      </w:del>
      <w:del w:id="15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is the square root of their</w:delText>
        </w:r>
      </w:del>
      <w:del w:id="161" w:author="PR Preview" w:date="2026-01-01T00:00:00Z">
        <w:r>
          <w:delText xml:space="preserve"> </w:delText>
        </w:r>
      </w:del>
      <w:hyperlink r:id="rId39">
        <w:del w:id="162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63" w:author="PR Preview" w:date="2026-01-01T00:00:00Z">
        <w:r>
          <w:delText xml:space="preserve">:</w:delText>
        </w:r>
      </w:del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del w:id="164" w:author="PR Preview" w:date="2026-01-01T00:00:00Z">
        <w:r>
          <w:rPr>
            <w:b/>
            <w:bCs/>
          </w:rPr>
          <w:delText xml:space="preserve">Definition 7 (Training error)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The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rPr>
            <w:b/>
            <w:bCs/>
          </w:rPr>
          <w:delText xml:space="preserve">training error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of a</w:delText>
        </w:r>
      </w:del>
      <w:del w:id="171" w:author="PR Preview" w:date="2026-01-01T00:00:00Z">
        <w:r>
          <w:delText xml:space="preserve"> </w:delText>
        </w:r>
      </w:del>
      <w:hyperlink w:anchor="def-prediction-rule">
        <w:del w:id="17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7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fitted to a</w:delText>
        </w:r>
      </w:del>
      <w:del w:id="176" w:author="PR Preview" w:date="2026-01-01T00:00:00Z">
        <w:r>
          <w:delText xml:space="preserve"> </w:delText>
        </w:r>
      </w:del>
      <w:hyperlink w:anchor="def-training-set">
        <w:del w:id="17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7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is the</w:delText>
        </w:r>
      </w:del>
      <w:del w:id="181" w:author="PR Preview" w:date="2026-01-01T00:00:00Z">
        <w:r>
          <w:delText xml:space="preserve"> </w:delText>
        </w:r>
      </w:del>
      <w:hyperlink r:id="rId39">
        <w:del w:id="182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of its</w:delText>
        </w:r>
      </w:del>
      <w:del w:id="185" w:author="PR Preview" w:date="2026-01-01T00:00:00Z">
        <w:r>
          <w:delText xml:space="preserve"> </w:delText>
        </w:r>
      </w:del>
      <w:hyperlink r:id="rId42">
        <w:del w:id="186" w:author="PR Preview" w:date="2026-01-01T00:00:00Z">
          <w:r>
            <w:rPr>
              <w:rStyle w:val="Hyperlink"/>
            </w:rPr>
            <w:delText xml:space="preserve">fitted values</w:delText>
          </w:r>
        </w:del>
      </w:hyperlink>
      <w:del w:id="18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del w:id="188" w:author="PR Preview" w:date="2026-01-01T00:00:00Z">
        <w:r>
          <w:delText xml:space="preserve">,</w:delText>
        </w:r>
      </w:del>
      <w:del w:id="18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190" w:author="PR Preview" w:date="2026-01-01T00:00:00Z">
        <w:r>
          <w:delText xml:space="preserve">,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as predictions of the training outcomes</w:delText>
        </w:r>
      </w:del>
      <w:del w:id="19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94" w:author="PR Preview" w:date="2026-01-01T00:00:00Z">
        <w:r>
          <w:delText xml:space="preserve">:</w:delText>
        </w:r>
      </w:del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Heading2"/>
      </w:pPr>
      <w:del w:id="195" w:author="PR Preview" w:date="2026-01-01T00:00:00Z">
        <w:r>
          <w:delText xml:space="preserve">2 Overfitting</w:delText>
        </w:r>
      </w:del>
    </w:p>
    <w:p>
      <w:pPr>
        <w:pStyle w:val="Date"/>
      </w:pPr>
      <w:ins w:id="196" w:author="PR Preview" w:date="2026-01-01T00:00:00Z">
        <w:r>
          <w:t xml:space="preserve">Last modified: 2026-10-14 23:28:43 (PDT)</w:t>
        </w:r>
      </w:ins>
    </w:p>
    <w:bookmarkStart w:id="17" w:name="sec-data-sets"/>
    <w:p>
      <w:pPr>
        <w:pStyle w:val="Heading2"/>
      </w:pPr>
      <w:ins w:id="197" w:author="PR Preview" w:date="2026-01-01T00:00:00Z">
        <w:r>
          <w:t xml:space="preserve">1 Data sets, input matrices and outcome vectors</w:t>
        </w:r>
      </w:ins>
    </w:p>
    <w:bookmarkStart w:id="10" w:name="def-data-set"/>
    <w:p>
      <w:pPr>
        <w:pStyle w:val="FirstParagraph"/>
      </w:pPr>
      <w:ins w:id="198" w:author="PR Preview" w:date="2026-01-01T00:00:00Z">
        <w:r>
          <w:rPr>
            <w:b/>
            <w:bCs/>
          </w:rPr>
          <w:t xml:space="preserve">Definition 1 (Data set)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rPr>
            <w:b/>
            <w:bCs/>
          </w:rPr>
          <w:t xml:space="preserve">data set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is a finite collection of</w:t>
        </w:r>
      </w:ins>
      <w:ins w:id="205" w:author="PR Preview" w:date="2026-01-01T00:00:00Z">
        <w:r>
          <w:t xml:space="preserve"> </w:t>
        </w:r>
      </w:ins>
      <m:oMath>
        <m:r>
          <m:t>n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labelled observations,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that is,</w:t>
        </w:r>
      </w:ins>
      <w:ins w:id="210" w:author="PR Preview" w:date="2026-01-01T00:00:00Z">
        <w:r>
          <w:t xml:space="preserve"> </w:t>
        </w:r>
      </w:ins>
      <m:oMath>
        <m:r>
          <m:t>n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pairs</w:t>
        </w:r>
      </w:ins>
      <w:ins w:id="2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214" w:author="PR Preview" w:date="2026-01-01T00:00:00Z">
        <w:r>
          <w:t xml:space="preserve">,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where</w:t>
        </w:r>
      </w:ins>
      <w:ins w:id="21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is an input vector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and</w:t>
        </w:r>
      </w:ins>
      <w:ins w:id="22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is the corresponding outcome:</w:t>
        </w:r>
      </w:ins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ins w:id="225" w:author="PR Preview" w:date="2026-01-01T00:00:00Z">
        <w:r>
          <w:rPr>
            <w:i/>
            <w:iCs/>
          </w:rPr>
          <w:t xml:space="preserve">Remark 1</w:t>
        </w:r>
      </w:ins>
      <w:ins w:id="226" w:author="PR Preview" w:date="2026-01-01T00:00:00Z">
        <w:r>
          <w:t xml:space="preserve"> (The sets we split a data set into). </w:t>
        </w:r>
      </w:ins>
      <w:ins w:id="227" w:author="PR Preview" w:date="2026-01-01T00:00:00Z">
        <w:r>
          <w:t xml:space="preserve">We divide a</w:t>
        </w:r>
      </w:ins>
      <w:ins w:id="228" w:author="PR Preview" w:date="2026-01-01T00:00:00Z">
        <w:r>
          <w:t xml:space="preserve"> </w:t>
        </w:r>
      </w:ins>
      <w:hyperlink w:anchor="def-data-set">
        <w:ins w:id="229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into subsets, each with its own job.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“Set”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in the names training set, validation set and test set is short for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“subset of the data set”</w:t>
        </w:r>
      </w:ins>
      <w:ins w:id="238" w:author="PR Preview" w:date="2026-01-01T00:00:00Z">
        <w:r>
          <w:t xml:space="preserve">.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A</w:t>
        </w:r>
      </w:ins>
      <w:ins w:id="241" w:author="PR Preview" w:date="2026-01-01T00:00:00Z">
        <w:r>
          <w:t xml:space="preserve"> </w:t>
        </w:r>
      </w:ins>
      <w:hyperlink w:anchor="def-data-splits">
        <w:ins w:id="242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assigns each observation to one of them,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and the</w:t>
        </w:r>
      </w:ins>
      <w:ins w:id="247" w:author="PR Preview" w:date="2026-01-01T00:00:00Z">
        <w:r>
          <w:t xml:space="preserve"> </w:t>
        </w:r>
      </w:ins>
      <w:hyperlink w:anchor="def-training-set">
        <w:ins w:id="24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is the subset a fitting procedure is applied to.</w:t>
        </w:r>
      </w:ins>
    </w:p>
    <w:bookmarkEnd w:id="11"/>
    <w:bookmarkStart w:id="13" w:name="def-input-matrix"/>
    <w:p>
      <w:pPr>
        <w:pStyle w:val="BodyText"/>
      </w:pPr>
      <w:ins w:id="251" w:author="PR Preview" w:date="2026-01-01T00:00:00Z">
        <w:r>
          <w:rPr>
            <w:b/>
            <w:bCs/>
          </w:rPr>
          <w:t xml:space="preserve">Definition 2 (Input matrix)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The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rPr>
            <w:b/>
            <w:bCs/>
          </w:rPr>
          <w:t xml:space="preserve">input matrix</w:t>
        </w:r>
      </w:ins>
      <w:ins w:id="25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of a</w:t>
        </w:r>
      </w:ins>
      <w:ins w:id="259" w:author="PR Preview" w:date="2026-01-01T00:00:00Z">
        <w:r>
          <w:t xml:space="preserve"> </w:t>
        </w:r>
      </w:ins>
      <w:hyperlink w:anchor="def-data-set">
        <w:ins w:id="260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26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stacks the</w:t>
        </w:r>
      </w:ins>
      <w:ins w:id="264" w:author="PR Preview" w:date="2026-01-01T00:00:00Z">
        <w:r>
          <w:t xml:space="preserve"> </w:t>
        </w:r>
      </w:ins>
      <m:oMath>
        <m:r>
          <m:t>n</m:t>
        </m:r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inputs</w:t>
        </w:r>
      </w:ins>
      <w:ins w:id="26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as rows,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with one column for each of the</w:t>
        </w:r>
      </w:ins>
      <w:ins w:id="272" w:author="PR Preview" w:date="2026-01-01T00:00:00Z">
        <w:r>
          <w:t xml:space="preserve"> </w:t>
        </w:r>
      </w:ins>
      <m:oMath>
        <m:r>
          <m:t>p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input variables:</w:t>
        </w:r>
      </w:ins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ins w:id="275" w:author="PR Preview" w:date="2026-01-01T00:00:00Z">
        <w:r>
          <w:rPr>
            <w:b/>
            <w:bCs/>
          </w:rPr>
          <w:t xml:space="preserve">Definition 3 (Outcome vector)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The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rPr>
            <w:b/>
            <w:bCs/>
          </w:rPr>
          <w:t xml:space="preserve">outcome vector</w:t>
        </w:r>
      </w:ins>
      <w:ins w:id="28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of a</w:t>
        </w:r>
      </w:ins>
      <w:ins w:id="283" w:author="PR Preview" w:date="2026-01-01T00:00:00Z">
        <w:r>
          <w:t xml:space="preserve"> </w:t>
        </w:r>
      </w:ins>
      <w:hyperlink w:anchor="def-data-set">
        <w:ins w:id="284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28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stacks its</w:t>
        </w:r>
      </w:ins>
      <w:ins w:id="288" w:author="PR Preview" w:date="2026-01-01T00:00:00Z">
        <w:r>
          <w:t xml:space="preserve"> </w:t>
        </w:r>
      </w:ins>
      <m:oMath>
        <m:r>
          <m:t>n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outcomes</w:t>
        </w:r>
      </w:ins>
      <w:ins w:id="29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92" w:author="PR Preview" w:date="2026-01-01T00:00:00Z">
        <w:r>
          <w:t xml:space="preserve">:</w:t>
        </w:r>
      </w:ins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ins w:id="293" w:author="PR Preview" w:date="2026-01-01T00:00:00Z">
        <w:r>
          <w:rPr>
            <w:b/>
            <w:bCs/>
          </w:rPr>
          <w:t xml:space="preserve">Example 1 (The input matrix and outcome vector of the first five cars)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In the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rPr>
            <w:rStyle w:val="VerbatimChar"/>
          </w:rPr>
          <w:t xml:space="preserve">mtcars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data frame,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take the fuel economy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rPr>
            <w:rStyle w:val="VerbatimChar"/>
          </w:rPr>
          <w:t xml:space="preserve">mpg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as the outcome</w:t>
        </w:r>
      </w:ins>
      <w:ins w:id="306" w:author="PR Preview" w:date="2026-01-01T00:00:00Z">
        <w:r>
          <w:t xml:space="preserve"> </w:t>
        </w:r>
      </w:ins>
      <m:oMath>
        <m:r>
          <m:t>y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and the gross horsepower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rPr>
            <w:rStyle w:val="VerbatimChar"/>
          </w:rPr>
          <w:t xml:space="preserve">hp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and weight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rPr>
            <w:rStyle w:val="VerbatimChar"/>
          </w:rPr>
          <w:t xml:space="preserve">wt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as the</w:t>
        </w:r>
      </w:ins>
      <w:ins w:id="31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inputs.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The first five cars give a</w:t>
        </w:r>
      </w:ins>
      <w:ins w:id="322" w:author="PR Preview" w:date="2026-01-01T00:00:00Z">
        <w:r>
          <w:t xml:space="preserve"> </w:t>
        </w:r>
      </w:ins>
      <w:hyperlink w:anchor="def-data-set">
        <w:ins w:id="323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of</w:t>
        </w:r>
      </w:ins>
      <w:ins w:id="32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5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observations.</w:t>
        </w:r>
      </w:ins>
    </w:p>
    <w:p>
      <w:pPr>
        <w:pStyle w:val="SourceCode"/>
      </w:pPr>
      <w:ins w:id="329" w:author="PR Preview" w:date="2026-01-01T00:00:00Z">
        <w:r>
          <w:rPr>
            <w:rStyle w:val="CommentTok"/>
          </w:rPr>
          <w:t xml:space="preserve"># take the first five cars from the mtcars data frame</w:t>
        </w:r>
      </w:ins>
      <w:ins w:id="330" w:author="PR Preview" w:date="2026-01-01T00:00:00Z">
        <w:r>
          <w:br/>
        </w:r>
      </w:ins>
      <w:ins w:id="331" w:author="PR Preview" w:date="2026-01-01T00:00:00Z">
        <w:r>
          <w:rPr>
            <w:rStyle w:val="NormalTok"/>
          </w:rPr>
          <w:t xml:space="preserve">cars5 </w:t>
        </w:r>
      </w:ins>
      <w:ins w:id="332" w:author="PR Preview" w:date="2026-01-01T00:00:00Z">
        <w:r>
          <w:rPr>
            <w:rStyle w:val="OtherTok"/>
          </w:rPr>
          <w:t xml:space="preserve">&lt;-</w:t>
        </w:r>
      </w:ins>
      <w:ins w:id="333" w:author="PR Preview" w:date="2026-01-01T00:00:00Z">
        <w:r>
          <w:rPr>
            <w:rStyle w:val="NormalTok"/>
          </w:rPr>
          <w:t xml:space="preserve"> </w:t>
        </w:r>
      </w:ins>
      <w:ins w:id="334" w:author="PR Preview" w:date="2026-01-01T00:00:00Z">
        <w:r>
          <w:rPr>
            <w:rStyle w:val="FunctionTok"/>
          </w:rPr>
          <w:t xml:space="preserve">head</w:t>
        </w:r>
      </w:ins>
      <w:ins w:id="335" w:author="PR Preview" w:date="2026-01-01T00:00:00Z">
        <w:r>
          <w:rPr>
            <w:rStyle w:val="NormalTok"/>
          </w:rPr>
          <w:t xml:space="preserve">(mtcars, </w:t>
        </w:r>
      </w:ins>
      <w:ins w:id="336" w:author="PR Preview" w:date="2026-01-01T00:00:00Z">
        <w:r>
          <w:rPr>
            <w:rStyle w:val="DecValTok"/>
          </w:rPr>
          <w:t xml:space="preserve">5</w:t>
        </w:r>
      </w:ins>
      <w:ins w:id="337" w:author="PR Preview" w:date="2026-01-01T00:00:00Z">
        <w:r>
          <w:rPr>
            <w:rStyle w:val="NormalTok"/>
          </w:rPr>
          <w:t xml:space="preserve">)</w:t>
        </w:r>
      </w:ins>
      <w:ins w:id="338" w:author="PR Preview" w:date="2026-01-01T00:00:00Z">
        <w:r>
          <w:br/>
        </w:r>
      </w:ins>
      <w:ins w:id="339" w:author="PR Preview" w:date="2026-01-01T00:00:00Z">
        <w:r>
          <w:br/>
        </w:r>
      </w:ins>
      <w:ins w:id="340" w:author="PR Preview" w:date="2026-01-01T00:00:00Z">
        <w:r>
          <w:rPr>
            <w:rStyle w:val="CommentTok"/>
          </w:rPr>
          <w:t xml:space="preserve"># stack the two inputs as columns, one row per car</w:t>
        </w:r>
      </w:ins>
      <w:ins w:id="341" w:author="PR Preview" w:date="2026-01-01T00:00:00Z">
        <w:r>
          <w:br/>
        </w:r>
      </w:ins>
      <w:ins w:id="342" w:author="PR Preview" w:date="2026-01-01T00:00:00Z">
        <w:r>
          <w:rPr>
            <w:rStyle w:val="NormalTok"/>
          </w:rPr>
          <w:t xml:space="preserve">X_cars5 </w:t>
        </w:r>
      </w:ins>
      <w:ins w:id="343" w:author="PR Preview" w:date="2026-01-01T00:00:00Z">
        <w:r>
          <w:rPr>
            <w:rStyle w:val="OtherTok"/>
          </w:rPr>
          <w:t xml:space="preserve">&lt;-</w:t>
        </w:r>
      </w:ins>
      <w:ins w:id="344" w:author="PR Preview" w:date="2026-01-01T00:00:00Z">
        <w:r>
          <w:rPr>
            <w:rStyle w:val="NormalTok"/>
          </w:rPr>
          <w:t xml:space="preserve"> </w:t>
        </w:r>
      </w:ins>
      <w:ins w:id="345" w:author="PR Preview" w:date="2026-01-01T00:00:00Z">
        <w:r>
          <w:rPr>
            <w:rStyle w:val="FunctionTok"/>
          </w:rPr>
          <w:t xml:space="preserve">as.matrix</w:t>
        </w:r>
      </w:ins>
      <w:ins w:id="346" w:author="PR Preview" w:date="2026-01-01T00:00:00Z">
        <w:r>
          <w:rPr>
            <w:rStyle w:val="NormalTok"/>
          </w:rPr>
          <w:t xml:space="preserve">(cars5[, </w:t>
        </w:r>
      </w:ins>
      <w:ins w:id="347" w:author="PR Preview" w:date="2026-01-01T00:00:00Z">
        <w:r>
          <w:rPr>
            <w:rStyle w:val="FunctionTok"/>
          </w:rPr>
          <w:t xml:space="preserve">c</w:t>
        </w:r>
      </w:ins>
      <w:ins w:id="348" w:author="PR Preview" w:date="2026-01-01T00:00:00Z">
        <w:r>
          <w:rPr>
            <w:rStyle w:val="NormalTok"/>
          </w:rPr>
          <w:t xml:space="preserve">(</w:t>
        </w:r>
      </w:ins>
      <w:ins w:id="349" w:author="PR Preview" w:date="2026-01-01T00:00:00Z">
        <w:r>
          <w:rPr>
            <w:rStyle w:val="StringTok"/>
          </w:rPr>
          <w:t xml:space="preserve">"hp"</w:t>
        </w:r>
      </w:ins>
      <w:ins w:id="350" w:author="PR Preview" w:date="2026-01-01T00:00:00Z">
        <w:r>
          <w:rPr>
            <w:rStyle w:val="NormalTok"/>
          </w:rPr>
          <w:t xml:space="preserve">, </w:t>
        </w:r>
      </w:ins>
      <w:ins w:id="351" w:author="PR Preview" w:date="2026-01-01T00:00:00Z">
        <w:r>
          <w:rPr>
            <w:rStyle w:val="StringTok"/>
          </w:rPr>
          <w:t xml:space="preserve">"wt"</w:t>
        </w:r>
      </w:ins>
      <w:ins w:id="352" w:author="PR Preview" w:date="2026-01-01T00:00:00Z">
        <w:r>
          <w:rPr>
            <w:rStyle w:val="NormalTok"/>
          </w:rPr>
          <w:t xml:space="preserve">)])</w:t>
        </w:r>
      </w:ins>
      <w:ins w:id="353" w:author="PR Preview" w:date="2026-01-01T00:00:00Z">
        <w:r>
          <w:br/>
        </w:r>
      </w:ins>
      <w:ins w:id="354" w:author="PR Preview" w:date="2026-01-01T00:00:00Z">
        <w:r>
          <w:br/>
        </w:r>
      </w:ins>
      <w:ins w:id="355" w:author="PR Preview" w:date="2026-01-01T00:00:00Z">
        <w:r>
          <w:rPr>
            <w:rStyle w:val="CommentTok"/>
          </w:rPr>
          <w:t xml:space="preserve"># stack the outcomes into one vector</w:t>
        </w:r>
      </w:ins>
      <w:ins w:id="356" w:author="PR Preview" w:date="2026-01-01T00:00:00Z">
        <w:r>
          <w:br/>
        </w:r>
      </w:ins>
      <w:ins w:id="357" w:author="PR Preview" w:date="2026-01-01T00:00:00Z">
        <w:r>
          <w:rPr>
            <w:rStyle w:val="NormalTok"/>
          </w:rPr>
          <w:t xml:space="preserve">y_cars5 </w:t>
        </w:r>
      </w:ins>
      <w:ins w:id="358" w:author="PR Preview" w:date="2026-01-01T00:00:00Z">
        <w:r>
          <w:rPr>
            <w:rStyle w:val="OtherTok"/>
          </w:rPr>
          <w:t xml:space="preserve">&lt;-</w:t>
        </w:r>
      </w:ins>
      <w:ins w:id="359" w:author="PR Preview" w:date="2026-01-01T00:00:00Z">
        <w:r>
          <w:rPr>
            <w:rStyle w:val="NormalTok"/>
          </w:rPr>
          <w:t xml:space="preserve"> cars5</w:t>
        </w:r>
      </w:ins>
      <w:ins w:id="360" w:author="PR Preview" w:date="2026-01-01T00:00:00Z">
        <w:r>
          <w:rPr>
            <w:rStyle w:val="SpecialCharTok"/>
          </w:rPr>
          <w:t xml:space="preserve">$</w:t>
        </w:r>
      </w:ins>
      <w:ins w:id="361" w:author="PR Preview" w:date="2026-01-01T00:00:00Z">
        <w:r>
          <w:rPr>
            <w:rStyle w:val="NormalTok"/>
          </w:rPr>
          <w:t xml:space="preserve">mpg</w:t>
        </w:r>
      </w:ins>
      <w:ins w:id="362" w:author="PR Preview" w:date="2026-01-01T00:00:00Z">
        <w:r>
          <w:br/>
        </w:r>
      </w:ins>
      <w:ins w:id="363" w:author="PR Preview" w:date="2026-01-01T00:00:00Z">
        <w:r>
          <w:br/>
        </w:r>
      </w:ins>
      <w:ins w:id="364" w:author="PR Preview" w:date="2026-01-01T00:00:00Z">
        <w:r>
          <w:rPr>
            <w:rStyle w:val="CommentTok"/>
          </w:rPr>
          <w:t xml:space="preserve"># show the input matrix and the outcome vector side by side</w:t>
        </w:r>
      </w:ins>
      <w:ins w:id="365" w:author="PR Preview" w:date="2026-01-01T00:00:00Z">
        <w:r>
          <w:br/>
        </w:r>
      </w:ins>
      <w:ins w:id="366" w:author="PR Preview" w:date="2026-01-01T00:00:00Z">
        <w:r>
          <w:rPr>
            <w:rStyle w:val="FunctionTok"/>
          </w:rPr>
          <w:t xml:space="preserve">cbind</w:t>
        </w:r>
      </w:ins>
      <w:ins w:id="367" w:author="PR Preview" w:date="2026-01-01T00:00:00Z">
        <w:r>
          <w:rPr>
            <w:rStyle w:val="NormalTok"/>
          </w:rPr>
          <w:t xml:space="preserve">(X_cars5, </w:t>
        </w:r>
      </w:ins>
      <w:ins w:id="368" w:author="PR Preview" w:date="2026-01-01T00:00:00Z">
        <w:r>
          <w:rPr>
            <w:rStyle w:val="AttributeTok"/>
          </w:rPr>
          <w:t xml:space="preserve">mpg =</w:t>
        </w:r>
      </w:ins>
      <w:ins w:id="369" w:author="PR Preview" w:date="2026-01-01T00:00:00Z">
        <w:r>
          <w:rPr>
            <w:rStyle w:val="NormalTok"/>
          </w:rPr>
          <w:t xml:space="preserve"> y_cars5)</w:t>
        </w:r>
      </w:ins>
      <w:ins w:id="370" w:author="PR Preview" w:date="2026-01-01T00:00:00Z">
        <w:r>
          <w:br/>
        </w:r>
      </w:ins>
      <w:ins w:id="371" w:author="PR Preview" w:date="2026-01-01T00:00:00Z">
        <w:r>
          <w:rPr>
            <w:rStyle w:val="CommentTok"/>
          </w:rPr>
          <w:t xml:space="preserve">#&gt;                    hp    wt  mpg</w:t>
        </w:r>
      </w:ins>
      <w:ins w:id="372" w:author="PR Preview" w:date="2026-01-01T00:00:00Z">
        <w:r>
          <w:br/>
        </w:r>
      </w:ins>
      <w:ins w:id="373" w:author="PR Preview" w:date="2026-01-01T00:00:00Z">
        <w:r>
          <w:rPr>
            <w:rStyle w:val="CommentTok"/>
          </w:rPr>
          <w:t xml:space="preserve">#&gt; Mazda RX4         110 2.620 21.0</w:t>
        </w:r>
      </w:ins>
      <w:ins w:id="374" w:author="PR Preview" w:date="2026-01-01T00:00:00Z">
        <w:r>
          <w:br/>
        </w:r>
      </w:ins>
      <w:ins w:id="375" w:author="PR Preview" w:date="2026-01-01T00:00:00Z">
        <w:r>
          <w:rPr>
            <w:rStyle w:val="CommentTok"/>
          </w:rPr>
          <w:t xml:space="preserve">#&gt; Mazda RX4 Wag     110 2.875 21.0</w:t>
        </w:r>
      </w:ins>
      <w:ins w:id="376" w:author="PR Preview" w:date="2026-01-01T00:00:00Z">
        <w:r>
          <w:br/>
        </w:r>
      </w:ins>
      <w:ins w:id="377" w:author="PR Preview" w:date="2026-01-01T00:00:00Z">
        <w:r>
          <w:rPr>
            <w:rStyle w:val="CommentTok"/>
          </w:rPr>
          <w:t xml:space="preserve">#&gt; Datsun 710         93 2.320 22.8</w:t>
        </w:r>
      </w:ins>
      <w:ins w:id="378" w:author="PR Preview" w:date="2026-01-01T00:00:00Z">
        <w:r>
          <w:br/>
        </w:r>
      </w:ins>
      <w:ins w:id="379" w:author="PR Preview" w:date="2026-01-01T00:00:00Z">
        <w:r>
          <w:rPr>
            <w:rStyle w:val="CommentTok"/>
          </w:rPr>
          <w:t xml:space="preserve">#&gt; Hornet 4 Drive    110 3.215 21.4</w:t>
        </w:r>
      </w:ins>
      <w:ins w:id="380" w:author="PR Preview" w:date="2026-01-01T00:00:00Z">
        <w:r>
          <w:br/>
        </w:r>
      </w:ins>
      <w:ins w:id="381" w:author="PR Preview" w:date="2026-01-01T00:00:00Z">
        <w:r>
          <w:rPr>
            <w:rStyle w:val="CommentTok"/>
          </w:rPr>
          <w:t xml:space="preserve">#&gt; Hornet Sportabout 175 3.440 18.7</w:t>
        </w:r>
      </w:ins>
    </w:p>
    <w:p>
      <w:pPr>
        <w:pStyle w:val="FirstParagraph"/>
      </w:pPr>
      <w:ins w:id="382" w:author="PR Preview" w:date="2026-01-01T00:00:00Z">
        <w:r>
          <w:t xml:space="preserve">The</w:t>
        </w:r>
      </w:ins>
      <w:ins w:id="383" w:author="PR Preview" w:date="2026-01-01T00:00:00Z">
        <w:r>
          <w:t xml:space="preserve"> </w:t>
        </w:r>
      </w:ins>
      <w:hyperlink w:anchor="def-input-matrix">
        <w:ins w:id="384" w:author="PR Preview" w:date="2026-01-01T00:00:00Z">
          <w:r>
            <w:rPr>
              <w:rStyle w:val="Hyperlink"/>
            </w:rPr>
            <w:t xml:space="preserve">input matrix</w:t>
          </w:r>
        </w:ins>
      </w:hyperlink>
      <w:ins w:id="385" w:author="PR Preview" w:date="2026-01-01T00:00:00Z">
        <w:r>
          <w:t xml:space="preserve"> </w:t>
        </w:r>
      </w:ins>
      <w:ins w:id="386" w:author="PR Preview" w:date="2026-01-01T00:00:00Z">
        <w:r>
          <w:rPr>
            <w:rStyle w:val="VerbatimChar"/>
          </w:rPr>
          <w:t xml:space="preserve">X_cars5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has 5 rows, one per car,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and 2 columns, one per input variable.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The</w:t>
        </w:r>
      </w:ins>
      <w:ins w:id="393" w:author="PR Preview" w:date="2026-01-01T00:00:00Z">
        <w:r>
          <w:t xml:space="preserve"> </w:t>
        </w:r>
      </w:ins>
      <w:hyperlink w:anchor="def-outcome-vector">
        <w:ins w:id="394" w:author="PR Preview" w:date="2026-01-01T00:00:00Z">
          <w:r>
            <w:rPr>
              <w:rStyle w:val="Hyperlink"/>
            </w:rPr>
            <w:t xml:space="preserve">outcome vector</w:t>
          </w:r>
        </w:ins>
      </w:hyperlink>
      <w:ins w:id="395" w:author="PR Preview" w:date="2026-01-01T00:00:00Z">
        <w:r>
          <w:t xml:space="preserve"> </w:t>
        </w:r>
      </w:ins>
      <w:ins w:id="396" w:author="PR Preview" w:date="2026-01-01T00:00:00Z">
        <w:r>
          <w:rPr>
            <w:rStyle w:val="VerbatimChar"/>
          </w:rPr>
          <w:t xml:space="preserve">y_cars5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has 5 entries, one per car.</w:t>
        </w:r>
      </w:ins>
    </w:p>
    <w:bookmarkEnd w:id="16"/>
    <w:bookmarkEnd w:id="17"/>
    <w:bookmarkStart w:id="47" w:name="sec-prediction-rules"/>
    <w:p>
      <w:pPr>
        <w:pStyle w:val="Heading2"/>
      </w:pPr>
      <w:ins w:id="399" w:author="PR Preview" w:date="2026-01-01T00:00:00Z">
        <w:r>
          <w:t xml:space="preserve">2 Fitting and scoring prediction rules</w:t>
        </w:r>
      </w:ins>
    </w:p>
    <w:bookmarkStart w:id="23" w:name="def-fitting-procedure"/>
    <w:p>
      <w:pPr>
        <w:pStyle w:val="FirstParagraph"/>
      </w:pPr>
      <w:ins w:id="400" w:author="PR Preview" w:date="2026-01-01T00:00:00Z">
        <w:r>
          <w:rPr>
            <w:b/>
            <w:bCs/>
          </w:rPr>
          <w:t xml:space="preserve">Definition 4 (Fitting procedure)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A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rPr>
            <w:b/>
            <w:bCs/>
          </w:rPr>
          <w:t xml:space="preserve">fitting procedure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is a rule</w:t>
        </w:r>
      </w:ins>
      <w:ins w:id="407" w:author="PR Preview" w:date="2026-01-01T00:00:00Z">
        <w:r>
          <w:t xml:space="preserve"> </w:t>
        </w:r>
      </w:ins>
      <m:oMath>
        <m:r>
          <m:t>g</m:t>
        </m:r>
      </m:oMath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that,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given any data</w:t>
        </w:r>
      </w:ins>
      <w:ins w:id="412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and any covariate value</w:t>
        </w:r>
      </w:ins>
      <w:ins w:id="415" w:author="PR Preview" w:date="2026-01-01T00:00:00Z">
        <w:r>
          <w:t xml:space="preserve"> </w:t>
        </w:r>
      </w:ins>
      <m:oMath>
        <m:r>
          <m:t>x</m:t>
        </m:r>
      </m:oMath>
      <w:ins w:id="416" w:author="PR Preview" w:date="2026-01-01T00:00:00Z">
        <w:r>
          <w:t xml:space="preserve">,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computes a</w:t>
        </w:r>
      </w:ins>
      <w:ins w:id="419" w:author="PR Preview" w:date="2026-01-01T00:00:00Z">
        <w:r>
          <w:t xml:space="preserve"> </w:t>
        </w:r>
      </w:ins>
      <w:hyperlink r:id="rId18">
        <w:ins w:id="420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of the outcome at</w:t>
        </w:r>
      </w:ins>
      <w:ins w:id="423" w:author="PR Preview" w:date="2026-01-01T00:00:00Z">
        <w:r>
          <w:t xml:space="preserve"> </w:t>
        </w:r>
      </w:ins>
      <m:oMath>
        <m:r>
          <m:t>x</m:t>
        </m:r>
      </m:oMath>
      <w:ins w:id="424" w:author="PR Preview" w:date="2026-01-01T00:00:00Z">
        <w:r>
          <w:t xml:space="preserve">:</w:t>
        </w:r>
      </w:ins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ins w:id="425" w:author="PR Preview" w:date="2026-01-01T00:00:00Z">
        <w:r>
          <w:rPr>
            <w:b/>
            <w:bCs/>
          </w:rPr>
          <w:t xml:space="preserve">Definition 5 (Training set)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A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rPr>
            <w:b/>
            <w:bCs/>
          </w:rPr>
          <w:t xml:space="preserve">training set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is the data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to which a</w:t>
        </w:r>
      </w:ins>
      <w:ins w:id="434" w:author="PR Preview" w:date="2026-01-01T00:00:00Z">
        <w:r>
          <w:t xml:space="preserve"> </w:t>
        </w:r>
      </w:ins>
      <w:hyperlink w:anchor="def-fitting-procedure">
        <w:ins w:id="43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is applied:</w:t>
        </w:r>
      </w:ins>
      <w:ins w:id="438" w:author="PR Preview" w:date="2026-01-01T00:00:00Z">
        <w:r>
          <w:t xml:space="preserve"> </w:t>
        </w:r>
      </w:ins>
      <m:oMath>
        <m:r>
          <m:t>n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observations,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written as an ordered list indexed by a set</w:t>
        </w:r>
      </w:ins>
      <w:ins w:id="443" w:author="PR Preview" w:date="2026-01-01T00:00:00Z">
        <w:r>
          <w:t xml:space="preserve"> </w:t>
        </w:r>
      </w:ins>
      <m:oMath>
        <m:r>
          <m:t>I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of</w:t>
        </w:r>
      </w:ins>
      <w:ins w:id="446" w:author="PR Preview" w:date="2026-01-01T00:00:00Z">
        <w:r>
          <w:t xml:space="preserve"> </w:t>
        </w:r>
      </w:ins>
      <m:oMath>
        <m:r>
          <m:t>n</m:t>
        </m:r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observation numbers:</w:t>
        </w:r>
      </w:ins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ins w:id="449" w:author="PR Preview" w:date="2026-01-01T00:00:00Z">
        <w:r>
          <w:rPr>
            <w:b/>
            <w:bCs/>
          </w:rPr>
          <w:t xml:space="preserve">Definition 6 (Prediction rule)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The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rPr>
            <w:b/>
            <w:bCs/>
          </w:rPr>
          <w:t xml:space="preserve">prediction rule</w:t>
        </w:r>
      </w:ins>
      <w:ins w:id="45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that a</w:t>
        </w:r>
      </w:ins>
      <w:ins w:id="457" w:author="PR Preview" w:date="2026-01-01T00:00:00Z">
        <w:r>
          <w:t xml:space="preserve"> </w:t>
        </w:r>
      </w:ins>
      <w:hyperlink w:anchor="def-fitting-procedure">
        <w:ins w:id="458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59" w:author="PR Preview" w:date="2026-01-01T00:00:00Z">
        <w:r>
          <w:t xml:space="preserve"> </w:t>
        </w:r>
      </w:ins>
      <m:oMath>
        <m:r>
          <m:t>g</m:t>
        </m:r>
      </m:oMath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produces from a</w:t>
        </w:r>
      </w:ins>
      <w:ins w:id="462" w:author="PR Preview" w:date="2026-01-01T00:00:00Z">
        <w:r>
          <w:t xml:space="preserve"> </w:t>
        </w:r>
      </w:ins>
      <w:hyperlink w:anchor="def-training-set">
        <w:ins w:id="46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6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is the function that maps each covariate value</w:t>
        </w:r>
      </w:ins>
      <w:ins w:id="467" w:author="PR Preview" w:date="2026-01-01T00:00:00Z">
        <w:r>
          <w:t xml:space="preserve"> </w:t>
        </w:r>
      </w:ins>
      <m:oMath>
        <m:r>
          <m:t>x</m:t>
        </m:r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to the</w:t>
        </w:r>
      </w:ins>
      <w:ins w:id="470" w:author="PR Preview" w:date="2026-01-01T00:00:00Z">
        <w:r>
          <w:t xml:space="preserve"> </w:t>
        </w:r>
      </w:ins>
      <w:hyperlink r:id="rId18">
        <w:ins w:id="471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that</w:t>
        </w:r>
      </w:ins>
      <w:ins w:id="474" w:author="PR Preview" w:date="2026-01-01T00:00:00Z">
        <w:r>
          <w:t xml:space="preserve"> </w:t>
        </w:r>
      </w:ins>
      <m:oMath>
        <m:r>
          <m:t>g</m:t>
        </m:r>
      </m:oMath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computes from</w:t>
        </w:r>
      </w:ins>
      <w:ins w:id="477" w:author="PR Preview" w:date="2026-01-01T00:00:00Z">
        <w:r>
          <w:t xml:space="preserve"> </w:t>
        </w:r>
      </w:ins>
      <m:oMath>
        <m:r>
          <m:t>x</m:t>
        </m:r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and</w:t>
        </w:r>
      </w:ins>
      <w:ins w:id="48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81" w:author="PR Preview" w:date="2026-01-01T00:00:00Z">
        <w:r>
          <w:t xml:space="preserve">:</w:t>
        </w:r>
      </w:ins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ins w:id="482" w:author="PR Preview" w:date="2026-01-01T00:00:00Z">
        <w:r>
          <w:rPr>
            <w:b/>
            <w:bCs/>
          </w:rPr>
          <w:t xml:space="preserve">Definition 7 (Generalization error)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The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rPr>
            <w:b/>
            <w:bCs/>
          </w:rPr>
          <w:t xml:space="preserve">generalization error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of a</w:t>
        </w:r>
      </w:ins>
      <w:ins w:id="489" w:author="PR Preview" w:date="2026-01-01T00:00:00Z">
        <w:r>
          <w:t xml:space="preserve"> </w:t>
        </w:r>
      </w:ins>
      <w:hyperlink w:anchor="def-prediction-rule">
        <w:ins w:id="49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9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fitted to a</w:t>
        </w:r>
      </w:ins>
      <w:ins w:id="494" w:author="PR Preview" w:date="2026-01-01T00:00:00Z">
        <w:r>
          <w:t xml:space="preserve"> </w:t>
        </w:r>
      </w:ins>
      <w:hyperlink w:anchor="def-training-set">
        <w:ins w:id="49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9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is its expected squared</w:t>
        </w:r>
      </w:ins>
      <w:ins w:id="499" w:author="PR Preview" w:date="2026-01-01T00:00:00Z">
        <w:r>
          <w:t xml:space="preserve"> </w:t>
        </w:r>
      </w:ins>
      <w:hyperlink r:id="rId30">
        <w:ins w:id="500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on a new observation</w:t>
        </w:r>
      </w:ins>
      <w:ins w:id="5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drawn from the same population independently of</w:t>
        </w:r>
      </w:ins>
      <w:ins w:id="50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07" w:author="PR Preview" w:date="2026-01-01T00:00:00Z">
        <w:r>
          <w:t xml:space="preserve">,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with</w:t>
        </w:r>
      </w:ins>
      <w:ins w:id="51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held fixed:</w:t>
        </w:r>
      </w:ins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ins w:id="513" w:author="PR Preview" w:date="2026-01-01T00:00:00Z">
        <w:r>
          <w:rPr>
            <w:b/>
            <w:bCs/>
          </w:rPr>
          <w:t xml:space="preserve">Definition 8 (Held-out set)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A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rPr>
            <w:b/>
            <w:bCs/>
          </w:rPr>
          <w:t xml:space="preserve">held-out set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for a</w:t>
        </w:r>
      </w:ins>
      <w:ins w:id="520" w:author="PR Preview" w:date="2026-01-01T00:00:00Z">
        <w:r>
          <w:t xml:space="preserve"> </w:t>
        </w:r>
      </w:ins>
      <w:hyperlink w:anchor="def-training-set">
        <w:ins w:id="52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2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is a list of</w:t>
        </w:r>
      </w:ins>
      <w:ins w:id="525" w:author="PR Preview" w:date="2026-01-01T00:00:00Z">
        <w:r>
          <w:t xml:space="preserve"> </w:t>
        </w:r>
      </w:ins>
      <m:oMath>
        <m:r>
          <m:t>m</m:t>
        </m:r>
      </m:oMath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further observations,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none of them in</w:t>
        </w:r>
      </w:ins>
      <w:ins w:id="53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31" w:author="PR Preview" w:date="2026-01-01T00:00:00Z">
        <w:r>
          <w:t xml:space="preserve">,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that the</w:t>
        </w:r>
      </w:ins>
      <w:ins w:id="534" w:author="PR Preview" w:date="2026-01-01T00:00:00Z">
        <w:r>
          <w:t xml:space="preserve"> </w:t>
        </w:r>
      </w:ins>
      <w:hyperlink w:anchor="def-fitting-procedure">
        <w:ins w:id="53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does not use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and on which the</w:t>
        </w:r>
      </w:ins>
      <w:ins w:id="540" w:author="PR Preview" w:date="2026-01-01T00:00:00Z">
        <w:r>
          <w:t xml:space="preserve"> </w:t>
        </w:r>
      </w:ins>
      <w:hyperlink w:anchor="def-prediction-rule">
        <w:ins w:id="541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54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is scored:</w:t>
        </w:r>
      </w:ins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ins w:id="545" w:author="PR Preview" w:date="2026-01-01T00:00:00Z">
        <w:r>
          <w:rPr>
            <w:b/>
            <w:bCs/>
          </w:rPr>
          <w:t xml:space="preserve">Definition 9 (Root mean squared error of predictions)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The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rPr>
            <w:b/>
            <w:bCs/>
          </w:rPr>
          <w:t xml:space="preserve">root mean squared error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(RMSE) of predictions</w:t>
        </w:r>
      </w:ins>
      <w:ins w:id="55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of observed outcomes</w:t>
        </w:r>
      </w:ins>
      <w:ins w:id="55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is the square root of their</w:t>
        </w:r>
      </w:ins>
      <w:ins w:id="558" w:author="PR Preview" w:date="2026-01-01T00:00:00Z">
        <w:r>
          <w:t xml:space="preserve"> </w:t>
        </w:r>
      </w:ins>
      <w:hyperlink r:id="rId39">
        <w:ins w:id="559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560" w:author="PR Preview" w:date="2026-01-01T00:00:00Z">
        <w:r>
          <w:t xml:space="preserve">:</w:t>
        </w:r>
      </w:ins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ins w:id="561" w:author="PR Preview" w:date="2026-01-01T00:00:00Z">
        <w:r>
          <w:rPr>
            <w:b/>
            <w:bCs/>
          </w:rPr>
          <w:t xml:space="preserve">Definition 10 (Training error)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The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rPr>
            <w:b/>
            <w:bCs/>
          </w:rPr>
          <w:t xml:space="preserve">training error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of a</w:t>
        </w:r>
      </w:ins>
      <w:ins w:id="568" w:author="PR Preview" w:date="2026-01-01T00:00:00Z">
        <w:r>
          <w:t xml:space="preserve"> </w:t>
        </w:r>
      </w:ins>
      <w:hyperlink w:anchor="def-prediction-rule">
        <w:ins w:id="56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57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fitted to a</w:t>
        </w:r>
      </w:ins>
      <w:ins w:id="573" w:author="PR Preview" w:date="2026-01-01T00:00:00Z">
        <w:r>
          <w:t xml:space="preserve"> </w:t>
        </w:r>
      </w:ins>
      <w:hyperlink w:anchor="def-training-set">
        <w:ins w:id="57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7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is the</w:t>
        </w:r>
      </w:ins>
      <w:ins w:id="578" w:author="PR Preview" w:date="2026-01-01T00:00:00Z">
        <w:r>
          <w:t xml:space="preserve"> </w:t>
        </w:r>
      </w:ins>
      <w:hyperlink r:id="rId39">
        <w:ins w:id="579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of its</w:t>
        </w:r>
      </w:ins>
      <w:ins w:id="582" w:author="PR Preview" w:date="2026-01-01T00:00:00Z">
        <w:r>
          <w:t xml:space="preserve"> </w:t>
        </w:r>
      </w:ins>
      <w:hyperlink r:id="rId42">
        <w:ins w:id="583" w:author="PR Preview" w:date="2026-01-01T00:00:00Z">
          <w:r>
            <w:rPr>
              <w:rStyle w:val="Hyperlink"/>
            </w:rPr>
            <w:t xml:space="preserve">fitted values</w:t>
          </w:r>
        </w:ins>
      </w:hyperlink>
      <w:ins w:id="58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ins w:id="585" w:author="PR Preview" w:date="2026-01-01T00:00:00Z">
        <w:r>
          <w:t xml:space="preserve">,</w:t>
        </w:r>
      </w:ins>
      <w:ins w:id="58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87" w:author="PR Preview" w:date="2026-01-01T00:00:00Z">
        <w:r>
          <w:t xml:space="preserve">,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as predictions of the training outcomes</w:t>
        </w:r>
      </w:ins>
      <w:ins w:id="59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591" w:author="PR Preview" w:date="2026-01-01T00:00:00Z">
        <w:r>
          <w:t xml:space="preserve">:</w:t>
        </w:r>
      </w:ins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ins w:id="592" w:author="PR Preview" w:date="2026-01-01T00:00:00Z">
        <w:r>
          <w:t xml:space="preserve">3 Overfitting</w:t>
        </w:r>
      </w:ins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del w:id="593" w:author="PR Preview" w:date="2026-01-01T00:00:00Z">
        <w:r>
          <w:rPr>
            <w:b/>
            <w:bCs/>
          </w:rPr>
          <w:delText xml:space="preserve">Definition 8 (Overfitting)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rPr>
            <w:b/>
            <w:bCs/>
          </w:rPr>
          <w:delText xml:space="preserve">Overfitting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occurs when a</w:delText>
        </w:r>
      </w:del>
      <w:del w:id="598" w:author="PR Preview" w:date="2026-01-01T00:00:00Z">
        <w:r>
          <w:delText xml:space="preserve"> </w:delText>
        </w:r>
      </w:del>
      <w:hyperlink w:anchor="def-prediction-rule">
        <w:del w:id="599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fits its</w:delText>
        </w:r>
      </w:del>
      <w:del w:id="602" w:author="PR Preview" w:date="2026-01-01T00:00:00Z">
        <w:r>
          <w:delText xml:space="preserve"> </w:delText>
        </w:r>
      </w:del>
      <w:hyperlink w:anchor="def-training-set">
        <w:del w:id="60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well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but predicts poorly for new observations.</w:delText>
        </w:r>
      </w:del>
    </w:p>
    <w:p>
      <w:pPr>
        <w:pStyle w:val="BodyText"/>
      </w:pPr>
      <w:del w:id="608" w:author="PR Preview" w:date="2026-01-01T00:00:00Z">
        <w:r>
          <w:rPr>
            <w:b/>
            <w:bCs/>
          </w:rPr>
          <w:delText xml:space="preserve">Example 1 (Overfitting in polynomial fits to cars)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In</w:delText>
        </w:r>
      </w:del>
      <w:del w:id="611" w:author="PR Preview" w:date="2026-01-01T00:00:00Z">
        <w:r>
          <w:delText xml:space="preserve"> </w:delText>
        </w:r>
      </w:del>
      <w:hyperlink w:anchor="exr-overfitting">
        <w:del w:id="612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613" w:author="PR Preview" w:date="2026-01-01T00:00:00Z">
        <w:r>
          <w:delText xml:space="preserve">,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the terms beyond degree 2 fit the 20 training cars more closely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but do not predict the 12 held-out cars better.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The effect is small here: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it is the beginning of overfitting, not a dramatic case.</w:delText>
        </w:r>
      </w:del>
    </w:p>
    <w:p>
      <w:pPr>
        <w:pStyle w:val="Heading2"/>
      </w:pPr>
      <w:del w:id="622" w:author="PR Preview" w:date="2026-01-01T00:00:00Z">
        <w:r>
          <w:delText xml:space="preserve">3 Generalization error</w:delText>
        </w:r>
      </w:del>
    </w:p>
    <w:p>
      <w:pPr>
        <w:pStyle w:val="FirstParagraph"/>
      </w:pPr>
      <w:ins w:id="623" w:author="PR Preview" w:date="2026-01-01T00:00:00Z">
        <w:r>
          <w:rPr>
            <w:b/>
            <w:bCs/>
          </w:rPr>
          <w:t xml:space="preserve">Definition 11 (Overfitting)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rPr>
            <w:b/>
            <w:bCs/>
          </w:rPr>
          <w:t xml:space="preserve">Overfitting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occurs when a</w:t>
        </w:r>
      </w:ins>
      <w:ins w:id="628" w:author="PR Preview" w:date="2026-01-01T00:00:00Z">
        <w:r>
          <w:t xml:space="preserve"> </w:t>
        </w:r>
      </w:ins>
      <w:hyperlink w:anchor="def-prediction-rule">
        <w:ins w:id="62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fits its</w:t>
        </w:r>
      </w:ins>
      <w:ins w:id="632" w:author="PR Preview" w:date="2026-01-01T00:00:00Z">
        <w:r>
          <w:t xml:space="preserve"> </w:t>
        </w:r>
      </w:ins>
      <w:hyperlink w:anchor="def-training-set">
        <w:ins w:id="63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well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but predicts poorly for new observations.</w:t>
        </w:r>
      </w:ins>
    </w:p>
    <w:bookmarkEnd w:id="50"/>
    <w:bookmarkStart w:id="51" w:name="exm-overfitting-polynomial-cars"/>
    <w:p>
      <w:pPr>
        <w:pStyle w:val="BodyText"/>
      </w:pPr>
      <w:ins w:id="638" w:author="PR Preview" w:date="2026-01-01T00:00:00Z">
        <w:r>
          <w:rPr>
            <w:b/>
            <w:bCs/>
          </w:rPr>
          <w:t xml:space="preserve">Example 2 (Overfitting in polynomial fits to cars)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In</w:t>
        </w:r>
      </w:ins>
      <w:ins w:id="641" w:author="PR Preview" w:date="2026-01-01T00:00:00Z">
        <w:r>
          <w:t xml:space="preserve"> </w:t>
        </w:r>
      </w:ins>
      <w:hyperlink w:anchor="exr-overfitting">
        <w:ins w:id="64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643" w:author="PR Preview" w:date="2026-01-01T00:00:00Z">
        <w:r>
          <w:t xml:space="preserve">,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the terms beyond degree 2 fit the 20 training cars more closely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but do not predict the 12 held-out cars better.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The effect is small here: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it is the beginning of overfitting, not a dramatic case.</w:t>
        </w:r>
      </w:ins>
    </w:p>
    <w:bookmarkEnd w:id="51"/>
    <w:bookmarkEnd w:id="52"/>
    <w:bookmarkStart w:id="105" w:name="sec-generalization-error"/>
    <w:p>
      <w:pPr>
        <w:pStyle w:val="Heading2"/>
      </w:pPr>
      <w:ins w:id="652" w:author="PR Preview" w:date="2026-01-01T00:00:00Z">
        <w:r>
          <w:t xml:space="preserve">4 Generalization error</w:t>
        </w:r>
      </w:ins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del w:id="653" w:author="PR Preview" w:date="2026-01-01T00:00:00Z">
        <w:r>
          <w:rPr>
            <w:b/>
            <w:bCs/>
          </w:rPr>
          <w:delText xml:space="preserve">Definition 9 (Expected generalization error)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The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rPr>
            <w:b/>
            <w:bCs/>
          </w:rPr>
          <w:delText xml:space="preserve">expected generalization error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of a</w:delText>
        </w:r>
      </w:del>
      <w:del w:id="660" w:author="PR Preview" w:date="2026-01-01T00:00:00Z">
        <w:r>
          <w:delText xml:space="preserve"> </w:delText>
        </w:r>
      </w:del>
      <w:hyperlink w:anchor="def-fitting-procedure">
        <w:del w:id="661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662" w:author="PR Preview" w:date="2026-01-01T00:00:00Z">
        <w:r>
          <w:delText xml:space="preserve"> </w:delText>
        </w:r>
      </w:del>
      <m:oMath>
        <m:r>
          <m:t>g</m:t>
        </m:r>
      </m:oMath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at training-set size</w:delText>
        </w:r>
      </w:del>
      <w:del w:id="665" w:author="PR Preview" w:date="2026-01-01T00:00:00Z">
        <w:r>
          <w:delText xml:space="preserve"> </w:delText>
        </w:r>
      </w:del>
      <m:oMath>
        <m:r>
          <m:t>n</m:t>
        </m:r>
      </m:oMath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is the mean,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over</w:delText>
        </w:r>
      </w:del>
      <w:del w:id="670" w:author="PR Preview" w:date="2026-01-01T00:00:00Z">
        <w:r>
          <w:delText xml:space="preserve"> </w:delText>
        </w:r>
      </w:del>
      <w:hyperlink w:anchor="def-training-set">
        <w:del w:id="671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6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of</w:delText>
        </w:r>
      </w:del>
      <w:del w:id="675" w:author="PR Preview" w:date="2026-01-01T00:00:00Z">
        <w:r>
          <w:delText xml:space="preserve"> </w:delText>
        </w:r>
      </w:del>
      <m:oMath>
        <m:r>
          <m:t>n</m:t>
        </m:r>
      </m:oMath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observations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drawn independently from the population,</w:delText>
        </w:r>
      </w:del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of the</w:delText>
        </w:r>
      </w:del>
      <w:del w:id="682" w:author="PR Preview" w:date="2026-01-01T00:00:00Z">
        <w:r>
          <w:delText xml:space="preserve"> </w:delText>
        </w:r>
      </w:del>
      <w:hyperlink w:anchor="def-generalization-error">
        <w:del w:id="683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of the</w:delText>
        </w:r>
      </w:del>
      <w:del w:id="686" w:author="PR Preview" w:date="2026-01-01T00:00:00Z">
        <w:r>
          <w:delText xml:space="preserve"> </w:delText>
        </w:r>
      </w:del>
      <w:hyperlink w:anchor="def-prediction-rule">
        <w:del w:id="687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that</w:delText>
        </w:r>
      </w:del>
      <w:del w:id="690" w:author="PR Preview" w:date="2026-01-01T00:00:00Z">
        <w:r>
          <w:delText xml:space="preserve"> </w:delText>
        </w:r>
      </w:del>
      <m:oMath>
        <m:r>
          <m:t>g</m:t>
        </m:r>
      </m:oMath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produces from</w:delText>
        </w:r>
      </w:del>
      <w:del w:id="69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94" w:author="PR Preview" w:date="2026-01-01T00:00:00Z">
        <w:r>
          <w:delText xml:space="preserve">:</w:delText>
        </w:r>
      </w:del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BodyText"/>
      </w:pPr>
      <w:del w:id="695" w:author="PR Preview" w:date="2026-01-01T00:00:00Z">
        <w:r>
          <w:rPr>
            <w:b/>
            <w:bCs/>
          </w:rPr>
          <w:delText xml:space="preserve">Definition 10 (Mean function)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The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rPr>
            <w:b/>
            <w:bCs/>
          </w:rPr>
          <w:delText xml:space="preserve">mean function</w:delText>
        </w:r>
      </w:del>
      <w:del w:id="700" w:author="PR Preview" w:date="2026-01-01T00:00:00Z">
        <w:r>
          <w:delText xml:space="preserve"> </w:delText>
        </w:r>
      </w:del>
      <m:oMath>
        <m:r>
          <m:t>μ</m:t>
        </m:r>
      </m:oMath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of an outcome</w:delText>
        </w:r>
      </w:del>
      <w:del w:id="703" w:author="PR Preview" w:date="2026-01-01T00:00:00Z">
        <w:r>
          <w:delText xml:space="preserve"> </w:delText>
        </w:r>
      </w:del>
      <m:oMath>
        <m:r>
          <m:t>Y</m:t>
        </m:r>
      </m:oMath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given a covariate</w:delText>
        </w:r>
      </w:del>
      <w:del w:id="706" w:author="PR Preview" w:date="2026-01-01T00:00:00Z">
        <w:r>
          <w:delText xml:space="preserve"> </w:delText>
        </w:r>
      </w:del>
      <m:oMath>
        <m:r>
          <m:t>X</m:t>
        </m:r>
      </m:oMath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maps each covariate value</w:delText>
        </w:r>
      </w:del>
      <w:del w:id="709" w:author="PR Preview" w:date="2026-01-01T00:00:00Z">
        <w:r>
          <w:delText xml:space="preserve"> </w:delText>
        </w:r>
      </w:del>
      <m:oMath>
        <m:r>
          <m:t>x</m:t>
        </m:r>
      </m:oMath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to the mean of</w:delText>
        </w:r>
      </w:del>
      <w:del w:id="712" w:author="PR Preview" w:date="2026-01-01T00:00:00Z">
        <w:r>
          <w:delText xml:space="preserve"> </w:delText>
        </w:r>
      </w:del>
      <m:oMath>
        <m:r>
          <m:t>Y</m:t>
        </m:r>
      </m:oMath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given</w:delText>
        </w:r>
      </w:del>
      <w:del w:id="71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716" w:author="PR Preview" w:date="2026-01-01T00:00:00Z">
        <w:r>
          <w:delText xml:space="preserve">:</w:delText>
        </w:r>
      </w:del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del w:id="717" w:author="PR Preview" w:date="2026-01-01T00:00:00Z">
        <w:r>
          <w:rPr>
            <w:b/>
            <w:bCs/>
          </w:rPr>
          <w:delText xml:space="preserve">Definition 11 (Expected squared prediction error at a covariate value)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The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rPr>
            <w:b/>
            <w:bCs/>
          </w:rPr>
          <w:delText xml:space="preserve">expected squared prediction error at</w:delText>
        </w:r>
      </w:del>
      <w:del w:id="722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of a</w:delText>
        </w:r>
      </w:del>
      <w:del w:id="725" w:author="PR Preview" w:date="2026-01-01T00:00:00Z">
        <w:r>
          <w:delText xml:space="preserve"> </w:delText>
        </w:r>
      </w:del>
      <w:hyperlink w:anchor="def-fitting-procedure">
        <w:del w:id="726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727" w:author="PR Preview" w:date="2026-01-01T00:00:00Z">
        <w:r>
          <w:delText xml:space="preserve"> </w:delText>
        </w:r>
      </w:del>
      <m:oMath>
        <m:r>
          <m:t>g</m:t>
        </m:r>
      </m:oMath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at training-set size</w:delText>
        </w:r>
      </w:del>
      <w:del w:id="730" w:author="PR Preview" w:date="2026-01-01T00:00:00Z">
        <w:r>
          <w:delText xml:space="preserve"> </w:delText>
        </w:r>
      </w:del>
      <m:oMath>
        <m:r>
          <m:t>n</m:t>
        </m:r>
      </m:oMath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is the mean squared</w:delText>
        </w:r>
      </w:del>
      <w:del w:id="733" w:author="PR Preview" w:date="2026-01-01T00:00:00Z">
        <w:r>
          <w:delText xml:space="preserve"> </w:delText>
        </w:r>
      </w:del>
      <w:hyperlink r:id="rId30">
        <w:del w:id="734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of its prediction at</w:delText>
        </w:r>
      </w:del>
      <w:del w:id="737" w:author="PR Preview" w:date="2026-01-01T00:00:00Z">
        <w:r>
          <w:delText xml:space="preserve"> </w:delText>
        </w:r>
      </w:del>
      <m:oMath>
        <m:r>
          <m:t>x</m:t>
        </m:r>
      </m:oMath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for a new outcome</w:delText>
        </w:r>
      </w:del>
      <w:del w:id="74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with</w:delText>
        </w:r>
      </w:del>
      <w:del w:id="74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744" w:author="PR Preview" w:date="2026-01-01T00:00:00Z">
        <w:r>
          <w:delText xml:space="preserve">,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averaged over random</w:delText>
        </w:r>
      </w:del>
      <w:del w:id="747" w:author="PR Preview" w:date="2026-01-01T00:00:00Z">
        <w:r>
          <w:delText xml:space="preserve"> </w:delText>
        </w:r>
      </w:del>
      <w:hyperlink w:anchor="def-training-set">
        <w:del w:id="748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74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of</w:delText>
        </w:r>
      </w:del>
      <w:del w:id="752" w:author="PR Preview" w:date="2026-01-01T00:00:00Z">
        <w:r>
          <w:delText xml:space="preserve"> </w:delText>
        </w:r>
      </w:del>
      <m:oMath>
        <m:r>
          <m:t>n</m:t>
        </m:r>
      </m:oMath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observations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drawn independently of</w:delText>
        </w:r>
      </w:del>
      <w:del w:id="7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758" w:author="PR Preview" w:date="2026-01-01T00:00:00Z">
        <w:r>
          <w:delText xml:space="preserve">,</w:delText>
        </w:r>
      </w:del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and over</w:delText>
        </w:r>
      </w:del>
      <w:del w:id="76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762" w:author="PR Preview" w:date="2026-01-01T00:00:00Z">
        <w:r>
          <w:delText xml:space="preserve">:</w:delText>
        </w:r>
      </w:del>
    </w:p>
    <w:p>
      <w:pPr>
        <w:pStyle w:val="FirstParagraph"/>
      </w:pPr>
      <w:ins w:id="763" w:author="PR Preview" w:date="2026-01-01T00:00:00Z">
        <w:r>
          <w:rPr>
            <w:b/>
            <w:bCs/>
          </w:rPr>
          <w:t xml:space="preserve">Definition 12 (Expected generalization error)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The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rPr>
            <w:b/>
            <w:bCs/>
          </w:rPr>
          <w:t xml:space="preserve">expected generalization error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of a</w:t>
        </w:r>
      </w:ins>
      <w:ins w:id="770" w:author="PR Preview" w:date="2026-01-01T00:00:00Z">
        <w:r>
          <w:t xml:space="preserve"> </w:t>
        </w:r>
      </w:ins>
      <w:hyperlink w:anchor="def-fitting-procedure">
        <w:ins w:id="77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772" w:author="PR Preview" w:date="2026-01-01T00:00:00Z">
        <w:r>
          <w:t xml:space="preserve"> </w:t>
        </w:r>
      </w:ins>
      <m:oMath>
        <m:r>
          <m:t>g</m:t>
        </m:r>
      </m:oMath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at training-set size</w:t>
        </w:r>
      </w:ins>
      <w:ins w:id="775" w:author="PR Preview" w:date="2026-01-01T00:00:00Z">
        <w:r>
          <w:t xml:space="preserve"> </w:t>
        </w:r>
      </w:ins>
      <m:oMath>
        <m:r>
          <m:t>n</m:t>
        </m:r>
      </m:oMath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is the mean,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over</w:t>
        </w:r>
      </w:ins>
      <w:ins w:id="780" w:author="PR Preview" w:date="2026-01-01T00:00:00Z">
        <w:r>
          <w:t xml:space="preserve"> </w:t>
        </w:r>
      </w:ins>
      <w:hyperlink w:anchor="def-training-set">
        <w:ins w:id="781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78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of</w:t>
        </w:r>
      </w:ins>
      <w:ins w:id="785" w:author="PR Preview" w:date="2026-01-01T00:00:00Z">
        <w:r>
          <w:t xml:space="preserve"> </w:t>
        </w:r>
      </w:ins>
      <m:oMath>
        <m:r>
          <m:t>n</m:t>
        </m:r>
      </m:oMath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observations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drawn independently from the population,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of the</w:t>
        </w:r>
      </w:ins>
      <w:ins w:id="792" w:author="PR Preview" w:date="2026-01-01T00:00:00Z">
        <w:r>
          <w:t xml:space="preserve"> </w:t>
        </w:r>
      </w:ins>
      <w:hyperlink w:anchor="def-generalization-error">
        <w:ins w:id="793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of the</w:t>
        </w:r>
      </w:ins>
      <w:ins w:id="796" w:author="PR Preview" w:date="2026-01-01T00:00:00Z">
        <w:r>
          <w:t xml:space="preserve"> </w:t>
        </w:r>
      </w:ins>
      <w:hyperlink w:anchor="def-prediction-rule">
        <w:ins w:id="79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that</w:t>
        </w:r>
      </w:ins>
      <w:ins w:id="800" w:author="PR Preview" w:date="2026-01-01T00:00:00Z">
        <w:r>
          <w:t xml:space="preserve"> </w:t>
        </w:r>
      </w:ins>
      <m:oMath>
        <m:r>
          <m:t>g</m:t>
        </m:r>
      </m:oMath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produces from</w:t>
        </w:r>
      </w:ins>
      <w:ins w:id="8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04" w:author="PR Preview" w:date="2026-01-01T00:00:00Z">
        <w:r>
          <w:t xml:space="preserve">:</w:t>
        </w:r>
      </w:ins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ins w:id="805" w:author="PR Preview" w:date="2026-01-01T00:00:00Z">
        <w:r>
          <w:rPr>
            <w:b/>
            <w:bCs/>
          </w:rPr>
          <w:t xml:space="preserve">Definition 13 (Mean function)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The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rPr>
            <w:b/>
            <w:bCs/>
          </w:rPr>
          <w:t xml:space="preserve">mean function</w:t>
        </w:r>
      </w:ins>
      <w:ins w:id="810" w:author="PR Preview" w:date="2026-01-01T00:00:00Z">
        <w:r>
          <w:t xml:space="preserve"> </w:t>
        </w:r>
      </w:ins>
      <m:oMath>
        <m:r>
          <m:t>μ</m:t>
        </m:r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of an outcome</w:t>
        </w:r>
      </w:ins>
      <w:ins w:id="813" w:author="PR Preview" w:date="2026-01-01T00:00:00Z">
        <w:r>
          <w:t xml:space="preserve"> </w:t>
        </w:r>
      </w:ins>
      <m:oMath>
        <m:r>
          <m:t>Y</m:t>
        </m:r>
      </m:oMath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given a covariate</w:t>
        </w:r>
      </w:ins>
      <w:ins w:id="816" w:author="PR Preview" w:date="2026-01-01T00:00:00Z">
        <w:r>
          <w:t xml:space="preserve"> </w:t>
        </w:r>
      </w:ins>
      <m:oMath>
        <m:r>
          <m:t>X</m:t>
        </m:r>
      </m:oMath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maps each covariate value</w:t>
        </w:r>
      </w:ins>
      <w:ins w:id="819" w:author="PR Preview" w:date="2026-01-01T00:00:00Z">
        <w:r>
          <w:t xml:space="preserve"> </w:t>
        </w:r>
      </w:ins>
      <m:oMath>
        <m:r>
          <m:t>x</m:t>
        </m:r>
      </m:oMath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to the mean of</w:t>
        </w:r>
      </w:ins>
      <w:ins w:id="822" w:author="PR Preview" w:date="2026-01-01T00:00:00Z">
        <w:r>
          <w:t xml:space="preserve"> </w:t>
        </w:r>
      </w:ins>
      <m:oMath>
        <m:r>
          <m:t>Y</m:t>
        </m:r>
      </m:oMath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given</w:t>
        </w:r>
      </w:ins>
      <w:ins w:id="82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826" w:author="PR Preview" w:date="2026-01-01T00:00:00Z">
        <w:r>
          <w:t xml:space="preserve">:</w:t>
        </w:r>
      </w:ins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ins w:id="827" w:author="PR Preview" w:date="2026-01-01T00:00:00Z">
        <w:r>
          <w:rPr>
            <w:b/>
            <w:bCs/>
          </w:rPr>
          <w:t xml:space="preserve">Definition 14 (Expected squared prediction error at a covariate value)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The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rPr>
            <w:b/>
            <w:bCs/>
          </w:rPr>
          <w:t xml:space="preserve">expected squared prediction error at</w:t>
        </w:r>
      </w:ins>
      <w:ins w:id="832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of a</w:t>
        </w:r>
      </w:ins>
      <w:ins w:id="835" w:author="PR Preview" w:date="2026-01-01T00:00:00Z">
        <w:r>
          <w:t xml:space="preserve"> </w:t>
        </w:r>
      </w:ins>
      <w:hyperlink w:anchor="def-fitting-procedure">
        <w:ins w:id="836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837" w:author="PR Preview" w:date="2026-01-01T00:00:00Z">
        <w:r>
          <w:t xml:space="preserve"> </w:t>
        </w:r>
      </w:ins>
      <m:oMath>
        <m:r>
          <m:t>g</m:t>
        </m:r>
      </m:oMath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at training-set size</w:t>
        </w:r>
      </w:ins>
      <w:ins w:id="840" w:author="PR Preview" w:date="2026-01-01T00:00:00Z">
        <w:r>
          <w:t xml:space="preserve"> </w:t>
        </w:r>
      </w:ins>
      <m:oMath>
        <m:r>
          <m:t>n</m:t>
        </m:r>
      </m:oMath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is the mean squared</w:t>
        </w:r>
      </w:ins>
      <w:ins w:id="843" w:author="PR Preview" w:date="2026-01-01T00:00:00Z">
        <w:r>
          <w:t xml:space="preserve"> </w:t>
        </w:r>
      </w:ins>
      <w:hyperlink r:id="rId30">
        <w:ins w:id="844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of its prediction at</w:t>
        </w:r>
      </w:ins>
      <w:ins w:id="847" w:author="PR Preview" w:date="2026-01-01T00:00:00Z">
        <w:r>
          <w:t xml:space="preserve"> </w:t>
        </w:r>
      </w:ins>
      <m:oMath>
        <m:r>
          <m:t>x</m:t>
        </m:r>
      </m:oMath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for a new outcome</w:t>
        </w:r>
      </w:ins>
      <w:ins w:id="85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with</w:t>
        </w:r>
      </w:ins>
      <w:ins w:id="85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854" w:author="PR Preview" w:date="2026-01-01T00:00:00Z">
        <w:r>
          <w:t xml:space="preserve">,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averaged over random</w:t>
        </w:r>
      </w:ins>
      <w:ins w:id="857" w:author="PR Preview" w:date="2026-01-01T00:00:00Z">
        <w:r>
          <w:t xml:space="preserve"> </w:t>
        </w:r>
      </w:ins>
      <w:hyperlink w:anchor="def-training-set">
        <w:ins w:id="858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85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of</w:t>
        </w:r>
      </w:ins>
      <w:ins w:id="862" w:author="PR Preview" w:date="2026-01-01T00:00:00Z">
        <w:r>
          <w:t xml:space="preserve"> </w:t>
        </w:r>
      </w:ins>
      <m:oMath>
        <m:r>
          <m:t>n</m:t>
        </m:r>
      </m:oMath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observations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drawn independently of</w:t>
        </w:r>
      </w:ins>
      <w:ins w:id="8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868" w:author="PR Preview" w:date="2026-01-01T00:00:00Z">
        <w:r>
          <w:t xml:space="preserve">,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and over</w:t>
        </w:r>
      </w:ins>
      <w:ins w:id="87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872" w:author="PR Preview" w:date="2026-01-01T00:00:00Z">
        <w:r>
          <w:t xml:space="preserve">:</w:t>
        </w:r>
      </w:ins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873" w:author="PR Preview" w:date="2026-01-01T00:00:00Z">
        <w:r>
          <w:delText xml:space="preserve">The steps labeled</w:delText>
        </w:r>
      </w:del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“definition”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apply</w:delText>
        </w:r>
      </w:del>
      <w:del w:id="878" w:author="PR Preview" w:date="2026-01-01T00:00:00Z">
        <w:r>
          <w:delText xml:space="preserve"> </w:delText>
        </w:r>
      </w:del>
      <w:hyperlink w:anchor="eq-expected-generalization-error">
        <w:del w:id="879" w:author="PR Preview" w:date="2026-01-01T00:00:00Z">
          <w:r>
            <w:rPr>
              <w:rStyle w:val="Hyperlink"/>
            </w:rPr>
            <w:delText xml:space="preserve">Equation 8</w:delText>
          </w:r>
        </w:del>
      </w:hyperlink>
      <w:del w:id="880" w:author="PR Preview" w:date="2026-01-01T00:00:00Z">
        <w:r>
          <w:delText xml:space="preserve">,</w:delText>
        </w:r>
      </w:del>
      <w:del w:id="881" w:author="PR Preview" w:date="2026-01-01T00:00:00Z">
        <w:r>
          <w:delText xml:space="preserve"> </w:delText>
        </w:r>
      </w:del>
      <w:hyperlink w:anchor="eq-generalization-error">
        <w:del w:id="882" w:author="PR Preview" w:date="2026-01-01T00:00:00Z">
          <w:r>
            <w:rPr>
              <w:rStyle w:val="Hyperlink"/>
            </w:rPr>
            <w:delText xml:space="preserve">Equation 4</w:delText>
          </w:r>
        </w:del>
      </w:hyperlink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and</w:delText>
        </w:r>
      </w:del>
      <w:del w:id="885" w:author="PR Preview" w:date="2026-01-01T00:00:00Z">
        <w:r>
          <w:delText xml:space="preserve"> </w:delText>
        </w:r>
      </w:del>
      <w:hyperlink w:anchor="eq-epe">
        <w:del w:id="886" w:author="PR Preview" w:date="2026-01-01T00:00:00Z">
          <w:r>
            <w:rPr>
              <w:rStyle w:val="Hyperlink"/>
            </w:rPr>
            <w:delText xml:space="preserve">Equation 10</w:delText>
          </w:r>
        </w:del>
      </w:hyperlink>
      <w:del w:id="887" w:author="PR Preview" w:date="2026-01-01T00:00:00Z">
        <w:r>
          <w:delText xml:space="preserve">, in that order,</w:delText>
        </w:r>
      </w:del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delText xml:space="preserve">and the step labeled</w:delText>
        </w:r>
      </w:del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“prediction rule”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applies</w:delText>
        </w:r>
      </w:del>
      <w:del w:id="894" w:author="PR Preview" w:date="2026-01-01T00:00:00Z">
        <w:r>
          <w:delText xml:space="preserve"> </w:delText>
        </w:r>
      </w:del>
      <w:hyperlink w:anchor="eq-prediction-rule">
        <w:del w:id="895" w:author="PR Preview" w:date="2026-01-01T00:00:00Z">
          <w:r>
            <w:rPr>
              <w:rStyle w:val="Hyperlink"/>
            </w:rPr>
            <w:delText xml:space="preserve">Equation 3</w:delText>
          </w:r>
        </w:del>
      </w:hyperlink>
      <w:del w:id="896" w:author="PR Preview" w:date="2026-01-01T00:00:00Z">
        <w:r>
          <w:delText xml:space="preserve">,</w:delText>
        </w:r>
      </w:del>
      <w:del w:id="89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898" w:author="PR Preview" w:date="2026-01-01T00:00:00Z">
        <w:r>
          <w:delText xml:space="preserve">.</w:delText>
        </w:r>
      </w:del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The two steps labeled</w:delText>
        </w:r>
      </w:del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“iterated expectations”</w:delText>
        </w:r>
      </w:del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use the</w:delText>
        </w:r>
      </w:del>
      <w:del w:id="905" w:author="PR Preview" w:date="2026-01-01T00:00:00Z">
        <w:r>
          <w:delText xml:space="preserve"> </w:delText>
        </w:r>
      </w:del>
      <w:hyperlink r:id="rId66">
        <w:del w:id="906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907" w:author="PR Preview" w:date="2026-01-01T00:00:00Z">
        <w:r>
          <w:delText xml:space="preserve">,</w:delText>
        </w:r>
      </w:del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the first conditioning on</w:delText>
        </w:r>
      </w:del>
      <w:del w:id="91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and the second on</w:delText>
        </w:r>
      </w:del>
      <w:del w:id="91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914" w:author="PR Preview" w:date="2026-01-01T00:00:00Z">
        <w:r>
          <w:delText xml:space="preserve">.</w:delText>
        </w:r>
      </w:del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The last line needs</w:delText>
        </w:r>
      </w:del>
      <w:del w:id="91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to be independent of</w:delText>
        </w:r>
      </w:del>
      <w:del w:id="9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921" w:author="PR Preview" w:date="2026-01-01T00:00:00Z">
        <w:r>
          <w:delText xml:space="preserve">: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then, given</w:delText>
        </w:r>
      </w:del>
      <w:del w:id="92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925" w:author="PR Preview" w:date="2026-01-01T00:00:00Z">
        <w:r>
          <w:delText xml:space="preserve">,</w:delText>
        </w:r>
      </w:del>
      <w:del w:id="92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still has its unconditional distribution,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as</w:delText>
        </w:r>
      </w:del>
      <w:del w:id="931" w:author="PR Preview" w:date="2026-01-01T00:00:00Z">
        <w:r>
          <w:delText xml:space="preserve"> </w:delText>
        </w:r>
      </w:del>
      <w:hyperlink w:anchor="def-epe">
        <w:del w:id="932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requires.</w:delText>
        </w:r>
      </w:del>
    </w:p>
    <w:p>
      <w:pPr>
        <w:pStyle w:val="FirstParagraph"/>
      </w:pPr>
      <w:ins w:id="935" w:author="PR Preview" w:date="2026-01-01T00:00:00Z">
        <w:r>
          <w:t xml:space="preserve">The steps labeled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“definition”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apply</w:t>
        </w:r>
      </w:ins>
      <w:ins w:id="940" w:author="PR Preview" w:date="2026-01-01T00:00:00Z">
        <w:r>
          <w:t xml:space="preserve"> </w:t>
        </w:r>
      </w:ins>
      <w:hyperlink w:anchor="eq-expected-generalization-error">
        <w:ins w:id="941" w:author="PR Preview" w:date="2026-01-01T00:00:00Z">
          <w:r>
            <w:rPr>
              <w:rStyle w:val="Hyperlink"/>
            </w:rPr>
            <w:t xml:space="preserve">Equation 11</w:t>
          </w:r>
        </w:ins>
      </w:hyperlink>
      <w:ins w:id="942" w:author="PR Preview" w:date="2026-01-01T00:00:00Z">
        <w:r>
          <w:t xml:space="preserve">,</w:t>
        </w:r>
      </w:ins>
      <w:ins w:id="943" w:author="PR Preview" w:date="2026-01-01T00:00:00Z">
        <w:r>
          <w:t xml:space="preserve"> </w:t>
        </w:r>
      </w:ins>
      <w:hyperlink w:anchor="eq-generalization-error">
        <w:ins w:id="944" w:author="PR Preview" w:date="2026-01-01T00:00:00Z">
          <w:r>
            <w:rPr>
              <w:rStyle w:val="Hyperlink"/>
            </w:rPr>
            <w:t xml:space="preserve">Equation 7</w:t>
          </w:r>
        </w:ins>
      </w:hyperlink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and</w:t>
        </w:r>
      </w:ins>
      <w:ins w:id="947" w:author="PR Preview" w:date="2026-01-01T00:00:00Z">
        <w:r>
          <w:t xml:space="preserve"> </w:t>
        </w:r>
      </w:ins>
      <w:hyperlink w:anchor="eq-epe">
        <w:ins w:id="948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949" w:author="PR Preview" w:date="2026-01-01T00:00:00Z">
        <w:r>
          <w:t xml:space="preserve">, in that order,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and the step labeled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“prediction rule”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applies</w:t>
        </w:r>
      </w:ins>
      <w:ins w:id="956" w:author="PR Preview" w:date="2026-01-01T00:00:00Z">
        <w:r>
          <w:t xml:space="preserve"> </w:t>
        </w:r>
      </w:ins>
      <w:hyperlink w:anchor="eq-prediction-rule">
        <w:ins w:id="957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958" w:author="PR Preview" w:date="2026-01-01T00:00:00Z">
        <w:r>
          <w:t xml:space="preserve">,</w:t>
        </w:r>
      </w:ins>
      <w:ins w:id="95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960" w:author="PR Preview" w:date="2026-01-01T00:00:00Z">
        <w:r>
          <w:t xml:space="preserve">.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The two steps labeled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“iterated expectations”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use the</w:t>
        </w:r>
      </w:ins>
      <w:ins w:id="967" w:author="PR Preview" w:date="2026-01-01T00:00:00Z">
        <w:r>
          <w:t xml:space="preserve"> </w:t>
        </w:r>
      </w:ins>
      <w:hyperlink r:id="rId66">
        <w:ins w:id="968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969" w:author="PR Preview" w:date="2026-01-01T00:00:00Z">
        <w:r>
          <w:t xml:space="preserve">,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the first conditioning on</w:t>
        </w:r>
      </w:ins>
      <w:ins w:id="97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and the second on</w:t>
        </w:r>
      </w:ins>
      <w:ins w:id="97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976" w:author="PR Preview" w:date="2026-01-01T00:00:00Z">
        <w:r>
          <w:t xml:space="preserve">.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The last line needs</w:t>
        </w:r>
      </w:ins>
      <w:ins w:id="97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to be independent of</w:t>
        </w:r>
      </w:ins>
      <w:ins w:id="9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983" w:author="PR Preview" w:date="2026-01-01T00:00:00Z">
        <w:r>
          <w:t xml:space="preserve">: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then, given</w:t>
        </w:r>
      </w:ins>
      <w:ins w:id="98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987" w:author="PR Preview" w:date="2026-01-01T00:00:00Z">
        <w:r>
          <w:t xml:space="preserve">,</w:t>
        </w:r>
      </w:ins>
      <w:ins w:id="98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still has its unconditional distribution,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as</w:t>
        </w:r>
      </w:ins>
      <w:ins w:id="993" w:author="PR Preview" w:date="2026-01-01T00:00:00Z">
        <w:r>
          <w:t xml:space="preserve"> </w:t>
        </w:r>
      </w:ins>
      <w:hyperlink w:anchor="def-epe">
        <w:ins w:id="99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requires.</w:t>
        </w:r>
      </w:ins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2" w:name="def-prediction-bias"/>
    <w:p>
      <w:pPr>
        <w:pStyle w:val="BodyText"/>
      </w:pPr>
      <w:del w:id="997" w:author="PR Preview" w:date="2026-01-01T00:00:00Z">
        <w:r>
          <w:rPr>
            <w:b/>
            <w:bCs/>
          </w:rPr>
          <w:delText xml:space="preserve">Definition 12 (Bias of a prediction)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Let</w:delText>
        </w:r>
      </w:del>
      <w:del w:id="1000" w:author="PR Preview" w:date="2026-01-01T00:00:00Z">
        <w:r>
          <w:delText xml:space="preserve"> </w:delText>
        </w:r>
      </w:del>
      <m:oMath>
        <m:r>
          <m:t>g</m:t>
        </m:r>
      </m:oMath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be a</w:delText>
        </w:r>
      </w:del>
      <w:del w:id="1003" w:author="PR Preview" w:date="2026-01-01T00:00:00Z">
        <w:r>
          <w:delText xml:space="preserve"> </w:delText>
        </w:r>
      </w:del>
      <w:hyperlink w:anchor="def-fitting-procedure">
        <w:del w:id="100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005" w:author="PR Preview" w:date="2026-01-01T00:00:00Z">
        <w:r>
          <w:delText xml:space="preserve">,</w:delText>
        </w:r>
      </w:del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and let</w:delText>
        </w:r>
      </w:del>
      <w:del w:id="100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be a random</w:delText>
        </w:r>
      </w:del>
      <w:del w:id="1011" w:author="PR Preview" w:date="2026-01-01T00:00:00Z">
        <w:r>
          <w:delText xml:space="preserve"> </w:delText>
        </w:r>
      </w:del>
      <w:hyperlink w:anchor="def-training-set">
        <w:del w:id="101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013" w:author="PR Preview" w:date="2026-01-01T00:00:00Z">
        <w:r>
          <w:delText xml:space="preserve">.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At a covariate value</w:delText>
        </w:r>
      </w:del>
      <w:del w:id="1016" w:author="PR Preview" w:date="2026-01-01T00:00:00Z">
        <w:r>
          <w:delText xml:space="preserve"> </w:delText>
        </w:r>
      </w:del>
      <m:oMath>
        <m:r>
          <m:t>x</m:t>
        </m:r>
      </m:oMath>
      <w:del w:id="1017" w:author="PR Preview" w:date="2026-01-01T00:00:00Z">
        <w:r>
          <w:delText xml:space="preserve">,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the prediction</w:delText>
        </w:r>
      </w:del>
      <w:del w:id="1020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is a random variable,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because it depends on the random training data.</w:delText>
        </w:r>
      </w:del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The</w:delText>
        </w:r>
      </w:del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rPr>
            <w:b/>
            <w:bCs/>
          </w:rPr>
          <w:delText xml:space="preserve">bias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of the prediction, as a prediction of</w:delText>
        </w:r>
      </w:del>
      <w:del w:id="103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032" w:author="PR Preview" w:date="2026-01-01T00:00:00Z">
        <w:r>
          <w:delText xml:space="preserve">,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is the</w:delText>
        </w:r>
      </w:del>
      <w:del w:id="1035" w:author="PR Preview" w:date="2026-01-01T00:00:00Z">
        <w:r>
          <w:delText xml:space="preserve"> </w:delText>
        </w:r>
      </w:del>
      <w:hyperlink r:id="rId70">
        <w:del w:id="1036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of</w:delText>
        </w:r>
      </w:del>
      <w:del w:id="1039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as an estimator of the</w:delText>
        </w:r>
      </w:del>
      <w:del w:id="1042" w:author="PR Preview" w:date="2026-01-01T00:00:00Z">
        <w:r>
          <w:delText xml:space="preserve"> </w:delText>
        </w:r>
      </w:del>
      <w:hyperlink w:anchor="def-mean-function">
        <w:del w:id="1043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value</w:delText>
        </w:r>
      </w:del>
      <w:del w:id="104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047" w:author="PR Preview" w:date="2026-01-01T00:00:00Z">
        <w:r>
          <w:delText xml:space="preserve">:</w:delText>
        </w:r>
      </w:del>
    </w:p>
    <w:p>
      <w:pPr>
        <w:pStyle w:val="BodyText"/>
      </w:pPr>
      <w:ins w:id="1048" w:author="PR Preview" w:date="2026-01-01T00:00:00Z">
        <w:r>
          <w:rPr>
            <w:b/>
            <w:bCs/>
          </w:rPr>
          <w:t xml:space="preserve">Definition 15 (Bias of a prediction)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Let</w:t>
        </w:r>
      </w:ins>
      <w:ins w:id="1051" w:author="PR Preview" w:date="2026-01-01T00:00:00Z">
        <w:r>
          <w:t xml:space="preserve"> </w:t>
        </w:r>
      </w:ins>
      <m:oMath>
        <m:r>
          <m:t>g</m:t>
        </m:r>
      </m:oMath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be a</w:t>
        </w:r>
      </w:ins>
      <w:ins w:id="1054" w:author="PR Preview" w:date="2026-01-01T00:00:00Z">
        <w:r>
          <w:t xml:space="preserve"> </w:t>
        </w:r>
      </w:ins>
      <w:hyperlink w:anchor="def-fitting-procedure">
        <w:ins w:id="105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056" w:author="PR Preview" w:date="2026-01-01T00:00:00Z">
        <w:r>
          <w:t xml:space="preserve">,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and let</w:t>
        </w:r>
      </w:ins>
      <w:ins w:id="105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be a random</w:t>
        </w:r>
      </w:ins>
      <w:ins w:id="1062" w:author="PR Preview" w:date="2026-01-01T00:00:00Z">
        <w:r>
          <w:t xml:space="preserve"> </w:t>
        </w:r>
      </w:ins>
      <w:hyperlink w:anchor="def-training-set">
        <w:ins w:id="106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064" w:author="PR Preview" w:date="2026-01-01T00:00:00Z">
        <w:r>
          <w:t xml:space="preserve">.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At a covariate value</w:t>
        </w:r>
      </w:ins>
      <w:ins w:id="1067" w:author="PR Preview" w:date="2026-01-01T00:00:00Z">
        <w:r>
          <w:t xml:space="preserve"> </w:t>
        </w:r>
      </w:ins>
      <m:oMath>
        <m:r>
          <m:t>x</m:t>
        </m:r>
      </m:oMath>
      <w:ins w:id="1068" w:author="PR Preview" w:date="2026-01-01T00:00:00Z">
        <w:r>
          <w:t xml:space="preserve">,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the prediction</w:t>
        </w:r>
      </w:ins>
      <w:ins w:id="1071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is a random variable,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because it depends on the random training data.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The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rPr>
            <w:b/>
            <w:bCs/>
          </w:rPr>
          <w:t xml:space="preserve">bias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of the prediction, as a prediction of</w:t>
        </w:r>
      </w:ins>
      <w:ins w:id="108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83" w:author="PR Preview" w:date="2026-01-01T00:00:00Z">
        <w:r>
          <w:t xml:space="preserve">,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is the</w:t>
        </w:r>
      </w:ins>
      <w:ins w:id="1086" w:author="PR Preview" w:date="2026-01-01T00:00:00Z">
        <w:r>
          <w:t xml:space="preserve"> </w:t>
        </w:r>
      </w:ins>
      <w:hyperlink r:id="rId70">
        <w:ins w:id="1087" w:author="PR Preview" w:date="2026-01-01T00:00:00Z">
          <w:r>
            <w:rPr>
              <w:rStyle w:val="Hyperlink"/>
            </w:rPr>
            <w:t xml:space="preserve">bias</w:t>
          </w:r>
        </w:ins>
      </w:hyperlink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of</w:t>
        </w:r>
      </w:ins>
      <w:ins w:id="1090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as an estimator of the</w:t>
        </w:r>
      </w:ins>
      <w:ins w:id="1093" w:author="PR Preview" w:date="2026-01-01T00:00:00Z">
        <w:r>
          <w:t xml:space="preserve"> </w:t>
        </w:r>
      </w:ins>
      <w:hyperlink w:anchor="def-mean-function">
        <w:ins w:id="1094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value</w:t>
        </w:r>
      </w:ins>
      <w:ins w:id="1097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98" w:author="PR Preview" w:date="2026-01-01T00:00:00Z">
        <w:r>
          <w:t xml:space="preserve">:</w:t>
        </w:r>
      </w:ins>
    </w:p>
    <w:p>
      <w:pPr>
        <w:pStyle w:val="BodyText"/>
      </w:pPr>
      <w:bookmarkStart w:id="7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3" w:name="exm-prediction-bias"/>
    <w:p>
      <w:pPr>
        <w:pStyle w:val="BodyText"/>
      </w:pPr>
      <w:del w:id="1099" w:author="PR Preview" w:date="2026-01-01T00:00:00Z">
        <w:r>
          <w:rPr>
            <w:b/>
            <w:bCs/>
          </w:rPr>
          <w:delText xml:space="preserve">Example 2 (Computing the bias of a prediction)</w:delText>
        </w:r>
      </w:del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Suppose</w:delText>
        </w:r>
      </w:del>
      <w:del w:id="110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del w:id="1103" w:author="PR Preview" w:date="2026-01-01T00:00:00Z">
        <w:r>
          <w:delText xml:space="preserve">,</w:delText>
        </w:r>
      </w:del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and the predictions</w:delText>
        </w:r>
      </w:del>
      <w:del w:id="1106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107" w:author="PR Preview" w:date="2026-01-01T00:00:00Z">
        <w:r>
          <w:delText xml:space="preserve">,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over repeated training sets,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average</w:delText>
        </w:r>
      </w:del>
      <w:del w:id="1112" w:author="PR Preview" w:date="2026-01-01T00:00:00Z">
        <w:r>
          <w:delText xml:space="preserve"> </w:delText>
        </w:r>
      </w:del>
      <m:oMath>
        <m:r>
          <m:t>11</m:t>
        </m:r>
      </m:oMath>
      <w:del w:id="1113" w:author="PR Preview" w:date="2026-01-01T00:00:00Z">
        <w:r>
          <w:delText xml:space="preserve">.</w:delText>
        </w:r>
      </w:del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Then</w:delText>
        </w:r>
      </w:del>
    </w:p>
    <w:p>
      <w:pPr>
        <w:pStyle w:val="BodyText"/>
      </w:pPr>
      <w:ins w:id="1116" w:author="PR Preview" w:date="2026-01-01T00:00:00Z">
        <w:r>
          <w:rPr>
            <w:b/>
            <w:bCs/>
          </w:rPr>
          <w:t xml:space="preserve">Example 3 (Computing the bias of a prediction)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Suppose</w:t>
        </w:r>
      </w:ins>
      <w:ins w:id="111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ins w:id="1120" w:author="PR Preview" w:date="2026-01-01T00:00:00Z">
        <w:r>
          <w:t xml:space="preserve">,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and the predictions</w:t>
        </w:r>
      </w:ins>
      <w:ins w:id="1123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124" w:author="PR Preview" w:date="2026-01-01T00:00:00Z">
        <w:r>
          <w:t xml:space="preserve">,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over repeated training sets,</w:t>
        </w:r>
      </w:ins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average</w:t>
        </w:r>
      </w:ins>
      <w:ins w:id="1129" w:author="PR Preview" w:date="2026-01-01T00:00:00Z">
        <w:r>
          <w:t xml:space="preserve"> </w:t>
        </w:r>
      </w:ins>
      <m:oMath>
        <m:r>
          <m:t>11</m:t>
        </m:r>
      </m:oMath>
      <w:ins w:id="1130" w:author="PR Preview" w:date="2026-01-01T00:00:00Z">
        <w:r>
          <w:t xml:space="preserve">.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3"/>
    <w:bookmarkStart w:id="74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4"/>
    <w:bookmarkStart w:id="75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5"/>
    <w:bookmarkStart w:id="78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7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del w:id="1133" w:author="PR Preview" w:date="2026-01-01T00:00:00Z">
        <w:r>
          <w:rPr>
            <w:i/>
            <w:iCs/>
          </w:rPr>
          <w:delText xml:space="preserve">Proof</w:delText>
        </w:r>
      </w:del>
      <w:del w:id="1134" w:author="PR Preview" w:date="2026-01-01T00:00:00Z">
        <w:r>
          <w:delText xml:space="preserve">. </w:delText>
        </w:r>
      </w:del>
      <w:del w:id="1135" w:author="PR Preview" w:date="2026-01-01T00:00:00Z">
        <w:r>
          <w:delText xml:space="preserve">Write</w:delText>
        </w:r>
      </w:del>
      <w:del w:id="1136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137" w:author="PR Preview" w:date="2026-01-01T00:00:00Z">
        <w:r>
          <w:delText xml:space="preserve">,</w:delText>
        </w:r>
      </w:del>
      <w:del w:id="1138" w:author="PR Preview" w:date="2026-01-01T00:00:00Z">
        <w:r>
          <w:delText xml:space="preserve"> </w:delText>
        </w:r>
      </w:del>
      <w:del w:id="1139" w:author="PR Preview" w:date="2026-01-01T00:00:00Z">
        <w:r>
          <w:delText xml:space="preserve">the error of the prediction as an estimate of</w:delText>
        </w:r>
      </w:del>
      <w:del w:id="1140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141" w:author="PR Preview" w:date="2026-01-01T00:00:00Z">
        <w:r>
          <w:delText xml:space="preserve">.</w:delText>
        </w:r>
      </w:del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Given</w:delText>
        </w:r>
      </w:del>
      <w:del w:id="114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145" w:author="PR Preview" w:date="2026-01-01T00:00:00Z">
        <w:r>
          <w:delText xml:space="preserve">, the noise has mean 0 by</w:delText>
        </w:r>
      </w:del>
      <w:del w:id="1146" w:author="PR Preview" w:date="2026-01-01T00:00:00Z">
        <w:r>
          <w:delText xml:space="preserve"> </w:delText>
        </w:r>
      </w:del>
      <w:hyperlink w:anchor="eq-mean-function">
        <w:del w:id="1147" w:author="PR Preview" w:date="2026-01-01T00:00:00Z">
          <w:r>
            <w:rPr>
              <w:rStyle w:val="Hyperlink"/>
            </w:rPr>
            <w:delText xml:space="preserve">Equation 9</w:delText>
          </w:r>
        </w:del>
      </w:hyperlink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and variance</w:delText>
        </w:r>
      </w:del>
      <w:del w:id="115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151" w:author="PR Preview" w:date="2026-01-01T00:00:00Z">
        <w:r>
          <w:delText xml:space="preserve">,</w:delText>
        </w:r>
      </w:del>
      <w:del w:id="1152" w:author="PR Preview" w:date="2026-01-01T00:00:00Z">
        <w:r>
          <w:delText xml:space="preserve"> </w:delText>
        </w:r>
      </w:del>
      <w:del w:id="1153" w:author="PR Preview" w:date="2026-01-01T00:00:00Z">
        <w:r>
          <w:delText xml:space="preserve">and it is independent of</w:delText>
        </w:r>
      </w:del>
      <w:del w:id="1154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because</w:delText>
        </w:r>
      </w:del>
      <w:del w:id="115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is independent of</w:delText>
        </w:r>
      </w:del>
      <w:del w:id="11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161" w:author="PR Preview" w:date="2026-01-01T00:00:00Z">
        <w:r>
          <w:delText xml:space="preserve">;</w:delText>
        </w:r>
      </w:del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hence it is independent of</w:delText>
        </w:r>
      </w:del>
      <w:del w:id="1164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165" w:author="PR Preview" w:date="2026-01-01T00:00:00Z">
        <w:r>
          <w:delText xml:space="preserve">,</w:delText>
        </w:r>
      </w:del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because</w:delText>
        </w:r>
      </w:del>
      <w:del w:id="116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is a constant.</w:delText>
        </w:r>
      </w:del>
    </w:p>
    <w:p>
      <w:pPr>
        <w:pStyle w:val="FirstParagraph"/>
      </w:pPr>
      <w:ins w:id="1171" w:author="PR Preview" w:date="2026-01-01T00:00:00Z">
        <w:r>
          <w:rPr>
            <w:i/>
            <w:iCs/>
          </w:rPr>
          <w:t xml:space="preserve">Proof</w:t>
        </w:r>
      </w:ins>
      <w:ins w:id="1172" w:author="PR Preview" w:date="2026-01-01T00:00:00Z">
        <w:r>
          <w:t xml:space="preserve">. </w:t>
        </w:r>
      </w:ins>
      <w:ins w:id="1173" w:author="PR Preview" w:date="2026-01-01T00:00:00Z">
        <w:r>
          <w:t xml:space="preserve">Write</w:t>
        </w:r>
      </w:ins>
      <w:ins w:id="1174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175" w:author="PR Preview" w:date="2026-01-01T00:00:00Z">
        <w:r>
          <w:t xml:space="preserve">,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the error of the prediction as an estimate of</w:t>
        </w:r>
      </w:ins>
      <w:ins w:id="117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79" w:author="PR Preview" w:date="2026-01-01T00:00:00Z">
        <w:r>
          <w:t xml:space="preserve">.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Given</w:t>
        </w:r>
      </w:ins>
      <w:ins w:id="118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183" w:author="PR Preview" w:date="2026-01-01T00:00:00Z">
        <w:r>
          <w:t xml:space="preserve">, the noise has mean 0 by</w:t>
        </w:r>
      </w:ins>
      <w:ins w:id="1184" w:author="PR Preview" w:date="2026-01-01T00:00:00Z">
        <w:r>
          <w:t xml:space="preserve"> </w:t>
        </w:r>
      </w:ins>
      <w:hyperlink w:anchor="eq-mean-function">
        <w:ins w:id="1185" w:author="PR Preview" w:date="2026-01-01T00:00:00Z">
          <w:r>
            <w:rPr>
              <w:rStyle w:val="Hyperlink"/>
            </w:rPr>
            <w:t xml:space="preserve">Equation 12</w:t>
          </w:r>
        </w:ins>
      </w:hyperlink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and variance</w:t>
        </w:r>
      </w:ins>
      <w:ins w:id="118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189" w:author="PR Preview" w:date="2026-01-01T00:00:00Z">
        <w:r>
          <w:t xml:space="preserve">,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and it is independent of</w:t>
        </w:r>
      </w:ins>
      <w:ins w:id="1192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because</w:t>
        </w:r>
      </w:ins>
      <w:ins w:id="119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is independent of</w:t>
        </w:r>
      </w:ins>
      <w:ins w:id="119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99" w:author="PR Preview" w:date="2026-01-01T00:00:00Z">
        <w:r>
          <w:t xml:space="preserve">;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hence it is independent of</w:t>
        </w:r>
      </w:ins>
      <w:ins w:id="1202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203" w:author="PR Preview" w:date="2026-01-01T00:00:00Z">
        <w:r>
          <w:t xml:space="preserve">,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because</w:t>
        </w:r>
      </w:ins>
      <w:ins w:id="120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is a constant.</w:t>
        </w:r>
      </w:ins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8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δ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81" w:name="def-irreducible-error"/>
    <w:p>
      <w:pPr>
        <w:pStyle w:val="FirstParagraph"/>
      </w:pPr>
      <w:del w:id="1209" w:author="PR Preview" w:date="2026-01-01T00:00:00Z">
        <w:r>
          <w:rPr>
            <w:b/>
            <w:bCs/>
          </w:rPr>
          <w:delText xml:space="preserve">Definition 13 (Irreducible error)</w:delText>
        </w:r>
      </w:del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In</w:delText>
        </w:r>
      </w:del>
      <w:del w:id="1212" w:author="PR Preview" w:date="2026-01-01T00:00:00Z">
        <w:r>
          <w:delText xml:space="preserve"> </w:delText>
        </w:r>
      </w:del>
      <w:hyperlink w:anchor="thm-epe-decomposition">
        <w:del w:id="1213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214" w:author="PR Preview" w:date="2026-01-01T00:00:00Z">
        <w:r>
          <w:delText xml:space="preserve">,</w:delText>
        </w:r>
      </w:del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the term</w:delText>
        </w:r>
      </w:del>
      <w:del w:id="121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is the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rPr>
            <w:b/>
            <w:bCs/>
          </w:rPr>
          <w:delText xml:space="preserve">irreducible error</w:delText>
        </w:r>
      </w:del>
      <w:del w:id="1222" w:author="PR Preview" w:date="2026-01-01T00:00:00Z">
        <w:r>
          <w:delText xml:space="preserve">.</w:delText>
        </w:r>
      </w:del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It does not depend on the fitting procedure</w:delText>
        </w:r>
      </w:del>
      <w:del w:id="1225" w:author="PR Preview" w:date="2026-01-01T00:00:00Z">
        <w:r>
          <w:delText xml:space="preserve"> </w:delText>
        </w:r>
      </w:del>
      <m:oMath>
        <m:r>
          <m:t>g</m:t>
        </m:r>
      </m:oMath>
      <w:del w:id="1226" w:author="PR Preview" w:date="2026-01-01T00:00:00Z">
        <w:r>
          <w:delText xml:space="preserve">,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so no choice of prediction can remove it.</w:delText>
        </w:r>
      </w:del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The theorem concerns the single covariate value</w:delText>
        </w:r>
      </w:del>
      <w:del w:id="1231" w:author="PR Preview" w:date="2026-01-01T00:00:00Z">
        <w:r>
          <w:delText xml:space="preserve"> </w:delText>
        </w:r>
      </w:del>
      <m:oMath>
        <m:r>
          <m:t>x</m:t>
        </m:r>
      </m:oMath>
      <w:del w:id="1232" w:author="PR Preview" w:date="2026-01-01T00:00:00Z">
        <w:r>
          <w:delText xml:space="preserve">,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so</w:delText>
        </w:r>
      </w:del>
      <w:del w:id="123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may differ from one covariate value to another:</w:delText>
        </w:r>
      </w:del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it does not assume constant noise variance across covariate values.</w:delText>
        </w:r>
      </w:del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For example, in</w:delText>
        </w:r>
      </w:del>
      <w:del w:id="1242" w:author="PR Preview" w:date="2026-01-01T00:00:00Z">
        <w:r>
          <w:delText xml:space="preserve"> </w:delText>
        </w:r>
      </w:del>
      <w:hyperlink w:anchor="exr-epe-three-sources">
        <w:del w:id="1243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1244" w:author="PR Preview" w:date="2026-01-01T00:00:00Z">
        <w:r>
          <w:delText xml:space="preserve">,</w:delText>
        </w:r>
      </w:del>
      <w:del w:id="124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1246" w:author="PR Preview" w:date="2026-01-01T00:00:00Z">
        <w:r>
          <w:delText xml:space="preserve">,</w:delText>
        </w:r>
      </w:del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so every prediction there has expected squared error at least</w:delText>
        </w:r>
      </w:del>
      <w:del w:id="1249" w:author="PR Preview" w:date="2026-01-01T00:00:00Z">
        <w:r>
          <w:delText xml:space="preserve"> </w:delText>
        </w:r>
      </w:del>
      <m:oMath>
        <m:r>
          <m:t>3</m:t>
        </m:r>
      </m:oMath>
      <w:del w:id="1250" w:author="PR Preview" w:date="2026-01-01T00:00:00Z">
        <w:r>
          <w:delText xml:space="preserve">.</w:delText>
        </w:r>
      </w:del>
    </w:p>
    <w:p>
      <w:pPr>
        <w:pStyle w:val="FirstParagraph"/>
      </w:pPr>
      <w:ins w:id="1251" w:author="PR Preview" w:date="2026-01-01T00:00:00Z">
        <w:r>
          <w:rPr>
            <w:b/>
            <w:bCs/>
          </w:rPr>
          <w:t xml:space="preserve">Definition 16 (Irreducible error)</w:t>
        </w:r>
      </w:ins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In</w:t>
        </w:r>
      </w:ins>
      <w:ins w:id="1254" w:author="PR Preview" w:date="2026-01-01T00:00:00Z">
        <w:r>
          <w:t xml:space="preserve"> </w:t>
        </w:r>
      </w:ins>
      <w:hyperlink w:anchor="thm-epe-decomposition">
        <w:ins w:id="125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256" w:author="PR Preview" w:date="2026-01-01T00:00:00Z">
        <w:r>
          <w:t xml:space="preserve">,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the term</w:t>
        </w:r>
      </w:ins>
      <w:ins w:id="125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is the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rPr>
            <w:b/>
            <w:bCs/>
          </w:rPr>
          <w:t xml:space="preserve">irreducible error</w:t>
        </w:r>
      </w:ins>
      <w:ins w:id="1264" w:author="PR Preview" w:date="2026-01-01T00:00:00Z">
        <w:r>
          <w:t xml:space="preserve">.</w:t>
        </w:r>
      </w:ins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It does not depend on the fitting procedure</w:t>
        </w:r>
      </w:ins>
      <w:ins w:id="1267" w:author="PR Preview" w:date="2026-01-01T00:00:00Z">
        <w:r>
          <w:t xml:space="preserve"> </w:t>
        </w:r>
      </w:ins>
      <m:oMath>
        <m:r>
          <m:t>g</m:t>
        </m:r>
      </m:oMath>
      <w:ins w:id="1268" w:author="PR Preview" w:date="2026-01-01T00:00:00Z">
        <w:r>
          <w:t xml:space="preserve">,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so no choice of prediction can remove it.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The theorem concerns the single covariate value</w:t>
        </w:r>
      </w:ins>
      <w:ins w:id="1273" w:author="PR Preview" w:date="2026-01-01T00:00:00Z">
        <w:r>
          <w:t xml:space="preserve"> </w:t>
        </w:r>
      </w:ins>
      <m:oMath>
        <m:r>
          <m:t>x</m:t>
        </m:r>
      </m:oMath>
      <w:ins w:id="1274" w:author="PR Preview" w:date="2026-01-01T00:00:00Z">
        <w:r>
          <w:t xml:space="preserve">,</w:t>
        </w:r>
      </w:ins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so</w:t>
        </w:r>
      </w:ins>
      <w:ins w:id="127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may differ from one covariate value to another:</w:t>
        </w:r>
      </w:ins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it does not assume constant noise variance across covariate values.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For example, in</w:t>
        </w:r>
      </w:ins>
      <w:ins w:id="1284" w:author="PR Preview" w:date="2026-01-01T00:00:00Z">
        <w:r>
          <w:t xml:space="preserve"> </w:t>
        </w:r>
      </w:ins>
      <w:hyperlink w:anchor="exr-epe-three-sources">
        <w:ins w:id="1285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1286" w:author="PR Preview" w:date="2026-01-01T00:00:00Z">
        <w:r>
          <w:t xml:space="preserve">,</w:t>
        </w:r>
      </w:ins>
      <w:ins w:id="128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1288" w:author="PR Preview" w:date="2026-01-01T00:00:00Z">
        <w:r>
          <w:t xml:space="preserve">,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so every prediction there has expected squared error at least</w:t>
        </w:r>
      </w:ins>
      <w:ins w:id="1291" w:author="PR Preview" w:date="2026-01-01T00:00:00Z">
        <w:r>
          <w:t xml:space="preserve"> </w:t>
        </w:r>
      </w:ins>
      <m:oMath>
        <m:r>
          <m:t>3</m:t>
        </m:r>
      </m:oMath>
      <w:ins w:id="1292" w:author="PR Preview" w:date="2026-01-01T00:00:00Z">
        <w:r>
          <w:t xml:space="preserve">.</w:t>
        </w:r>
      </w:ins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4" w:name="rem-generalization-error"/>
    <w:p>
      <w:pPr>
        <w:pStyle w:val="BodyText"/>
      </w:pPr>
      <w:del w:id="1293" w:author="PR Preview" w:date="2026-01-01T00:00:00Z">
        <w:r>
          <w:rPr>
            <w:i/>
            <w:iCs/>
          </w:rPr>
          <w:delText xml:space="preserve">Remark 1</w:delText>
        </w:r>
      </w:del>
      <w:del w:id="1294" w:author="PR Preview" w:date="2026-01-01T00:00:00Z">
        <w:r>
          <w:delText xml:space="preserve"> (Other names, and how the expected error splits). </w:delText>
        </w:r>
      </w:del>
      <w:del w:id="1295" w:author="PR Preview" w:date="2026-01-01T00:00:00Z">
        <w:r>
          <w:delText xml:space="preserve">Hastie et al. (2009, sec. 7.2)</w:delText>
        </w:r>
      </w:del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also call</w:delText>
        </w:r>
      </w:del>
      <w:del w:id="129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the</w:delText>
        </w:r>
      </w:del>
      <w:del w:id="1301" w:author="PR Preview" w:date="2026-01-01T00:00:00Z">
        <w:r>
          <w:delText xml:space="preserve"> </w:delText>
        </w:r>
      </w:del>
      <w:del w:id="1302" w:author="PR Preview" w:date="2026-01-01T00:00:00Z">
        <w:r>
          <w:rPr>
            <w:i/>
            <w:iCs/>
          </w:rPr>
          <w:delText xml:space="preserve">test error</w:delText>
        </w:r>
      </w:del>
      <w:del w:id="1303" w:author="PR Preview" w:date="2026-01-01T00:00:00Z">
        <w:r>
          <w:delText xml:space="preserve">,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and in sec. 7.12 the</w:delText>
        </w:r>
      </w:del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rPr>
            <w:i/>
            <w:iCs/>
          </w:rPr>
          <w:delText xml:space="preserve">conditional</w:delText>
        </w:r>
      </w:del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test error.</w:delText>
        </w:r>
      </w:del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delText xml:space="preserve">It is the</w:delText>
        </w:r>
      </w:del>
      <w:del w:id="1312" w:author="PR Preview" w:date="2026-01-01T00:00:00Z">
        <w:r>
          <w:delText xml:space="preserve"> </w:delText>
        </w:r>
      </w:del>
      <w:hyperlink r:id="rId82">
        <w:del w:id="1313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314" w:author="PR Preview" w:date="2026-01-01T00:00:00Z">
        <w:r>
          <w:delText xml:space="preserve"> </w:delText>
        </w:r>
      </w:del>
      <w:del w:id="1315" w:author="PR Preview" w:date="2026-01-01T00:00:00Z">
        <w:r>
          <w:delText xml:space="preserve">of the prediction</w:delText>
        </w:r>
      </w:del>
      <w:del w:id="131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under squared error</w:delText>
        </w:r>
      </w:del>
      <w:del w:id="1319" w:author="PR Preview" w:date="2026-01-01T00:00:00Z">
        <w:r>
          <w:delText xml:space="preserve"> </w:delText>
        </w:r>
      </w:del>
      <w:hyperlink r:id="rId83">
        <w:del w:id="1320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321" w:author="PR Preview" w:date="2026-01-01T00:00:00Z">
        <w:r>
          <w:delText xml:space="preserve">,</w:delText>
        </w:r>
      </w:del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computed with the training set held fixed.</w:delText>
        </w:r>
      </w:del>
    </w:p>
    <w:p>
      <w:pPr>
        <w:pStyle w:val="BodyText"/>
      </w:pPr>
      <w:ins w:id="1324" w:author="PR Preview" w:date="2026-01-01T00:00:00Z">
        <w:r>
          <w:rPr>
            <w:i/>
            <w:iCs/>
          </w:rPr>
          <w:t xml:space="preserve">Remark 2</w:t>
        </w:r>
      </w:ins>
      <w:ins w:id="1325" w:author="PR Preview" w:date="2026-01-01T00:00:00Z">
        <w:r>
          <w:t xml:space="preserve"> (Other names, and how the expected error splits). </w:t>
        </w:r>
      </w:ins>
      <w:ins w:id="1326" w:author="PR Preview" w:date="2026-01-01T00:00:00Z">
        <w:r>
          <w:t xml:space="preserve">Hastie et al. (2009, sec. 7.2)</w:t>
        </w:r>
      </w:ins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also call</w:t>
        </w:r>
      </w:ins>
      <w:ins w:id="132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the</w:t>
        </w:r>
      </w:ins>
      <w:ins w:id="1332" w:author="PR Preview" w:date="2026-01-01T00:00:00Z">
        <w:r>
          <w:t xml:space="preserve"> </w:t>
        </w:r>
      </w:ins>
      <w:ins w:id="1333" w:author="PR Preview" w:date="2026-01-01T00:00:00Z">
        <w:r>
          <w:rPr>
            <w:i/>
            <w:iCs/>
          </w:rPr>
          <w:t xml:space="preserve">test error</w:t>
        </w:r>
      </w:ins>
      <w:ins w:id="1334" w:author="PR Preview" w:date="2026-01-01T00:00:00Z">
        <w:r>
          <w:t xml:space="preserve">,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and in sec. 7.12 the</w:t>
        </w:r>
      </w:ins>
      <w:ins w:id="1337" w:author="PR Preview" w:date="2026-01-01T00:00:00Z">
        <w:r>
          <w:t xml:space="preserve"> </w:t>
        </w:r>
      </w:ins>
      <w:ins w:id="1338" w:author="PR Preview" w:date="2026-01-01T00:00:00Z">
        <w:r>
          <w:rPr>
            <w:i/>
            <w:iCs/>
          </w:rPr>
          <w:t xml:space="preserve">conditional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test error.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It is the</w:t>
        </w:r>
      </w:ins>
      <w:ins w:id="1343" w:author="PR Preview" w:date="2026-01-01T00:00:00Z">
        <w:r>
          <w:t xml:space="preserve"> </w:t>
        </w:r>
      </w:ins>
      <w:hyperlink r:id="rId82">
        <w:ins w:id="1344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of the prediction</w:t>
        </w:r>
      </w:ins>
      <w:ins w:id="134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under squared error</w:t>
        </w:r>
      </w:ins>
      <w:ins w:id="1350" w:author="PR Preview" w:date="2026-01-01T00:00:00Z">
        <w:r>
          <w:t xml:space="preserve"> </w:t>
        </w:r>
      </w:ins>
      <w:hyperlink r:id="rId83">
        <w:ins w:id="135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352" w:author="PR Preview" w:date="2026-01-01T00:00:00Z">
        <w:r>
          <w:t xml:space="preserve">,</w:t>
        </w:r>
      </w:ins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computed with the training set held fixed.</w:t>
        </w:r>
      </w:ins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4"/>
    <w:bookmarkStart w:id="88" w:name="def-flexibility"/>
    <w:p>
      <w:pPr>
        <w:pStyle w:val="BodyText"/>
      </w:pPr>
      <w:del w:id="1355" w:author="PR Preview" w:date="2026-01-01T00:00:00Z">
        <w:r>
          <w:rPr>
            <w:b/>
            <w:bCs/>
          </w:rPr>
          <w:delText xml:space="preserve">Definition 14 (Flexibility)</w:delText>
        </w:r>
      </w:del>
      <w:del w:id="1356" w:author="PR Preview" w:date="2026-01-01T00:00:00Z">
        <w:r>
          <w:delText xml:space="preserve"> </w:delText>
        </w:r>
      </w:del>
      <w:del w:id="1357" w:author="PR Preview" w:date="2026-01-01T00:00:00Z">
        <w:r>
          <w:delText xml:space="preserve">Let</w:delText>
        </w:r>
      </w:del>
      <w:del w:id="135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359" w:author="PR Preview" w:date="2026-01-01T00:00:00Z">
        <w:r>
          <w:delText xml:space="preserve"> </w:delText>
        </w:r>
      </w:del>
      <w:del w:id="1360" w:author="PR Preview" w:date="2026-01-01T00:00:00Z">
        <w:r>
          <w:delText xml:space="preserve">and</w:delText>
        </w:r>
      </w:del>
      <w:del w:id="136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be</w:delText>
        </w:r>
      </w:del>
      <w:del w:id="1364" w:author="PR Preview" w:date="2026-01-01T00:00:00Z">
        <w:r>
          <w:delText xml:space="preserve"> </w:delText>
        </w:r>
      </w:del>
      <w:hyperlink w:anchor="def-fitting-procedure">
        <w:del w:id="1365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delText xml:space="preserve">that each choose, by least squares,</w:delText>
        </w:r>
      </w:del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a</w:delText>
        </w:r>
      </w:del>
      <w:del w:id="1370" w:author="PR Preview" w:date="2026-01-01T00:00:00Z">
        <w:r>
          <w:delText xml:space="preserve"> </w:delText>
        </w:r>
      </w:del>
      <w:hyperlink w:anchor="def-prediction-rule">
        <w:del w:id="137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from a set of candidate functions,</w:delText>
        </w:r>
      </w:del>
      <w:del w:id="137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1375" w:author="PR Preview" w:date="2026-01-01T00:00:00Z">
        <w:r>
          <w:delText xml:space="preserve"> </w:delText>
        </w:r>
      </w:del>
      <w:del w:id="1376" w:author="PR Preview" w:date="2026-01-01T00:00:00Z">
        <w:r>
          <w:delText xml:space="preserve">and</w:delText>
        </w:r>
      </w:del>
      <w:del w:id="137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respectively.</w:delText>
        </w:r>
      </w:del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The procedure</w:delText>
        </w:r>
      </w:del>
      <w:del w:id="138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383" w:author="PR Preview" w:date="2026-01-01T00:00:00Z">
        <w:r>
          <w:delText xml:space="preserve"> </w:delText>
        </w:r>
      </w:del>
      <w:del w:id="1384" w:author="PR Preview" w:date="2026-01-01T00:00:00Z">
        <w:r>
          <w:delText xml:space="preserve">is</w:delText>
        </w:r>
      </w:del>
      <w:del w:id="1385" w:author="PR Preview" w:date="2026-01-01T00:00:00Z">
        <w:r>
          <w:delText xml:space="preserve"> </w:delText>
        </w:r>
      </w:del>
      <w:del w:id="1386" w:author="PR Preview" w:date="2026-01-01T00:00:00Z">
        <w:r>
          <w:rPr>
            <w:b/>
            <w:bCs/>
          </w:rPr>
          <w:delText xml:space="preserve">at least as flexible</w:delText>
        </w:r>
      </w:del>
      <w:del w:id="1387" w:author="PR Preview" w:date="2026-01-01T00:00:00Z">
        <w:r>
          <w:delText xml:space="preserve"> </w:delText>
        </w:r>
      </w:del>
      <w:del w:id="1388" w:author="PR Preview" w:date="2026-01-01T00:00:00Z">
        <w:r>
          <w:delText xml:space="preserve">as</w:delText>
        </w:r>
      </w:del>
      <w:del w:id="138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delText xml:space="preserve">if every candidate of</w:delText>
        </w:r>
      </w:del>
      <w:del w:id="139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is also a candidate of</w:delText>
        </w:r>
      </w:del>
      <w:del w:id="139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396" w:author="PR Preview" w:date="2026-01-01T00:00:00Z">
        <w:r>
          <w:delText xml:space="preserve">:</w:delText>
        </w:r>
      </w:del>
    </w:p>
    <w:p>
      <w:pPr>
        <w:pStyle w:val="BodyText"/>
      </w:pPr>
      <w:bookmarkStart w:id="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BodyText"/>
      </w:pPr>
      <w:del w:id="1397" w:author="PR Preview" w:date="2026-01-01T00:00:00Z">
        <w:r>
          <w:rPr>
            <w:i/>
            <w:iCs/>
          </w:rPr>
          <w:delText xml:space="preserve">Remark 2</w:delText>
        </w:r>
      </w:del>
      <w:del w:id="1398" w:author="PR Preview" w:date="2026-01-01T00:00:00Z">
        <w:r>
          <w:delText xml:space="preserve"> (Polynomial degree orders flexibility). </w:delText>
        </w:r>
      </w:del>
      <w:del w:id="1399" w:author="PR Preview" w:date="2026-01-01T00:00:00Z">
        <w:r>
          <w:delText xml:space="preserve">Least-squares polynomial fits are ordered by degree:</w:delText>
        </w:r>
      </w:del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a polynomial of degree</w:delText>
        </w:r>
      </w:del>
      <w:del w:id="1402" w:author="PR Preview" w:date="2026-01-01T00:00:00Z">
        <w:r>
          <w:delText xml:space="preserve"> </w:delText>
        </w:r>
      </w:del>
      <m:oMath>
        <m:r>
          <m:t>d</m:t>
        </m:r>
      </m:oMath>
      <w:del w:id="1403" w:author="PR Preview" w:date="2026-01-01T00:00:00Z">
        <w:r>
          <w:delText xml:space="preserve"> </w:delText>
        </w:r>
      </w:del>
      <w:del w:id="1404" w:author="PR Preview" w:date="2026-01-01T00:00:00Z">
        <w:r>
          <w:delText xml:space="preserve">is also a polynomial of degree</w:delText>
        </w:r>
      </w:del>
      <w:del w:id="1405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whose coefficient of</w:delText>
        </w:r>
      </w:del>
      <w:del w:id="1408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is zero,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so the fit of degree</w:delText>
        </w:r>
      </w:del>
      <w:del w:id="141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is</w:delText>
        </w:r>
      </w:del>
      <w:del w:id="1416" w:author="PR Preview" w:date="2026-01-01T00:00:00Z">
        <w:r>
          <w:delText xml:space="preserve"> </w:delText>
        </w:r>
      </w:del>
      <w:hyperlink w:anchor="def-flexibility">
        <w:del w:id="1417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as the fit of degree</w:delText>
        </w:r>
      </w:del>
      <w:del w:id="1420" w:author="PR Preview" w:date="2026-01-01T00:00:00Z">
        <w:r>
          <w:delText xml:space="preserve"> </w:delText>
        </w:r>
      </w:del>
      <m:oMath>
        <m:r>
          <m:t>d</m:t>
        </m:r>
      </m:oMath>
      <w:del w:id="1421" w:author="PR Preview" w:date="2026-01-01T00:00:00Z">
        <w:r>
          <w:delText xml:space="preserve">.</w:delText>
        </w:r>
      </w:del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delText xml:space="preserve">The four fits of</w:delText>
        </w:r>
      </w:del>
      <w:del w:id="1424" w:author="PR Preview" w:date="2026-01-01T00:00:00Z">
        <w:r>
          <w:delText xml:space="preserve"> </w:delText>
        </w:r>
      </w:del>
      <w:hyperlink w:anchor="exr-overfitting">
        <w:del w:id="1425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are ordered this way.</w:delText>
        </w:r>
      </w:del>
      <w:del w:id="1428" w:author="PR Preview" w:date="2026-01-01T00:00:00Z">
        <w:r>
          <w:delText xml:space="preserve"> </w:delText>
        </w:r>
      </w:del>
      <w:hyperlink w:anchor="def-flexibility">
        <w:del w:id="1429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is narrower than the informal use of the word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in</w:delText>
        </w:r>
      </w:del>
      <w:del w:id="1434" w:author="PR Preview" w:date="2026-01-01T00:00:00Z">
        <w:r>
          <w:delText xml:space="preserve"> </w:delText>
        </w:r>
      </w:del>
      <w:del w:id="1435" w:author="PR Preview" w:date="2026-01-01T00:00:00Z">
        <w:r>
          <w:delText xml:space="preserve">James et al. (2021, sec. 2.1.3)</w:delText>
        </w:r>
      </w:del>
      <w:del w:id="1436" w:author="PR Preview" w:date="2026-01-01T00:00:00Z">
        <w:r>
          <w:delText xml:space="preserve">:</w:delText>
        </w:r>
      </w:del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it orders only procedures whose candidate sets are nested.</w:delText>
        </w:r>
      </w:del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Other procedures can be compared by other measures,</w:delText>
        </w:r>
      </w:del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such as the effective number of parameters</w:delText>
        </w:r>
      </w:del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(Hastie et al. 2009, sec. 7.6)</w:delText>
        </w:r>
      </w:del>
      <w:del w:id="1445" w:author="PR Preview" w:date="2026-01-01T00:00:00Z">
        <w:r>
          <w:delText xml:space="preserve">.</w:delText>
        </w:r>
      </w:del>
    </w:p>
    <w:p>
      <w:pPr>
        <w:pStyle w:val="BodyText"/>
      </w:pPr>
      <w:del w:id="1446" w:author="PR Preview" w:date="2026-01-01T00:00:00Z">
        <w:r>
          <w:rPr>
            <w:b/>
            <w:bCs/>
          </w:rPr>
          <w:delText xml:space="preserve">Definition 15 (Bias–variance trade-off)</w:delText>
        </w:r>
      </w:del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Let</w:delText>
        </w:r>
      </w:del>
      <w:del w:id="144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be</w:delText>
        </w:r>
      </w:del>
      <w:del w:id="1452" w:author="PR Preview" w:date="2026-01-01T00:00:00Z">
        <w:r>
          <w:delText xml:space="preserve"> </w:delText>
        </w:r>
      </w:del>
      <w:hyperlink w:anchor="def-fitting-procedure">
        <w:del w:id="1453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454" w:author="PR Preview" w:date="2026-01-01T00:00:00Z">
        <w:r>
          <w:delText xml:space="preserve">,</w:delText>
        </w:r>
      </w:del>
      <w:del w:id="1455" w:author="PR Preview" w:date="2026-01-01T00:00:00Z">
        <w:r>
          <w:delText xml:space="preserve"> </w:delText>
        </w:r>
      </w:del>
      <w:del w:id="1456" w:author="PR Preview" w:date="2026-01-01T00:00:00Z">
        <w:r>
          <w:delText xml:space="preserve">each</w:delText>
        </w:r>
      </w:del>
      <w:del w:id="1457" w:author="PR Preview" w:date="2026-01-01T00:00:00Z">
        <w:r>
          <w:delText xml:space="preserve"> </w:delText>
        </w:r>
      </w:del>
      <w:hyperlink w:anchor="def-flexibility">
        <w:del w:id="1458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1459" w:author="PR Preview" w:date="2026-01-01T00:00:00Z">
        <w:r>
          <w:delText xml:space="preserve"> </w:delText>
        </w:r>
      </w:del>
      <w:del w:id="1460" w:author="PR Preview" w:date="2026-01-01T00:00:00Z">
        <w:r>
          <w:delText xml:space="preserve">as the one before,</w:delText>
        </w:r>
      </w:del>
      <w:del w:id="1461" w:author="PR Preview" w:date="2026-01-01T00:00:00Z">
        <w:r>
          <w:delText xml:space="preserve"> </w:delText>
        </w:r>
      </w:del>
      <w:del w:id="1462" w:author="PR Preview" w:date="2026-01-01T00:00:00Z">
        <w:r>
          <w:delText xml:space="preserve">and let</w:delText>
        </w:r>
      </w:del>
      <w:del w:id="146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64" w:author="PR Preview" w:date="2026-01-01T00:00:00Z">
        <w:r>
          <w:delText xml:space="preserve"> </w:delText>
        </w:r>
      </w:del>
      <w:del w:id="1465" w:author="PR Preview" w:date="2026-01-01T00:00:00Z">
        <w:r>
          <w:delText xml:space="preserve">be a random</w:delText>
        </w:r>
      </w:del>
      <w:del w:id="1466" w:author="PR Preview" w:date="2026-01-01T00:00:00Z">
        <w:r>
          <w:delText xml:space="preserve"> </w:delText>
        </w:r>
      </w:del>
      <w:hyperlink w:anchor="def-training-set">
        <w:del w:id="146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468" w:author="PR Preview" w:date="2026-01-01T00:00:00Z">
        <w:r>
          <w:delText xml:space="preserve">.</w:delText>
        </w:r>
      </w:del>
      <w:del w:id="1469" w:author="PR Preview" w:date="2026-01-01T00:00:00Z">
        <w:r>
          <w:delText xml:space="preserve"> </w:delText>
        </w:r>
      </w:del>
      <w:del w:id="1470" w:author="PR Preview" w:date="2026-01-01T00:00:00Z">
        <w:r>
          <w:delText xml:space="preserve">At a covariate value</w:delText>
        </w:r>
      </w:del>
      <w:del w:id="1471" w:author="PR Preview" w:date="2026-01-01T00:00:00Z">
        <w:r>
          <w:delText xml:space="preserve"> </w:delText>
        </w:r>
      </w:del>
      <m:oMath>
        <m:r>
          <m:t>x</m:t>
        </m:r>
      </m:oMath>
      <w:del w:id="1472" w:author="PR Preview" w:date="2026-01-01T00:00:00Z">
        <w:r>
          <w:delText xml:space="preserve">,</w:delText>
        </w:r>
      </w:del>
      <w:del w:id="1473" w:author="PR Preview" w:date="2026-01-01T00:00:00Z">
        <w:r>
          <w:delText xml:space="preserve"> </w:delText>
        </w:r>
      </w:del>
      <w:del w:id="1474" w:author="PR Preview" w:date="2026-01-01T00:00:00Z">
        <w:r>
          <w:delText xml:space="preserve">with</w:delText>
        </w:r>
      </w:del>
      <w:del w:id="1475" w:author="PR Preview" w:date="2026-01-01T00:00:00Z">
        <w:r>
          <w:delText xml:space="preserve"> </w:delText>
        </w:r>
      </w:del>
      <m:oMath>
        <m:r>
          <m:t>μ</m:t>
        </m:r>
      </m:oMath>
      <w:del w:id="1476" w:author="PR Preview" w:date="2026-01-01T00:00:00Z">
        <w:r>
          <w:delText xml:space="preserve"> </w:delText>
        </w:r>
      </w:del>
      <w:del w:id="1477" w:author="PR Preview" w:date="2026-01-01T00:00:00Z">
        <w:r>
          <w:delText xml:space="preserve">the</w:delText>
        </w:r>
      </w:del>
      <w:del w:id="1478" w:author="PR Preview" w:date="2026-01-01T00:00:00Z">
        <w:r>
          <w:delText xml:space="preserve"> </w:delText>
        </w:r>
      </w:del>
      <w:hyperlink w:anchor="def-mean-function">
        <w:del w:id="1479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480" w:author="PR Preview" w:date="2026-01-01T00:00:00Z">
        <w:r>
          <w:delText xml:space="preserve">,</w:delText>
        </w:r>
      </w:del>
      <w:del w:id="1481" w:author="PR Preview" w:date="2026-01-01T00:00:00Z">
        <w:r>
          <w:delText xml:space="preserve"> </w:delText>
        </w:r>
      </w:del>
      <w:del w:id="1482" w:author="PR Preview" w:date="2026-01-01T00:00:00Z">
        <w:r>
          <w:delText xml:space="preserve">there is a</w:delText>
        </w:r>
      </w:del>
      <w:del w:id="1483" w:author="PR Preview" w:date="2026-01-01T00:00:00Z">
        <w:r>
          <w:delText xml:space="preserve"> </w:delText>
        </w:r>
      </w:del>
      <w:del w:id="1484" w:author="PR Preview" w:date="2026-01-01T00:00:00Z">
        <w:r>
          <w:rPr>
            <w:b/>
            <w:bCs/>
          </w:rPr>
          <w:delText xml:space="preserve">bias–variance trade-off</w:delText>
        </w:r>
      </w:del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delText xml:space="preserve">among them</w:delText>
        </w:r>
      </w:del>
      <w:del w:id="1487" w:author="PR Preview" w:date="2026-01-01T00:00:00Z">
        <w:r>
          <w:delText xml:space="preserve"> </w:delText>
        </w:r>
      </w:del>
      <w:del w:id="1488" w:author="PR Preview" w:date="2026-01-01T00:00:00Z">
        <w:r>
          <w:delText xml:space="preserve">when, from each procedure to the next,</w:delText>
        </w:r>
      </w:del>
      <w:del w:id="1489" w:author="PR Preview" w:date="2026-01-01T00:00:00Z">
        <w:r>
          <w:delText xml:space="preserve"> </w:delText>
        </w:r>
      </w:del>
      <w:del w:id="1490" w:author="PR Preview" w:date="2026-01-01T00:00:00Z">
        <w:r>
          <w:delText xml:space="preserve">the squared</w:delText>
        </w:r>
      </w:del>
      <w:del w:id="1491" w:author="PR Preview" w:date="2026-01-01T00:00:00Z">
        <w:r>
          <w:delText xml:space="preserve"> </w:delText>
        </w:r>
      </w:del>
      <w:hyperlink w:anchor="def-prediction-bias">
        <w:del w:id="1492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493" w:author="PR Preview" w:date="2026-01-01T00:00:00Z">
        <w:r>
          <w:delText xml:space="preserve"> </w:delText>
        </w:r>
      </w:del>
      <w:del w:id="1494" w:author="PR Preview" w:date="2026-01-01T00:00:00Z">
        <w:r>
          <w:delText xml:space="preserve">of the prediction, as a prediction of</w:delText>
        </w:r>
      </w:del>
      <w:del w:id="149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496" w:author="PR Preview" w:date="2026-01-01T00:00:00Z">
        <w:r>
          <w:delText xml:space="preserve">, does not rise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and its</w:delText>
        </w:r>
      </w:del>
      <w:del w:id="1499" w:author="PR Preview" w:date="2026-01-01T00:00:00Z">
        <w:r>
          <w:delText xml:space="preserve"> </w:delText>
        </w:r>
      </w:del>
      <w:hyperlink r:id="rId76">
        <w:del w:id="1500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1501" w:author="PR Preview" w:date="2026-01-01T00:00:00Z">
        <w:r>
          <w:delText xml:space="preserve"> </w:delText>
        </w:r>
      </w:del>
      <w:del w:id="1502" w:author="PR Preview" w:date="2026-01-01T00:00:00Z">
        <w:r>
          <w:delText xml:space="preserve">does not fall:</w:delText>
        </w:r>
      </w:del>
    </w:p>
    <w:p>
      <w:pPr>
        <w:pStyle w:val="BodyText"/>
      </w:pPr>
      <w:bookmarkStart w:id="81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BodyText"/>
      </w:pPr>
      <w:del w:id="1503" w:author="PR Preview" w:date="2026-01-01T00:00:00Z">
        <w:r>
          <w:rPr>
            <w:i/>
            <w:iCs/>
          </w:rPr>
          <w:delText xml:space="preserve">Remark 3</w:delText>
        </w:r>
      </w:del>
      <w:del w:id="1504" w:author="PR Preview" w:date="2026-01-01T00:00:00Z">
        <w:r>
          <w:delText xml:space="preserve"> (Overfitting and the trade-off). </w:delText>
        </w:r>
      </w:del>
      <w:del w:id="1505" w:author="PR Preview" w:date="2026-01-01T00:00:00Z">
        <w:r>
          <w:delText xml:space="preserve">By</w:delText>
        </w:r>
      </w:del>
      <w:del w:id="1506" w:author="PR Preview" w:date="2026-01-01T00:00:00Z">
        <w:r>
          <w:delText xml:space="preserve"> </w:delText>
        </w:r>
      </w:del>
      <w:hyperlink w:anchor="thm-epe-decomposition">
        <w:del w:id="1507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508" w:author="PR Preview" w:date="2026-01-01T00:00:00Z">
        <w:r>
          <w:delText xml:space="preserve">,</w:delText>
        </w:r>
      </w:del>
      <w:del w:id="1509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is the squared bias plus the variance plus</w:delText>
        </w:r>
      </w:del>
      <w:del w:id="151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513" w:author="PR Preview" w:date="2026-01-01T00:00:00Z">
        <w:r>
          <w:delText xml:space="preserve">.</w:delText>
        </w:r>
      </w:del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Under a</w:delText>
        </w:r>
      </w:del>
      <w:del w:id="1516" w:author="PR Preview" w:date="2026-01-01T00:00:00Z">
        <w:r>
          <w:delText xml:space="preserve"> </w:delText>
        </w:r>
      </w:del>
      <w:hyperlink w:anchor="def-bias-variance-tradeoff">
        <w:del w:id="1517" w:author="PR Preview" w:date="2026-01-01T00:00:00Z">
          <w:r>
            <w:rPr>
              <w:rStyle w:val="Hyperlink"/>
            </w:rPr>
            <w:delText xml:space="preserve">bias–variance trade-off</w:delText>
          </w:r>
        </w:del>
      </w:hyperlink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delText xml:space="preserve">among</w:delText>
        </w:r>
      </w:del>
      <w:del w:id="152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1521" w:author="PR Preview" w:date="2026-01-01T00:00:00Z">
        <w:r>
          <w:delText xml:space="preserve">,</w:delText>
        </w:r>
      </w:del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moving from</w:delText>
        </w:r>
      </w:del>
      <w:del w:id="152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to</w:delText>
        </w:r>
      </w:del>
      <w:del w:id="152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delText xml:space="preserve">lowers the expected squared prediction error at</w:delText>
        </w:r>
      </w:del>
      <w:del w:id="1530" w:author="PR Preview" w:date="2026-01-01T00:00:00Z">
        <w:r>
          <w:delText xml:space="preserve"> </w:delText>
        </w:r>
      </w:del>
      <m:oMath>
        <m:r>
          <m:t>x</m:t>
        </m:r>
      </m:oMath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when the squared bias falls by more than the variance rises,</w:delText>
        </w:r>
      </w:del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and raises it otherwise.</w:delText>
        </w:r>
      </w:del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The smallest of</w:delText>
        </w:r>
      </w:del>
      <w:del w:id="1537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is often at some</w:delText>
        </w:r>
      </w:del>
      <w:del w:id="154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1541" w:author="PR Preview" w:date="2026-01-01T00:00:00Z">
        <w:r>
          <w:delText xml:space="preserve"> </w:delText>
        </w:r>
      </w:del>
      <w:del w:id="1542" w:author="PR Preview" w:date="2026-01-01T00:00:00Z">
        <w:r>
          <w:delText xml:space="preserve">with</w:delText>
        </w:r>
      </w:del>
      <w:del w:id="154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del w:id="1544" w:author="PR Preview" w:date="2026-01-01T00:00:00Z">
        <w:r>
          <w:delText xml:space="preserve"> </w:delText>
        </w:r>
      </w:del>
      <w:del w:id="1545" w:author="PR Preview" w:date="2026-01-01T00:00:00Z">
        <w:r>
          <w:delText xml:space="preserve">(James et al. 2021, sec. 2.2.2)</w:delText>
        </w:r>
      </w:del>
      <w:del w:id="1546" w:author="PR Preview" w:date="2026-01-01T00:00:00Z">
        <w:r>
          <w:delText xml:space="preserve">,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but not always:</w:delText>
        </w:r>
      </w:del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if the mean function</w:delText>
        </w:r>
      </w:del>
      <w:del w:id="1551" w:author="PR Preview" w:date="2026-01-01T00:00:00Z">
        <w:r>
          <w:delText xml:space="preserve"> </w:delText>
        </w:r>
      </w:del>
      <m:oMath>
        <m:r>
          <m:t>μ</m:t>
        </m:r>
      </m:oMath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delText xml:space="preserve">is a candidate of</w:delText>
        </w:r>
      </w:del>
      <w:del w:id="155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555" w:author="PR Preview" w:date="2026-01-01T00:00:00Z">
        <w:r>
          <w:delText xml:space="preserve">,</w:delText>
        </w:r>
      </w:del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the squared bias of</w:delText>
        </w:r>
      </w:del>
      <w:del w:id="155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can be zero,</w:delText>
        </w:r>
      </w:del>
      <w:del w:id="1561" w:author="PR Preview" w:date="2026-01-01T00:00:00Z">
        <w:r>
          <w:delText xml:space="preserve"> </w:delText>
        </w:r>
      </w:del>
      <w:del w:id="1562" w:author="PR Preview" w:date="2026-01-01T00:00:00Z">
        <w:r>
          <w:delText xml:space="preserve">and then no later</w:delText>
        </w:r>
      </w:del>
      <w:del w:id="156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1564" w:author="PR Preview" w:date="2026-01-01T00:00:00Z">
        <w:r>
          <w:delText xml:space="preserve"> </w:delText>
        </w:r>
      </w:del>
      <w:del w:id="1565" w:author="PR Preview" w:date="2026-01-01T00:00:00Z">
        <w:r>
          <w:delText xml:space="preserve">has a smaller squared bias</w:delText>
        </w:r>
      </w:del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delText xml:space="preserve">and, under the trade-off, none has a smaller variance,</w:delText>
        </w:r>
      </w:del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so none has a smaller expected squared prediction error.</w:delText>
        </w:r>
      </w:del>
      <w:del w:id="1570" w:author="PR Preview" w:date="2026-01-01T00:00:00Z">
        <w:r>
          <w:delText xml:space="preserve"> </w:delText>
        </w:r>
      </w:del>
      <w:del w:id="1571" w:author="PR Preview" w:date="2026-01-01T00:00:00Z">
        <w:r>
          <w:delText xml:space="preserve">The procedures past the smallest error</w:delText>
        </w:r>
      </w:del>
      <w:del w:id="1572" w:author="PR Preview" w:date="2026-01-01T00:00:00Z">
        <w:r>
          <w:delText xml:space="preserve"> </w:delText>
        </w:r>
      </w:del>
      <w:del w:id="1573" w:author="PR Preview" w:date="2026-01-01T00:00:00Z">
        <w:r>
          <w:delText xml:space="preserve">have lowered their squared bias by less than they have raised their variance,</w:delText>
        </w:r>
      </w:del>
      <w:del w:id="1574" w:author="PR Preview" w:date="2026-01-01T00:00:00Z">
        <w:r>
          <w:delText xml:space="preserve"> </w:delText>
        </w:r>
      </w:del>
      <w:del w:id="1575" w:author="PR Preview" w:date="2026-01-01T00:00:00Z">
        <w:r>
          <w:delText xml:space="preserve">and the rules they produce tend to</w:delText>
        </w:r>
      </w:del>
      <w:del w:id="1576" w:author="PR Preview" w:date="2026-01-01T00:00:00Z">
        <w:r>
          <w:delText xml:space="preserve"> </w:delText>
        </w:r>
      </w:del>
      <w:hyperlink w:anchor="def-overfitting">
        <w:del w:id="1577" w:author="PR Preview" w:date="2026-01-01T00:00:00Z">
          <w:r>
            <w:rPr>
              <w:rStyle w:val="Hyperlink"/>
            </w:rPr>
            <w:delText xml:space="preserve">overfit</w:delText>
          </w:r>
        </w:del>
      </w:hyperlink>
      <w:del w:id="1578" w:author="PR Preview" w:date="2026-01-01T00:00:00Z">
        <w:r>
          <w:delText xml:space="preserve">:</w:delText>
        </w:r>
      </w:del>
      <w:del w:id="1579" w:author="PR Preview" w:date="2026-01-01T00:00:00Z">
        <w:r>
          <w:delText xml:space="preserve"> </w:delText>
        </w:r>
      </w:del>
      <w:del w:id="1580" w:author="PR Preview" w:date="2026-01-01T00:00:00Z">
        <w:r>
          <w:delText xml:space="preserve">they fit their training sets more closely than the procedure with the smallest error</w:delText>
        </w:r>
      </w:del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but predict new observations worse.</w:delText>
        </w:r>
      </w:del>
    </w:p>
    <w:p>
      <w:pPr>
        <w:pStyle w:val="BodyText"/>
      </w:pPr>
      <w:del w:id="1583" w:author="PR Preview" w:date="2026-01-01T00:00:00Z">
        <w:r>
          <w:rPr>
            <w:i/>
            <w:iCs/>
          </w:rPr>
          <w:delText xml:space="preserve">Remark 4</w:delText>
        </w:r>
      </w:del>
      <w:del w:id="1584" w:author="PR Preview" w:date="2026-01-01T00:00:00Z">
        <w:r>
          <w:delText xml:space="preserve"> (Coefficients per observation). </w:delText>
        </w:r>
      </w:del>
      <w:del w:id="1585" w:author="PR Preview" w:date="2026-01-01T00:00:00Z">
        <w:r>
          <w:delText xml:space="preserve">Adding coefficients to a least-squares fit makes it</w:delText>
        </w:r>
      </w:del>
      <w:del w:id="1586" w:author="PR Preview" w:date="2026-01-01T00:00:00Z">
        <w:r>
          <w:delText xml:space="preserve"> </w:delText>
        </w:r>
      </w:del>
      <w:hyperlink w:anchor="def-flexibility">
        <w:del w:id="1587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as before.</w:delText>
        </w:r>
      </w:del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With few observations per coefficient,</w:delText>
        </w:r>
      </w:del>
      <w:del w:id="1592" w:author="PR Preview" w:date="2026-01-01T00:00:00Z">
        <w:r>
          <w:delText xml:space="preserve"> </w:delText>
        </w:r>
      </w:del>
      <w:del w:id="1593" w:author="PR Preview" w:date="2026-01-01T00:00:00Z">
        <w:r>
          <w:delText xml:space="preserve">the variance this adds can outweigh the squared bias it removes,</w:delText>
        </w:r>
      </w:del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delText xml:space="preserve">which is the overfitting side of</w:delText>
        </w:r>
      </w:del>
      <w:del w:id="1596" w:author="PR Preview" w:date="2026-01-01T00:00:00Z">
        <w:r>
          <w:delText xml:space="preserve"> </w:delText>
        </w:r>
      </w:del>
      <w:hyperlink w:anchor="rem-overfitting-tradeoff">
        <w:del w:id="1597" w:author="PR Preview" w:date="2026-01-01T00:00:00Z">
          <w:r>
            <w:rPr>
              <w:rStyle w:val="Hyperlink"/>
            </w:rPr>
            <w:delText xml:space="preserve">Remark 3</w:delText>
          </w:r>
        </w:del>
      </w:hyperlink>
      <w:del w:id="1598" w:author="PR Preview" w:date="2026-01-01T00:00:00Z">
        <w:r>
          <w:delText xml:space="preserve">.</w:delText>
        </w:r>
      </w:del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In</w:delText>
        </w:r>
      </w:del>
      <w:del w:id="1601" w:author="PR Preview" w:date="2026-01-01T00:00:00Z">
        <w:r>
          <w:delText xml:space="preserve"> </w:delText>
        </w:r>
      </w:del>
      <w:hyperlink w:anchor="exr-overfitting">
        <w:del w:id="1602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603" w:author="PR Preview" w:date="2026-01-01T00:00:00Z">
        <w:r>
          <w:delText xml:space="preserve">,</w:delText>
        </w:r>
      </w:del>
      <w:del w:id="1604" w:author="PR Preview" w:date="2026-01-01T00:00:00Z">
        <w:r>
          <w:delText xml:space="preserve"> </w:delText>
        </w:r>
      </w:del>
      <w:del w:id="1605" w:author="PR Preview" w:date="2026-01-01T00:00:00Z">
        <w:r>
          <w:delText xml:space="preserve">each added power of</w:delText>
        </w:r>
      </w:del>
      <w:del w:id="1606" w:author="PR Preview" w:date="2026-01-01T00:00:00Z">
        <w:r>
          <w:delText xml:space="preserve"> </w:delText>
        </w:r>
      </w:del>
      <w:del w:id="1607" w:author="PR Preview" w:date="2026-01-01T00:00:00Z">
        <w:r>
          <w:rPr>
            <w:rStyle w:val="VerbatimChar"/>
          </w:rPr>
          <w:delText xml:space="preserve">wt</w:delText>
        </w:r>
      </w:del>
      <w:del w:id="1608" w:author="PR Preview" w:date="2026-01-01T00:00:00Z">
        <w:r>
          <w:delText xml:space="preserve">, like an added predictor,</w:delText>
        </w:r>
      </w:del>
      <w:del w:id="1609" w:author="PR Preview" w:date="2026-01-01T00:00:00Z">
        <w:r>
          <w:delText xml:space="preserve"> </w:delText>
        </w:r>
      </w:del>
      <w:del w:id="1610" w:author="PR Preview" w:date="2026-01-01T00:00:00Z">
        <w:r>
          <w:delText xml:space="preserve">is one more coefficient fitted to the same 20 cars:</w:delText>
        </w:r>
      </w:del>
      <w:del w:id="1611" w:author="PR Preview" w:date="2026-01-01T00:00:00Z">
        <w:r>
          <w:delText xml:space="preserve"> </w:delText>
        </w:r>
      </w:del>
      <w:del w:id="1612" w:author="PR Preview" w:date="2026-01-01T00:00:00Z">
        <w:r>
          <w:delText xml:space="preserve">the degree-4 fit has five coefficients for those 20 cars.</w:delText>
        </w:r>
      </w:del>
    </w:p>
    <w:p>
      <w:pPr>
        <w:pStyle w:val="BodyText"/>
      </w:pPr>
      <w:del w:id="1613" w:author="PR Preview" w:date="2026-01-01T00:00:00Z">
        <w:r>
          <w:rPr>
            <w:b/>
            <w:bCs/>
          </w:rPr>
          <w:delText xml:space="preserve">Exercise 5 (A held-out set estimates the generalization error)</w:delText>
        </w:r>
      </w:del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A</w:delText>
        </w:r>
      </w:del>
      <w:del w:id="1616" w:author="PR Preview" w:date="2026-01-01T00:00:00Z">
        <w:r>
          <w:delText xml:space="preserve"> </w:delText>
        </w:r>
      </w:del>
      <w:hyperlink w:anchor="def-prediction-rule">
        <w:del w:id="1617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61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619" w:author="PR Preview" w:date="2026-01-01T00:00:00Z">
        <w:r>
          <w:delText xml:space="preserve"> </w:delText>
        </w:r>
      </w:del>
      <w:del w:id="1620" w:author="PR Preview" w:date="2026-01-01T00:00:00Z">
        <w:r>
          <w:delText xml:space="preserve">is fitted to a</w:delText>
        </w:r>
      </w:del>
      <w:del w:id="1621" w:author="PR Preview" w:date="2026-01-01T00:00:00Z">
        <w:r>
          <w:delText xml:space="preserve"> </w:delText>
        </w:r>
      </w:del>
      <w:hyperlink w:anchor="def-training-set">
        <w:del w:id="162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2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24" w:author="PR Preview" w:date="2026-01-01T00:00:00Z">
        <w:r>
          <w:delText xml:space="preserve">.</w:delText>
        </w:r>
      </w:del>
      <w:del w:id="1625" w:author="PR Preview" w:date="2026-01-01T00:00:00Z">
        <w:r>
          <w:delText xml:space="preserve"> </w:delText>
        </w:r>
      </w:del>
      <w:del w:id="1626" w:author="PR Preview" w:date="2026-01-01T00:00:00Z">
        <w:r>
          <w:delText xml:space="preserve">A</w:delText>
        </w:r>
      </w:del>
      <w:del w:id="1627" w:author="PR Preview" w:date="2026-01-01T00:00:00Z">
        <w:r>
          <w:delText xml:space="preserve"> </w:delText>
        </w:r>
      </w:del>
      <w:hyperlink w:anchor="def-held-out-set">
        <w:del w:id="1628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of</w:delText>
        </w:r>
      </w:del>
      <w:del w:id="1631" w:author="PR Preview" w:date="2026-01-01T00:00:00Z">
        <w:r>
          <w:delText xml:space="preserve"> </w:delText>
        </w:r>
      </w:del>
      <m:oMath>
        <m:r>
          <m:t>m</m:t>
        </m:r>
      </m:oMath>
      <w:del w:id="1632" w:author="PR Preview" w:date="2026-01-01T00:00:00Z">
        <w:r>
          <w:delText xml:space="preserve"> </w:delText>
        </w:r>
      </w:del>
      <w:del w:id="1633" w:author="PR Preview" w:date="2026-01-01T00:00:00Z">
        <w:r>
          <w:delText xml:space="preserve">observations</w:delText>
        </w:r>
      </w:del>
      <w:del w:id="16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1635" w:author="PR Preview" w:date="2026-01-01T00:00:00Z">
        <w:r>
          <w:delText xml:space="preserve"> </w:delText>
        </w:r>
      </w:del>
      <w:del w:id="1636" w:author="PR Preview" w:date="2026-01-01T00:00:00Z">
        <w:r>
          <w:delText xml:space="preserve">is drawn from the same population as the new observation</w:delText>
        </w:r>
      </w:del>
      <w:del w:id="163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638" w:author="PR Preview" w:date="2026-01-01T00:00:00Z">
        <w:r>
          <w:delText xml:space="preserve"> </w:delText>
        </w:r>
      </w:del>
      <w:del w:id="1639" w:author="PR Preview" w:date="2026-01-01T00:00:00Z">
        <w:r>
          <w:delText xml:space="preserve">of</w:delText>
        </w:r>
      </w:del>
      <w:del w:id="1640" w:author="PR Preview" w:date="2026-01-01T00:00:00Z">
        <w:r>
          <w:delText xml:space="preserve"> </w:delText>
        </w:r>
      </w:del>
      <w:hyperlink w:anchor="def-generalization-error">
        <w:del w:id="1641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642" w:author="PR Preview" w:date="2026-01-01T00:00:00Z">
        <w:r>
          <w:delText xml:space="preserve">,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each independently of</w:delText>
        </w:r>
      </w:del>
      <w:del w:id="164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46" w:author="PR Preview" w:date="2026-01-01T00:00:00Z">
        <w:r>
          <w:delText xml:space="preserve">.</w:delText>
        </w:r>
      </w:del>
    </w:p>
    <w:p>
      <w:pPr>
        <w:pStyle w:val="BodyText"/>
      </w:pPr>
      <w:ins w:id="1647" w:author="PR Preview" w:date="2026-01-01T00:00:00Z">
        <w:r>
          <w:rPr>
            <w:b/>
            <w:bCs/>
          </w:rPr>
          <w:t xml:space="preserve">Definition 17 (Flexibility)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Let</w:t>
        </w:r>
      </w:ins>
      <w:ins w:id="165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and</w:t>
        </w:r>
      </w:ins>
      <w:ins w:id="165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be</w:t>
        </w:r>
      </w:ins>
      <w:ins w:id="1656" w:author="PR Preview" w:date="2026-01-01T00:00:00Z">
        <w:r>
          <w:t xml:space="preserve"> </w:t>
        </w:r>
      </w:ins>
      <w:hyperlink w:anchor="def-fitting-procedure">
        <w:ins w:id="1657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658" w:author="PR Preview" w:date="2026-01-01T00:00:00Z">
        <w:r>
          <w:t xml:space="preserve"> </w:t>
        </w:r>
      </w:ins>
      <w:ins w:id="1659" w:author="PR Preview" w:date="2026-01-01T00:00:00Z">
        <w:r>
          <w:t xml:space="preserve">that each choose, by least squares,</w:t>
        </w:r>
      </w:ins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a</w:t>
        </w:r>
      </w:ins>
      <w:ins w:id="1662" w:author="PR Preview" w:date="2026-01-01T00:00:00Z">
        <w:r>
          <w:t xml:space="preserve"> </w:t>
        </w:r>
      </w:ins>
      <w:hyperlink w:anchor="def-prediction-rule">
        <w:ins w:id="1663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from a set of candidate functions,</w:t>
        </w:r>
      </w:ins>
      <w:ins w:id="166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and</w:t>
        </w:r>
      </w:ins>
      <w:ins w:id="166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1670" w:author="PR Preview" w:date="2026-01-01T00:00:00Z">
        <w:r>
          <w:t xml:space="preserve"> </w:t>
        </w:r>
      </w:ins>
      <w:ins w:id="1671" w:author="PR Preview" w:date="2026-01-01T00:00:00Z">
        <w:r>
          <w:t xml:space="preserve">respectively.</w:t>
        </w:r>
      </w:ins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The procedure</w:t>
        </w:r>
      </w:ins>
      <w:ins w:id="167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1675" w:author="PR Preview" w:date="2026-01-01T00:00:00Z">
        <w:r>
          <w:t xml:space="preserve"> </w:t>
        </w:r>
      </w:ins>
      <w:ins w:id="1676" w:author="PR Preview" w:date="2026-01-01T00:00:00Z">
        <w:r>
          <w:t xml:space="preserve">is</w:t>
        </w:r>
      </w:ins>
      <w:ins w:id="1677" w:author="PR Preview" w:date="2026-01-01T00:00:00Z">
        <w:r>
          <w:t xml:space="preserve"> </w:t>
        </w:r>
      </w:ins>
      <w:ins w:id="1678" w:author="PR Preview" w:date="2026-01-01T00:00:00Z">
        <w:r>
          <w:rPr>
            <w:b/>
            <w:bCs/>
          </w:rPr>
          <w:t xml:space="preserve">at least as flexible</w:t>
        </w:r>
      </w:ins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as</w:t>
        </w:r>
      </w:ins>
      <w:ins w:id="168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if every candidate of</w:t>
        </w:r>
      </w:ins>
      <w:ins w:id="168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is also a candidate of</w:t>
        </w:r>
      </w:ins>
      <w:ins w:id="168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1688" w:author="PR Preview" w:date="2026-01-01T00:00:00Z">
        <w:r>
          <w:t xml:space="preserve">:</w:t>
        </w:r>
      </w:ins>
    </w:p>
    <w:p>
      <w:pPr>
        <w:pStyle w:val="BodyText"/>
      </w:pPr>
      <w:bookmarkStart w:id="8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88"/>
    <w:bookmarkStart w:id="89" w:name="rem-flexibility"/>
    <w:p>
      <w:pPr>
        <w:pStyle w:val="BodyText"/>
      </w:pPr>
      <w:ins w:id="1689" w:author="PR Preview" w:date="2026-01-01T00:00:00Z">
        <w:r>
          <w:rPr>
            <w:i/>
            <w:iCs/>
          </w:rPr>
          <w:t xml:space="preserve">Remark 3</w:t>
        </w:r>
      </w:ins>
      <w:ins w:id="1690" w:author="PR Preview" w:date="2026-01-01T00:00:00Z">
        <w:r>
          <w:t xml:space="preserve"> (Polynomial degree orders flexibility). </w:t>
        </w:r>
      </w:ins>
      <w:ins w:id="1691" w:author="PR Preview" w:date="2026-01-01T00:00:00Z">
        <w:r>
          <w:t xml:space="preserve">Least-squares polynomial fits are ordered by degree: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a polynomial of degree</w:t>
        </w:r>
      </w:ins>
      <w:ins w:id="1694" w:author="PR Preview" w:date="2026-01-01T00:00:00Z">
        <w:r>
          <w:t xml:space="preserve"> </w:t>
        </w:r>
      </w:ins>
      <m:oMath>
        <m:r>
          <m:t>d</m:t>
        </m:r>
      </m:oMath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is also a polynomial of degree</w:t>
        </w:r>
      </w:ins>
      <w:ins w:id="169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1698" w:author="PR Preview" w:date="2026-01-01T00:00:00Z">
        <w:r>
          <w:t xml:space="preserve"> </w:t>
        </w:r>
      </w:ins>
      <w:ins w:id="1699" w:author="PR Preview" w:date="2026-01-01T00:00:00Z">
        <w:r>
          <w:t xml:space="preserve">whose coefficient of</w:t>
        </w:r>
      </w:ins>
      <w:ins w:id="170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is zero,</w:t>
        </w:r>
      </w:ins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so the fit of degree</w:t>
        </w:r>
      </w:ins>
      <w:ins w:id="1705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1706" w:author="PR Preview" w:date="2026-01-01T00:00:00Z">
        <w:r>
          <w:t xml:space="preserve"> </w:t>
        </w:r>
      </w:ins>
      <w:ins w:id="1707" w:author="PR Preview" w:date="2026-01-01T00:00:00Z">
        <w:r>
          <w:t xml:space="preserve">is</w:t>
        </w:r>
      </w:ins>
      <w:ins w:id="1708" w:author="PR Preview" w:date="2026-01-01T00:00:00Z">
        <w:r>
          <w:t xml:space="preserve"> </w:t>
        </w:r>
      </w:ins>
      <w:hyperlink w:anchor="def-flexibility">
        <w:ins w:id="1709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as the fit of degree</w:t>
        </w:r>
      </w:ins>
      <w:ins w:id="1712" w:author="PR Preview" w:date="2026-01-01T00:00:00Z">
        <w:r>
          <w:t xml:space="preserve"> </w:t>
        </w:r>
      </w:ins>
      <m:oMath>
        <m:r>
          <m:t>d</m:t>
        </m:r>
      </m:oMath>
      <w:ins w:id="1713" w:author="PR Preview" w:date="2026-01-01T00:00:00Z">
        <w:r>
          <w:t xml:space="preserve">.</w:t>
        </w:r>
      </w:ins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The four fits of</w:t>
        </w:r>
      </w:ins>
      <w:ins w:id="1716" w:author="PR Preview" w:date="2026-01-01T00:00:00Z">
        <w:r>
          <w:t xml:space="preserve"> </w:t>
        </w:r>
      </w:ins>
      <w:hyperlink w:anchor="exr-overfitting">
        <w:ins w:id="171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718" w:author="PR Preview" w:date="2026-01-01T00:00:00Z">
        <w:r>
          <w:t xml:space="preserve"> </w:t>
        </w:r>
      </w:ins>
      <w:ins w:id="1719" w:author="PR Preview" w:date="2026-01-01T00:00:00Z">
        <w:r>
          <w:t xml:space="preserve">are ordered this way.</w:t>
        </w:r>
      </w:ins>
      <w:ins w:id="1720" w:author="PR Preview" w:date="2026-01-01T00:00:00Z">
        <w:r>
          <w:t xml:space="preserve"> </w:t>
        </w:r>
      </w:ins>
      <w:hyperlink w:anchor="def-flexibility">
        <w:ins w:id="1721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is narrower than the informal use of the word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in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James et al. (2021, sec. 2.1.3)</w:t>
        </w:r>
      </w:ins>
      <w:ins w:id="1728" w:author="PR Preview" w:date="2026-01-01T00:00:00Z">
        <w:r>
          <w:t xml:space="preserve">:</w:t>
        </w:r>
      </w:ins>
      <w:ins w:id="1729" w:author="PR Preview" w:date="2026-01-01T00:00:00Z">
        <w:r>
          <w:t xml:space="preserve"> </w:t>
        </w:r>
      </w:ins>
      <w:ins w:id="1730" w:author="PR Preview" w:date="2026-01-01T00:00:00Z">
        <w:r>
          <w:t xml:space="preserve">it orders only procedures whose candidate sets are nested.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Other procedures can be compared by other measures,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such as the effective number of parameters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(Hastie et al. 2009, sec. 7.6)</w:t>
        </w:r>
      </w:ins>
      <w:ins w:id="1737" w:author="PR Preview" w:date="2026-01-01T00:00:00Z">
        <w:r>
          <w:t xml:space="preserve">.</w:t>
        </w:r>
      </w:ins>
    </w:p>
    <w:bookmarkEnd w:id="89"/>
    <w:bookmarkStart w:id="93" w:name="def-bias-variance-tradeoff"/>
    <w:p>
      <w:pPr>
        <w:pStyle w:val="BodyText"/>
      </w:pPr>
      <w:ins w:id="1738" w:author="PR Preview" w:date="2026-01-01T00:00:00Z">
        <w:r>
          <w:rPr>
            <w:b/>
            <w:bCs/>
          </w:rPr>
          <w:t xml:space="preserve">Definition 18 (Bias–variance trade-off)</w:t>
        </w:r>
      </w:ins>
      <w:ins w:id="1739" w:author="PR Preview" w:date="2026-01-01T00:00:00Z">
        <w:r>
          <w:t xml:space="preserve"> </w:t>
        </w:r>
      </w:ins>
      <w:ins w:id="1740" w:author="PR Preview" w:date="2026-01-01T00:00:00Z">
        <w:r>
          <w:t xml:space="preserve">Let</w:t>
        </w:r>
      </w:ins>
      <w:ins w:id="174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be</w:t>
        </w:r>
      </w:ins>
      <w:ins w:id="1744" w:author="PR Preview" w:date="2026-01-01T00:00:00Z">
        <w:r>
          <w:t xml:space="preserve"> </w:t>
        </w:r>
      </w:ins>
      <w:hyperlink w:anchor="def-fitting-procedure">
        <w:ins w:id="1745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746" w:author="PR Preview" w:date="2026-01-01T00:00:00Z">
        <w:r>
          <w:t xml:space="preserve">,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each</w:t>
        </w:r>
      </w:ins>
      <w:ins w:id="1749" w:author="PR Preview" w:date="2026-01-01T00:00:00Z">
        <w:r>
          <w:t xml:space="preserve"> </w:t>
        </w:r>
      </w:ins>
      <w:hyperlink w:anchor="def-flexibility">
        <w:ins w:id="1750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as the one before,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and let</w:t>
        </w:r>
      </w:ins>
      <w:ins w:id="175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be a random</w:t>
        </w:r>
      </w:ins>
      <w:ins w:id="1758" w:author="PR Preview" w:date="2026-01-01T00:00:00Z">
        <w:r>
          <w:t xml:space="preserve"> </w:t>
        </w:r>
      </w:ins>
      <w:hyperlink w:anchor="def-training-set">
        <w:ins w:id="175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760" w:author="PR Preview" w:date="2026-01-01T00:00:00Z">
        <w:r>
          <w:t xml:space="preserve">.</w:t>
        </w:r>
      </w:ins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At a covariate value</w:t>
        </w:r>
      </w:ins>
      <w:ins w:id="1763" w:author="PR Preview" w:date="2026-01-01T00:00:00Z">
        <w:r>
          <w:t xml:space="preserve"> </w:t>
        </w:r>
      </w:ins>
      <m:oMath>
        <m:r>
          <m:t>x</m:t>
        </m:r>
      </m:oMath>
      <w:ins w:id="1764" w:author="PR Preview" w:date="2026-01-01T00:00:00Z">
        <w:r>
          <w:t xml:space="preserve">,</w:t>
        </w:r>
      </w:ins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with</w:t>
        </w:r>
      </w:ins>
      <w:ins w:id="1767" w:author="PR Preview" w:date="2026-01-01T00:00:00Z">
        <w:r>
          <w:t xml:space="preserve"> </w:t>
        </w:r>
      </w:ins>
      <m:oMath>
        <m:r>
          <m:t>μ</m:t>
        </m:r>
      </m:oMath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the</w:t>
        </w:r>
      </w:ins>
      <w:ins w:id="1770" w:author="PR Preview" w:date="2026-01-01T00:00:00Z">
        <w:r>
          <w:t xml:space="preserve"> </w:t>
        </w:r>
      </w:ins>
      <w:hyperlink w:anchor="def-mean-function">
        <w:ins w:id="1771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772" w:author="PR Preview" w:date="2026-01-01T00:00:00Z">
        <w:r>
          <w:t xml:space="preserve">,</w:t>
        </w:r>
      </w:ins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there is a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rPr>
            <w:b/>
            <w:bCs/>
          </w:rPr>
          <w:t xml:space="preserve">bias–variance trade-off</w:t>
        </w:r>
      </w:ins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among them</w:t>
        </w:r>
      </w:ins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when, from each procedure to the next,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the squared</w:t>
        </w:r>
      </w:ins>
      <w:ins w:id="1783" w:author="PR Preview" w:date="2026-01-01T00:00:00Z">
        <w:r>
          <w:t xml:space="preserve"> </w:t>
        </w:r>
      </w:ins>
      <w:hyperlink w:anchor="def-prediction-bias">
        <w:ins w:id="1784" w:author="PR Preview" w:date="2026-01-01T00:00:00Z">
          <w:r>
            <w:rPr>
              <w:rStyle w:val="Hyperlink"/>
            </w:rPr>
            <w:t xml:space="preserve">bias</w:t>
          </w:r>
        </w:ins>
      </w:hyperlink>
      <w:ins w:id="1785" w:author="PR Preview" w:date="2026-01-01T00:00:00Z">
        <w:r>
          <w:t xml:space="preserve"> </w:t>
        </w:r>
      </w:ins>
      <w:ins w:id="1786" w:author="PR Preview" w:date="2026-01-01T00:00:00Z">
        <w:r>
          <w:t xml:space="preserve">of the prediction, as a prediction of</w:t>
        </w:r>
      </w:ins>
      <w:ins w:id="1787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788" w:author="PR Preview" w:date="2026-01-01T00:00:00Z">
        <w:r>
          <w:t xml:space="preserve">, does not rise</w:t>
        </w:r>
      </w:ins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and its</w:t>
        </w:r>
      </w:ins>
      <w:ins w:id="1791" w:author="PR Preview" w:date="2026-01-01T00:00:00Z">
        <w:r>
          <w:t xml:space="preserve"> </w:t>
        </w:r>
      </w:ins>
      <w:hyperlink r:id="rId76">
        <w:ins w:id="1792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does not fall:</w:t>
        </w:r>
      </w:ins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93"/>
    <w:bookmarkStart w:id="94" w:name="rem-overfitting-tradeoff"/>
    <w:p>
      <w:pPr>
        <w:pStyle w:val="BodyText"/>
      </w:pPr>
      <w:ins w:id="1795" w:author="PR Preview" w:date="2026-01-01T00:00:00Z">
        <w:r>
          <w:rPr>
            <w:i/>
            <w:iCs/>
          </w:rPr>
          <w:t xml:space="preserve">Remark 4</w:t>
        </w:r>
      </w:ins>
      <w:ins w:id="1796" w:author="PR Preview" w:date="2026-01-01T00:00:00Z">
        <w:r>
          <w:t xml:space="preserve"> (Overfitting and the trade-off). </w:t>
        </w:r>
      </w:ins>
      <w:ins w:id="1797" w:author="PR Preview" w:date="2026-01-01T00:00:00Z">
        <w:r>
          <w:t xml:space="preserve">By</w:t>
        </w:r>
      </w:ins>
      <w:ins w:id="1798" w:author="PR Preview" w:date="2026-01-01T00:00:00Z">
        <w:r>
          <w:t xml:space="preserve"> </w:t>
        </w:r>
      </w:ins>
      <w:hyperlink w:anchor="thm-epe-decomposition">
        <w:ins w:id="1799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800" w:author="PR Preview" w:date="2026-01-01T00:00:00Z">
        <w:r>
          <w:t xml:space="preserve">,</w:t>
        </w:r>
      </w:ins>
      <w:ins w:id="1801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is the squared bias plus the variance plus</w:t>
        </w:r>
      </w:ins>
      <w:ins w:id="180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805" w:author="PR Preview" w:date="2026-01-01T00:00:00Z">
        <w:r>
          <w:t xml:space="preserve">.</w:t>
        </w:r>
      </w:ins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Under a</w:t>
        </w:r>
      </w:ins>
      <w:ins w:id="1808" w:author="PR Preview" w:date="2026-01-01T00:00:00Z">
        <w:r>
          <w:t xml:space="preserve"> </w:t>
        </w:r>
      </w:ins>
      <w:hyperlink w:anchor="def-bias-variance-tradeoff">
        <w:ins w:id="1809" w:author="PR Preview" w:date="2026-01-01T00:00:00Z">
          <w:r>
            <w:rPr>
              <w:rStyle w:val="Hyperlink"/>
            </w:rPr>
            <w:t xml:space="preserve">bias–variance trade-off</w:t>
          </w:r>
        </w:ins>
      </w:hyperlink>
      <w:ins w:id="1810" w:author="PR Preview" w:date="2026-01-01T00:00:00Z">
        <w:r>
          <w:t xml:space="preserve"> </w:t>
        </w:r>
      </w:ins>
      <w:ins w:id="1811" w:author="PR Preview" w:date="2026-01-01T00:00:00Z">
        <w:r>
          <w:t xml:space="preserve">among</w:t>
        </w:r>
      </w:ins>
      <w:ins w:id="181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1813" w:author="PR Preview" w:date="2026-01-01T00:00:00Z">
        <w:r>
          <w:t xml:space="preserve">,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moving from</w:t>
        </w:r>
      </w:ins>
      <w:ins w:id="181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1817" w:author="PR Preview" w:date="2026-01-01T00:00:00Z">
        <w:r>
          <w:t xml:space="preserve"> </w:t>
        </w:r>
      </w:ins>
      <w:ins w:id="1818" w:author="PR Preview" w:date="2026-01-01T00:00:00Z">
        <w:r>
          <w:t xml:space="preserve">to</w:t>
        </w:r>
      </w:ins>
      <w:ins w:id="181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lowers the expected squared prediction error at</w:t>
        </w:r>
      </w:ins>
      <w:ins w:id="1822" w:author="PR Preview" w:date="2026-01-01T00:00:00Z">
        <w:r>
          <w:t xml:space="preserve"> </w:t>
        </w:r>
      </w:ins>
      <m:oMath>
        <m:r>
          <m:t>x</m:t>
        </m:r>
      </m:oMath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when the squared bias falls by more than the variance rises,</w:t>
        </w:r>
      </w:ins>
      <w:ins w:id="1825" w:author="PR Preview" w:date="2026-01-01T00:00:00Z">
        <w:r>
          <w:t xml:space="preserve"> </w:t>
        </w:r>
      </w:ins>
      <w:ins w:id="1826" w:author="PR Preview" w:date="2026-01-01T00:00:00Z">
        <w:r>
          <w:t xml:space="preserve">and raises it otherwise.</w:t>
        </w:r>
      </w:ins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The smallest of</w:t>
        </w:r>
      </w:ins>
      <w:ins w:id="1829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is often at some</w:t>
        </w:r>
      </w:ins>
      <w:ins w:id="183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1833" w:author="PR Preview" w:date="2026-01-01T00:00:00Z">
        <w:r>
          <w:t xml:space="preserve"> </w:t>
        </w:r>
      </w:ins>
      <w:ins w:id="1834" w:author="PR Preview" w:date="2026-01-01T00:00:00Z">
        <w:r>
          <w:t xml:space="preserve">with</w:t>
        </w:r>
      </w:ins>
      <w:ins w:id="183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(James et al. 2021, sec. 2.2.2)</w:t>
        </w:r>
      </w:ins>
      <w:ins w:id="1838" w:author="PR Preview" w:date="2026-01-01T00:00:00Z">
        <w:r>
          <w:t xml:space="preserve">,</w:t>
        </w:r>
      </w:ins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but not always:</w:t>
        </w:r>
      </w:ins>
      <w:ins w:id="1841" w:author="PR Preview" w:date="2026-01-01T00:00:00Z">
        <w:r>
          <w:t xml:space="preserve"> </w:t>
        </w:r>
      </w:ins>
      <w:ins w:id="1842" w:author="PR Preview" w:date="2026-01-01T00:00:00Z">
        <w:r>
          <w:t xml:space="preserve">if the mean function</w:t>
        </w:r>
      </w:ins>
      <w:ins w:id="1843" w:author="PR Preview" w:date="2026-01-01T00:00:00Z">
        <w:r>
          <w:t xml:space="preserve"> </w:t>
        </w:r>
      </w:ins>
      <m:oMath>
        <m:r>
          <m:t>μ</m:t>
        </m:r>
      </m:oMath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is a candidate of</w:t>
        </w:r>
      </w:ins>
      <w:ins w:id="184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847" w:author="PR Preview" w:date="2026-01-01T00:00:00Z">
        <w:r>
          <w:t xml:space="preserve">,</w:t>
        </w:r>
      </w:ins>
      <w:ins w:id="1848" w:author="PR Preview" w:date="2026-01-01T00:00:00Z">
        <w:r>
          <w:t xml:space="preserve"> </w:t>
        </w:r>
      </w:ins>
      <w:ins w:id="1849" w:author="PR Preview" w:date="2026-01-01T00:00:00Z">
        <w:r>
          <w:t xml:space="preserve">the squared bias of</w:t>
        </w:r>
      </w:ins>
      <w:ins w:id="185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851" w:author="PR Preview" w:date="2026-01-01T00:00:00Z">
        <w:r>
          <w:t xml:space="preserve"> </w:t>
        </w:r>
      </w:ins>
      <w:ins w:id="1852" w:author="PR Preview" w:date="2026-01-01T00:00:00Z">
        <w:r>
          <w:t xml:space="preserve">can be zero,</w:t>
        </w:r>
      </w:ins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and then no later</w:t>
        </w:r>
      </w:ins>
      <w:ins w:id="185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1856" w:author="PR Preview" w:date="2026-01-01T00:00:00Z">
        <w:r>
          <w:t xml:space="preserve"> </w:t>
        </w:r>
      </w:ins>
      <w:ins w:id="1857" w:author="PR Preview" w:date="2026-01-01T00:00:00Z">
        <w:r>
          <w:t xml:space="preserve">has a smaller squared bias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and, under the trade-off, none has a smaller variance,</w:t>
        </w:r>
      </w:ins>
      <w:ins w:id="1860" w:author="PR Preview" w:date="2026-01-01T00:00:00Z">
        <w:r>
          <w:t xml:space="preserve"> </w:t>
        </w:r>
      </w:ins>
      <w:ins w:id="1861" w:author="PR Preview" w:date="2026-01-01T00:00:00Z">
        <w:r>
          <w:t xml:space="preserve">so none has a smaller expected squared prediction error.</w:t>
        </w:r>
      </w:ins>
      <w:ins w:id="1862" w:author="PR Preview" w:date="2026-01-01T00:00:00Z">
        <w:r>
          <w:t xml:space="preserve"> </w:t>
        </w:r>
      </w:ins>
      <w:ins w:id="1863" w:author="PR Preview" w:date="2026-01-01T00:00:00Z">
        <w:r>
          <w:t xml:space="preserve">The procedures past the smallest error</w:t>
        </w:r>
      </w:ins>
      <w:ins w:id="1864" w:author="PR Preview" w:date="2026-01-01T00:00:00Z">
        <w:r>
          <w:t xml:space="preserve"> </w:t>
        </w:r>
      </w:ins>
      <w:ins w:id="1865" w:author="PR Preview" w:date="2026-01-01T00:00:00Z">
        <w:r>
          <w:t xml:space="preserve">have lowered their squared bias by less than they have raised their variance,</w:t>
        </w:r>
      </w:ins>
      <w:ins w:id="1866" w:author="PR Preview" w:date="2026-01-01T00:00:00Z">
        <w:r>
          <w:t xml:space="preserve"> </w:t>
        </w:r>
      </w:ins>
      <w:ins w:id="1867" w:author="PR Preview" w:date="2026-01-01T00:00:00Z">
        <w:r>
          <w:t xml:space="preserve">and the rules they produce tend to</w:t>
        </w:r>
      </w:ins>
      <w:ins w:id="1868" w:author="PR Preview" w:date="2026-01-01T00:00:00Z">
        <w:r>
          <w:t xml:space="preserve"> </w:t>
        </w:r>
      </w:ins>
      <w:hyperlink w:anchor="def-overfitting">
        <w:ins w:id="1869" w:author="PR Preview" w:date="2026-01-01T00:00:00Z">
          <w:r>
            <w:rPr>
              <w:rStyle w:val="Hyperlink"/>
            </w:rPr>
            <w:t xml:space="preserve">overfit</w:t>
          </w:r>
        </w:ins>
      </w:hyperlink>
      <w:ins w:id="1870" w:author="PR Preview" w:date="2026-01-01T00:00:00Z">
        <w:r>
          <w:t xml:space="preserve">:</w:t>
        </w:r>
      </w:ins>
      <w:ins w:id="1871" w:author="PR Preview" w:date="2026-01-01T00:00:00Z">
        <w:r>
          <w:t xml:space="preserve"> </w:t>
        </w:r>
      </w:ins>
      <w:ins w:id="1872" w:author="PR Preview" w:date="2026-01-01T00:00:00Z">
        <w:r>
          <w:t xml:space="preserve">they fit their training sets more closely than the procedure with the smallest error</w:t>
        </w:r>
      </w:ins>
      <w:ins w:id="1873" w:author="PR Preview" w:date="2026-01-01T00:00:00Z">
        <w:r>
          <w:t xml:space="preserve"> </w:t>
        </w:r>
      </w:ins>
      <w:ins w:id="1874" w:author="PR Preview" w:date="2026-01-01T00:00:00Z">
        <w:r>
          <w:t xml:space="preserve">but predict new observations worse.</w:t>
        </w:r>
      </w:ins>
    </w:p>
    <w:bookmarkEnd w:id="94"/>
    <w:bookmarkStart w:id="95" w:name="rem-overfitting-causes"/>
    <w:p>
      <w:pPr>
        <w:pStyle w:val="BodyText"/>
      </w:pPr>
      <w:ins w:id="1875" w:author="PR Preview" w:date="2026-01-01T00:00:00Z">
        <w:r>
          <w:rPr>
            <w:i/>
            <w:iCs/>
          </w:rPr>
          <w:t xml:space="preserve">Remark 5</w:t>
        </w:r>
      </w:ins>
      <w:ins w:id="1876" w:author="PR Preview" w:date="2026-01-01T00:00:00Z">
        <w:r>
          <w:t xml:space="preserve"> (Coefficients per observation). </w:t>
        </w:r>
      </w:ins>
      <w:ins w:id="1877" w:author="PR Preview" w:date="2026-01-01T00:00:00Z">
        <w:r>
          <w:t xml:space="preserve">Adding coefficients to a least-squares fit makes it</w:t>
        </w:r>
      </w:ins>
      <w:ins w:id="1878" w:author="PR Preview" w:date="2026-01-01T00:00:00Z">
        <w:r>
          <w:t xml:space="preserve"> </w:t>
        </w:r>
      </w:ins>
      <w:hyperlink w:anchor="def-flexibility">
        <w:ins w:id="1879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1880" w:author="PR Preview" w:date="2026-01-01T00:00:00Z">
        <w:r>
          <w:t xml:space="preserve"> </w:t>
        </w:r>
      </w:ins>
      <w:ins w:id="1881" w:author="PR Preview" w:date="2026-01-01T00:00:00Z">
        <w:r>
          <w:t xml:space="preserve">as before.</w:t>
        </w:r>
      </w:ins>
      <w:ins w:id="1882" w:author="PR Preview" w:date="2026-01-01T00:00:00Z">
        <w:r>
          <w:t xml:space="preserve"> </w:t>
        </w:r>
      </w:ins>
      <w:ins w:id="1883" w:author="PR Preview" w:date="2026-01-01T00:00:00Z">
        <w:r>
          <w:t xml:space="preserve">With few observations per coefficient,</w:t>
        </w:r>
      </w:ins>
      <w:ins w:id="1884" w:author="PR Preview" w:date="2026-01-01T00:00:00Z">
        <w:r>
          <w:t xml:space="preserve"> </w:t>
        </w:r>
      </w:ins>
      <w:ins w:id="1885" w:author="PR Preview" w:date="2026-01-01T00:00:00Z">
        <w:r>
          <w:t xml:space="preserve">the variance this adds can outweigh the squared bias it removes,</w:t>
        </w:r>
      </w:ins>
      <w:ins w:id="1886" w:author="PR Preview" w:date="2026-01-01T00:00:00Z">
        <w:r>
          <w:t xml:space="preserve"> </w:t>
        </w:r>
      </w:ins>
      <w:ins w:id="1887" w:author="PR Preview" w:date="2026-01-01T00:00:00Z">
        <w:r>
          <w:t xml:space="preserve">which is the overfitting side of</w:t>
        </w:r>
      </w:ins>
      <w:ins w:id="1888" w:author="PR Preview" w:date="2026-01-01T00:00:00Z">
        <w:r>
          <w:t xml:space="preserve"> </w:t>
        </w:r>
      </w:ins>
      <w:hyperlink w:anchor="rem-overfitting-tradeoff">
        <w:ins w:id="1889" w:author="PR Preview" w:date="2026-01-01T00:00:00Z">
          <w:r>
            <w:rPr>
              <w:rStyle w:val="Hyperlink"/>
            </w:rPr>
            <w:t xml:space="preserve">Remark 4</w:t>
          </w:r>
        </w:ins>
      </w:hyperlink>
      <w:ins w:id="1890" w:author="PR Preview" w:date="2026-01-01T00:00:00Z">
        <w:r>
          <w:t xml:space="preserve">.</w:t>
        </w:r>
      </w:ins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In</w:t>
        </w:r>
      </w:ins>
      <w:ins w:id="1893" w:author="PR Preview" w:date="2026-01-01T00:00:00Z">
        <w:r>
          <w:t xml:space="preserve"> </w:t>
        </w:r>
      </w:ins>
      <w:hyperlink w:anchor="exr-overfitting">
        <w:ins w:id="189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895" w:author="PR Preview" w:date="2026-01-01T00:00:00Z">
        <w:r>
          <w:t xml:space="preserve">,</w:t>
        </w:r>
      </w:ins>
      <w:ins w:id="1896" w:author="PR Preview" w:date="2026-01-01T00:00:00Z">
        <w:r>
          <w:t xml:space="preserve"> </w:t>
        </w:r>
      </w:ins>
      <w:ins w:id="1897" w:author="PR Preview" w:date="2026-01-01T00:00:00Z">
        <w:r>
          <w:t xml:space="preserve">each added power of</w:t>
        </w:r>
      </w:ins>
      <w:ins w:id="1898" w:author="PR Preview" w:date="2026-01-01T00:00:00Z">
        <w:r>
          <w:t xml:space="preserve"> </w:t>
        </w:r>
      </w:ins>
      <w:ins w:id="1899" w:author="PR Preview" w:date="2026-01-01T00:00:00Z">
        <w:r>
          <w:rPr>
            <w:rStyle w:val="VerbatimChar"/>
          </w:rPr>
          <w:t xml:space="preserve">wt</w:t>
        </w:r>
      </w:ins>
      <w:ins w:id="1900" w:author="PR Preview" w:date="2026-01-01T00:00:00Z">
        <w:r>
          <w:t xml:space="preserve">, like an added predictor,</w:t>
        </w:r>
      </w:ins>
      <w:ins w:id="1901" w:author="PR Preview" w:date="2026-01-01T00:00:00Z">
        <w:r>
          <w:t xml:space="preserve"> </w:t>
        </w:r>
      </w:ins>
      <w:ins w:id="1902" w:author="PR Preview" w:date="2026-01-01T00:00:00Z">
        <w:r>
          <w:t xml:space="preserve">is one more coefficient fitted to the same 20 cars: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the degree-4 fit has five coefficients for those 20 cars.</w:t>
        </w:r>
      </w:ins>
    </w:p>
    <w:bookmarkEnd w:id="95"/>
    <w:bookmarkStart w:id="96" w:name="exr-held-out-unbiased"/>
    <w:p>
      <w:pPr>
        <w:pStyle w:val="BodyText"/>
      </w:pPr>
      <w:ins w:id="1905" w:author="PR Preview" w:date="2026-01-01T00:00:00Z">
        <w:r>
          <w:rPr>
            <w:b/>
            <w:bCs/>
          </w:rPr>
          <w:t xml:space="preserve">Exercise 5 (A held-out set estimates the generalization error)</w:t>
        </w:r>
      </w:ins>
      <w:ins w:id="1906" w:author="PR Preview" w:date="2026-01-01T00:00:00Z">
        <w:r>
          <w:t xml:space="preserve"> </w:t>
        </w:r>
      </w:ins>
      <w:ins w:id="1907" w:author="PR Preview" w:date="2026-01-01T00:00:00Z">
        <w:r>
          <w:t xml:space="preserve">A</w:t>
        </w:r>
      </w:ins>
      <w:ins w:id="1908" w:author="PR Preview" w:date="2026-01-01T00:00:00Z">
        <w:r>
          <w:t xml:space="preserve"> </w:t>
        </w:r>
      </w:ins>
      <w:hyperlink w:anchor="def-prediction-rule">
        <w:ins w:id="190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91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911" w:author="PR Preview" w:date="2026-01-01T00:00:00Z">
        <w:r>
          <w:t xml:space="preserve"> </w:t>
        </w:r>
      </w:ins>
      <w:ins w:id="1912" w:author="PR Preview" w:date="2026-01-01T00:00:00Z">
        <w:r>
          <w:t xml:space="preserve">is fitted to a</w:t>
        </w:r>
      </w:ins>
      <w:ins w:id="1913" w:author="PR Preview" w:date="2026-01-01T00:00:00Z">
        <w:r>
          <w:t xml:space="preserve"> </w:t>
        </w:r>
      </w:ins>
      <w:hyperlink w:anchor="def-training-set">
        <w:ins w:id="191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9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916" w:author="PR Preview" w:date="2026-01-01T00:00:00Z">
        <w:r>
          <w:t xml:space="preserve">.</w:t>
        </w:r>
      </w:ins>
      <w:ins w:id="1917" w:author="PR Preview" w:date="2026-01-01T00:00:00Z">
        <w:r>
          <w:t xml:space="preserve"> </w:t>
        </w:r>
      </w:ins>
      <w:ins w:id="1918" w:author="PR Preview" w:date="2026-01-01T00:00:00Z">
        <w:r>
          <w:t xml:space="preserve">A</w:t>
        </w:r>
      </w:ins>
      <w:ins w:id="1919" w:author="PR Preview" w:date="2026-01-01T00:00:00Z">
        <w:r>
          <w:t xml:space="preserve"> </w:t>
        </w:r>
      </w:ins>
      <w:hyperlink w:anchor="def-held-out-set">
        <w:ins w:id="1920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921" w:author="PR Preview" w:date="2026-01-01T00:00:00Z">
        <w:r>
          <w:t xml:space="preserve"> </w:t>
        </w:r>
      </w:ins>
      <w:ins w:id="1922" w:author="PR Preview" w:date="2026-01-01T00:00:00Z">
        <w:r>
          <w:t xml:space="preserve">of</w:t>
        </w:r>
      </w:ins>
      <w:ins w:id="1923" w:author="PR Preview" w:date="2026-01-01T00:00:00Z">
        <w:r>
          <w:t xml:space="preserve"> </w:t>
        </w:r>
      </w:ins>
      <m:oMath>
        <m:r>
          <m:t>m</m:t>
        </m:r>
      </m:oMath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observations</w:t>
        </w:r>
      </w:ins>
      <w:ins w:id="19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is drawn from the same population as the new observation</w:t>
        </w:r>
      </w:ins>
      <w:ins w:id="19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of</w:t>
        </w:r>
      </w:ins>
      <w:ins w:id="1932" w:author="PR Preview" w:date="2026-01-01T00:00:00Z">
        <w:r>
          <w:t xml:space="preserve"> </w:t>
        </w:r>
      </w:ins>
      <w:hyperlink w:anchor="def-generalization-error">
        <w:ins w:id="193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934" w:author="PR Preview" w:date="2026-01-01T00:00:00Z">
        <w:r>
          <w:t xml:space="preserve">,</w:t>
        </w:r>
      </w:ins>
      <w:ins w:id="1935" w:author="PR Preview" w:date="2026-01-01T00:00:00Z">
        <w:r>
          <w:t xml:space="preserve"> </w:t>
        </w:r>
      </w:ins>
      <w:ins w:id="1936" w:author="PR Preview" w:date="2026-01-01T00:00:00Z">
        <w:r>
          <w:t xml:space="preserve">each independently of</w:t>
        </w:r>
      </w:ins>
      <w:ins w:id="19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938" w:author="PR Preview" w:date="2026-01-01T00:00:00Z">
        <w:r>
          <w:t xml:space="preserve">.</w:t>
        </w:r>
      </w:ins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del w:id="1939" w:author="PR Preview" w:date="2026-01-01T00:00:00Z">
        <w:r>
          <w:rPr>
            <w:i/>
            <w:iCs/>
          </w:rPr>
          <w:delText xml:space="preserve">Solution 5</w:delText>
        </w:r>
      </w:del>
      <w:del w:id="1940" w:author="PR Preview" w:date="2026-01-01T00:00:00Z">
        <w:r>
          <w:delText xml:space="preserve">. </w:delText>
        </w:r>
      </w:del>
      <w:del w:id="1941" w:author="PR Preview" w:date="2026-01-01T00:00:00Z">
        <w:r>
          <w:delText xml:space="preserve">Given</w:delText>
        </w:r>
      </w:del>
      <w:del w:id="19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943" w:author="PR Preview" w:date="2026-01-01T00:00:00Z">
        <w:r>
          <w:delText xml:space="preserve">, the rule</w:delText>
        </w:r>
      </w:del>
      <w:del w:id="194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945" w:author="PR Preview" w:date="2026-01-01T00:00:00Z">
        <w:r>
          <w:delText xml:space="preserve"> </w:delText>
        </w:r>
      </w:del>
      <w:del w:id="1946" w:author="PR Preview" w:date="2026-01-01T00:00:00Z">
        <w:r>
          <w:delText xml:space="preserve">is fixed.</w:delText>
        </w:r>
      </w:del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delText xml:space="preserve">Each held-out pair has the same distribution as</w:delText>
        </w:r>
      </w:del>
      <w:del w:id="194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950" w:author="PR Preview" w:date="2026-01-01T00:00:00Z">
        <w:r>
          <w:delText xml:space="preserve"> </w:delText>
        </w:r>
      </w:del>
      <w:del w:id="1951" w:author="PR Preview" w:date="2026-01-01T00:00:00Z">
        <w:r>
          <w:delText xml:space="preserve">and is independent of</w:delText>
        </w:r>
      </w:del>
      <w:del w:id="195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953" w:author="PR Preview" w:date="2026-01-01T00:00:00Z">
        <w:r>
          <w:delText xml:space="preserve">,</w:delText>
        </w:r>
      </w:del>
      <w:del w:id="1954" w:author="PR Preview" w:date="2026-01-01T00:00:00Z">
        <w:r>
          <w:delText xml:space="preserve"> </w:delText>
        </w:r>
      </w:del>
      <w:del w:id="1955" w:author="PR Preview" w:date="2026-01-01T00:00:00Z">
        <w:r>
          <w:delText xml:space="preserve">so each squared prediction error has conditional expectation</w:delText>
        </w:r>
      </w:del>
      <w:del w:id="195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957" w:author="PR Preview" w:date="2026-01-01T00:00:00Z">
        <w:r>
          <w:delText xml:space="preserve"> </w:delText>
        </w:r>
      </w:del>
      <w:del w:id="1958" w:author="PR Preview" w:date="2026-01-01T00:00:00Z">
        <w:r>
          <w:delText xml:space="preserve">by</w:delText>
        </w:r>
      </w:del>
      <w:del w:id="1959" w:author="PR Preview" w:date="2026-01-01T00:00:00Z">
        <w:r>
          <w:delText xml:space="preserve"> </w:delText>
        </w:r>
      </w:del>
      <w:hyperlink w:anchor="eq-generalization-error">
        <w:del w:id="1960" w:author="PR Preview" w:date="2026-01-01T00:00:00Z">
          <w:r>
            <w:rPr>
              <w:rStyle w:val="Hyperlink"/>
            </w:rPr>
            <w:delText xml:space="preserve">Equation 4</w:delText>
          </w:r>
        </w:del>
      </w:hyperlink>
      <w:del w:id="1961" w:author="PR Preview" w:date="2026-01-01T00:00:00Z">
        <w:r>
          <w:delText xml:space="preserve">.</w:delText>
        </w:r>
      </w:del>
      <w:del w:id="1962" w:author="PR Preview" w:date="2026-01-01T00:00:00Z">
        <w:r>
          <w:delText xml:space="preserve"> </w:delText>
        </w:r>
      </w:del>
      <w:del w:id="1963" w:author="PR Preview" w:date="2026-01-01T00:00:00Z">
        <w:r>
          <w:delText xml:space="preserve">Then</w:delText>
        </w:r>
      </w:del>
    </w:p>
    <w:p>
      <w:pPr>
        <w:pStyle w:val="FirstParagraph"/>
      </w:pPr>
      <w:ins w:id="1964" w:author="PR Preview" w:date="2026-01-01T00:00:00Z">
        <w:r>
          <w:rPr>
            <w:i/>
            <w:iCs/>
          </w:rPr>
          <w:t xml:space="preserve">Solution 5</w:t>
        </w:r>
      </w:ins>
      <w:ins w:id="1965" w:author="PR Preview" w:date="2026-01-01T00:00:00Z">
        <w:r>
          <w:t xml:space="preserve">. </w:t>
        </w:r>
      </w:ins>
      <w:ins w:id="1966" w:author="PR Preview" w:date="2026-01-01T00:00:00Z">
        <w:r>
          <w:t xml:space="preserve">Given</w:t>
        </w:r>
      </w:ins>
      <w:ins w:id="196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968" w:author="PR Preview" w:date="2026-01-01T00:00:00Z">
        <w:r>
          <w:t xml:space="preserve">, the rule</w:t>
        </w:r>
      </w:ins>
      <w:ins w:id="196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970" w:author="PR Preview" w:date="2026-01-01T00:00:00Z">
        <w:r>
          <w:t xml:space="preserve"> </w:t>
        </w:r>
      </w:ins>
      <w:ins w:id="1971" w:author="PR Preview" w:date="2026-01-01T00:00:00Z">
        <w:r>
          <w:t xml:space="preserve">is fixed.</w:t>
        </w:r>
      </w:ins>
      <w:ins w:id="1972" w:author="PR Preview" w:date="2026-01-01T00:00:00Z">
        <w:r>
          <w:t xml:space="preserve"> </w:t>
        </w:r>
      </w:ins>
      <w:ins w:id="1973" w:author="PR Preview" w:date="2026-01-01T00:00:00Z">
        <w:r>
          <w:t xml:space="preserve">Each held-out pair has the same distribution as</w:t>
        </w:r>
      </w:ins>
      <w:ins w:id="19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975" w:author="PR Preview" w:date="2026-01-01T00:00:00Z">
        <w:r>
          <w:t xml:space="preserve"> </w:t>
        </w:r>
      </w:ins>
      <w:ins w:id="1976" w:author="PR Preview" w:date="2026-01-01T00:00:00Z">
        <w:r>
          <w:t xml:space="preserve">and is independent of</w:t>
        </w:r>
      </w:ins>
      <w:ins w:id="197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978" w:author="PR Preview" w:date="2026-01-01T00:00:00Z">
        <w:r>
          <w:t xml:space="preserve">,</w:t>
        </w:r>
      </w:ins>
      <w:ins w:id="1979" w:author="PR Preview" w:date="2026-01-01T00:00:00Z">
        <w:r>
          <w:t xml:space="preserve"> </w:t>
        </w:r>
      </w:ins>
      <w:ins w:id="1980" w:author="PR Preview" w:date="2026-01-01T00:00:00Z">
        <w:r>
          <w:t xml:space="preserve">so each squared prediction error has conditional expectation</w:t>
        </w:r>
      </w:ins>
      <w:ins w:id="198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982" w:author="PR Preview" w:date="2026-01-01T00:00:00Z">
        <w:r>
          <w:t xml:space="preserve"> </w:t>
        </w:r>
      </w:ins>
      <w:ins w:id="1983" w:author="PR Preview" w:date="2026-01-01T00:00:00Z">
        <w:r>
          <w:t xml:space="preserve">by</w:t>
        </w:r>
      </w:ins>
      <w:ins w:id="1984" w:author="PR Preview" w:date="2026-01-01T00:00:00Z">
        <w:r>
          <w:t xml:space="preserve"> </w:t>
        </w:r>
      </w:ins>
      <w:hyperlink w:anchor="eq-generalization-error">
        <w:ins w:id="1985" w:author="PR Preview" w:date="2026-01-01T00:00:00Z">
          <w:r>
            <w:rPr>
              <w:rStyle w:val="Hyperlink"/>
            </w:rPr>
            <w:t xml:space="preserve">Equation 7</w:t>
          </w:r>
        </w:ins>
      </w:hyperlink>
      <w:ins w:id="1986" w:author="PR Preview" w:date="2026-01-01T00:00:00Z">
        <w:r>
          <w:t xml:space="preserve">.</w:t>
        </w:r>
      </w:ins>
      <w:ins w:id="1987" w:author="PR Preview" w:date="2026-01-01T00:00:00Z">
        <w:r>
          <w:t xml:space="preserve"> </w:t>
        </w:r>
      </w:ins>
      <w:ins w:id="198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9" w:name="rem-training-mse-optimistic"/>
    <w:p>
      <w:pPr>
        <w:pStyle w:val="BodyText"/>
      </w:pPr>
      <w:del w:id="1989" w:author="PR Preview" w:date="2026-01-01T00:00:00Z">
        <w:r>
          <w:rPr>
            <w:i/>
            <w:iCs/>
          </w:rPr>
          <w:delText xml:space="preserve">Remark 5</w:delText>
        </w:r>
      </w:del>
      <w:del w:id="1990" w:author="PR Preview" w:date="2026-01-01T00:00:00Z">
        <w:r>
          <w:delText xml:space="preserve"> (Training error is optimistic). </w:delText>
        </w:r>
      </w:del>
      <w:del w:id="1991" w:author="PR Preview" w:date="2026-01-01T00:00:00Z">
        <w:r>
          <w:delText xml:space="preserve">The same argument fails for the training set.</w:delText>
        </w:r>
      </w:del>
      <w:del w:id="1992" w:author="PR Preview" w:date="2026-01-01T00:00:00Z">
        <w:r>
          <w:delText xml:space="preserve"> </w:delText>
        </w:r>
      </w:del>
      <w:del w:id="1993" w:author="PR Preview" w:date="2026-01-01T00:00:00Z">
        <w:r>
          <w:delText xml:space="preserve">The training pairs are not independent of</w:delText>
        </w:r>
      </w:del>
      <w:del w:id="199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995" w:author="PR Preview" w:date="2026-01-01T00:00:00Z">
        <w:r>
          <w:delText xml:space="preserve">:</w:delText>
        </w:r>
      </w:del>
      <w:del w:id="1996" w:author="PR Preview" w:date="2026-01-01T00:00:00Z">
        <w:r>
          <w:delText xml:space="preserve"> </w:delText>
        </w:r>
      </w:del>
      <w:del w:id="1997" w:author="PR Preview" w:date="2026-01-01T00:00:00Z">
        <w:r>
          <w:delText xml:space="preserve">they are</w:delText>
        </w:r>
      </w:del>
      <w:del w:id="199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999" w:author="PR Preview" w:date="2026-01-01T00:00:00Z">
        <w:r>
          <w:delText xml:space="preserve">,</w:delText>
        </w:r>
      </w:del>
      <w:del w:id="2000" w:author="PR Preview" w:date="2026-01-01T00:00:00Z">
        <w:r>
          <w:delText xml:space="preserve"> </w:delText>
        </w:r>
      </w:del>
      <w:del w:id="2001" w:author="PR Preview" w:date="2026-01-01T00:00:00Z">
        <w:r>
          <w:delText xml:space="preserve">and</w:delText>
        </w:r>
      </w:del>
      <w:del w:id="200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003" w:author="PR Preview" w:date="2026-01-01T00:00:00Z">
        <w:r>
          <w:delText xml:space="preserve"> </w:delText>
        </w:r>
      </w:del>
      <w:del w:id="2004" w:author="PR Preview" w:date="2026-01-01T00:00:00Z">
        <w:r>
          <w:delText xml:space="preserve">was fitted to make their prediction errors small.</w:delText>
        </w:r>
      </w:del>
      <w:del w:id="2005" w:author="PR Preview" w:date="2026-01-01T00:00:00Z">
        <w:r>
          <w:delText xml:space="preserve"> </w:delText>
        </w:r>
      </w:del>
      <w:del w:id="2006" w:author="PR Preview" w:date="2026-01-01T00:00:00Z">
        <w:r>
          <w:delText xml:space="preserve">So the step of</w:delText>
        </w:r>
      </w:del>
      <w:del w:id="2007" w:author="PR Preview" w:date="2026-01-01T00:00:00Z">
        <w:r>
          <w:delText xml:space="preserve"> </w:delText>
        </w:r>
      </w:del>
      <w:hyperlink w:anchor="sol-held-out-unbiased">
        <w:del w:id="2008" w:author="PR Preview" w:date="2026-01-01T00:00:00Z">
          <w:r>
            <w:rPr>
              <w:rStyle w:val="Hyperlink"/>
            </w:rPr>
            <w:delText xml:space="preserve">Solution 5</w:delText>
          </w:r>
        </w:del>
      </w:hyperlink>
      <w:del w:id="2009" w:author="PR Preview" w:date="2026-01-01T00:00:00Z">
        <w:r>
          <w:delText xml:space="preserve"> </w:delText>
        </w:r>
      </w:del>
      <w:del w:id="2010" w:author="PR Preview" w:date="2026-01-01T00:00:00Z">
        <w:r>
          <w:delText xml:space="preserve">labeled</w:delText>
        </w:r>
      </w:del>
      <w:del w:id="2011" w:author="PR Preview" w:date="2026-01-01T00:00:00Z">
        <w:r>
          <w:delText xml:space="preserve"> </w:delText>
        </w:r>
      </w:del>
      <w:del w:id="2012" w:author="PR Preview" w:date="2026-01-01T00:00:00Z">
        <w:r>
          <w:delText xml:space="preserve">“each term, as above”</w:delText>
        </w:r>
      </w:del>
      <w:del w:id="2013" w:author="PR Preview" w:date="2026-01-01T00:00:00Z">
        <w:r>
          <w:delText xml:space="preserve"> </w:delText>
        </w:r>
      </w:del>
      <w:del w:id="2014" w:author="PR Preview" w:date="2026-01-01T00:00:00Z">
        <w:r>
          <w:delText xml:space="preserve">does not hold for them,</w:delText>
        </w:r>
      </w:del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delText xml:space="preserve">and the</w:delText>
        </w:r>
      </w:del>
      <w:del w:id="2017" w:author="PR Preview" w:date="2026-01-01T00:00:00Z">
        <w:r>
          <w:delText xml:space="preserve"> </w:delText>
        </w:r>
      </w:del>
      <w:hyperlink w:anchor="def-training-mse">
        <w:del w:id="2018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2019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2020" w:author="PR Preview" w:date="2026-01-01T00:00:00Z">
        <w:r>
          <w:delText xml:space="preserve"> </w:delText>
        </w:r>
      </w:del>
      <w:del w:id="2021" w:author="PR Preview" w:date="2026-01-01T00:00:00Z">
        <w:r>
          <w:delText xml:space="preserve">is typically</w:delText>
        </w:r>
      </w:del>
      <w:del w:id="2022" w:author="PR Preview" w:date="2026-01-01T00:00:00Z">
        <w:r>
          <w:delText xml:space="preserve"> </w:delText>
        </w:r>
      </w:del>
      <w:del w:id="2023" w:author="PR Preview" w:date="2026-01-01T00:00:00Z">
        <w:r>
          <w:rPr>
            <w:i/>
            <w:iCs/>
          </w:rPr>
          <w:delText xml:space="preserve">smaller</w:delText>
        </w:r>
      </w:del>
      <w:del w:id="2024" w:author="PR Preview" w:date="2026-01-01T00:00:00Z">
        <w:r>
          <w:delText xml:space="preserve"> </w:delText>
        </w:r>
      </w:del>
      <w:del w:id="2025" w:author="PR Preview" w:date="2026-01-01T00:00:00Z">
        <w:r>
          <w:delText xml:space="preserve">than</w:delText>
        </w:r>
      </w:del>
      <w:del w:id="202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027" w:author="PR Preview" w:date="2026-01-01T00:00:00Z">
        <w:r>
          <w:delText xml:space="preserve"> </w:delText>
        </w:r>
      </w:del>
      <w:del w:id="2028" w:author="PR Preview" w:date="2026-01-01T00:00:00Z">
        <w:r>
          <w:delText xml:space="preserve">(Hastie et al. 2009, sec. 7.4)</w:delText>
        </w:r>
      </w:del>
      <w:del w:id="2029" w:author="PR Preview" w:date="2026-01-01T00:00:00Z">
        <w:r>
          <w:delText xml:space="preserve">.</w:delText>
        </w:r>
      </w:del>
      <w:del w:id="2030" w:author="PR Preview" w:date="2026-01-01T00:00:00Z">
        <w:r>
          <w:delText xml:space="preserve"> </w:delText>
        </w:r>
      </w:del>
      <w:hyperlink w:anchor="exr-overfitting">
        <w:del w:id="2031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032" w:author="PR Preview" w:date="2026-01-01T00:00:00Z">
        <w:r>
          <w:delText xml:space="preserve"> </w:delText>
        </w:r>
      </w:del>
      <w:del w:id="2033" w:author="PR Preview" w:date="2026-01-01T00:00:00Z">
        <w:r>
          <w:delText xml:space="preserve">shows the pattern:</w:delText>
        </w:r>
      </w:del>
      <w:del w:id="2034" w:author="PR Preview" w:date="2026-01-01T00:00:00Z">
        <w:r>
          <w:delText xml:space="preserve"> </w:delText>
        </w:r>
      </w:del>
      <w:del w:id="2035" w:author="PR Preview" w:date="2026-01-01T00:00:00Z">
        <w:r>
          <w:delText xml:space="preserve">training RMSE keeps falling as the degree grows,</w:delText>
        </w:r>
      </w:del>
      <w:del w:id="2036" w:author="PR Preview" w:date="2026-01-01T00:00:00Z">
        <w:r>
          <w:delText xml:space="preserve"> </w:delText>
        </w:r>
      </w:del>
      <w:del w:id="2037" w:author="PR Preview" w:date="2026-01-01T00:00:00Z">
        <w:r>
          <w:delText xml:space="preserve">while held-out RMSE does not.</w:delText>
        </w:r>
      </w:del>
    </w:p>
    <w:p>
      <w:pPr>
        <w:pStyle w:val="BodyText"/>
      </w:pPr>
      <w:del w:id="2038" w:author="PR Preview" w:date="2026-01-01T00:00:00Z">
        <w:r>
          <w:rPr>
            <w:b/>
            <w:bCs/>
          </w:rPr>
          <w:delText xml:space="preserve">Example 3 (Training error and generalization error by degree)</w:delText>
        </w:r>
      </w:del>
      <w:del w:id="2039" w:author="PR Preview" w:date="2026-01-01T00:00:00Z">
        <w:r>
          <w:delText xml:space="preserve"> </w:delText>
        </w:r>
      </w:del>
      <w:del w:id="2040" w:author="PR Preview" w:date="2026-01-01T00:00:00Z">
        <w:r>
          <w:delText xml:space="preserve">Real data never reveal</w:delText>
        </w:r>
      </w:del>
      <w:del w:id="204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042" w:author="PR Preview" w:date="2026-01-01T00:00:00Z">
        <w:r>
          <w:delText xml:space="preserve">,</w:delText>
        </w:r>
      </w:del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delText xml:space="preserve">but a simulation can,</w:delText>
        </w:r>
      </w:del>
      <w:del w:id="2045" w:author="PR Preview" w:date="2026-01-01T00:00:00Z">
        <w:r>
          <w:delText xml:space="preserve"> </w:delText>
        </w:r>
      </w:del>
      <w:del w:id="2046" w:author="PR Preview" w:date="2026-01-01T00:00:00Z">
        <w:r>
          <w:delText xml:space="preserve">because it can draw as many new observations as we like.</w:delText>
        </w:r>
      </w:del>
      <w:del w:id="2047" w:author="PR Preview" w:date="2026-01-01T00:00:00Z">
        <w:r>
          <w:delText xml:space="preserve"> </w:delText>
        </w:r>
      </w:del>
      <w:del w:id="2048" w:author="PR Preview" w:date="2026-01-01T00:00:00Z">
        <w:r>
          <w:delText xml:space="preserve">Here the population is known:</w:delText>
        </w:r>
      </w:del>
      <w:del w:id="204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and</w:delText>
        </w:r>
      </w:del>
      <w:del w:id="2052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2053" w:author="PR Preview" w:date="2026-01-01T00:00:00Z">
        <w:r>
          <w:delText xml:space="preserve">,</w:delText>
        </w:r>
      </w:del>
      <w:del w:id="2054" w:author="PR Preview" w:date="2026-01-01T00:00:00Z">
        <w:r>
          <w:delText xml:space="preserve"> </w:delText>
        </w:r>
      </w:del>
      <w:del w:id="2055" w:author="PR Preview" w:date="2026-01-01T00:00:00Z">
        <w:r>
          <w:delText xml:space="preserve">with</w:delText>
        </w:r>
      </w:del>
      <w:del w:id="2056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2057" w:author="PR Preview" w:date="2026-01-01T00:00:00Z">
        <w:r>
          <w:delText xml:space="preserve">.</w:delText>
        </w:r>
      </w:del>
      <w:del w:id="2058" w:author="PR Preview" w:date="2026-01-01T00:00:00Z">
        <w:r>
          <w:delText xml:space="preserve"> </w:delText>
        </w:r>
      </w:del>
      <w:del w:id="2059" w:author="PR Preview" w:date="2026-01-01T00:00:00Z">
        <w:r>
          <w:delText xml:space="preserve">We draw one training set of</w:delText>
        </w:r>
      </w:del>
      <w:del w:id="206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2061" w:author="PR Preview" w:date="2026-01-01T00:00:00Z">
        <w:r>
          <w:delText xml:space="preserve"> </w:delText>
        </w:r>
      </w:del>
      <w:del w:id="2062" w:author="PR Preview" w:date="2026-01-01T00:00:00Z">
        <w:r>
          <w:delText xml:space="preserve">observations,</w:delText>
        </w:r>
      </w:del>
      <w:del w:id="2063" w:author="PR Preview" w:date="2026-01-01T00:00:00Z">
        <w:r>
          <w:delText xml:space="preserve"> </w:delText>
        </w:r>
      </w:del>
      <w:del w:id="2064" w:author="PR Preview" w:date="2026-01-01T00:00:00Z">
        <w:r>
          <w:delText xml:space="preserve">fit a polynomial in</w:delText>
        </w:r>
      </w:del>
      <w:del w:id="2065" w:author="PR Preview" w:date="2026-01-01T00:00:00Z">
        <w:r>
          <w:delText xml:space="preserve"> </w:delText>
        </w:r>
      </w:del>
      <m:oMath>
        <m:r>
          <m:t>x</m:t>
        </m:r>
      </m:oMath>
      <w:del w:id="2066" w:author="PR Preview" w:date="2026-01-01T00:00:00Z">
        <w:r>
          <w:delText xml:space="preserve"> </w:delText>
        </w:r>
      </w:del>
      <w:del w:id="2067" w:author="PR Preview" w:date="2026-01-01T00:00:00Z">
        <w:r>
          <w:delText xml:space="preserve">of each degree from 1 to 10 by least squares,</w:delText>
        </w:r>
      </w:del>
      <w:del w:id="2068" w:author="PR Preview" w:date="2026-01-01T00:00:00Z">
        <w:r>
          <w:delText xml:space="preserve"> </w:delText>
        </w:r>
      </w:del>
      <w:del w:id="2069" w:author="PR Preview" w:date="2026-01-01T00:00:00Z">
        <w:r>
          <w:delText xml:space="preserve">and score each fit on the training set</w:delText>
        </w:r>
      </w:del>
      <w:del w:id="2070" w:author="PR Preview" w:date="2026-01-01T00:00:00Z">
        <w:r>
          <w:delText xml:space="preserve"> </w:delText>
        </w:r>
      </w:del>
      <w:del w:id="2071" w:author="PR Preview" w:date="2026-01-01T00:00:00Z">
        <w:r>
          <w:delText xml:space="preserve">and on</w:delText>
        </w:r>
      </w:del>
      <w:del w:id="2072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2073" w:author="PR Preview" w:date="2026-01-01T00:00:00Z">
        <w:r>
          <w:delText xml:space="preserve"> </w:delText>
        </w:r>
      </w:del>
      <w:del w:id="2074" w:author="PR Preview" w:date="2026-01-01T00:00:00Z">
        <w:r>
          <w:delText xml:space="preserve">new observations.</w:delText>
        </w:r>
      </w:del>
      <w:del w:id="2075" w:author="PR Preview" w:date="2026-01-01T00:00:00Z">
        <w:r>
          <w:delText xml:space="preserve"> </w:delText>
        </w:r>
      </w:del>
      <w:del w:id="2076" w:author="PR Preview" w:date="2026-01-01T00:00:00Z">
        <w:r>
          <w:delText xml:space="preserve">By</w:delText>
        </w:r>
      </w:del>
      <w:del w:id="2077" w:author="PR Preview" w:date="2026-01-01T00:00:00Z">
        <w:r>
          <w:delText xml:space="preserve"> </w:delText>
        </w:r>
      </w:del>
      <w:hyperlink w:anchor="thm-held-out-unbiased">
        <w:del w:id="207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079" w:author="PR Preview" w:date="2026-01-01T00:00:00Z">
        <w:r>
          <w:delText xml:space="preserve">,</w:delText>
        </w:r>
      </w:del>
      <w:del w:id="2080" w:author="PR Preview" w:date="2026-01-01T00:00:00Z">
        <w:r>
          <w:delText xml:space="preserve"> </w:delText>
        </w:r>
      </w:del>
      <w:del w:id="2081" w:author="PR Preview" w:date="2026-01-01T00:00:00Z">
        <w:r>
          <w:delText xml:space="preserve">the second score has expectation</w:delText>
        </w:r>
      </w:del>
      <w:del w:id="208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083" w:author="PR Preview" w:date="2026-01-01T00:00:00Z">
        <w:r>
          <w:delText xml:space="preserve"> </w:delText>
        </w:r>
      </w:del>
      <w:del w:id="2084" w:author="PR Preview" w:date="2026-01-01T00:00:00Z">
        <w:r>
          <w:delText xml:space="preserve">given the training set,</w:delText>
        </w:r>
      </w:del>
      <w:del w:id="2085" w:author="PR Preview" w:date="2026-01-01T00:00:00Z">
        <w:r>
          <w:delText xml:space="preserve"> </w:delText>
        </w:r>
      </w:del>
      <w:del w:id="2086" w:author="PR Preview" w:date="2026-01-01T00:00:00Z">
        <w:r>
          <w:delText xml:space="preserve">and with</w:delText>
        </w:r>
      </w:del>
      <w:del w:id="2087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2088" w:author="PR Preview" w:date="2026-01-01T00:00:00Z">
        <w:r>
          <w:delText xml:space="preserve"> </w:delText>
        </w:r>
      </w:del>
      <w:del w:id="2089" w:author="PR Preview" w:date="2026-01-01T00:00:00Z">
        <w:r>
          <w:delText xml:space="preserve">observations it is a precise estimate of it.</w:delText>
        </w:r>
      </w:del>
    </w:p>
    <w:p>
      <w:pPr>
        <w:pStyle w:val="BodyText"/>
      </w:pPr>
      <w:ins w:id="2090" w:author="PR Preview" w:date="2026-01-01T00:00:00Z">
        <w:r>
          <w:rPr>
            <w:i/>
            <w:iCs/>
          </w:rPr>
          <w:t xml:space="preserve">Remark 6</w:t>
        </w:r>
      </w:ins>
      <w:ins w:id="2091" w:author="PR Preview" w:date="2026-01-01T00:00:00Z">
        <w:r>
          <w:t xml:space="preserve"> (Training error is optimistic). </w:t>
        </w:r>
      </w:ins>
      <w:ins w:id="2092" w:author="PR Preview" w:date="2026-01-01T00:00:00Z">
        <w:r>
          <w:t xml:space="preserve">The same argument fails for the training set.</w:t>
        </w:r>
      </w:ins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The training pairs are not independent of</w:t>
        </w:r>
      </w:ins>
      <w:ins w:id="209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096" w:author="PR Preview" w:date="2026-01-01T00:00:00Z">
        <w:r>
          <w:t xml:space="preserve">:</w:t>
        </w:r>
      </w:ins>
      <w:ins w:id="2097" w:author="PR Preview" w:date="2026-01-01T00:00:00Z">
        <w:r>
          <w:t xml:space="preserve"> </w:t>
        </w:r>
      </w:ins>
      <w:ins w:id="2098" w:author="PR Preview" w:date="2026-01-01T00:00:00Z">
        <w:r>
          <w:t xml:space="preserve">they are</w:t>
        </w:r>
      </w:ins>
      <w:ins w:id="209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100" w:author="PR Preview" w:date="2026-01-01T00:00:00Z">
        <w:r>
          <w:t xml:space="preserve">,</w:t>
        </w:r>
      </w:ins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and</w:t>
        </w:r>
      </w:ins>
      <w:ins w:id="210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was fitted to make their prediction errors small.</w:t>
        </w:r>
      </w:ins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So the step of</w:t>
        </w:r>
      </w:ins>
      <w:ins w:id="2108" w:author="PR Preview" w:date="2026-01-01T00:00:00Z">
        <w:r>
          <w:t xml:space="preserve"> </w:t>
        </w:r>
      </w:ins>
      <w:hyperlink w:anchor="sol-held-out-unbiased">
        <w:ins w:id="2109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labeled</w:t>
        </w:r>
      </w:ins>
      <w:ins w:id="2112" w:author="PR Preview" w:date="2026-01-01T00:00:00Z">
        <w:r>
          <w:t xml:space="preserve"> </w:t>
        </w:r>
      </w:ins>
      <w:ins w:id="2113" w:author="PR Preview" w:date="2026-01-01T00:00:00Z">
        <w:r>
          <w:t xml:space="preserve">“each term, as above”</w:t>
        </w:r>
      </w:ins>
      <w:ins w:id="2114" w:author="PR Preview" w:date="2026-01-01T00:00:00Z">
        <w:r>
          <w:t xml:space="preserve"> </w:t>
        </w:r>
      </w:ins>
      <w:ins w:id="2115" w:author="PR Preview" w:date="2026-01-01T00:00:00Z">
        <w:r>
          <w:t xml:space="preserve">does not hold for them,</w:t>
        </w:r>
      </w:ins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and the</w:t>
        </w:r>
      </w:ins>
      <w:ins w:id="2118" w:author="PR Preview" w:date="2026-01-01T00:00:00Z">
        <w:r>
          <w:t xml:space="preserve"> </w:t>
        </w:r>
      </w:ins>
      <w:hyperlink w:anchor="def-training-mse">
        <w:ins w:id="2119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2120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2121" w:author="PR Preview" w:date="2026-01-01T00:00:00Z">
        <w:r>
          <w:t xml:space="preserve"> </w:t>
        </w:r>
      </w:ins>
      <w:ins w:id="2122" w:author="PR Preview" w:date="2026-01-01T00:00:00Z">
        <w:r>
          <w:t xml:space="preserve">is typically</w:t>
        </w:r>
      </w:ins>
      <w:ins w:id="2123" w:author="PR Preview" w:date="2026-01-01T00:00:00Z">
        <w:r>
          <w:t xml:space="preserve"> </w:t>
        </w:r>
      </w:ins>
      <w:ins w:id="2124" w:author="PR Preview" w:date="2026-01-01T00:00:00Z">
        <w:r>
          <w:rPr>
            <w:i/>
            <w:iCs/>
          </w:rPr>
          <w:t xml:space="preserve">smaller</w:t>
        </w:r>
      </w:ins>
      <w:ins w:id="2125" w:author="PR Preview" w:date="2026-01-01T00:00:00Z">
        <w:r>
          <w:t xml:space="preserve"> </w:t>
        </w:r>
      </w:ins>
      <w:ins w:id="2126" w:author="PR Preview" w:date="2026-01-01T00:00:00Z">
        <w:r>
          <w:t xml:space="preserve">than</w:t>
        </w:r>
      </w:ins>
      <w:ins w:id="212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(Hastie et al. 2009, sec. 7.4)</w:t>
        </w:r>
      </w:ins>
      <w:ins w:id="2130" w:author="PR Preview" w:date="2026-01-01T00:00:00Z">
        <w:r>
          <w:t xml:space="preserve">.</w:t>
        </w:r>
      </w:ins>
      <w:ins w:id="2131" w:author="PR Preview" w:date="2026-01-01T00:00:00Z">
        <w:r>
          <w:t xml:space="preserve"> </w:t>
        </w:r>
      </w:ins>
      <w:hyperlink w:anchor="exr-overfitting">
        <w:ins w:id="213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shows the pattern:</w:t>
        </w:r>
      </w:ins>
      <w:ins w:id="2135" w:author="PR Preview" w:date="2026-01-01T00:00:00Z">
        <w:r>
          <w:t xml:space="preserve"> </w:t>
        </w:r>
      </w:ins>
      <w:ins w:id="2136" w:author="PR Preview" w:date="2026-01-01T00:00:00Z">
        <w:r>
          <w:t xml:space="preserve">training RMSE keeps falling as the degree grows,</w:t>
        </w:r>
      </w:ins>
      <w:ins w:id="2137" w:author="PR Preview" w:date="2026-01-01T00:00:00Z">
        <w:r>
          <w:t xml:space="preserve"> </w:t>
        </w:r>
      </w:ins>
      <w:ins w:id="2138" w:author="PR Preview" w:date="2026-01-01T00:00:00Z">
        <w:r>
          <w:t xml:space="preserve">while held-out RMSE does not.</w:t>
        </w:r>
      </w:ins>
    </w:p>
    <w:bookmarkEnd w:id="99"/>
    <w:bookmarkStart w:id="104" w:name="exm-train-test-error-simulated"/>
    <w:p>
      <w:pPr>
        <w:pStyle w:val="BodyText"/>
      </w:pPr>
      <w:ins w:id="2139" w:author="PR Preview" w:date="2026-01-01T00:00:00Z">
        <w:r>
          <w:rPr>
            <w:b/>
            <w:bCs/>
          </w:rPr>
          <w:t xml:space="preserve">Example 4 (Training error and generalization error by degree)</w:t>
        </w:r>
      </w:ins>
      <w:ins w:id="2140" w:author="PR Preview" w:date="2026-01-01T00:00:00Z">
        <w:r>
          <w:t xml:space="preserve"> </w:t>
        </w:r>
      </w:ins>
      <w:ins w:id="2141" w:author="PR Preview" w:date="2026-01-01T00:00:00Z">
        <w:r>
          <w:t xml:space="preserve">Real data never reveal</w:t>
        </w:r>
      </w:ins>
      <w:ins w:id="214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143" w:author="PR Preview" w:date="2026-01-01T00:00:00Z">
        <w:r>
          <w:t xml:space="preserve">,</w:t>
        </w:r>
      </w:ins>
      <w:ins w:id="2144" w:author="PR Preview" w:date="2026-01-01T00:00:00Z">
        <w:r>
          <w:t xml:space="preserve"> </w:t>
        </w:r>
      </w:ins>
      <w:ins w:id="2145" w:author="PR Preview" w:date="2026-01-01T00:00:00Z">
        <w:r>
          <w:t xml:space="preserve">but a simulation can,</w:t>
        </w:r>
      </w:ins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because it can draw as many new observations as we like.</w:t>
        </w:r>
      </w:ins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Here the population is known:</w:t>
        </w:r>
      </w:ins>
      <w:ins w:id="215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151" w:author="PR Preview" w:date="2026-01-01T00:00:00Z">
        <w:r>
          <w:t xml:space="preserve"> </w:t>
        </w:r>
      </w:ins>
      <w:ins w:id="2152" w:author="PR Preview" w:date="2026-01-01T00:00:00Z">
        <w:r>
          <w:t xml:space="preserve">and</w:t>
        </w:r>
      </w:ins>
      <w:ins w:id="215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154" w:author="PR Preview" w:date="2026-01-01T00:00:00Z">
        <w:r>
          <w:t xml:space="preserve">,</w:t>
        </w:r>
      </w:ins>
      <w:ins w:id="2155" w:author="PR Preview" w:date="2026-01-01T00:00:00Z">
        <w:r>
          <w:t xml:space="preserve"> </w:t>
        </w:r>
      </w:ins>
      <w:ins w:id="2156" w:author="PR Preview" w:date="2026-01-01T00:00:00Z">
        <w:r>
          <w:t xml:space="preserve">with</w:t>
        </w:r>
      </w:ins>
      <w:ins w:id="2157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2158" w:author="PR Preview" w:date="2026-01-01T00:00:00Z">
        <w:r>
          <w:t xml:space="preserve">.</w:t>
        </w:r>
      </w:ins>
      <w:ins w:id="2159" w:author="PR Preview" w:date="2026-01-01T00:00:00Z">
        <w:r>
          <w:t xml:space="preserve"> </w:t>
        </w:r>
      </w:ins>
      <w:ins w:id="2160" w:author="PR Preview" w:date="2026-01-01T00:00:00Z">
        <w:r>
          <w:t xml:space="preserve">We draw one training set of</w:t>
        </w:r>
      </w:ins>
      <w:ins w:id="216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2162" w:author="PR Preview" w:date="2026-01-01T00:00:00Z">
        <w:r>
          <w:t xml:space="preserve"> </w:t>
        </w:r>
      </w:ins>
      <w:ins w:id="2163" w:author="PR Preview" w:date="2026-01-01T00:00:00Z">
        <w:r>
          <w:t xml:space="preserve">observations,</w:t>
        </w:r>
      </w:ins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fit a polynomial in</w:t>
        </w:r>
      </w:ins>
      <w:ins w:id="2166" w:author="PR Preview" w:date="2026-01-01T00:00:00Z">
        <w:r>
          <w:t xml:space="preserve"> </w:t>
        </w:r>
      </w:ins>
      <m:oMath>
        <m:r>
          <m:t>x</m:t>
        </m:r>
      </m:oMath>
      <w:ins w:id="2167" w:author="PR Preview" w:date="2026-01-01T00:00:00Z">
        <w:r>
          <w:t xml:space="preserve"> </w:t>
        </w:r>
      </w:ins>
      <w:ins w:id="2168" w:author="PR Preview" w:date="2026-01-01T00:00:00Z">
        <w:r>
          <w:t xml:space="preserve">of each degree from 1 to 10 by least squares,</w:t>
        </w:r>
      </w:ins>
      <w:ins w:id="2169" w:author="PR Preview" w:date="2026-01-01T00:00:00Z">
        <w:r>
          <w:t xml:space="preserve"> </w:t>
        </w:r>
      </w:ins>
      <w:ins w:id="2170" w:author="PR Preview" w:date="2026-01-01T00:00:00Z">
        <w:r>
          <w:t xml:space="preserve">and score each fit on the training set</w:t>
        </w:r>
      </w:ins>
      <w:ins w:id="2171" w:author="PR Preview" w:date="2026-01-01T00:00:00Z">
        <w:r>
          <w:t xml:space="preserve"> </w:t>
        </w:r>
      </w:ins>
      <w:ins w:id="2172" w:author="PR Preview" w:date="2026-01-01T00:00:00Z">
        <w:r>
          <w:t xml:space="preserve">and on</w:t>
        </w:r>
      </w:ins>
      <w:ins w:id="2173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2174" w:author="PR Preview" w:date="2026-01-01T00:00:00Z">
        <w:r>
          <w:t xml:space="preserve"> </w:t>
        </w:r>
      </w:ins>
      <w:ins w:id="2175" w:author="PR Preview" w:date="2026-01-01T00:00:00Z">
        <w:r>
          <w:t xml:space="preserve">new observations.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By</w:t>
        </w:r>
      </w:ins>
      <w:ins w:id="2178" w:author="PR Preview" w:date="2026-01-01T00:00:00Z">
        <w:r>
          <w:t xml:space="preserve"> </w:t>
        </w:r>
      </w:ins>
      <w:hyperlink w:anchor="thm-held-out-unbiased">
        <w:ins w:id="217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180" w:author="PR Preview" w:date="2026-01-01T00:00:00Z">
        <w:r>
          <w:t xml:space="preserve">,</w:t>
        </w:r>
      </w:ins>
      <w:ins w:id="2181" w:author="PR Preview" w:date="2026-01-01T00:00:00Z">
        <w:r>
          <w:t xml:space="preserve"> </w:t>
        </w:r>
      </w:ins>
      <w:ins w:id="2182" w:author="PR Preview" w:date="2026-01-01T00:00:00Z">
        <w:r>
          <w:t xml:space="preserve">the second score has expectation</w:t>
        </w:r>
      </w:ins>
      <w:ins w:id="218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184" w:author="PR Preview" w:date="2026-01-01T00:00:00Z">
        <w:r>
          <w:t xml:space="preserve"> </w:t>
        </w:r>
      </w:ins>
      <w:ins w:id="2185" w:author="PR Preview" w:date="2026-01-01T00:00:00Z">
        <w:r>
          <w:t xml:space="preserve">given the training set,</w:t>
        </w:r>
      </w:ins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and with</w:t>
        </w:r>
      </w:ins>
      <w:ins w:id="2188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2189" w:author="PR Preview" w:date="2026-01-01T00:00:00Z">
        <w:r>
          <w:t xml:space="preserve"> </w:t>
        </w:r>
      </w:ins>
      <w:ins w:id="2190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48" w:name="sec-data-splits"/>
    <w:p>
      <w:pPr>
        <w:pStyle w:val="Heading2"/>
      </w:pPr>
      <w:del w:id="2191" w:author="PR Preview" w:date="2026-01-01T00:00:00Z">
        <w:r>
          <w:delText xml:space="preserve">4 Training, validation, and test sets</w:delText>
        </w:r>
      </w:del>
    </w:p>
    <w:p>
      <w:pPr>
        <w:pStyle w:val="Heading2"/>
      </w:pPr>
      <w:ins w:id="2192" w:author="PR Preview" w:date="2026-01-01T00:00:00Z">
        <w:r>
          <w:t xml:space="preserve">5 Training, validation, and test sets</w:t>
        </w:r>
      </w:ins>
    </w:p>
    <w:bookmarkStart w:id="106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11" w:name="def-data-splits"/>
    <w:p>
      <w:pPr>
        <w:pStyle w:val="BodyText"/>
      </w:pPr>
      <w:del w:id="2193" w:author="PR Preview" w:date="2026-01-01T00:00:00Z">
        <w:r>
          <w:rPr>
            <w:b/>
            <w:bCs/>
          </w:rPr>
          <w:delText xml:space="preserve">Definition 16 (Training/validation/test split)</w:delText>
        </w:r>
      </w:del>
      <w:del w:id="2194" w:author="PR Preview" w:date="2026-01-01T00:00:00Z">
        <w:r>
          <w:delText xml:space="preserve"> </w:delText>
        </w:r>
      </w:del>
      <w:del w:id="2195" w:author="PR Preview" w:date="2026-01-01T00:00:00Z">
        <w:r>
          <w:delText xml:space="preserve">A</w:delText>
        </w:r>
      </w:del>
      <w:del w:id="2196" w:author="PR Preview" w:date="2026-01-01T00:00:00Z">
        <w:r>
          <w:delText xml:space="preserve"> </w:delText>
        </w:r>
      </w:del>
      <w:del w:id="2197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2198" w:author="PR Preview" w:date="2026-01-01T00:00:00Z">
        <w:r>
          <w:delText xml:space="preserve"> </w:delText>
        </w:r>
      </w:del>
      <w:del w:id="2199" w:author="PR Preview" w:date="2026-01-01T00:00:00Z">
        <w:r>
          <w:delText xml:space="preserve">divides the observations</w:delText>
        </w:r>
      </w:del>
      <w:del w:id="220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2201" w:author="PR Preview" w:date="2026-01-01T00:00:00Z">
        <w:r>
          <w:delText xml:space="preserve"> </w:delText>
        </w:r>
      </w:del>
      <w:del w:id="2202" w:author="PR Preview" w:date="2026-01-01T00:00:00Z">
        <w:r>
          <w:delText xml:space="preserve">of a data set</w:delText>
        </w:r>
      </w:del>
      <w:del w:id="2203" w:author="PR Preview" w:date="2026-01-01T00:00:00Z">
        <w:r>
          <w:delText xml:space="preserve"> </w:delText>
        </w:r>
      </w:del>
      <w:del w:id="2204" w:author="PR Preview" w:date="2026-01-01T00:00:00Z">
        <w:r>
          <w:delText xml:space="preserve">into three disjoint sets of indices,</w:delText>
        </w:r>
      </w:del>
      <w:del w:id="2205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06" w:author="PR Preview" w:date="2026-01-01T00:00:00Z">
        <w:r>
          <w:delText xml:space="preserve">,</w:delText>
        </w:r>
      </w:del>
      <w:del w:id="2207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208" w:author="PR Preview" w:date="2026-01-01T00:00:00Z">
        <w:r>
          <w:delText xml:space="preserve"> </w:delText>
        </w:r>
      </w:del>
      <w:del w:id="2209" w:author="PR Preview" w:date="2026-01-01T00:00:00Z">
        <w:r>
          <w:delText xml:space="preserve">and</w:delText>
        </w:r>
      </w:del>
      <w:del w:id="2210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211" w:author="PR Preview" w:date="2026-01-01T00:00:00Z">
        <w:r>
          <w:delText xml:space="preserve">,</w:delText>
        </w:r>
      </w:del>
      <w:del w:id="2212" w:author="PR Preview" w:date="2026-01-01T00:00:00Z">
        <w:r>
          <w:delText xml:space="preserve"> </w:delText>
        </w:r>
      </w:del>
      <w:del w:id="2213" w:author="PR Preview" w:date="2026-01-01T00:00:00Z">
        <w:r>
          <w:delText xml:space="preserve">and takes the observations in</w:delText>
        </w:r>
      </w:del>
      <w:del w:id="2214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15" w:author="PR Preview" w:date="2026-01-01T00:00:00Z">
        <w:r>
          <w:delText xml:space="preserve"> </w:delText>
        </w:r>
      </w:del>
      <w:del w:id="2216" w:author="PR Preview" w:date="2026-01-01T00:00:00Z">
        <w:r>
          <w:delText xml:space="preserve">as the</w:delText>
        </w:r>
      </w:del>
      <w:del w:id="2217" w:author="PR Preview" w:date="2026-01-01T00:00:00Z">
        <w:r>
          <w:delText xml:space="preserve"> </w:delText>
        </w:r>
      </w:del>
      <w:hyperlink w:anchor="def-training-set">
        <w:del w:id="221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219" w:author="PR Preview" w:date="2026-01-01T00:00:00Z">
        <w:r>
          <w:delText xml:space="preserve">:</w:delText>
        </w:r>
      </w:del>
    </w:p>
    <w:p>
      <w:pPr>
        <w:pStyle w:val="BodyText"/>
      </w:pPr>
      <w:bookmarkStart w:id="9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BodyText"/>
      </w:pPr>
      <w:del w:id="2220" w:author="PR Preview" w:date="2026-01-01T00:00:00Z">
        <w:r>
          <w:rPr>
            <w:b/>
            <w:bCs/>
          </w:rPr>
          <w:delText xml:space="preserve">Example 4 (Split sizes for 32 cars)</w:delText>
        </w:r>
      </w:del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In</w:delText>
        </w:r>
      </w:del>
      <w:del w:id="2223" w:author="PR Preview" w:date="2026-01-01T00:00:00Z">
        <w:r>
          <w:delText xml:space="preserve"> </w:delText>
        </w:r>
      </w:del>
      <w:hyperlink w:anchor="exr-data-splits">
        <w:del w:id="2224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2225" w:author="PR Preview" w:date="2026-01-01T00:00:00Z">
        <w:r>
          <w:delText xml:space="preserve">,</w:delText>
        </w:r>
      </w:del>
      <w:del w:id="2226" w:author="PR Preview" w:date="2026-01-01T00:00:00Z">
        <w:r>
          <w:delText xml:space="preserve"> </w:delText>
        </w:r>
      </w:del>
      <w:del w:id="2227" w:author="PR Preview" w:date="2026-01-01T00:00:00Z">
        <w:r>
          <w:delText xml:space="preserve">a rule of 60% / 20% / 20% on</w:delText>
        </w:r>
      </w:del>
      <w:del w:id="222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2229" w:author="PR Preview" w:date="2026-01-01T00:00:00Z">
        <w:r>
          <w:delText xml:space="preserve"> </w:delText>
        </w:r>
      </w:del>
      <w:del w:id="2230" w:author="PR Preview" w:date="2026-01-01T00:00:00Z">
        <w:r>
          <w:delText xml:space="preserve">cars</w:delText>
        </w:r>
      </w:del>
      <w:del w:id="2231" w:author="PR Preview" w:date="2026-01-01T00:00:00Z">
        <w:r>
          <w:delText xml:space="preserve"> </w:delText>
        </w:r>
      </w:del>
      <w:del w:id="2232" w:author="PR Preview" w:date="2026-01-01T00:00:00Z">
        <w:r>
          <w:delText xml:space="preserve">gives sets of 19, 6, and 7 cars,</w:delText>
        </w:r>
      </w:del>
      <w:del w:id="2233" w:author="PR Preview" w:date="2026-01-01T00:00:00Z">
        <w:r>
          <w:delText xml:space="preserve"> </w:delText>
        </w:r>
      </w:del>
      <w:del w:id="2234" w:author="PR Preview" w:date="2026-01-01T00:00:00Z">
        <w:r>
          <w:delText xml:space="preserve">and the 7 test cars are used only once, after the model is chosen.</w:delText>
        </w:r>
      </w:del>
    </w:p>
    <w:p>
      <w:pPr>
        <w:pStyle w:val="BodyText"/>
      </w:pPr>
      <w:del w:id="2235" w:author="PR Preview" w:date="2026-01-01T00:00:00Z">
        <w:r>
          <w:rPr>
            <w:b/>
            <w:bCs/>
          </w:rPr>
          <w:delText xml:space="preserve">Definition 17 (Tuning parameter)</w:delText>
        </w:r>
      </w:del>
      <w:del w:id="2236" w:author="PR Preview" w:date="2026-01-01T00:00:00Z">
        <w:r>
          <w:delText xml:space="preserve"> </w:delText>
        </w:r>
      </w:del>
      <w:del w:id="2237" w:author="PR Preview" w:date="2026-01-01T00:00:00Z">
        <w:r>
          <w:delText xml:space="preserve">A</w:delText>
        </w:r>
      </w:del>
      <w:del w:id="2238" w:author="PR Preview" w:date="2026-01-01T00:00:00Z">
        <w:r>
          <w:delText xml:space="preserve"> </w:delText>
        </w:r>
      </w:del>
      <w:del w:id="2239" w:author="PR Preview" w:date="2026-01-01T00:00:00Z">
        <w:r>
          <w:rPr>
            <w:b/>
            <w:bCs/>
          </w:rPr>
          <w:delText xml:space="preserve">tuning parameter</w:delText>
        </w:r>
      </w:del>
      <w:del w:id="2240" w:author="PR Preview" w:date="2026-01-01T00:00:00Z">
        <w:r>
          <w:delText xml:space="preserve"> </w:delText>
        </w:r>
      </w:del>
      <w:del w:id="2241" w:author="PR Preview" w:date="2026-01-01T00:00:00Z">
        <w:r>
          <w:delText xml:space="preserve">of a</w:delText>
        </w:r>
      </w:del>
      <w:del w:id="2242" w:author="PR Preview" w:date="2026-01-01T00:00:00Z">
        <w:r>
          <w:delText xml:space="preserve"> </w:delText>
        </w:r>
      </w:del>
      <w:hyperlink w:anchor="def-fitting-procedure">
        <w:del w:id="2243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244" w:author="PR Preview" w:date="2026-01-01T00:00:00Z">
        <w:r>
          <w:delText xml:space="preserve"> </w:delText>
        </w:r>
      </w:del>
      <w:del w:id="2245" w:author="PR Preview" w:date="2026-01-01T00:00:00Z">
        <w:r>
          <w:delText xml:space="preserve">is a setting</w:delText>
        </w:r>
      </w:del>
      <w:del w:id="2246" w:author="PR Preview" w:date="2026-01-01T00:00:00Z">
        <w:r>
          <w:delText xml:space="preserve"> </w:delText>
        </w:r>
      </w:del>
      <m:oMath>
        <m:r>
          <m:t>λ</m:t>
        </m:r>
      </m:oMath>
      <w:del w:id="2247" w:author="PR Preview" w:date="2026-01-01T00:00:00Z">
        <w:r>
          <w:delText xml:space="preserve"> </w:delText>
        </w:r>
      </w:del>
      <w:del w:id="2248" w:author="PR Preview" w:date="2026-01-01T00:00:00Z">
        <w:r>
          <w:delText xml:space="preserve">that the procedure needs</w:delText>
        </w:r>
      </w:del>
      <w:del w:id="2249" w:author="PR Preview" w:date="2026-01-01T00:00:00Z">
        <w:r>
          <w:delText xml:space="preserve"> </w:delText>
        </w:r>
      </w:del>
      <w:del w:id="2250" w:author="PR Preview" w:date="2026-01-01T00:00:00Z">
        <w:r>
          <w:delText xml:space="preserve">but does not compute from the</w:delText>
        </w:r>
      </w:del>
      <w:del w:id="2251" w:author="PR Preview" w:date="2026-01-01T00:00:00Z">
        <w:r>
          <w:delText xml:space="preserve"> </w:delText>
        </w:r>
      </w:del>
      <w:hyperlink w:anchor="def-training-set">
        <w:del w:id="225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253" w:author="PR Preview" w:date="2026-01-01T00:00:00Z">
        <w:r>
          <w:delText xml:space="preserve">:</w:delText>
        </w:r>
      </w:del>
    </w:p>
    <w:p>
      <w:pPr>
        <w:pStyle w:val="BodyText"/>
      </w:pPr>
      <w:bookmarkStart w:id="104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del w:id="2254" w:author="PR Preview" w:date="2026-01-01T00:00:00Z">
        <w:r>
          <w:rPr>
            <w:b/>
            <w:bCs/>
          </w:rPr>
          <w:delText xml:space="preserve">Example 5 (Polynomial degree)</w:delText>
        </w:r>
      </w:del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In</w:delText>
        </w:r>
      </w:del>
      <w:del w:id="2257" w:author="PR Preview" w:date="2026-01-01T00:00:00Z">
        <w:r>
          <w:delText xml:space="preserve"> </w:delText>
        </w:r>
      </w:del>
      <w:hyperlink w:anchor="exr-overfitting">
        <w:del w:id="225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259" w:author="PR Preview" w:date="2026-01-01T00:00:00Z">
        <w:r>
          <w:delText xml:space="preserve">,</w:delText>
        </w:r>
      </w:del>
      <w:del w:id="2260" w:author="PR Preview" w:date="2026-01-01T00:00:00Z">
        <w:r>
          <w:delText xml:space="preserve"> </w:delText>
        </w:r>
      </w:del>
      <w:del w:id="2261" w:author="PR Preview" w:date="2026-01-01T00:00:00Z">
        <w:r>
          <w:delText xml:space="preserve">least squares computes the coefficients of each polynomial from the 20 training cars,</w:delText>
        </w:r>
      </w:del>
      <w:del w:id="2262" w:author="PR Preview" w:date="2026-01-01T00:00:00Z">
        <w:r>
          <w:delText xml:space="preserve"> </w:delText>
        </w:r>
      </w:del>
      <w:del w:id="2263" w:author="PR Preview" w:date="2026-01-01T00:00:00Z">
        <w:r>
          <w:delText xml:space="preserve">but the degree</w:delText>
        </w:r>
      </w:del>
      <w:del w:id="2264" w:author="PR Preview" w:date="2026-01-01T00:00:00Z">
        <w:r>
          <w:delText xml:space="preserve"> </w:delText>
        </w:r>
      </w:del>
      <m:oMath>
        <m:r>
          <m:t>d</m:t>
        </m:r>
      </m:oMath>
      <w:del w:id="2265" w:author="PR Preview" w:date="2026-01-01T00:00:00Z">
        <w:r>
          <w:delText xml:space="preserve"> </w:delText>
        </w:r>
      </w:del>
      <w:del w:id="2266" w:author="PR Preview" w:date="2026-01-01T00:00:00Z">
        <w:r>
          <w:delText xml:space="preserve">is fixed before the fit.</w:delText>
        </w:r>
      </w:del>
      <w:del w:id="2267" w:author="PR Preview" w:date="2026-01-01T00:00:00Z">
        <w:r>
          <w:delText xml:space="preserve"> </w:delText>
        </w:r>
      </w:del>
      <w:del w:id="2268" w:author="PR Preview" w:date="2026-01-01T00:00:00Z">
        <w:r>
          <w:delText xml:space="preserve">So the degree is a</w:delText>
        </w:r>
      </w:del>
      <w:del w:id="2269" w:author="PR Preview" w:date="2026-01-01T00:00:00Z">
        <w:r>
          <w:delText xml:space="preserve"> </w:delText>
        </w:r>
      </w:del>
      <w:hyperlink w:anchor="def-tuning-parameter">
        <w:del w:id="2270" w:author="PR Preview" w:date="2026-01-01T00:00:00Z">
          <w:r>
            <w:rPr>
              <w:rStyle w:val="Hyperlink"/>
            </w:rPr>
            <w:delText xml:space="preserve">tuning parameter</w:delText>
          </w:r>
        </w:del>
      </w:hyperlink>
      <w:del w:id="2271" w:author="PR Preview" w:date="2026-01-01T00:00:00Z">
        <w:r>
          <w:delText xml:space="preserve"> </w:delText>
        </w:r>
      </w:del>
      <w:del w:id="2272" w:author="PR Preview" w:date="2026-01-01T00:00:00Z">
        <w:r>
          <w:delText xml:space="preserve">of least-squares polynomial fitting,</w:delText>
        </w:r>
      </w:del>
      <w:del w:id="2273" w:author="PR Preview" w:date="2026-01-01T00:00:00Z">
        <w:r>
          <w:delText xml:space="preserve"> </w:delText>
        </w:r>
      </w:del>
      <w:del w:id="2274" w:author="PR Preview" w:date="2026-01-01T00:00:00Z">
        <w:r>
          <w:delText xml:space="preserve">and the four fits are</w:delText>
        </w:r>
      </w:del>
      <w:del w:id="227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del w:id="2276" w:author="PR Preview" w:date="2026-01-01T00:00:00Z">
        <w:r>
          <w:delText xml:space="preserve"> </w:delText>
        </w:r>
      </w:del>
      <w:del w:id="2277" w:author="PR Preview" w:date="2026-01-01T00:00:00Z">
        <w:r>
          <w:delText xml:space="preserve">with</w:delText>
        </w:r>
      </w:del>
      <w:del w:id="2278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d</m:t>
        </m:r>
      </m:oMath>
      <w:del w:id="2279" w:author="PR Preview" w:date="2026-01-01T00:00:00Z">
        <w:r>
          <w:delText xml:space="preserve">.</w:delText>
        </w:r>
      </w:del>
    </w:p>
    <w:p>
      <w:pPr>
        <w:pStyle w:val="BodyText"/>
      </w:pPr>
      <w:del w:id="2280" w:author="PR Preview" w:date="2026-01-01T00:00:00Z">
        <w:r>
          <w:rPr>
            <w:b/>
            <w:bCs/>
          </w:rPr>
          <w:delText xml:space="preserve">Definition 18 (Validation set)</w:delText>
        </w:r>
      </w:del>
      <w:del w:id="2281" w:author="PR Preview" w:date="2026-01-01T00:00:00Z">
        <w:r>
          <w:delText xml:space="preserve"> </w:delText>
        </w:r>
      </w:del>
      <w:del w:id="2282" w:author="PR Preview" w:date="2026-01-01T00:00:00Z">
        <w:r>
          <w:delText xml:space="preserve">The</w:delText>
        </w:r>
      </w:del>
      <w:del w:id="2283" w:author="PR Preview" w:date="2026-01-01T00:00:00Z">
        <w:r>
          <w:delText xml:space="preserve"> </w:delText>
        </w:r>
      </w:del>
      <w:del w:id="2284" w:author="PR Preview" w:date="2026-01-01T00:00:00Z">
        <w:r>
          <w:rPr>
            <w:b/>
            <w:bCs/>
          </w:rPr>
          <w:delText xml:space="preserve">validation set</w:delText>
        </w:r>
      </w:del>
      <w:del w:id="2285" w:author="PR Preview" w:date="2026-01-01T00:00:00Z">
        <w:r>
          <w:delText xml:space="preserve"> </w:delText>
        </w:r>
      </w:del>
      <w:del w:id="2286" w:author="PR Preview" w:date="2026-01-01T00:00:00Z">
        <w:r>
          <w:delText xml:space="preserve">of a</w:delText>
        </w:r>
      </w:del>
      <w:del w:id="2287" w:author="PR Preview" w:date="2026-01-01T00:00:00Z">
        <w:r>
          <w:delText xml:space="preserve"> </w:delText>
        </w:r>
      </w:del>
      <w:hyperlink w:anchor="def-data-splits">
        <w:del w:id="2288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2289" w:author="PR Preview" w:date="2026-01-01T00:00:00Z">
        <w:r>
          <w:delText xml:space="preserve"> </w:delText>
        </w:r>
      </w:del>
      <w:del w:id="2290" w:author="PR Preview" w:date="2026-01-01T00:00:00Z">
        <w:r>
          <w:delText xml:space="preserve">is the</w:delText>
        </w:r>
      </w:del>
      <w:del w:id="2291" w:author="PR Preview" w:date="2026-01-01T00:00:00Z">
        <w:r>
          <w:delText xml:space="preserve"> </w:delText>
        </w:r>
      </w:del>
      <w:hyperlink w:anchor="def-held-out-set">
        <w:del w:id="2292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293" w:author="PR Preview" w:date="2026-01-01T00:00:00Z">
        <w:r>
          <w:delText xml:space="preserve"> </w:delText>
        </w:r>
      </w:del>
      <w:del w:id="2294" w:author="PR Preview" w:date="2026-01-01T00:00:00Z">
        <w:r>
          <w:delText xml:space="preserve">of observations indexed by</w:delText>
        </w:r>
      </w:del>
      <w:del w:id="2295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296" w:author="PR Preview" w:date="2026-01-01T00:00:00Z">
        <w:r>
          <w:delText xml:space="preserve">,</w:delText>
        </w:r>
      </w:del>
      <w:del w:id="2297" w:author="PR Preview" w:date="2026-01-01T00:00:00Z">
        <w:r>
          <w:delText xml:space="preserve"> </w:delText>
        </w:r>
      </w:del>
      <w:del w:id="2298" w:author="PR Preview" w:date="2026-01-01T00:00:00Z">
        <w:r>
          <w:delText xml:space="preserve">used to choose among candidate</w:delText>
        </w:r>
      </w:del>
      <w:del w:id="2299" w:author="PR Preview" w:date="2026-01-01T00:00:00Z">
        <w:r>
          <w:delText xml:space="preserve"> </w:delText>
        </w:r>
      </w:del>
      <w:hyperlink w:anchor="def-fitting-procedure">
        <w:del w:id="2300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301" w:author="PR Preview" w:date="2026-01-01T00:00:00Z">
        <w:r>
          <w:delText xml:space="preserve"> </w:delText>
        </w:r>
      </w:del>
      <w:del w:id="2302" w:author="PR Preview" w:date="2026-01-01T00:00:00Z">
        <w:r>
          <w:delText xml:space="preserve">fitted to the training set:</w:delText>
        </w:r>
      </w:del>
    </w:p>
    <w:p>
      <w:pPr>
        <w:pStyle w:val="BodyText"/>
      </w:pPr>
      <w:bookmarkStart w:id="10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del w:id="2303" w:author="PR Preview" w:date="2026-01-01T00:00:00Z">
        <w:r>
          <w:rPr>
            <w:b/>
            <w:bCs/>
          </w:rPr>
          <w:delText xml:space="preserve">Definition 19 (Validation choice)</w:delText>
        </w:r>
      </w:del>
      <w:del w:id="2304" w:author="PR Preview" w:date="2026-01-01T00:00:00Z">
        <w:r>
          <w:delText xml:space="preserve"> </w:delText>
        </w:r>
      </w:del>
      <w:del w:id="2305" w:author="PR Preview" w:date="2026-01-01T00:00:00Z">
        <w:r>
          <w:delText xml:space="preserve">Given candidate</w:delText>
        </w:r>
      </w:del>
      <w:del w:id="2306" w:author="PR Preview" w:date="2026-01-01T00:00:00Z">
        <w:r>
          <w:delText xml:space="preserve"> </w:delText>
        </w:r>
      </w:del>
      <w:hyperlink w:anchor="def-fitting-procedure">
        <w:del w:id="2307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30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309" w:author="PR Preview" w:date="2026-01-01T00:00:00Z">
        <w:r>
          <w:delText xml:space="preserve">,</w:delText>
        </w:r>
      </w:del>
      <w:del w:id="2310" w:author="PR Preview" w:date="2026-01-01T00:00:00Z">
        <w:r>
          <w:delText xml:space="preserve"> </w:delText>
        </w:r>
      </w:del>
      <w:del w:id="2311" w:author="PR Preview" w:date="2026-01-01T00:00:00Z">
        <w:r>
          <w:delText xml:space="preserve">the</w:delText>
        </w:r>
      </w:del>
      <w:del w:id="2312" w:author="PR Preview" w:date="2026-01-01T00:00:00Z">
        <w:r>
          <w:delText xml:space="preserve"> </w:delText>
        </w:r>
      </w:del>
      <w:del w:id="2313" w:author="PR Preview" w:date="2026-01-01T00:00:00Z">
        <w:r>
          <w:rPr>
            <w:b/>
            <w:bCs/>
          </w:rPr>
          <w:delText xml:space="preserve">validation choice</w:delText>
        </w:r>
      </w:del>
      <w:del w:id="231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2315" w:author="PR Preview" w:date="2026-01-01T00:00:00Z">
        <w:r>
          <w:delText xml:space="preserve"> </w:delText>
        </w:r>
      </w:del>
      <w:del w:id="2316" w:author="PR Preview" w:date="2026-01-01T00:00:00Z">
        <w:r>
          <w:delText xml:space="preserve">is the index of the candidate whose</w:delText>
        </w:r>
      </w:del>
      <w:del w:id="2317" w:author="PR Preview" w:date="2026-01-01T00:00:00Z">
        <w:r>
          <w:delText xml:space="preserve"> </w:delText>
        </w:r>
      </w:del>
      <w:hyperlink w:anchor="def-prediction-rule">
        <w:del w:id="231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319" w:author="PR Preview" w:date="2026-01-01T00:00:00Z">
        <w:r>
          <w:delText xml:space="preserve">,</w:delText>
        </w:r>
      </w:del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fitted to the training set</w:delText>
        </w:r>
      </w:del>
      <w:del w:id="232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323" w:author="PR Preview" w:date="2026-01-01T00:00:00Z">
        <w:r>
          <w:delText xml:space="preserve">,</w:delText>
        </w:r>
      </w:del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has the smallest</w:delText>
        </w:r>
      </w:del>
      <w:del w:id="2326" w:author="PR Preview" w:date="2026-01-01T00:00:00Z">
        <w:r>
          <w:delText xml:space="preserve"> </w:delText>
        </w:r>
      </w:del>
      <w:hyperlink r:id="rId39">
        <w:del w:id="2327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2328" w:author="PR Preview" w:date="2026-01-01T00:00:00Z">
        <w:r>
          <w:delText xml:space="preserve"> </w:delText>
        </w:r>
      </w:del>
      <w:del w:id="2329" w:author="PR Preview" w:date="2026-01-01T00:00:00Z">
        <w:r>
          <w:delText xml:space="preserve">on the</w:delText>
        </w:r>
      </w:del>
      <w:del w:id="2330" w:author="PR Preview" w:date="2026-01-01T00:00:00Z">
        <w:r>
          <w:delText xml:space="preserve"> </w:delText>
        </w:r>
      </w:del>
      <w:hyperlink w:anchor="def-validation-set">
        <w:del w:id="2331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2332" w:author="PR Preview" w:date="2026-01-01T00:00:00Z">
        <w:r>
          <w:delText xml:space="preserve">:</w:delText>
        </w:r>
      </w:del>
    </w:p>
    <w:p>
      <w:pPr>
        <w:pStyle w:val="BodyText"/>
      </w:pPr>
      <w:bookmarkStart w:id="1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del w:id="2333" w:author="PR Preview" w:date="2026-01-01T00:00:00Z">
        <w:r>
          <w:rPr>
            <w:b/>
            <w:bCs/>
          </w:rPr>
          <w:delText xml:space="preserve">Definition 20 (Test set)</w:delText>
        </w:r>
      </w:del>
      <w:del w:id="2334" w:author="PR Preview" w:date="2026-01-01T00:00:00Z">
        <w:r>
          <w:delText xml:space="preserve"> </w:delText>
        </w:r>
      </w:del>
      <w:del w:id="2335" w:author="PR Preview" w:date="2026-01-01T00:00:00Z">
        <w:r>
          <w:delText xml:space="preserve">The</w:delText>
        </w:r>
      </w:del>
      <w:del w:id="2336" w:author="PR Preview" w:date="2026-01-01T00:00:00Z">
        <w:r>
          <w:delText xml:space="preserve"> </w:delText>
        </w:r>
      </w:del>
      <w:del w:id="2337" w:author="PR Preview" w:date="2026-01-01T00:00:00Z">
        <w:r>
          <w:rPr>
            <w:b/>
            <w:bCs/>
          </w:rPr>
          <w:delText xml:space="preserve">test set</w:delText>
        </w:r>
      </w:del>
      <w:del w:id="2338" w:author="PR Preview" w:date="2026-01-01T00:00:00Z">
        <w:r>
          <w:delText xml:space="preserve"> </w:delText>
        </w:r>
      </w:del>
      <w:del w:id="2339" w:author="PR Preview" w:date="2026-01-01T00:00:00Z">
        <w:r>
          <w:delText xml:space="preserve">of a</w:delText>
        </w:r>
      </w:del>
      <w:del w:id="2340" w:author="PR Preview" w:date="2026-01-01T00:00:00Z">
        <w:r>
          <w:delText xml:space="preserve"> </w:delText>
        </w:r>
      </w:del>
      <w:hyperlink w:anchor="def-data-splits">
        <w:del w:id="2341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2342" w:author="PR Preview" w:date="2026-01-01T00:00:00Z">
        <w:r>
          <w:delText xml:space="preserve"> </w:delText>
        </w:r>
      </w:del>
      <w:del w:id="2343" w:author="PR Preview" w:date="2026-01-01T00:00:00Z">
        <w:r>
          <w:delText xml:space="preserve">is the</w:delText>
        </w:r>
      </w:del>
      <w:del w:id="2344" w:author="PR Preview" w:date="2026-01-01T00:00:00Z">
        <w:r>
          <w:delText xml:space="preserve"> </w:delText>
        </w:r>
      </w:del>
      <w:hyperlink w:anchor="def-held-out-set">
        <w:del w:id="2345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346" w:author="PR Preview" w:date="2026-01-01T00:00:00Z">
        <w:r>
          <w:delText xml:space="preserve"> </w:delText>
        </w:r>
      </w:del>
      <w:del w:id="2347" w:author="PR Preview" w:date="2026-01-01T00:00:00Z">
        <w:r>
          <w:delText xml:space="preserve">of observations indexed by</w:delText>
        </w:r>
      </w:del>
      <w:del w:id="234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349" w:author="PR Preview" w:date="2026-01-01T00:00:00Z">
        <w:r>
          <w:delText xml:space="preserve">,</w:delText>
        </w:r>
      </w:del>
      <w:del w:id="2350" w:author="PR Preview" w:date="2026-01-01T00:00:00Z">
        <w:r>
          <w:delText xml:space="preserve"> </w:delText>
        </w:r>
      </w:del>
      <w:del w:id="2351" w:author="PR Preview" w:date="2026-01-01T00:00:00Z">
        <w:r>
          <w:delText xml:space="preserve">on which the rule of the</w:delText>
        </w:r>
      </w:del>
      <w:del w:id="2352" w:author="PR Preview" w:date="2026-01-01T00:00:00Z">
        <w:r>
          <w:delText xml:space="preserve"> </w:delText>
        </w:r>
      </w:del>
      <w:hyperlink w:anchor="def-validation-choice">
        <w:del w:id="2353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235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2355" w:author="PR Preview" w:date="2026-01-01T00:00:00Z">
        <w:r>
          <w:delText xml:space="preserve"> </w:delText>
        </w:r>
      </w:del>
      <w:del w:id="2356" w:author="PR Preview" w:date="2026-01-01T00:00:00Z">
        <w:r>
          <w:delText xml:space="preserve">is scored:</w:delText>
        </w:r>
      </w:del>
    </w:p>
    <w:p>
      <w:pPr>
        <w:pStyle w:val="BodyText"/>
      </w:pPr>
      <w:bookmarkStart w:id="1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del w:id="2357" w:author="PR Preview" w:date="2026-01-01T00:00:00Z">
        <w:r>
          <w:rPr>
            <w:i/>
            <w:iCs/>
          </w:rPr>
          <w:delText xml:space="preserve">Remark 6</w:delText>
        </w:r>
      </w:del>
      <w:del w:id="2358" w:author="PR Preview" w:date="2026-01-01T00:00:00Z">
        <w:r>
          <w:delText xml:space="preserve"> (What each set is for). </w:delText>
        </w:r>
      </w:del>
      <w:del w:id="2359" w:author="PR Preview" w:date="2026-01-01T00:00:00Z">
        <w:r>
          <w:delText xml:space="preserve">Each set of a</w:delText>
        </w:r>
      </w:del>
      <w:del w:id="2360" w:author="PR Preview" w:date="2026-01-01T00:00:00Z">
        <w:r>
          <w:delText xml:space="preserve"> </w:delText>
        </w:r>
      </w:del>
      <w:hyperlink w:anchor="def-data-splits">
        <w:del w:id="2361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2362" w:author="PR Preview" w:date="2026-01-01T00:00:00Z">
        <w:r>
          <w:delText xml:space="preserve"> </w:delText>
        </w:r>
      </w:del>
      <w:del w:id="2363" w:author="PR Preview" w:date="2026-01-01T00:00:00Z">
        <w:r>
          <w:delText xml:space="preserve">has one job:</w:delText>
        </w:r>
      </w:del>
    </w:p>
    <w:p>
      <w:pPr>
        <w:pStyle w:val="BodyText"/>
      </w:pPr>
      <w:ins w:id="2364" w:author="PR Preview" w:date="2026-01-01T00:00:00Z">
        <w:r>
          <w:rPr>
            <w:b/>
            <w:bCs/>
          </w:rPr>
          <w:t xml:space="preserve">Definition 19 (Training/validation/test split)</w:t>
        </w:r>
      </w:ins>
      <w:ins w:id="2365" w:author="PR Preview" w:date="2026-01-01T00:00:00Z">
        <w:r>
          <w:t xml:space="preserve"> </w:t>
        </w:r>
      </w:ins>
      <w:ins w:id="2366" w:author="PR Preview" w:date="2026-01-01T00:00:00Z">
        <w:r>
          <w:t xml:space="preserve">A</w:t>
        </w:r>
      </w:ins>
      <w:ins w:id="2367" w:author="PR Preview" w:date="2026-01-01T00:00:00Z">
        <w:r>
          <w:t xml:space="preserve"> </w:t>
        </w:r>
      </w:ins>
      <w:ins w:id="2368" w:author="PR Preview" w:date="2026-01-01T00:00:00Z">
        <w:r>
          <w:rPr>
            <w:b/>
            <w:bCs/>
          </w:rPr>
          <w:t xml:space="preserve">training/validation/test split</w:t>
        </w:r>
      </w:ins>
      <w:ins w:id="2369" w:author="PR Preview" w:date="2026-01-01T00:00:00Z">
        <w:r>
          <w:t xml:space="preserve"> </w:t>
        </w:r>
      </w:ins>
      <w:ins w:id="2370" w:author="PR Preview" w:date="2026-01-01T00:00:00Z">
        <w:r>
          <w:t xml:space="preserve">divides the observations</w:t>
        </w:r>
      </w:ins>
      <w:ins w:id="237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2372" w:author="PR Preview" w:date="2026-01-01T00:00:00Z">
        <w:r>
          <w:t xml:space="preserve"> </w:t>
        </w:r>
      </w:ins>
      <w:ins w:id="2373" w:author="PR Preview" w:date="2026-01-01T00:00:00Z">
        <w:r>
          <w:t xml:space="preserve">of a data set</w:t>
        </w:r>
      </w:ins>
      <w:ins w:id="2374" w:author="PR Preview" w:date="2026-01-01T00:00:00Z">
        <w:r>
          <w:t xml:space="preserve"> </w:t>
        </w:r>
      </w:ins>
      <w:ins w:id="2375" w:author="PR Preview" w:date="2026-01-01T00:00:00Z">
        <w:r>
          <w:t xml:space="preserve">into three disjoint sets of indices,</w:t>
        </w:r>
      </w:ins>
      <w:ins w:id="2376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377" w:author="PR Preview" w:date="2026-01-01T00:00:00Z">
        <w:r>
          <w:t xml:space="preserve">,</w:t>
        </w:r>
      </w:ins>
      <w:ins w:id="2378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2379" w:author="PR Preview" w:date="2026-01-01T00:00:00Z">
        <w:r>
          <w:t xml:space="preserve"> </w:t>
        </w:r>
      </w:ins>
      <w:ins w:id="2380" w:author="PR Preview" w:date="2026-01-01T00:00:00Z">
        <w:r>
          <w:t xml:space="preserve">and</w:t>
        </w:r>
      </w:ins>
      <w:ins w:id="2381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2382" w:author="PR Preview" w:date="2026-01-01T00:00:00Z">
        <w:r>
          <w:t xml:space="preserve">,</w:t>
        </w:r>
      </w:ins>
      <w:ins w:id="2383" w:author="PR Preview" w:date="2026-01-01T00:00:00Z">
        <w:r>
          <w:t xml:space="preserve"> </w:t>
        </w:r>
      </w:ins>
      <w:ins w:id="2384" w:author="PR Preview" w:date="2026-01-01T00:00:00Z">
        <w:r>
          <w:t xml:space="preserve">and takes the observations in</w:t>
        </w:r>
      </w:ins>
      <w:ins w:id="2385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386" w:author="PR Preview" w:date="2026-01-01T00:00:00Z">
        <w:r>
          <w:t xml:space="preserve"> </w:t>
        </w:r>
      </w:ins>
      <w:ins w:id="2387" w:author="PR Preview" w:date="2026-01-01T00:00:00Z">
        <w:r>
          <w:t xml:space="preserve">as the</w:t>
        </w:r>
      </w:ins>
      <w:ins w:id="2388" w:author="PR Preview" w:date="2026-01-01T00:00:00Z">
        <w:r>
          <w:t xml:space="preserve"> </w:t>
        </w:r>
      </w:ins>
      <w:hyperlink w:anchor="def-training-set">
        <w:ins w:id="238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390" w:author="PR Preview" w:date="2026-01-01T00:00:00Z">
        <w:r>
          <w:t xml:space="preserve">:</w:t>
        </w:r>
      </w:ins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11"/>
    <w:bookmarkStart w:id="112" w:name="exm-data-splits-sizes"/>
    <w:p>
      <w:pPr>
        <w:pStyle w:val="BodyText"/>
      </w:pPr>
      <w:ins w:id="2391" w:author="PR Preview" w:date="2026-01-01T00:00:00Z">
        <w:r>
          <w:rPr>
            <w:b/>
            <w:bCs/>
          </w:rPr>
          <w:t xml:space="preserve">Example 5 (Split sizes for 32 cars)</w:t>
        </w:r>
      </w:ins>
      <w:ins w:id="2392" w:author="PR Preview" w:date="2026-01-01T00:00:00Z">
        <w:r>
          <w:t xml:space="preserve"> </w:t>
        </w:r>
      </w:ins>
      <w:ins w:id="2393" w:author="PR Preview" w:date="2026-01-01T00:00:00Z">
        <w:r>
          <w:t xml:space="preserve">In</w:t>
        </w:r>
      </w:ins>
      <w:ins w:id="2394" w:author="PR Preview" w:date="2026-01-01T00:00:00Z">
        <w:r>
          <w:t xml:space="preserve"> </w:t>
        </w:r>
      </w:ins>
      <w:hyperlink w:anchor="exr-data-splits">
        <w:ins w:id="2395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2396" w:author="PR Preview" w:date="2026-01-01T00:00:00Z">
        <w:r>
          <w:t xml:space="preserve">,</w:t>
        </w:r>
      </w:ins>
      <w:ins w:id="2397" w:author="PR Preview" w:date="2026-01-01T00:00:00Z">
        <w:r>
          <w:t xml:space="preserve"> </w:t>
        </w:r>
      </w:ins>
      <w:ins w:id="2398" w:author="PR Preview" w:date="2026-01-01T00:00:00Z">
        <w:r>
          <w:t xml:space="preserve">a rule of 60% / 20% / 20% on</w:t>
        </w:r>
      </w:ins>
      <w:ins w:id="239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2400" w:author="PR Preview" w:date="2026-01-01T00:00:00Z">
        <w:r>
          <w:t xml:space="preserve"> </w:t>
        </w:r>
      </w:ins>
      <w:ins w:id="2401" w:author="PR Preview" w:date="2026-01-01T00:00:00Z">
        <w:r>
          <w:t xml:space="preserve">cars</w:t>
        </w:r>
      </w:ins>
      <w:ins w:id="2402" w:author="PR Preview" w:date="2026-01-01T00:00:00Z">
        <w:r>
          <w:t xml:space="preserve"> </w:t>
        </w:r>
      </w:ins>
      <w:ins w:id="2403" w:author="PR Preview" w:date="2026-01-01T00:00:00Z">
        <w:r>
          <w:t xml:space="preserve">gives sets of 19, 6, and 7 cars,</w:t>
        </w:r>
      </w:ins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and the 7 test cars are used only once, after the model is chosen.</w:t>
        </w:r>
      </w:ins>
    </w:p>
    <w:bookmarkEnd w:id="112"/>
    <w:bookmarkStart w:id="114" w:name="def-tuning-parameter"/>
    <w:p>
      <w:pPr>
        <w:pStyle w:val="BodyText"/>
      </w:pPr>
      <w:ins w:id="2406" w:author="PR Preview" w:date="2026-01-01T00:00:00Z">
        <w:r>
          <w:rPr>
            <w:b/>
            <w:bCs/>
          </w:rPr>
          <w:t xml:space="preserve">Definition 20 (Tuning parameter)</w:t>
        </w:r>
      </w:ins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A</w:t>
        </w:r>
      </w:ins>
      <w:ins w:id="2409" w:author="PR Preview" w:date="2026-01-01T00:00:00Z">
        <w:r>
          <w:t xml:space="preserve"> </w:t>
        </w:r>
      </w:ins>
      <w:ins w:id="2410" w:author="PR Preview" w:date="2026-01-01T00:00:00Z">
        <w:r>
          <w:rPr>
            <w:b/>
            <w:bCs/>
          </w:rPr>
          <w:t xml:space="preserve">tuning parameter</w:t>
        </w:r>
      </w:ins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of a</w:t>
        </w:r>
      </w:ins>
      <w:ins w:id="2413" w:author="PR Preview" w:date="2026-01-01T00:00:00Z">
        <w:r>
          <w:t xml:space="preserve"> </w:t>
        </w:r>
      </w:ins>
      <w:hyperlink w:anchor="def-fitting-procedure">
        <w:ins w:id="241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is a setting</w:t>
        </w:r>
      </w:ins>
      <w:ins w:id="2417" w:author="PR Preview" w:date="2026-01-01T00:00:00Z">
        <w:r>
          <w:t xml:space="preserve"> </w:t>
        </w:r>
      </w:ins>
      <m:oMath>
        <m:r>
          <m:t>λ</m:t>
        </m:r>
      </m:oMath>
      <w:ins w:id="2418" w:author="PR Preview" w:date="2026-01-01T00:00:00Z">
        <w:r>
          <w:t xml:space="preserve"> </w:t>
        </w:r>
      </w:ins>
      <w:ins w:id="2419" w:author="PR Preview" w:date="2026-01-01T00:00:00Z">
        <w:r>
          <w:t xml:space="preserve">that the procedure needs</w:t>
        </w:r>
      </w:ins>
      <w:ins w:id="2420" w:author="PR Preview" w:date="2026-01-01T00:00:00Z">
        <w:r>
          <w:t xml:space="preserve"> </w:t>
        </w:r>
      </w:ins>
      <w:ins w:id="2421" w:author="PR Preview" w:date="2026-01-01T00:00:00Z">
        <w:r>
          <w:t xml:space="preserve">but does not compute from the</w:t>
        </w:r>
      </w:ins>
      <w:ins w:id="2422" w:author="PR Preview" w:date="2026-01-01T00:00:00Z">
        <w:r>
          <w:t xml:space="preserve"> </w:t>
        </w:r>
      </w:ins>
      <w:hyperlink w:anchor="def-training-set">
        <w:ins w:id="242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424" w:author="PR Preview" w:date="2026-01-01T00:00:00Z">
        <w:r>
          <w:t xml:space="preserve">:</w:t>
        </w:r>
      </w:ins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ins w:id="2425" w:author="PR Preview" w:date="2026-01-01T00:00:00Z">
        <w:r>
          <w:rPr>
            <w:b/>
            <w:bCs/>
          </w:rPr>
          <w:t xml:space="preserve">Example 6 (Polynomial degree)</w:t>
        </w:r>
      </w:ins>
      <w:ins w:id="2426" w:author="PR Preview" w:date="2026-01-01T00:00:00Z">
        <w:r>
          <w:t xml:space="preserve"> </w:t>
        </w:r>
      </w:ins>
      <w:ins w:id="2427" w:author="PR Preview" w:date="2026-01-01T00:00:00Z">
        <w:r>
          <w:t xml:space="preserve">In</w:t>
        </w:r>
      </w:ins>
      <w:ins w:id="2428" w:author="PR Preview" w:date="2026-01-01T00:00:00Z">
        <w:r>
          <w:t xml:space="preserve"> </w:t>
        </w:r>
      </w:ins>
      <w:hyperlink w:anchor="exr-overfitting">
        <w:ins w:id="2429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430" w:author="PR Preview" w:date="2026-01-01T00:00:00Z">
        <w:r>
          <w:t xml:space="preserve">,</w:t>
        </w:r>
      </w:ins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least squares computes the coefficients of each polynomial from the 20 training cars,</w:t>
        </w:r>
      </w:ins>
      <w:ins w:id="2433" w:author="PR Preview" w:date="2026-01-01T00:00:00Z">
        <w:r>
          <w:t xml:space="preserve"> </w:t>
        </w:r>
      </w:ins>
      <w:ins w:id="2434" w:author="PR Preview" w:date="2026-01-01T00:00:00Z">
        <w:r>
          <w:t xml:space="preserve">but the degree</w:t>
        </w:r>
      </w:ins>
      <w:ins w:id="2435" w:author="PR Preview" w:date="2026-01-01T00:00:00Z">
        <w:r>
          <w:t xml:space="preserve"> </w:t>
        </w:r>
      </w:ins>
      <m:oMath>
        <m:r>
          <m:t>d</m:t>
        </m:r>
      </m:oMath>
      <w:ins w:id="2436" w:author="PR Preview" w:date="2026-01-01T00:00:00Z">
        <w:r>
          <w:t xml:space="preserve"> </w:t>
        </w:r>
      </w:ins>
      <w:ins w:id="2437" w:author="PR Preview" w:date="2026-01-01T00:00:00Z">
        <w:r>
          <w:t xml:space="preserve">is fixed before the fit.</w:t>
        </w:r>
      </w:ins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So the degree is a</w:t>
        </w:r>
      </w:ins>
      <w:ins w:id="2440" w:author="PR Preview" w:date="2026-01-01T00:00:00Z">
        <w:r>
          <w:t xml:space="preserve"> </w:t>
        </w:r>
      </w:ins>
      <w:hyperlink w:anchor="def-tuning-parameter">
        <w:ins w:id="2441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2442" w:author="PR Preview" w:date="2026-01-01T00:00:00Z">
        <w:r>
          <w:t xml:space="preserve"> </w:t>
        </w:r>
      </w:ins>
      <w:ins w:id="2443" w:author="PR Preview" w:date="2026-01-01T00:00:00Z">
        <w:r>
          <w:t xml:space="preserve">of least-squares polynomial fitting,</w:t>
        </w:r>
      </w:ins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and the four fits are</w:t>
        </w:r>
      </w:ins>
      <w:ins w:id="244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ins w:id="2447" w:author="PR Preview" w:date="2026-01-01T00:00:00Z">
        <w:r>
          <w:t xml:space="preserve"> </w:t>
        </w:r>
      </w:ins>
      <w:ins w:id="2448" w:author="PR Preview" w:date="2026-01-01T00:00:00Z">
        <w:r>
          <w:t xml:space="preserve">with</w:t>
        </w:r>
      </w:ins>
      <w:ins w:id="2449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d</m:t>
        </m:r>
      </m:oMath>
      <w:ins w:id="2450" w:author="PR Preview" w:date="2026-01-01T00:00:00Z">
        <w:r>
          <w:t xml:space="preserve">.</w:t>
        </w:r>
      </w:ins>
    </w:p>
    <w:bookmarkEnd w:id="115"/>
    <w:bookmarkStart w:id="117" w:name="def-validation-set"/>
    <w:p>
      <w:pPr>
        <w:pStyle w:val="BodyText"/>
      </w:pPr>
      <w:ins w:id="2451" w:author="PR Preview" w:date="2026-01-01T00:00:00Z">
        <w:r>
          <w:rPr>
            <w:b/>
            <w:bCs/>
          </w:rPr>
          <w:t xml:space="preserve">Definition 21 (Validation set)</w:t>
        </w:r>
      </w:ins>
      <w:ins w:id="2452" w:author="PR Preview" w:date="2026-01-01T00:00:00Z">
        <w:r>
          <w:t xml:space="preserve"> </w:t>
        </w:r>
      </w:ins>
      <w:ins w:id="2453" w:author="PR Preview" w:date="2026-01-01T00:00:00Z">
        <w:r>
          <w:t xml:space="preserve">The</w:t>
        </w:r>
      </w:ins>
      <w:ins w:id="2454" w:author="PR Preview" w:date="2026-01-01T00:00:00Z">
        <w:r>
          <w:t xml:space="preserve"> </w:t>
        </w:r>
      </w:ins>
      <w:ins w:id="2455" w:author="PR Preview" w:date="2026-01-01T00:00:00Z">
        <w:r>
          <w:rPr>
            <w:b/>
            <w:bCs/>
          </w:rPr>
          <w:t xml:space="preserve">validation set</w:t>
        </w:r>
      </w:ins>
      <w:ins w:id="2456" w:author="PR Preview" w:date="2026-01-01T00:00:00Z">
        <w:r>
          <w:t xml:space="preserve"> </w:t>
        </w:r>
      </w:ins>
      <w:ins w:id="2457" w:author="PR Preview" w:date="2026-01-01T00:00:00Z">
        <w:r>
          <w:t xml:space="preserve">of a</w:t>
        </w:r>
      </w:ins>
      <w:ins w:id="2458" w:author="PR Preview" w:date="2026-01-01T00:00:00Z">
        <w:r>
          <w:t xml:space="preserve"> </w:t>
        </w:r>
      </w:ins>
      <w:hyperlink w:anchor="def-data-splits">
        <w:ins w:id="2459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2460" w:author="PR Preview" w:date="2026-01-01T00:00:00Z">
        <w:r>
          <w:t xml:space="preserve"> </w:t>
        </w:r>
      </w:ins>
      <w:ins w:id="2461" w:author="PR Preview" w:date="2026-01-01T00:00:00Z">
        <w:r>
          <w:t xml:space="preserve">is the</w:t>
        </w:r>
      </w:ins>
      <w:ins w:id="2462" w:author="PR Preview" w:date="2026-01-01T00:00:00Z">
        <w:r>
          <w:t xml:space="preserve"> </w:t>
        </w:r>
      </w:ins>
      <w:hyperlink w:anchor="def-held-out-set">
        <w:ins w:id="2463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of observations indexed by</w:t>
        </w:r>
      </w:ins>
      <w:ins w:id="2466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2467" w:author="PR Preview" w:date="2026-01-01T00:00:00Z">
        <w:r>
          <w:t xml:space="preserve">,</w:t>
        </w:r>
      </w:ins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used to choose among candidate</w:t>
        </w:r>
      </w:ins>
      <w:ins w:id="2470" w:author="PR Preview" w:date="2026-01-01T00:00:00Z">
        <w:r>
          <w:t xml:space="preserve"> </w:t>
        </w:r>
      </w:ins>
      <w:hyperlink w:anchor="def-fitting-procedure">
        <w:ins w:id="2471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472" w:author="PR Preview" w:date="2026-01-01T00:00:00Z">
        <w:r>
          <w:t xml:space="preserve"> </w:t>
        </w:r>
      </w:ins>
      <w:ins w:id="2473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ins w:id="2474" w:author="PR Preview" w:date="2026-01-01T00:00:00Z">
        <w:r>
          <w:rPr>
            <w:b/>
            <w:bCs/>
          </w:rPr>
          <w:t xml:space="preserve">Definition 22 (Validation choice)</w:t>
        </w:r>
      </w:ins>
      <w:ins w:id="2475" w:author="PR Preview" w:date="2026-01-01T00:00:00Z">
        <w:r>
          <w:t xml:space="preserve"> </w:t>
        </w:r>
      </w:ins>
      <w:ins w:id="2476" w:author="PR Preview" w:date="2026-01-01T00:00:00Z">
        <w:r>
          <w:t xml:space="preserve">Given candidate</w:t>
        </w:r>
      </w:ins>
      <w:ins w:id="2477" w:author="PR Preview" w:date="2026-01-01T00:00:00Z">
        <w:r>
          <w:t xml:space="preserve"> </w:t>
        </w:r>
      </w:ins>
      <w:hyperlink w:anchor="def-fitting-procedure">
        <w:ins w:id="2478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47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2480" w:author="PR Preview" w:date="2026-01-01T00:00:00Z">
        <w:r>
          <w:t xml:space="preserve">,</w:t>
        </w:r>
      </w:ins>
      <w:ins w:id="2481" w:author="PR Preview" w:date="2026-01-01T00:00:00Z">
        <w:r>
          <w:t xml:space="preserve"> </w:t>
        </w:r>
      </w:ins>
      <w:ins w:id="2482" w:author="PR Preview" w:date="2026-01-01T00:00:00Z">
        <w:r>
          <w:t xml:space="preserve">the</w:t>
        </w:r>
      </w:ins>
      <w:ins w:id="2483" w:author="PR Preview" w:date="2026-01-01T00:00:00Z">
        <w:r>
          <w:t xml:space="preserve"> </w:t>
        </w:r>
      </w:ins>
      <w:ins w:id="2484" w:author="PR Preview" w:date="2026-01-01T00:00:00Z">
        <w:r>
          <w:rPr>
            <w:b/>
            <w:bCs/>
          </w:rPr>
          <w:t xml:space="preserve">validation choice</w:t>
        </w:r>
      </w:ins>
      <w:ins w:id="248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2486" w:author="PR Preview" w:date="2026-01-01T00:00:00Z">
        <w:r>
          <w:t xml:space="preserve"> </w:t>
        </w:r>
      </w:ins>
      <w:ins w:id="2487" w:author="PR Preview" w:date="2026-01-01T00:00:00Z">
        <w:r>
          <w:t xml:space="preserve">is the index of the candidate whose</w:t>
        </w:r>
      </w:ins>
      <w:ins w:id="2488" w:author="PR Preview" w:date="2026-01-01T00:00:00Z">
        <w:r>
          <w:t xml:space="preserve"> </w:t>
        </w:r>
      </w:ins>
      <w:hyperlink w:anchor="def-prediction-rule">
        <w:ins w:id="248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490" w:author="PR Preview" w:date="2026-01-01T00:00:00Z">
        <w:r>
          <w:t xml:space="preserve">,</w:t>
        </w:r>
      </w:ins>
      <w:ins w:id="2491" w:author="PR Preview" w:date="2026-01-01T00:00:00Z">
        <w:r>
          <w:t xml:space="preserve"> </w:t>
        </w:r>
      </w:ins>
      <w:ins w:id="2492" w:author="PR Preview" w:date="2026-01-01T00:00:00Z">
        <w:r>
          <w:t xml:space="preserve">fitted to the training set</w:t>
        </w:r>
      </w:ins>
      <w:ins w:id="24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494" w:author="PR Preview" w:date="2026-01-01T00:00:00Z">
        <w:r>
          <w:t xml:space="preserve">,</w:t>
        </w:r>
      </w:ins>
      <w:ins w:id="2495" w:author="PR Preview" w:date="2026-01-01T00:00:00Z">
        <w:r>
          <w:t xml:space="preserve"> </w:t>
        </w:r>
      </w:ins>
      <w:ins w:id="2496" w:author="PR Preview" w:date="2026-01-01T00:00:00Z">
        <w:r>
          <w:t xml:space="preserve">has the smallest</w:t>
        </w:r>
      </w:ins>
      <w:ins w:id="2497" w:author="PR Preview" w:date="2026-01-01T00:00:00Z">
        <w:r>
          <w:t xml:space="preserve"> </w:t>
        </w:r>
      </w:ins>
      <w:hyperlink r:id="rId39">
        <w:ins w:id="2498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2499" w:author="PR Preview" w:date="2026-01-01T00:00:00Z">
        <w:r>
          <w:t xml:space="preserve"> </w:t>
        </w:r>
      </w:ins>
      <w:ins w:id="2500" w:author="PR Preview" w:date="2026-01-01T00:00:00Z">
        <w:r>
          <w:t xml:space="preserve">on the</w:t>
        </w:r>
      </w:ins>
      <w:ins w:id="2501" w:author="PR Preview" w:date="2026-01-01T00:00:00Z">
        <w:r>
          <w:t xml:space="preserve"> </w:t>
        </w:r>
      </w:ins>
      <w:hyperlink w:anchor="def-validation-set">
        <w:ins w:id="2502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2503" w:author="PR Preview" w:date="2026-01-01T00:00:00Z">
        <w:r>
          <w:t xml:space="preserve">:</w:t>
        </w:r>
      </w:ins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ins w:id="2504" w:author="PR Preview" w:date="2026-01-01T00:00:00Z">
        <w:r>
          <w:rPr>
            <w:b/>
            <w:bCs/>
          </w:rPr>
          <w:t xml:space="preserve">Definition 23 (Test set)</w:t>
        </w:r>
      </w:ins>
      <w:ins w:id="2505" w:author="PR Preview" w:date="2026-01-01T00:00:00Z">
        <w:r>
          <w:t xml:space="preserve"> </w:t>
        </w:r>
      </w:ins>
      <w:ins w:id="2506" w:author="PR Preview" w:date="2026-01-01T00:00:00Z">
        <w:r>
          <w:t xml:space="preserve">The</w:t>
        </w:r>
      </w:ins>
      <w:ins w:id="2507" w:author="PR Preview" w:date="2026-01-01T00:00:00Z">
        <w:r>
          <w:t xml:space="preserve"> </w:t>
        </w:r>
      </w:ins>
      <w:ins w:id="2508" w:author="PR Preview" w:date="2026-01-01T00:00:00Z">
        <w:r>
          <w:rPr>
            <w:b/>
            <w:bCs/>
          </w:rPr>
          <w:t xml:space="preserve">test set</w:t>
        </w:r>
      </w:ins>
      <w:ins w:id="2509" w:author="PR Preview" w:date="2026-01-01T00:00:00Z">
        <w:r>
          <w:t xml:space="preserve"> </w:t>
        </w:r>
      </w:ins>
      <w:ins w:id="2510" w:author="PR Preview" w:date="2026-01-01T00:00:00Z">
        <w:r>
          <w:t xml:space="preserve">of a</w:t>
        </w:r>
      </w:ins>
      <w:ins w:id="2511" w:author="PR Preview" w:date="2026-01-01T00:00:00Z">
        <w:r>
          <w:t xml:space="preserve"> </w:t>
        </w:r>
      </w:ins>
      <w:hyperlink w:anchor="def-data-splits">
        <w:ins w:id="2512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is the</w:t>
        </w:r>
      </w:ins>
      <w:ins w:id="2515" w:author="PR Preview" w:date="2026-01-01T00:00:00Z">
        <w:r>
          <w:t xml:space="preserve"> </w:t>
        </w:r>
      </w:ins>
      <w:hyperlink w:anchor="def-held-out-set">
        <w:ins w:id="2516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2517" w:author="PR Preview" w:date="2026-01-01T00:00:00Z">
        <w:r>
          <w:t xml:space="preserve"> </w:t>
        </w:r>
      </w:ins>
      <w:ins w:id="2518" w:author="PR Preview" w:date="2026-01-01T00:00:00Z">
        <w:r>
          <w:t xml:space="preserve">of observations indexed by</w:t>
        </w:r>
      </w:ins>
      <w:ins w:id="2519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2520" w:author="PR Preview" w:date="2026-01-01T00:00:00Z">
        <w:r>
          <w:t xml:space="preserve">,</w:t>
        </w:r>
      </w:ins>
      <w:ins w:id="2521" w:author="PR Preview" w:date="2026-01-01T00:00:00Z">
        <w:r>
          <w:t xml:space="preserve"> </w:t>
        </w:r>
      </w:ins>
      <w:ins w:id="2522" w:author="PR Preview" w:date="2026-01-01T00:00:00Z">
        <w:r>
          <w:t xml:space="preserve">on which the rule of the</w:t>
        </w:r>
      </w:ins>
      <w:ins w:id="2523" w:author="PR Preview" w:date="2026-01-01T00:00:00Z">
        <w:r>
          <w:t xml:space="preserve"> </w:t>
        </w:r>
      </w:ins>
      <w:hyperlink w:anchor="def-validation-choice">
        <w:ins w:id="2524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252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2526" w:author="PR Preview" w:date="2026-01-01T00:00:00Z">
        <w:r>
          <w:t xml:space="preserve"> </w:t>
        </w:r>
      </w:ins>
      <w:ins w:id="2527" w:author="PR Preview" w:date="2026-01-01T00:00:00Z">
        <w:r>
          <w:t xml:space="preserve">is scored:</w:t>
        </w:r>
      </w:ins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ins w:id="2528" w:author="PR Preview" w:date="2026-01-01T00:00:00Z">
        <w:r>
          <w:rPr>
            <w:i/>
            <w:iCs/>
          </w:rPr>
          <w:t xml:space="preserve">Remark 7</w:t>
        </w:r>
      </w:ins>
      <w:ins w:id="2529" w:author="PR Preview" w:date="2026-01-01T00:00:00Z">
        <w:r>
          <w:t xml:space="preserve"> (What each set is for). </w:t>
        </w:r>
      </w:ins>
      <w:ins w:id="2530" w:author="PR Preview" w:date="2026-01-01T00:00:00Z">
        <w:r>
          <w:t xml:space="preserve">Each set of a</w:t>
        </w:r>
      </w:ins>
      <w:ins w:id="2531" w:author="PR Preview" w:date="2026-01-01T00:00:00Z">
        <w:r>
          <w:t xml:space="preserve"> </w:t>
        </w:r>
      </w:ins>
      <w:hyperlink w:anchor="def-data-splits">
        <w:ins w:id="2532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2533" w:author="PR Preview" w:date="2026-01-01T00:00:00Z">
        <w:r>
          <w:t xml:space="preserve"> </w:t>
        </w:r>
      </w:ins>
      <w:ins w:id="2534" w:author="PR Preview" w:date="2026-01-01T00:00:00Z">
        <w:r>
          <w:t xml:space="preserve">has one job:</w:t>
        </w:r>
      </w:ins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47" w:name="exm-train-validation-test-split"/>
    <w:p>
      <w:pPr>
        <w:pStyle w:val="BodyText"/>
      </w:pPr>
      <w:del w:id="2535" w:author="PR Preview" w:date="2026-01-01T00:00:00Z">
        <w:r>
          <w:rPr>
            <w:b/>
            <w:bCs/>
          </w:rPr>
          <w:delText xml:space="preserve">Example 6 (Numerical example)</w:delText>
        </w:r>
      </w:del>
      <w:del w:id="2536" w:author="PR Preview" w:date="2026-01-01T00:00:00Z">
        <w:r>
          <w:delText xml:space="preserve"> </w:delText>
        </w:r>
      </w:del>
      <w:del w:id="2537" w:author="PR Preview" w:date="2026-01-01T00:00:00Z">
        <w:r>
          <w:delText xml:space="preserve">This example (</w:delText>
        </w:r>
      </w:del>
      <w:hyperlink w:anchor="exm-train-validation-test-split">
        <w:del w:id="2538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2539" w:author="PR Preview" w:date="2026-01-01T00:00:00Z">
        <w:r>
          <w:delText xml:space="preserve">)</w:delText>
        </w:r>
      </w:del>
      <w:del w:id="2540" w:author="PR Preview" w:date="2026-01-01T00:00:00Z">
        <w:r>
          <w:delText xml:space="preserve"> </w:delText>
        </w:r>
      </w:del>
      <w:del w:id="2541" w:author="PR Preview" w:date="2026-01-01T00:00:00Z">
        <w:r>
          <w:delText xml:space="preserve">uses R’s built-in</w:delText>
        </w:r>
      </w:del>
      <w:del w:id="2542" w:author="PR Preview" w:date="2026-01-01T00:00:00Z">
        <w:r>
          <w:delText xml:space="preserve"> </w:delText>
        </w:r>
      </w:del>
      <w:del w:id="2543" w:author="PR Preview" w:date="2026-01-01T00:00:00Z">
        <w:r>
          <w:rPr>
            <w:rStyle w:val="VerbatimChar"/>
          </w:rPr>
          <w:delText xml:space="preserve">mtcars</w:delText>
        </w:r>
      </w:del>
      <w:del w:id="2544" w:author="PR Preview" w:date="2026-01-01T00:00:00Z">
        <w:r>
          <w:delText xml:space="preserve"> </w:delText>
        </w:r>
      </w:del>
      <w:del w:id="2545" w:author="PR Preview" w:date="2026-01-01T00:00:00Z">
        <w:r>
          <w:delText xml:space="preserve">dataset</w:delText>
        </w:r>
      </w:del>
      <w:del w:id="2546" w:author="PR Preview" w:date="2026-01-01T00:00:00Z">
        <w:r>
          <w:delText xml:space="preserve"> </w:delText>
        </w:r>
      </w:del>
      <w:del w:id="2547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2548" w:author="PR Preview" w:date="2026-01-01T00:00:00Z">
        <w:r>
          <w:delText xml:space="preserve"> </w:delText>
        </w:r>
      </w:del>
      <w:del w:id="2549" w:author="PR Preview" w:date="2026-01-01T00:00:00Z">
        <w:r>
          <w:delText xml:space="preserve">cars)</w:delText>
        </w:r>
      </w:del>
      <w:del w:id="2550" w:author="PR Preview" w:date="2026-01-01T00:00:00Z">
        <w:r>
          <w:delText xml:space="preserve"> </w:delText>
        </w:r>
      </w:del>
      <w:del w:id="2551" w:author="PR Preview" w:date="2026-01-01T00:00:00Z">
        <w:r>
          <w:delText xml:space="preserve">to predict fuel efficiency (</w:delText>
        </w:r>
      </w:del>
      <w:del w:id="2552" w:author="PR Preview" w:date="2026-01-01T00:00:00Z">
        <w:r>
          <w:rPr>
            <w:rStyle w:val="VerbatimChar"/>
          </w:rPr>
          <w:delText xml:space="preserve">mpg</w:delText>
        </w:r>
      </w:del>
      <w:del w:id="2553" w:author="PR Preview" w:date="2026-01-01T00:00:00Z">
        <w:r>
          <w:delText xml:space="preserve">)</w:delText>
        </w:r>
      </w:del>
      <w:del w:id="2554" w:author="PR Preview" w:date="2026-01-01T00:00:00Z">
        <w:r>
          <w:delText xml:space="preserve"> </w:delText>
        </w:r>
      </w:del>
      <w:del w:id="2555" w:author="PR Preview" w:date="2026-01-01T00:00:00Z">
        <w:r>
          <w:delText xml:space="preserve">from vehicle weight (</w:delText>
        </w:r>
      </w:del>
      <w:del w:id="2556" w:author="PR Preview" w:date="2026-01-01T00:00:00Z">
        <w:r>
          <w:rPr>
            <w:rStyle w:val="VerbatimChar"/>
          </w:rPr>
          <w:delText xml:space="preserve">wt</w:delText>
        </w:r>
      </w:del>
      <w:del w:id="2557" w:author="PR Preview" w:date="2026-01-01T00:00:00Z">
        <w:r>
          <w:delText xml:space="preserve">).</w:delText>
        </w:r>
      </w:del>
      <w:del w:id="2558" w:author="PR Preview" w:date="2026-01-01T00:00:00Z">
        <w:r>
          <w:delText xml:space="preserve"> </w:delText>
        </w:r>
      </w:del>
      <w:del w:id="2559" w:author="PR Preview" w:date="2026-01-01T00:00:00Z">
        <w:r>
          <w:delText xml:space="preserve">It uses one random split</w:delText>
        </w:r>
      </w:del>
      <w:del w:id="2560" w:author="PR Preview" w:date="2026-01-01T00:00:00Z">
        <w:r>
          <w:delText xml:space="preserve"> </w:delText>
        </w:r>
      </w:del>
      <w:del w:id="2561" w:author="PR Preview" w:date="2026-01-01T00:00:00Z">
        <w:r>
          <w:delText xml:space="preserve">to compare linear,</w:delText>
        </w:r>
      </w:del>
      <w:del w:id="2562" w:author="PR Preview" w:date="2026-01-01T00:00:00Z">
        <w:r>
          <w:delText xml:space="preserve"> </w:delText>
        </w:r>
      </w:del>
      <w:del w:id="2563" w:author="PR Preview" w:date="2026-01-01T00:00:00Z">
        <w:r>
          <w:delText xml:space="preserve">quadratic,</w:delText>
        </w:r>
      </w:del>
      <w:del w:id="2564" w:author="PR Preview" w:date="2026-01-01T00:00:00Z">
        <w:r>
          <w:delText xml:space="preserve"> </w:delText>
        </w:r>
      </w:del>
      <w:del w:id="2565" w:author="PR Preview" w:date="2026-01-01T00:00:00Z">
        <w:r>
          <w:delText xml:space="preserve">cubic,</w:delText>
        </w:r>
      </w:del>
      <w:del w:id="2566" w:author="PR Preview" w:date="2026-01-01T00:00:00Z">
        <w:r>
          <w:delText xml:space="preserve"> </w:delText>
        </w:r>
      </w:del>
      <w:del w:id="2567" w:author="PR Preview" w:date="2026-01-01T00:00:00Z">
        <w:r>
          <w:delText xml:space="preserve">and quartic models</w:delText>
        </w:r>
      </w:del>
      <w:del w:id="2568" w:author="PR Preview" w:date="2026-01-01T00:00:00Z">
        <w:r>
          <w:delText xml:space="preserve"> </w:delText>
        </w:r>
      </w:del>
      <w:del w:id="2569" w:author="PR Preview" w:date="2026-01-01T00:00:00Z">
        <w:r>
          <w:delText xml:space="preserve">(</w:delText>
        </w:r>
      </w:del>
      <w:del w:id="2570" w:author="PR Preview" w:date="2026-01-01T00:00:00Z">
        <w:r>
          <w:rPr>
            <w:rStyle w:val="VerbatimChar"/>
          </w:rPr>
          <w:delText xml:space="preserve">mpg ~ wt</w:delText>
        </w:r>
      </w:del>
      <w:del w:id="2571" w:author="PR Preview" w:date="2026-01-01T00:00:00Z">
        <w:r>
          <w:delText xml:space="preserve">,</w:delText>
        </w:r>
      </w:del>
      <w:del w:id="2572" w:author="PR Preview" w:date="2026-01-01T00:00:00Z">
        <w:r>
          <w:delText xml:space="preserve"> </w:delText>
        </w:r>
      </w:del>
      <w:del w:id="2573" w:author="PR Preview" w:date="2026-01-01T00:00:00Z">
        <w:r>
          <w:rPr>
            <w:rStyle w:val="VerbatimChar"/>
          </w:rPr>
          <w:delText xml:space="preserve">mpg ~ wt + I(wt^2)</w:delText>
        </w:r>
      </w:del>
      <w:del w:id="2574" w:author="PR Preview" w:date="2026-01-01T00:00:00Z">
        <w:r>
          <w:delText xml:space="preserve">,</w:delText>
        </w:r>
      </w:del>
      <w:del w:id="2575" w:author="PR Preview" w:date="2026-01-01T00:00:00Z">
        <w:r>
          <w:delText xml:space="preserve"> </w:delText>
        </w:r>
      </w:del>
      <w:del w:id="2576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2577" w:author="PR Preview" w:date="2026-01-01T00:00:00Z">
        <w:r>
          <w:delText xml:space="preserve">,</w:delText>
        </w:r>
      </w:del>
      <w:del w:id="2578" w:author="PR Preview" w:date="2026-01-01T00:00:00Z">
        <w:r>
          <w:delText xml:space="preserve"> </w:delText>
        </w:r>
      </w:del>
      <w:del w:id="2579" w:author="PR Preview" w:date="2026-01-01T00:00:00Z">
        <w:r>
          <w:delText xml:space="preserve">and</w:delText>
        </w:r>
      </w:del>
      <w:del w:id="2580" w:author="PR Preview" w:date="2026-01-01T00:00:00Z">
        <w:r>
          <w:delText xml:space="preserve"> </w:delText>
        </w:r>
      </w:del>
      <w:del w:id="2581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2582" w:author="PR Preview" w:date="2026-01-01T00:00:00Z">
        <w:r>
          <w:delText xml:space="preserve">)</w:delText>
        </w:r>
      </w:del>
      <w:del w:id="2583" w:author="PR Preview" w:date="2026-01-01T00:00:00Z">
        <w:r>
          <w:delText xml:space="preserve"> </w:delText>
        </w:r>
      </w:del>
      <w:del w:id="2584" w:author="PR Preview" w:date="2026-01-01T00:00:00Z">
        <w:r>
          <w:delText xml:space="preserve">on a validation set,</w:delText>
        </w:r>
      </w:del>
      <w:del w:id="2585" w:author="PR Preview" w:date="2026-01-01T00:00:00Z">
        <w:r>
          <w:delText xml:space="preserve"> </w:delText>
        </w:r>
      </w:del>
      <w:del w:id="2586" w:author="PR Preview" w:date="2026-01-01T00:00:00Z">
        <w:r>
          <w:delText xml:space="preserve">then reports the chosen model’s test RMSE</w:delText>
        </w:r>
      </w:del>
      <w:del w:id="2587" w:author="PR Preview" w:date="2026-01-01T00:00:00Z">
        <w:r>
          <w:delText xml:space="preserve"> </w:delText>
        </w:r>
      </w:del>
      <w:del w:id="2588" w:author="PR Preview" w:date="2026-01-01T00:00:00Z">
        <w:r>
          <w:delText xml:space="preserve">on untouched test data</w:delText>
        </w:r>
      </w:del>
      <w:del w:id="2589" w:author="PR Preview" w:date="2026-01-01T00:00:00Z">
        <w:r>
          <w:delText xml:space="preserve"> </w:delText>
        </w:r>
      </w:del>
      <w:del w:id="2590" w:author="PR Preview" w:date="2026-01-01T00:00:00Z">
        <w:r>
          <w:delText xml:space="preserve">(James et al. 2021, 213)</w:delText>
        </w:r>
      </w:del>
      <w:del w:id="2591" w:author="PR Preview" w:date="2026-01-01T00:00:00Z">
        <w:r>
          <w:delText xml:space="preserve">.</w:delText>
        </w:r>
      </w:del>
    </w:p>
    <w:p>
      <w:pPr>
        <w:pStyle w:val="BodyText"/>
      </w:pPr>
      <w:ins w:id="2592" w:author="PR Preview" w:date="2026-01-01T00:00:00Z">
        <w:r>
          <w:rPr>
            <w:b/>
            <w:bCs/>
          </w:rPr>
          <w:t xml:space="preserve">Example 7 (Numerical example)</w:t>
        </w:r>
      </w:ins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This example (</w:t>
        </w:r>
      </w:ins>
      <w:hyperlink w:anchor="exm-train-validation-test-split">
        <w:ins w:id="2595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2596" w:author="PR Preview" w:date="2026-01-01T00:00:00Z">
        <w:r>
          <w:t xml:space="preserve">)</w:t>
        </w:r>
      </w:ins>
      <w:ins w:id="2597" w:author="PR Preview" w:date="2026-01-01T00:00:00Z">
        <w:r>
          <w:t xml:space="preserve"> </w:t>
        </w:r>
      </w:ins>
      <w:ins w:id="2598" w:author="PR Preview" w:date="2026-01-01T00:00:00Z">
        <w:r>
          <w:t xml:space="preserve">uses R’s built-in</w:t>
        </w:r>
      </w:ins>
      <w:ins w:id="2599" w:author="PR Preview" w:date="2026-01-01T00:00:00Z">
        <w:r>
          <w:t xml:space="preserve"> </w:t>
        </w:r>
      </w:ins>
      <w:ins w:id="2600" w:author="PR Preview" w:date="2026-01-01T00:00:00Z">
        <w:r>
          <w:rPr>
            <w:rStyle w:val="VerbatimChar"/>
          </w:rPr>
          <w:t xml:space="preserve">mtcars</w:t>
        </w:r>
      </w:ins>
      <w:ins w:id="2601" w:author="PR Preview" w:date="2026-01-01T00:00:00Z">
        <w:r>
          <w:t xml:space="preserve"> </w:t>
        </w:r>
      </w:ins>
      <w:ins w:id="2602" w:author="PR Preview" w:date="2026-01-01T00:00:00Z">
        <w:r>
          <w:t xml:space="preserve">dataset</w:t>
        </w:r>
      </w:ins>
      <w:ins w:id="2603" w:author="PR Preview" w:date="2026-01-01T00:00:00Z">
        <w:r>
          <w:t xml:space="preserve"> </w:t>
        </w:r>
      </w:ins>
      <w:ins w:id="2604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2605" w:author="PR Preview" w:date="2026-01-01T00:00:00Z">
        <w:r>
          <w:t xml:space="preserve"> </w:t>
        </w:r>
      </w:ins>
      <w:ins w:id="2606" w:author="PR Preview" w:date="2026-01-01T00:00:00Z">
        <w:r>
          <w:t xml:space="preserve">cars)</w:t>
        </w:r>
      </w:ins>
      <w:ins w:id="2607" w:author="PR Preview" w:date="2026-01-01T00:00:00Z">
        <w:r>
          <w:t xml:space="preserve"> </w:t>
        </w:r>
      </w:ins>
      <w:ins w:id="2608" w:author="PR Preview" w:date="2026-01-01T00:00:00Z">
        <w:r>
          <w:t xml:space="preserve">to predict fuel efficiency (</w:t>
        </w:r>
      </w:ins>
      <w:ins w:id="2609" w:author="PR Preview" w:date="2026-01-01T00:00:00Z">
        <w:r>
          <w:rPr>
            <w:rStyle w:val="VerbatimChar"/>
          </w:rPr>
          <w:t xml:space="preserve">mpg</w:t>
        </w:r>
      </w:ins>
      <w:ins w:id="2610" w:author="PR Preview" w:date="2026-01-01T00:00:00Z">
        <w:r>
          <w:t xml:space="preserve">)</w:t>
        </w:r>
      </w:ins>
      <w:ins w:id="2611" w:author="PR Preview" w:date="2026-01-01T00:00:00Z">
        <w:r>
          <w:t xml:space="preserve"> </w:t>
        </w:r>
      </w:ins>
      <w:ins w:id="2612" w:author="PR Preview" w:date="2026-01-01T00:00:00Z">
        <w:r>
          <w:t xml:space="preserve">from vehicle weight (</w:t>
        </w:r>
      </w:ins>
      <w:ins w:id="2613" w:author="PR Preview" w:date="2026-01-01T00:00:00Z">
        <w:r>
          <w:rPr>
            <w:rStyle w:val="VerbatimChar"/>
          </w:rPr>
          <w:t xml:space="preserve">wt</w:t>
        </w:r>
      </w:ins>
      <w:ins w:id="2614" w:author="PR Preview" w:date="2026-01-01T00:00:00Z">
        <w:r>
          <w:t xml:space="preserve">).</w:t>
        </w:r>
      </w:ins>
      <w:ins w:id="2615" w:author="PR Preview" w:date="2026-01-01T00:00:00Z">
        <w:r>
          <w:t xml:space="preserve"> </w:t>
        </w:r>
      </w:ins>
      <w:ins w:id="2616" w:author="PR Preview" w:date="2026-01-01T00:00:00Z">
        <w:r>
          <w:t xml:space="preserve">It uses one random split</w:t>
        </w:r>
      </w:ins>
      <w:ins w:id="2617" w:author="PR Preview" w:date="2026-01-01T00:00:00Z">
        <w:r>
          <w:t xml:space="preserve"> </w:t>
        </w:r>
      </w:ins>
      <w:ins w:id="2618" w:author="PR Preview" w:date="2026-01-01T00:00:00Z">
        <w:r>
          <w:t xml:space="preserve">to compare linear,</w:t>
        </w:r>
      </w:ins>
      <w:ins w:id="2619" w:author="PR Preview" w:date="2026-01-01T00:00:00Z">
        <w:r>
          <w:t xml:space="preserve"> </w:t>
        </w:r>
      </w:ins>
      <w:ins w:id="2620" w:author="PR Preview" w:date="2026-01-01T00:00:00Z">
        <w:r>
          <w:t xml:space="preserve">quadratic,</w:t>
        </w:r>
      </w:ins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cubic,</w:t>
        </w:r>
      </w:ins>
      <w:ins w:id="2623" w:author="PR Preview" w:date="2026-01-01T00:00:00Z">
        <w:r>
          <w:t xml:space="preserve"> </w:t>
        </w:r>
      </w:ins>
      <w:ins w:id="2624" w:author="PR Preview" w:date="2026-01-01T00:00:00Z">
        <w:r>
          <w:t xml:space="preserve">and quartic models</w:t>
        </w:r>
      </w:ins>
      <w:ins w:id="2625" w:author="PR Preview" w:date="2026-01-01T00:00:00Z">
        <w:r>
          <w:t xml:space="preserve"> </w:t>
        </w:r>
      </w:ins>
      <w:ins w:id="2626" w:author="PR Preview" w:date="2026-01-01T00:00:00Z">
        <w:r>
          <w:t xml:space="preserve">(</w:t>
        </w:r>
      </w:ins>
      <w:ins w:id="2627" w:author="PR Preview" w:date="2026-01-01T00:00:00Z">
        <w:r>
          <w:rPr>
            <w:rStyle w:val="VerbatimChar"/>
          </w:rPr>
          <w:t xml:space="preserve">mpg ~ wt</w:t>
        </w:r>
      </w:ins>
      <w:ins w:id="2628" w:author="PR Preview" w:date="2026-01-01T00:00:00Z">
        <w:r>
          <w:t xml:space="preserve">,</w:t>
        </w:r>
      </w:ins>
      <w:ins w:id="2629" w:author="PR Preview" w:date="2026-01-01T00:00:00Z">
        <w:r>
          <w:t xml:space="preserve"> </w:t>
        </w:r>
      </w:ins>
      <w:ins w:id="2630" w:author="PR Preview" w:date="2026-01-01T00:00:00Z">
        <w:r>
          <w:rPr>
            <w:rStyle w:val="VerbatimChar"/>
          </w:rPr>
          <w:t xml:space="preserve">mpg ~ wt + I(wt^2)</w:t>
        </w:r>
      </w:ins>
      <w:ins w:id="2631" w:author="PR Preview" w:date="2026-01-01T00:00:00Z">
        <w:r>
          <w:t xml:space="preserve">,</w:t>
        </w:r>
      </w:ins>
      <w:ins w:id="2632" w:author="PR Preview" w:date="2026-01-01T00:00:00Z">
        <w:r>
          <w:t xml:space="preserve"> </w:t>
        </w:r>
      </w:ins>
      <w:ins w:id="2633" w:author="PR Preview" w:date="2026-01-01T00:00:00Z">
        <w:r>
          <w:rPr>
            <w:rStyle w:val="VerbatimChar"/>
          </w:rPr>
          <w:t xml:space="preserve">mpg ~ wt + I(wt^2) + I(wt^3)</w:t>
        </w:r>
      </w:ins>
      <w:ins w:id="2634" w:author="PR Preview" w:date="2026-01-01T00:00:00Z">
        <w:r>
          <w:t xml:space="preserve">,</w:t>
        </w:r>
      </w:ins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and</w:t>
        </w:r>
      </w:ins>
      <w:ins w:id="2637" w:author="PR Preview" w:date="2026-01-01T00:00:00Z">
        <w:r>
          <w:t xml:space="preserve"> </w:t>
        </w:r>
      </w:ins>
      <w:ins w:id="2638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2639" w:author="PR Preview" w:date="2026-01-01T00:00:00Z">
        <w:r>
          <w:t xml:space="preserve">)</w:t>
        </w:r>
      </w:ins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on a validation set,</w:t>
        </w:r>
      </w:ins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then reports the chosen model’s test RMSE</w:t>
        </w:r>
      </w:ins>
      <w:ins w:id="2644" w:author="PR Preview" w:date="2026-01-01T00:00:00Z">
        <w:r>
          <w:t xml:space="preserve"> </w:t>
        </w:r>
      </w:ins>
      <w:ins w:id="2645" w:author="PR Preview" w:date="2026-01-01T00:00:00Z">
        <w:r>
          <w:t xml:space="preserve">on untouched test data</w:t>
        </w:r>
      </w:ins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(James et al. 2021, 213)</w:t>
        </w:r>
      </w:ins>
      <w:ins w:id="2648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7"/>
    <w:bookmarkEnd w:id="148"/>
    <w:bookmarkStart w:id="189" w:name="sec-kfold"/>
    <w:p>
      <w:pPr>
        <w:pStyle w:val="Heading2"/>
      </w:pPr>
      <w:del w:id="2649" w:author="PR Preview" w:date="2026-01-01T00:00:00Z">
        <w:r>
          <w:delText xml:space="preserve">5</w:delText>
        </w:r>
      </w:del>
      <w:del w:id="2650" w:author="PR Preview" w:date="2026-01-01T00:00:00Z">
        <w:r>
          <w:delText xml:space="preserve"> </w:delText>
        </w:r>
      </w:del>
      <m:oMath>
        <m:r>
          <m:t>k</m:t>
        </m:r>
      </m:oMath>
      <w:del w:id="2651" w:author="PR Preview" w:date="2026-01-01T00:00:00Z">
        <w:r>
          <w:delText xml:space="preserve">-fold cross-validation</w:delText>
        </w:r>
      </w:del>
    </w:p>
    <w:p>
      <w:pPr>
        <w:pStyle w:val="Heading2"/>
      </w:pPr>
      <w:ins w:id="2652" w:author="PR Preview" w:date="2026-01-01T00:00:00Z">
        <w:r>
          <w:t xml:space="preserve">6</w:t>
        </w:r>
      </w:ins>
      <w:ins w:id="2653" w:author="PR Preview" w:date="2026-01-01T00:00:00Z">
        <w:r>
          <w:t xml:space="preserve"> </w:t>
        </w:r>
      </w:ins>
      <m:oMath>
        <m:r>
          <m:t>k</m:t>
        </m:r>
      </m:oMath>
      <w:ins w:id="2654" w:author="PR Preview" w:date="2026-01-01T00:00:00Z">
        <w:r>
          <w:t xml:space="preserve">-fold cross-validation</w:t>
        </w:r>
      </w:ins>
    </w:p>
    <w:bookmarkStart w:id="149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9"/>
    <w:bookmarkStart w:id="150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0"/>
    <w:bookmarkStart w:id="154" w:name="def-folds"/>
    <w:p>
      <w:pPr>
        <w:pStyle w:val="FirstParagraph"/>
      </w:pPr>
      <w:del w:id="2655" w:author="PR Preview" w:date="2026-01-01T00:00:00Z">
        <w:r>
          <w:rPr>
            <w:b/>
            <w:bCs/>
          </w:rPr>
          <w:delText xml:space="preserve">Definition 21 (Folds)</w:delText>
        </w:r>
      </w:del>
      <w:del w:id="2656" w:author="PR Preview" w:date="2026-01-01T00:00:00Z">
        <w:r>
          <w:delText xml:space="preserve"> </w:delText>
        </w:r>
      </w:del>
      <w:del w:id="2657" w:author="PR Preview" w:date="2026-01-01T00:00:00Z">
        <w:r>
          <w:delText xml:space="preserve">A division of a</w:delText>
        </w:r>
      </w:del>
      <w:del w:id="2658" w:author="PR Preview" w:date="2026-01-01T00:00:00Z">
        <w:r>
          <w:delText xml:space="preserve"> </w:delText>
        </w:r>
      </w:del>
      <w:hyperlink w:anchor="def-training-set">
        <w:del w:id="265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6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61" w:author="PR Preview" w:date="2026-01-01T00:00:00Z">
        <w:r>
          <w:delText xml:space="preserve">,</w:delText>
        </w:r>
      </w:del>
      <w:del w:id="2662" w:author="PR Preview" w:date="2026-01-01T00:00:00Z">
        <w:r>
          <w:delText xml:space="preserve"> </w:delText>
        </w:r>
      </w:del>
      <w:del w:id="2663" w:author="PR Preview" w:date="2026-01-01T00:00:00Z">
        <w:r>
          <w:delText xml:space="preserve">indexed by</w:delText>
        </w:r>
      </w:del>
      <w:del w:id="2664" w:author="PR Preview" w:date="2026-01-01T00:00:00Z">
        <w:r>
          <w:delText xml:space="preserve"> </w:delText>
        </w:r>
      </w:del>
      <m:oMath>
        <m:r>
          <m:t>I</m:t>
        </m:r>
      </m:oMath>
      <w:del w:id="2665" w:author="PR Preview" w:date="2026-01-01T00:00:00Z">
        <w:r>
          <w:delText xml:space="preserve">, into</w:delText>
        </w:r>
      </w:del>
      <w:del w:id="2666" w:author="PR Preview" w:date="2026-01-01T00:00:00Z">
        <w:r>
          <w:delText xml:space="preserve"> </w:delText>
        </w:r>
      </w:del>
      <m:oMath>
        <m:r>
          <m:t>k</m:t>
        </m:r>
      </m:oMath>
      <w:del w:id="2667" w:author="PR Preview" w:date="2026-01-01T00:00:00Z">
        <w:r>
          <w:delText xml:space="preserve"> </w:delText>
        </w:r>
      </w:del>
      <w:del w:id="2668" w:author="PR Preview" w:date="2026-01-01T00:00:00Z">
        <w:r>
          <w:rPr>
            <w:b/>
            <w:bCs/>
          </w:rPr>
          <w:delText xml:space="preserve">folds</w:delText>
        </w:r>
      </w:del>
      <w:del w:id="2669" w:author="PR Preview" w:date="2026-01-01T00:00:00Z">
        <w:r>
          <w:delText xml:space="preserve"> </w:delText>
        </w:r>
      </w:del>
      <w:del w:id="2670" w:author="PR Preview" w:date="2026-01-01T00:00:00Z">
        <w:r>
          <w:delText xml:space="preserve">is a partition of</w:delText>
        </w:r>
      </w:del>
      <w:del w:id="2671" w:author="PR Preview" w:date="2026-01-01T00:00:00Z">
        <w:r>
          <w:delText xml:space="preserve"> </w:delText>
        </w:r>
      </w:del>
      <m:oMath>
        <m:r>
          <m:t>I</m:t>
        </m:r>
      </m:oMath>
      <w:del w:id="2672" w:author="PR Preview" w:date="2026-01-01T00:00:00Z">
        <w:r>
          <w:delText xml:space="preserve"> </w:delText>
        </w:r>
      </w:del>
      <w:del w:id="2673" w:author="PR Preview" w:date="2026-01-01T00:00:00Z">
        <w:r>
          <w:delText xml:space="preserve">into</w:delText>
        </w:r>
      </w:del>
      <w:del w:id="2674" w:author="PR Preview" w:date="2026-01-01T00:00:00Z">
        <w:r>
          <w:delText xml:space="preserve"> </w:delText>
        </w:r>
      </w:del>
      <m:oMath>
        <m:r>
          <m:t>k</m:t>
        </m:r>
      </m:oMath>
      <w:del w:id="2675" w:author="PR Preview" w:date="2026-01-01T00:00:00Z">
        <w:r>
          <w:delText xml:space="preserve"> </w:delText>
        </w:r>
      </w:del>
      <w:del w:id="2676" w:author="PR Preview" w:date="2026-01-01T00:00:00Z">
        <w:r>
          <w:delText xml:space="preserve">nonempty, disjoint subsets</w:delText>
        </w:r>
      </w:del>
      <w:del w:id="267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2678" w:author="PR Preview" w:date="2026-01-01T00:00:00Z">
        <w:r>
          <w:delText xml:space="preserve">:</w:delText>
        </w:r>
      </w:del>
    </w:p>
    <w:p>
      <w:pPr>
        <w:pStyle w:val="BodyText"/>
      </w:pPr>
      <w:bookmarkStart w:id="14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BodyText"/>
      </w:pPr>
      <w:del w:id="2679" w:author="PR Preview" w:date="2026-01-01T00:00:00Z">
        <w:r>
          <w:rPr>
            <w:b/>
            <w:bCs/>
          </w:rPr>
          <w:delText xml:space="preserve">Definition 22 (Fold size)</w:delText>
        </w:r>
      </w:del>
      <w:del w:id="2680" w:author="PR Preview" w:date="2026-01-01T00:00:00Z">
        <w:r>
          <w:delText xml:space="preserve"> </w:delText>
        </w:r>
      </w:del>
      <w:del w:id="2681" w:author="PR Preview" w:date="2026-01-01T00:00:00Z">
        <w:r>
          <w:delText xml:space="preserve">The</w:delText>
        </w:r>
      </w:del>
      <w:del w:id="2682" w:author="PR Preview" w:date="2026-01-01T00:00:00Z">
        <w:r>
          <w:delText xml:space="preserve"> </w:delText>
        </w:r>
      </w:del>
      <w:del w:id="2683" w:author="PR Preview" w:date="2026-01-01T00:00:00Z">
        <w:r>
          <w:rPr>
            <w:b/>
            <w:bCs/>
          </w:rPr>
          <w:delText xml:space="preserve">size</w:delText>
        </w:r>
      </w:del>
      <w:del w:id="2684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2685" w:author="PR Preview" w:date="2026-01-01T00:00:00Z">
        <w:r>
          <w:delText xml:space="preserve"> </w:delText>
        </w:r>
      </w:del>
      <w:del w:id="2686" w:author="PR Preview" w:date="2026-01-01T00:00:00Z">
        <w:r>
          <w:delText xml:space="preserve">of</w:delText>
        </w:r>
      </w:del>
      <w:del w:id="2687" w:author="PR Preview" w:date="2026-01-01T00:00:00Z">
        <w:r>
          <w:delText xml:space="preserve"> </w:delText>
        </w:r>
      </w:del>
      <w:hyperlink w:anchor="def-folds">
        <w:del w:id="2688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68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690" w:author="PR Preview" w:date="2026-01-01T00:00:00Z">
        <w:r>
          <w:delText xml:space="preserve"> </w:delText>
        </w:r>
      </w:del>
      <w:del w:id="2691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14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6"/>
    </w:p>
    <w:p>
      <w:pPr>
        <w:pStyle w:val="FirstParagraph"/>
      </w:pPr>
      <w:del w:id="2692" w:author="PR Preview" w:date="2026-01-01T00:00:00Z">
        <w:r>
          <w:rPr>
            <w:b/>
            <w:bCs/>
          </w:rPr>
          <w:delText xml:space="preserve">Definition 23 (Fold assignment)</w:delText>
        </w:r>
      </w:del>
      <w:del w:id="2693" w:author="PR Preview" w:date="2026-01-01T00:00:00Z">
        <w:r>
          <w:delText xml:space="preserve"> </w:delText>
        </w:r>
      </w:del>
      <w:del w:id="2694" w:author="PR Preview" w:date="2026-01-01T00:00:00Z">
        <w:r>
          <w:delText xml:space="preserve">Given</w:delText>
        </w:r>
      </w:del>
      <w:del w:id="2695" w:author="PR Preview" w:date="2026-01-01T00:00:00Z">
        <w:r>
          <w:delText xml:space="preserve"> </w:delText>
        </w:r>
      </w:del>
      <w:hyperlink w:anchor="def-folds">
        <w:del w:id="2696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69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2698" w:author="PR Preview" w:date="2026-01-01T00:00:00Z">
        <w:r>
          <w:delText xml:space="preserve">,</w:delText>
        </w:r>
      </w:del>
      <w:del w:id="2699" w:author="PR Preview" w:date="2026-01-01T00:00:00Z">
        <w:r>
          <w:delText xml:space="preserve"> </w:delText>
        </w:r>
      </w:del>
      <w:del w:id="2700" w:author="PR Preview" w:date="2026-01-01T00:00:00Z">
        <w:r>
          <w:delText xml:space="preserve">the</w:delText>
        </w:r>
      </w:del>
      <w:del w:id="2701" w:author="PR Preview" w:date="2026-01-01T00:00:00Z">
        <w:r>
          <w:delText xml:space="preserve"> </w:delText>
        </w:r>
      </w:del>
      <w:del w:id="2702" w:author="PR Preview" w:date="2026-01-01T00:00:00Z">
        <w:r>
          <w:rPr>
            <w:b/>
            <w:bCs/>
          </w:rPr>
          <w:delText xml:space="preserve">fold assignment</w:delText>
        </w:r>
      </w:del>
      <w:del w:id="2703" w:author="PR Preview" w:date="2026-01-01T00:00:00Z">
        <w:r>
          <w:delText xml:space="preserve"> </w:delText>
        </w:r>
      </w:del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del w:id="2704" w:author="PR Preview" w:date="2026-01-01T00:00:00Z">
        <w:r>
          <w:delText xml:space="preserve"> </w:delText>
        </w:r>
      </w:del>
      <w:del w:id="2705" w:author="PR Preview" w:date="2026-01-01T00:00:00Z">
        <w:r>
          <w:delText xml:space="preserve">of observation</w:delText>
        </w:r>
      </w:del>
      <w:del w:id="2706" w:author="PR Preview" w:date="2026-01-01T00:00:00Z">
        <w:r>
          <w:delText xml:space="preserve"> </w:delText>
        </w:r>
      </w:del>
      <m:oMath>
        <m:r>
          <m:t>i</m:t>
        </m:r>
      </m:oMath>
      <w:del w:id="2707" w:author="PR Preview" w:date="2026-01-01T00:00:00Z">
        <w:r>
          <w:delText xml:space="preserve"> </w:delText>
        </w:r>
      </w:del>
      <w:del w:id="2708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bookmarkStart w:id="14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BodyText"/>
      </w:pPr>
      <w:del w:id="2709" w:author="PR Preview" w:date="2026-01-01T00:00:00Z">
        <w:r>
          <w:rPr>
            <w:b/>
            <w:bCs/>
          </w:rPr>
          <w:delText xml:space="preserve">Definition 24 (Fold-out rule)</w:delText>
        </w:r>
      </w:del>
      <w:del w:id="2710" w:author="PR Preview" w:date="2026-01-01T00:00:00Z">
        <w:r>
          <w:delText xml:space="preserve"> </w:delText>
        </w:r>
      </w:del>
      <w:del w:id="2711" w:author="PR Preview" w:date="2026-01-01T00:00:00Z">
        <w:r>
          <w:delText xml:space="preserve">For</w:delText>
        </w:r>
      </w:del>
      <w:del w:id="2712" w:author="PR Preview" w:date="2026-01-01T00:00:00Z">
        <w:r>
          <w:delText xml:space="preserve"> </w:delText>
        </w:r>
      </w:del>
      <w:hyperlink w:anchor="def-folds">
        <w:del w:id="2713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71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715" w:author="PR Preview" w:date="2026-01-01T00:00:00Z">
        <w:r>
          <w:delText xml:space="preserve">,</w:delText>
        </w:r>
      </w:del>
      <w:del w:id="2716" w:author="PR Preview" w:date="2026-01-01T00:00:00Z">
        <w:r>
          <w:delText xml:space="preserve"> </w:delText>
        </w:r>
      </w:del>
      <w:del w:id="2717" w:author="PR Preview" w:date="2026-01-01T00:00:00Z">
        <w:r>
          <w:delText xml:space="preserve">the</w:delText>
        </w:r>
      </w:del>
      <w:del w:id="2718" w:author="PR Preview" w:date="2026-01-01T00:00:00Z">
        <w:r>
          <w:delText xml:space="preserve"> </w:delText>
        </w:r>
      </w:del>
      <w:del w:id="2719" w:author="PR Preview" w:date="2026-01-01T00:00:00Z">
        <w:r>
          <w:rPr>
            <w:b/>
            <w:bCs/>
          </w:rPr>
          <w:delText xml:space="preserve">fold-out rule</w:delText>
        </w:r>
      </w:del>
      <w:del w:id="272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2721" w:author="PR Preview" w:date="2026-01-01T00:00:00Z">
        <w:r>
          <w:delText xml:space="preserve"> </w:delText>
        </w:r>
      </w:del>
      <w:del w:id="2722" w:author="PR Preview" w:date="2026-01-01T00:00:00Z">
        <w:r>
          <w:delText xml:space="preserve">is the</w:delText>
        </w:r>
      </w:del>
      <w:del w:id="2723" w:author="PR Preview" w:date="2026-01-01T00:00:00Z">
        <w:r>
          <w:delText xml:space="preserve"> </w:delText>
        </w:r>
      </w:del>
      <w:hyperlink w:anchor="def-prediction-rule">
        <w:del w:id="272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725" w:author="PR Preview" w:date="2026-01-01T00:00:00Z">
        <w:r>
          <w:delText xml:space="preserve"> </w:delText>
        </w:r>
      </w:del>
      <w:del w:id="2726" w:author="PR Preview" w:date="2026-01-01T00:00:00Z">
        <w:r>
          <w:delText xml:space="preserve">that a</w:delText>
        </w:r>
      </w:del>
      <w:del w:id="2727" w:author="PR Preview" w:date="2026-01-01T00:00:00Z">
        <w:r>
          <w:delText xml:space="preserve"> </w:delText>
        </w:r>
      </w:del>
      <w:hyperlink w:anchor="def-fitting-procedure">
        <w:del w:id="272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729" w:author="PR Preview" w:date="2026-01-01T00:00:00Z">
        <w:r>
          <w:delText xml:space="preserve"> </w:delText>
        </w:r>
      </w:del>
      <m:oMath>
        <m:r>
          <m:t>g</m:t>
        </m:r>
      </m:oMath>
      <w:del w:id="2730" w:author="PR Preview" w:date="2026-01-01T00:00:00Z">
        <w:r>
          <w:delText xml:space="preserve"> </w:delText>
        </w:r>
      </w:del>
      <w:del w:id="2731" w:author="PR Preview" w:date="2026-01-01T00:00:00Z">
        <w:r>
          <w:delText xml:space="preserve">produces</w:delText>
        </w:r>
      </w:del>
      <w:del w:id="2732" w:author="PR Preview" w:date="2026-01-01T00:00:00Z">
        <w:r>
          <w:delText xml:space="preserve"> </w:delText>
        </w:r>
      </w:del>
      <w:del w:id="2733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bookmarkStart w:id="15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p>
      <w:pPr>
        <w:pStyle w:val="BodyText"/>
      </w:pPr>
      <w:del w:id="2734" w:author="PR Preview" w:date="2026-01-01T00:00:00Z">
        <w:r>
          <w:rPr>
            <w:b/>
            <w:bCs/>
          </w:rPr>
          <w:delText xml:space="preserve">Definition 25 (</w:delText>
        </w:r>
      </w:del>
      <m:oMath>
        <m:r>
          <m:t>k</m:t>
        </m:r>
      </m:oMath>
      <w:del w:id="2735" w:author="PR Preview" w:date="2026-01-01T00:00:00Z">
        <w:r>
          <w:rPr>
            <w:b/>
            <w:bCs/>
          </w:rPr>
          <w:delText xml:space="preserve">-fold cross-validation)</w:delText>
        </w:r>
      </w:del>
      <w:del w:id="2736" w:author="PR Preview" w:date="2026-01-01T00:00:00Z">
        <w:r>
          <w:delText xml:space="preserve"> </w:delText>
        </w:r>
      </w:del>
      <w:del w:id="2737" w:author="PR Preview" w:date="2026-01-01T00:00:00Z">
        <w:r>
          <w:delText xml:space="preserve">In</w:delText>
        </w:r>
      </w:del>
      <w:del w:id="2738" w:author="PR Preview" w:date="2026-01-01T00:00:00Z">
        <w:r>
          <w:delText xml:space="preserve"> </w:delText>
        </w:r>
      </w:del>
      <m:oMath>
        <m:r>
          <m:t>k</m:t>
        </m:r>
      </m:oMath>
      <w:del w:id="2739" w:author="PR Preview" w:date="2026-01-01T00:00:00Z">
        <w:r>
          <w:rPr>
            <w:b/>
            <w:bCs/>
          </w:rPr>
          <w:delText xml:space="preserve">-fold cross-validation</w:delText>
        </w:r>
      </w:del>
      <w:del w:id="2740" w:author="PR Preview" w:date="2026-01-01T00:00:00Z">
        <w:r>
          <w:delText xml:space="preserve">:</w:delText>
        </w:r>
      </w:del>
    </w:p>
    <w:p>
      <w:pPr>
        <w:pStyle w:val="FirstParagraph"/>
      </w:pPr>
      <w:ins w:id="2741" w:author="PR Preview" w:date="2026-01-01T00:00:00Z">
        <w:r>
          <w:rPr>
            <w:b/>
            <w:bCs/>
          </w:rPr>
          <w:t xml:space="preserve">Definition 24 (Folds)</w:t>
        </w:r>
      </w:ins>
      <w:ins w:id="2742" w:author="PR Preview" w:date="2026-01-01T00:00:00Z">
        <w:r>
          <w:t xml:space="preserve"> </w:t>
        </w:r>
      </w:ins>
      <w:ins w:id="2743" w:author="PR Preview" w:date="2026-01-01T00:00:00Z">
        <w:r>
          <w:t xml:space="preserve">A division of a</w:t>
        </w:r>
      </w:ins>
      <w:ins w:id="2744" w:author="PR Preview" w:date="2026-01-01T00:00:00Z">
        <w:r>
          <w:t xml:space="preserve"> </w:t>
        </w:r>
      </w:ins>
      <w:hyperlink w:anchor="def-training-set">
        <w:ins w:id="274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74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47" w:author="PR Preview" w:date="2026-01-01T00:00:00Z">
        <w:r>
          <w:t xml:space="preserve">,</w:t>
        </w:r>
      </w:ins>
      <w:ins w:id="2748" w:author="PR Preview" w:date="2026-01-01T00:00:00Z">
        <w:r>
          <w:t xml:space="preserve"> </w:t>
        </w:r>
      </w:ins>
      <w:ins w:id="2749" w:author="PR Preview" w:date="2026-01-01T00:00:00Z">
        <w:r>
          <w:t xml:space="preserve">indexed by</w:t>
        </w:r>
      </w:ins>
      <w:ins w:id="2750" w:author="PR Preview" w:date="2026-01-01T00:00:00Z">
        <w:r>
          <w:t xml:space="preserve"> </w:t>
        </w:r>
      </w:ins>
      <m:oMath>
        <m:r>
          <m:t>I</m:t>
        </m:r>
      </m:oMath>
      <w:ins w:id="2751" w:author="PR Preview" w:date="2026-01-01T00:00:00Z">
        <w:r>
          <w:t xml:space="preserve">, into</w:t>
        </w:r>
      </w:ins>
      <w:ins w:id="2752" w:author="PR Preview" w:date="2026-01-01T00:00:00Z">
        <w:r>
          <w:t xml:space="preserve"> </w:t>
        </w:r>
      </w:ins>
      <m:oMath>
        <m:r>
          <m:t>k</m:t>
        </m:r>
      </m:oMath>
      <w:ins w:id="2753" w:author="PR Preview" w:date="2026-01-01T00:00:00Z">
        <w:r>
          <w:t xml:space="preserve"> </w:t>
        </w:r>
      </w:ins>
      <w:ins w:id="2754" w:author="PR Preview" w:date="2026-01-01T00:00:00Z">
        <w:r>
          <w:rPr>
            <w:b/>
            <w:bCs/>
          </w:rPr>
          <w:t xml:space="preserve">folds</w:t>
        </w:r>
      </w:ins>
      <w:ins w:id="2755" w:author="PR Preview" w:date="2026-01-01T00:00:00Z">
        <w:r>
          <w:t xml:space="preserve"> </w:t>
        </w:r>
      </w:ins>
      <w:ins w:id="2756" w:author="PR Preview" w:date="2026-01-01T00:00:00Z">
        <w:r>
          <w:t xml:space="preserve">is a partition of</w:t>
        </w:r>
      </w:ins>
      <w:ins w:id="2757" w:author="PR Preview" w:date="2026-01-01T00:00:00Z">
        <w:r>
          <w:t xml:space="preserve"> </w:t>
        </w:r>
      </w:ins>
      <m:oMath>
        <m:r>
          <m:t>I</m:t>
        </m:r>
      </m:oMath>
      <w:ins w:id="2758" w:author="PR Preview" w:date="2026-01-01T00:00:00Z">
        <w:r>
          <w:t xml:space="preserve"> </w:t>
        </w:r>
      </w:ins>
      <w:ins w:id="2759" w:author="PR Preview" w:date="2026-01-01T00:00:00Z">
        <w:r>
          <w:t xml:space="preserve">into</w:t>
        </w:r>
      </w:ins>
      <w:ins w:id="2760" w:author="PR Preview" w:date="2026-01-01T00:00:00Z">
        <w:r>
          <w:t xml:space="preserve"> </w:t>
        </w:r>
      </w:ins>
      <m:oMath>
        <m:r>
          <m:t>k</m:t>
        </m:r>
      </m:oMath>
      <w:ins w:id="2761" w:author="PR Preview" w:date="2026-01-01T00:00:00Z">
        <w:r>
          <w:t xml:space="preserve"> </w:t>
        </w:r>
      </w:ins>
      <w:ins w:id="2762" w:author="PR Preview" w:date="2026-01-01T00:00:00Z">
        <w:r>
          <w:t xml:space="preserve">nonempty, disjoint subsets</w:t>
        </w:r>
      </w:ins>
      <w:ins w:id="276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2764" w:author="PR Preview" w:date="2026-01-01T00:00:00Z">
        <w:r>
          <w:t xml:space="preserve">:</w:t>
        </w:r>
      </w:ins>
    </w:p>
    <w:p>
      <w:pPr>
        <w:pStyle w:val="BodyText"/>
      </w:pPr>
      <w:bookmarkStart w:id="15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54"/>
    <w:bookmarkStart w:id="156" w:name="def-fold-size"/>
    <w:p>
      <w:pPr>
        <w:pStyle w:val="BodyText"/>
      </w:pPr>
      <w:ins w:id="2765" w:author="PR Preview" w:date="2026-01-01T00:00:00Z">
        <w:r>
          <w:rPr>
            <w:b/>
            <w:bCs/>
          </w:rPr>
          <w:t xml:space="preserve">Definition 25 (Fold size)</w:t>
        </w:r>
      </w:ins>
      <w:ins w:id="2766" w:author="PR Preview" w:date="2026-01-01T00:00:00Z">
        <w:r>
          <w:t xml:space="preserve"> </w:t>
        </w:r>
      </w:ins>
      <w:ins w:id="2767" w:author="PR Preview" w:date="2026-01-01T00:00:00Z">
        <w:r>
          <w:t xml:space="preserve">The</w:t>
        </w:r>
      </w:ins>
      <w:ins w:id="2768" w:author="PR Preview" w:date="2026-01-01T00:00:00Z">
        <w:r>
          <w:t xml:space="preserve"> </w:t>
        </w:r>
      </w:ins>
      <w:ins w:id="2769" w:author="PR Preview" w:date="2026-01-01T00:00:00Z">
        <w:r>
          <w:rPr>
            <w:b/>
            <w:bCs/>
          </w:rPr>
          <w:t xml:space="preserve">size</w:t>
        </w:r>
      </w:ins>
      <w:ins w:id="2770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2771" w:author="PR Preview" w:date="2026-01-01T00:00:00Z">
        <w:r>
          <w:t xml:space="preserve"> </w:t>
        </w:r>
      </w:ins>
      <w:ins w:id="2772" w:author="PR Preview" w:date="2026-01-01T00:00:00Z">
        <w:r>
          <w:t xml:space="preserve">of</w:t>
        </w:r>
      </w:ins>
      <w:ins w:id="2773" w:author="PR Preview" w:date="2026-01-01T00:00:00Z">
        <w:r>
          <w:t xml:space="preserve"> </w:t>
        </w:r>
      </w:ins>
      <w:hyperlink w:anchor="def-folds">
        <w:ins w:id="2774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77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776" w:author="PR Preview" w:date="2026-01-01T00:00:00Z">
        <w:r>
          <w:t xml:space="preserve"> </w:t>
        </w:r>
      </w:ins>
      <w:ins w:id="2777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1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def-fold-assignment"/>
    <w:p>
      <w:pPr>
        <w:pStyle w:val="FirstParagraph"/>
      </w:pPr>
      <w:ins w:id="2778" w:author="PR Preview" w:date="2026-01-01T00:00:00Z">
        <w:r>
          <w:rPr>
            <w:b/>
            <w:bCs/>
          </w:rPr>
          <w:t xml:space="preserve">Definition 26 (Fold assignment)</w:t>
        </w:r>
      </w:ins>
      <w:ins w:id="2779" w:author="PR Preview" w:date="2026-01-01T00:00:00Z">
        <w:r>
          <w:t xml:space="preserve"> </w:t>
        </w:r>
      </w:ins>
      <w:ins w:id="2780" w:author="PR Preview" w:date="2026-01-01T00:00:00Z">
        <w:r>
          <w:t xml:space="preserve">Given</w:t>
        </w:r>
      </w:ins>
      <w:ins w:id="2781" w:author="PR Preview" w:date="2026-01-01T00:00:00Z">
        <w:r>
          <w:t xml:space="preserve"> </w:t>
        </w:r>
      </w:ins>
      <w:hyperlink w:anchor="def-folds">
        <w:ins w:id="2782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78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2784" w:author="PR Preview" w:date="2026-01-01T00:00:00Z">
        <w:r>
          <w:t xml:space="preserve">,</w:t>
        </w:r>
      </w:ins>
      <w:ins w:id="2785" w:author="PR Preview" w:date="2026-01-01T00:00:00Z">
        <w:r>
          <w:t xml:space="preserve"> </w:t>
        </w:r>
      </w:ins>
      <w:ins w:id="2786" w:author="PR Preview" w:date="2026-01-01T00:00:00Z">
        <w:r>
          <w:t xml:space="preserve">the</w:t>
        </w:r>
      </w:ins>
      <w:ins w:id="2787" w:author="PR Preview" w:date="2026-01-01T00:00:00Z">
        <w:r>
          <w:t xml:space="preserve"> </w:t>
        </w:r>
      </w:ins>
      <w:ins w:id="2788" w:author="PR Preview" w:date="2026-01-01T00:00:00Z">
        <w:r>
          <w:rPr>
            <w:b/>
            <w:bCs/>
          </w:rPr>
          <w:t xml:space="preserve">fold assignment</w:t>
        </w:r>
      </w:ins>
      <w:ins w:id="2789" w:author="PR Preview" w:date="2026-01-01T00:00:00Z">
        <w:r>
          <w:t xml:space="preserve"> </w:t>
        </w:r>
      </w:ins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2790" w:author="PR Preview" w:date="2026-01-01T00:00:00Z">
        <w:r>
          <w:t xml:space="preserve"> </w:t>
        </w:r>
      </w:ins>
      <w:ins w:id="2791" w:author="PR Preview" w:date="2026-01-01T00:00:00Z">
        <w:r>
          <w:t xml:space="preserve">of observation</w:t>
        </w:r>
      </w:ins>
      <w:ins w:id="2792" w:author="PR Preview" w:date="2026-01-01T00:00:00Z">
        <w:r>
          <w:t xml:space="preserve"> </w:t>
        </w:r>
      </w:ins>
      <m:oMath>
        <m:r>
          <m:t>i</m:t>
        </m:r>
      </m:oMath>
      <w:ins w:id="2793" w:author="PR Preview" w:date="2026-01-01T00:00:00Z">
        <w:r>
          <w:t xml:space="preserve"> </w:t>
        </w:r>
      </w:ins>
      <w:ins w:id="2794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1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0"/>
    <w:bookmarkStart w:id="164" w:name="def-fold-out-rule"/>
    <w:p>
      <w:pPr>
        <w:pStyle w:val="BodyText"/>
      </w:pPr>
      <w:ins w:id="2795" w:author="PR Preview" w:date="2026-01-01T00:00:00Z">
        <w:r>
          <w:rPr>
            <w:b/>
            <w:bCs/>
          </w:rPr>
          <w:t xml:space="preserve">Definition 27 (Fold-out rule)</w:t>
        </w:r>
      </w:ins>
      <w:ins w:id="2796" w:author="PR Preview" w:date="2026-01-01T00:00:00Z">
        <w:r>
          <w:t xml:space="preserve"> </w:t>
        </w:r>
      </w:ins>
      <w:ins w:id="2797" w:author="PR Preview" w:date="2026-01-01T00:00:00Z">
        <w:r>
          <w:t xml:space="preserve">For</w:t>
        </w:r>
      </w:ins>
      <w:ins w:id="2798" w:author="PR Preview" w:date="2026-01-01T00:00:00Z">
        <w:r>
          <w:t xml:space="preserve"> </w:t>
        </w:r>
      </w:ins>
      <w:hyperlink w:anchor="def-folds">
        <w:ins w:id="279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80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801" w:author="PR Preview" w:date="2026-01-01T00:00:00Z">
        <w:r>
          <w:t xml:space="preserve">,</w:t>
        </w:r>
      </w:ins>
      <w:ins w:id="2802" w:author="PR Preview" w:date="2026-01-01T00:00:00Z">
        <w:r>
          <w:t xml:space="preserve"> </w:t>
        </w:r>
      </w:ins>
      <w:ins w:id="2803" w:author="PR Preview" w:date="2026-01-01T00:00:00Z">
        <w:r>
          <w:t xml:space="preserve">the</w:t>
        </w:r>
      </w:ins>
      <w:ins w:id="2804" w:author="PR Preview" w:date="2026-01-01T00:00:00Z">
        <w:r>
          <w:t xml:space="preserve"> </w:t>
        </w:r>
      </w:ins>
      <w:ins w:id="2805" w:author="PR Preview" w:date="2026-01-01T00:00:00Z">
        <w:r>
          <w:rPr>
            <w:b/>
            <w:bCs/>
          </w:rPr>
          <w:t xml:space="preserve">fold-out rule</w:t>
        </w:r>
      </w:ins>
      <w:ins w:id="2806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2807" w:author="PR Preview" w:date="2026-01-01T00:00:00Z">
        <w:r>
          <w:t xml:space="preserve"> </w:t>
        </w:r>
      </w:ins>
      <w:ins w:id="2808" w:author="PR Preview" w:date="2026-01-01T00:00:00Z">
        <w:r>
          <w:t xml:space="preserve">is the</w:t>
        </w:r>
      </w:ins>
      <w:ins w:id="2809" w:author="PR Preview" w:date="2026-01-01T00:00:00Z">
        <w:r>
          <w:t xml:space="preserve"> </w:t>
        </w:r>
      </w:ins>
      <w:hyperlink w:anchor="def-prediction-rule">
        <w:ins w:id="281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811" w:author="PR Preview" w:date="2026-01-01T00:00:00Z">
        <w:r>
          <w:t xml:space="preserve"> </w:t>
        </w:r>
      </w:ins>
      <w:ins w:id="2812" w:author="PR Preview" w:date="2026-01-01T00:00:00Z">
        <w:r>
          <w:t xml:space="preserve">that a</w:t>
        </w:r>
      </w:ins>
      <w:ins w:id="2813" w:author="PR Preview" w:date="2026-01-01T00:00:00Z">
        <w:r>
          <w:t xml:space="preserve"> </w:t>
        </w:r>
      </w:ins>
      <w:hyperlink w:anchor="def-fitting-procedure">
        <w:ins w:id="281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815" w:author="PR Preview" w:date="2026-01-01T00:00:00Z">
        <w:r>
          <w:t xml:space="preserve"> </w:t>
        </w:r>
      </w:ins>
      <m:oMath>
        <m:r>
          <m:t>g</m:t>
        </m:r>
      </m:oMath>
      <w:ins w:id="2816" w:author="PR Preview" w:date="2026-01-01T00:00:00Z">
        <w:r>
          <w:t xml:space="preserve"> </w:t>
        </w:r>
      </w:ins>
      <w:ins w:id="2817" w:author="PR Preview" w:date="2026-01-01T00:00:00Z">
        <w:r>
          <w:t xml:space="preserve">produces</w:t>
        </w:r>
      </w:ins>
      <w:ins w:id="2818" w:author="PR Preview" w:date="2026-01-01T00:00:00Z">
        <w:r>
          <w:t xml:space="preserve"> </w:t>
        </w:r>
      </w:ins>
      <w:ins w:id="2819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64"/>
    <w:bookmarkStart w:id="165" w:name="def-kfold"/>
    <w:p>
      <w:pPr>
        <w:pStyle w:val="BodyText"/>
      </w:pPr>
      <w:ins w:id="2820" w:author="PR Preview" w:date="2026-01-01T00:00:00Z">
        <w:r>
          <w:rPr>
            <w:b/>
            <w:bCs/>
          </w:rPr>
          <w:t xml:space="preserve">Definition 28 (</w:t>
        </w:r>
      </w:ins>
      <m:oMath>
        <m:r>
          <m:t>k</m:t>
        </m:r>
      </m:oMath>
      <w:ins w:id="2821" w:author="PR Preview" w:date="2026-01-01T00:00:00Z">
        <w:r>
          <w:rPr>
            <w:b/>
            <w:bCs/>
          </w:rPr>
          <w:t xml:space="preserve">-fold cross-validation)</w:t>
        </w:r>
      </w:ins>
      <w:ins w:id="2822" w:author="PR Preview" w:date="2026-01-01T00:00:00Z">
        <w:r>
          <w:t xml:space="preserve"> </w:t>
        </w:r>
      </w:ins>
      <w:ins w:id="2823" w:author="PR Preview" w:date="2026-01-01T00:00:00Z">
        <w:r>
          <w:t xml:space="preserve">In</w:t>
        </w:r>
      </w:ins>
      <w:ins w:id="2824" w:author="PR Preview" w:date="2026-01-01T00:00:00Z">
        <w:r>
          <w:t xml:space="preserve"> </w:t>
        </w:r>
      </w:ins>
      <m:oMath>
        <m:r>
          <m:t>k</m:t>
        </m:r>
      </m:oMath>
      <w:ins w:id="2825" w:author="PR Preview" w:date="2026-01-01T00:00:00Z">
        <w:r>
          <w:rPr>
            <w:b/>
            <w:bCs/>
          </w:rPr>
          <w:t xml:space="preserve">-fold cross-validation</w:t>
        </w:r>
      </w:ins>
      <w:ins w:id="2826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65"/>
    <w:bookmarkStart w:id="166" w:name="rem-kfold-vs-validation-set"/>
    <w:p>
      <w:pPr>
        <w:pStyle w:val="FirstParagraph"/>
      </w:pPr>
      <w:del w:id="2827" w:author="PR Preview" w:date="2026-01-01T00:00:00Z">
        <w:r>
          <w:rPr>
            <w:i/>
            <w:iCs/>
          </w:rPr>
          <w:delText xml:space="preserve">Remark 7</w:delText>
        </w:r>
      </w:del>
      <w:del w:id="2828" w:author="PR Preview" w:date="2026-01-01T00:00:00Z">
        <w:r>
          <w:delText xml:space="preserve"> (Cross-validation instead of a single validation set). </w:delText>
        </w:r>
      </w:del>
      <w:del w:id="2829" w:author="PR Preview" w:date="2026-01-01T00:00:00Z">
        <w:r>
          <w:delText xml:space="preserve">If data are limited,</w:delText>
        </w:r>
      </w:del>
      <w:del w:id="2830" w:author="PR Preview" w:date="2026-01-01T00:00:00Z">
        <w:r>
          <w:delText xml:space="preserve"> </w:delText>
        </w:r>
      </w:del>
      <m:oMath>
        <m:r>
          <m:t>k</m:t>
        </m:r>
      </m:oMath>
      <w:del w:id="2831" w:author="PR Preview" w:date="2026-01-01T00:00:00Z">
        <w:r>
          <w:delText xml:space="preserve">-fold cross-validation</w:delText>
        </w:r>
      </w:del>
      <w:del w:id="2832" w:author="PR Preview" w:date="2026-01-01T00:00:00Z">
        <w:r>
          <w:delText xml:space="preserve"> </w:delText>
        </w:r>
      </w:del>
      <w:del w:id="2833" w:author="PR Preview" w:date="2026-01-01T00:00:00Z">
        <w:r>
          <w:delText xml:space="preserve">can replace the single validation set of</w:delText>
        </w:r>
      </w:del>
      <w:del w:id="2834" w:author="PR Preview" w:date="2026-01-01T00:00:00Z">
        <w:r>
          <w:delText xml:space="preserve"> </w:delText>
        </w:r>
      </w:del>
      <w:hyperlink w:anchor="def-data-splits">
        <w:del w:id="2835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2836" w:author="PR Preview" w:date="2026-01-01T00:00:00Z">
        <w:r>
          <w:delText xml:space="preserve"> </w:delText>
        </w:r>
      </w:del>
      <w:del w:id="2837" w:author="PR Preview" w:date="2026-01-01T00:00:00Z">
        <w:r>
          <w:delText xml:space="preserve">for more stable tuning.</w:delText>
        </w:r>
      </w:del>
      <w:del w:id="2838" w:author="PR Preview" w:date="2026-01-01T00:00:00Z">
        <w:r>
          <w:delText xml:space="preserve"> </w:delText>
        </w:r>
      </w:del>
      <w:del w:id="2839" w:author="PR Preview" w:date="2026-01-01T00:00:00Z">
        <w:r>
          <w:delText xml:space="preserve">In</w:delText>
        </w:r>
      </w:del>
      <w:del w:id="2840" w:author="PR Preview" w:date="2026-01-01T00:00:00Z">
        <w:r>
          <w:delText xml:space="preserve"> </w:delText>
        </w:r>
      </w:del>
      <w:hyperlink w:anchor="exr-kfold">
        <w:del w:id="2841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2842" w:author="PR Preview" w:date="2026-01-01T00:00:00Z">
        <w:r>
          <w:delText xml:space="preserve">,</w:delText>
        </w:r>
      </w:del>
      <w:del w:id="284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2844" w:author="PR Preview" w:date="2026-01-01T00:00:00Z">
        <w:r>
          <w:delText xml:space="preserve"> </w:delText>
        </w:r>
      </w:del>
      <w:del w:id="2845" w:author="PR Preview" w:date="2026-01-01T00:00:00Z">
        <w:r>
          <w:delText xml:space="preserve">folds of 8 cars each</w:delText>
        </w:r>
      </w:del>
      <w:del w:id="2846" w:author="PR Preview" w:date="2026-01-01T00:00:00Z">
        <w:r>
          <w:delText xml:space="preserve"> </w:delText>
        </w:r>
      </w:del>
      <w:del w:id="2847" w:author="PR Preview" w:date="2026-01-01T00:00:00Z">
        <w:r>
          <w:delText xml:space="preserve">give 4 fits on 24 cars each.</w:delText>
        </w:r>
      </w:del>
    </w:p>
    <w:p>
      <w:pPr>
        <w:pStyle w:val="BodyText"/>
      </w:pPr>
      <w:del w:id="2848" w:author="PR Preview" w:date="2026-01-01T00:00:00Z">
        <w:r>
          <w:rPr>
            <w:b/>
            <w:bCs/>
          </w:rPr>
          <w:delText xml:space="preserve">Definition 26 (Cross-validation estimate)</w:delText>
        </w:r>
      </w:del>
      <w:del w:id="2849" w:author="PR Preview" w:date="2026-01-01T00:00:00Z">
        <w:r>
          <w:delText xml:space="preserve"> </w:delText>
        </w:r>
      </w:del>
      <w:del w:id="2850" w:author="PR Preview" w:date="2026-01-01T00:00:00Z">
        <w:r>
          <w:delText xml:space="preserve">The</w:delText>
        </w:r>
      </w:del>
      <w:del w:id="2851" w:author="PR Preview" w:date="2026-01-01T00:00:00Z">
        <w:r>
          <w:delText xml:space="preserve"> </w:delText>
        </w:r>
      </w:del>
      <m:oMath>
        <m:r>
          <m:t>k</m:t>
        </m:r>
      </m:oMath>
      <w:del w:id="2852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285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854" w:author="PR Preview" w:date="2026-01-01T00:00:00Z">
        <w:r>
          <w:delText xml:space="preserve"> </w:delText>
        </w:r>
      </w:del>
      <w:del w:id="2855" w:author="PR Preview" w:date="2026-01-01T00:00:00Z">
        <w:r>
          <w:delText xml:space="preserve">is the</w:delText>
        </w:r>
      </w:del>
      <w:del w:id="2856" w:author="PR Preview" w:date="2026-01-01T00:00:00Z">
        <w:r>
          <w:delText xml:space="preserve"> </w:delText>
        </w:r>
      </w:del>
      <w:hyperlink r:id="rId39">
        <w:del w:id="2857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2858" w:author="PR Preview" w:date="2026-01-01T00:00:00Z">
        <w:r>
          <w:delText xml:space="preserve"> </w:delText>
        </w:r>
      </w:del>
      <w:del w:id="2859" w:author="PR Preview" w:date="2026-01-01T00:00:00Z">
        <w:r>
          <w:delText xml:space="preserve">of the predictions that each observation</w:delText>
        </w:r>
      </w:del>
      <w:del w:id="286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861" w:author="PR Preview" w:date="2026-01-01T00:00:00Z">
        <w:r>
          <w:delText xml:space="preserve"> </w:delText>
        </w:r>
      </w:del>
      <w:del w:id="2862" w:author="PR Preview" w:date="2026-01-01T00:00:00Z">
        <w:r>
          <w:delText xml:space="preserve">of the training set receives</w:delText>
        </w:r>
      </w:del>
      <w:del w:id="2863" w:author="PR Preview" w:date="2026-01-01T00:00:00Z">
        <w:r>
          <w:delText xml:space="preserve"> </w:delText>
        </w:r>
      </w:del>
      <w:del w:id="2864" w:author="PR Preview" w:date="2026-01-01T00:00:00Z">
        <w:r>
          <w:delText xml:space="preserve">from the</w:delText>
        </w:r>
      </w:del>
      <w:del w:id="2865" w:author="PR Preview" w:date="2026-01-01T00:00:00Z">
        <w:r>
          <w:delText xml:space="preserve"> </w:delText>
        </w:r>
      </w:del>
      <w:hyperlink w:anchor="def-fold-out-rule">
        <w:del w:id="2866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867" w:author="PR Preview" w:date="2026-01-01T00:00:00Z">
        <w:r>
          <w:delText xml:space="preserve"> </w:delText>
        </w:r>
      </w:del>
      <w:del w:id="2868" w:author="PR Preview" w:date="2026-01-01T00:00:00Z">
        <w:r>
          <w:delText xml:space="preserve">of its</w:delText>
        </w:r>
      </w:del>
      <w:del w:id="2869" w:author="PR Preview" w:date="2026-01-01T00:00:00Z">
        <w:r>
          <w:delText xml:space="preserve"> </w:delText>
        </w:r>
      </w:del>
      <w:hyperlink w:anchor="def-fold-assignment">
        <w:del w:id="2870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2871" w:author="PR Preview" w:date="2026-01-01T00:00:00Z">
        <w:r>
          <w:delText xml:space="preserve"> </w:delText>
        </w:r>
      </w:del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del w:id="2872" w:author="PR Preview" w:date="2026-01-01T00:00:00Z">
        <w:r>
          <w:delText xml:space="preserve"> </w:delText>
        </w:r>
      </w:del>
      <w:del w:id="2873" w:author="PR Preview" w:date="2026-01-01T00:00:00Z">
        <w:r>
          <w:delText xml:space="preserve">in</w:delText>
        </w:r>
      </w:del>
      <w:del w:id="2874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875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876" w:author="PR Preview" w:date="2026-01-01T00:00:00Z">
        <w:r>
          <w:delText xml:space="preserve">:</w:delText>
        </w:r>
      </w:del>
    </w:p>
    <w:p>
      <w:pPr>
        <w:pStyle w:val="BodyText"/>
      </w:pPr>
      <w:bookmarkStart w:id="15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p>
      <w:pPr>
        <w:pStyle w:val="BodyText"/>
      </w:pPr>
      <w:del w:id="2877" w:author="PR Preview" w:date="2026-01-01T00:00:00Z">
        <w:r>
          <w:rPr>
            <w:b/>
            <w:bCs/>
          </w:rPr>
          <w:delText xml:space="preserve">Exercise 8 (The cross-validation estimate, fold by fold)</w:delText>
        </w:r>
      </w:del>
      <w:del w:id="2878" w:author="PR Preview" w:date="2026-01-01T00:00:00Z">
        <w:r>
          <w:delText xml:space="preserve"> </w:delText>
        </w:r>
      </w:del>
      <w:del w:id="2879" w:author="PR Preview" w:date="2026-01-01T00:00:00Z">
        <w:r>
          <w:delText xml:space="preserve">Rewrite the</w:delText>
        </w:r>
      </w:del>
      <w:del w:id="2880" w:author="PR Preview" w:date="2026-01-01T00:00:00Z">
        <w:r>
          <w:delText xml:space="preserve"> </w:delText>
        </w:r>
      </w:del>
      <w:hyperlink w:anchor="def-cv-estimate">
        <w:del w:id="2881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882" w:author="PR Preview" w:date="2026-01-01T00:00:00Z">
        <w:r>
          <w:delText xml:space="preserve"> </w:delText>
        </w:r>
      </w:del>
      <w:hyperlink w:anchor="eq-cv-estimate">
        <w:del w:id="2883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2884" w:author="PR Preview" w:date="2026-01-01T00:00:00Z">
        <w:r>
          <w:delText xml:space="preserve"> </w:delText>
        </w:r>
      </w:del>
      <w:del w:id="2885" w:author="PR Preview" w:date="2026-01-01T00:00:00Z">
        <w:r>
          <w:delText xml:space="preserve">as</w:delText>
        </w:r>
      </w:del>
      <w:del w:id="288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2887" w:author="PR Preview" w:date="2026-01-01T00:00:00Z">
        <w:r>
          <w:delText xml:space="preserve"> </w:delText>
        </w:r>
      </w:del>
      <w:del w:id="2888" w:author="PR Preview" w:date="2026-01-01T00:00:00Z">
        <w:r>
          <w:delText xml:space="preserve">times a double sum:</w:delText>
        </w:r>
      </w:del>
      <w:del w:id="2889" w:author="PR Preview" w:date="2026-01-01T00:00:00Z">
        <w:r>
          <w:delText xml:space="preserve"> </w:delText>
        </w:r>
      </w:del>
      <w:del w:id="2890" w:author="PR Preview" w:date="2026-01-01T00:00:00Z">
        <w:r>
          <w:delText xml:space="preserve">an outer sum over the fold numbers</w:delText>
        </w:r>
      </w:del>
      <w:del w:id="2891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2892" w:author="PR Preview" w:date="2026-01-01T00:00:00Z">
        <w:r>
          <w:delText xml:space="preserve"> </w:delText>
        </w:r>
      </w:del>
      <w:del w:id="2893" w:author="PR Preview" w:date="2026-01-01T00:00:00Z">
        <w:r>
          <w:delText xml:space="preserve">and an inner sum over the observations</w:delText>
        </w:r>
      </w:del>
      <w:del w:id="2894" w:author="PR Preview" w:date="2026-01-01T00:00:00Z">
        <w:r>
          <w:delText xml:space="preserve"> </w:delText>
        </w:r>
      </w:del>
      <m:oMath>
        <m:r>
          <m:t>i</m:t>
        </m:r>
      </m:oMath>
      <w:del w:id="2895" w:author="PR Preview" w:date="2026-01-01T00:00:00Z">
        <w:r>
          <w:delText xml:space="preserve"> </w:delText>
        </w:r>
      </w:del>
      <w:del w:id="2896" w:author="PR Preview" w:date="2026-01-01T00:00:00Z">
        <w:r>
          <w:delText xml:space="preserve">in</w:delText>
        </w:r>
      </w:del>
      <w:del w:id="2897" w:author="PR Preview" w:date="2026-01-01T00:00:00Z">
        <w:r>
          <w:delText xml:space="preserve"> </w:delText>
        </w:r>
      </w:del>
      <w:hyperlink w:anchor="def-folds">
        <w:del w:id="2898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89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900" w:author="PR Preview" w:date="2026-01-01T00:00:00Z">
        <w:r>
          <w:delText xml:space="preserve">.</w:delText>
        </w:r>
      </w:del>
      <w:del w:id="2901" w:author="PR Preview" w:date="2026-01-01T00:00:00Z">
        <w:r>
          <w:delText xml:space="preserve"> </w:delText>
        </w:r>
      </w:del>
      <w:del w:id="2902" w:author="PR Preview" w:date="2026-01-01T00:00:00Z">
        <w:r>
          <w:delText xml:space="preserve">Then simplify the summand, so that it no longer uses the fold assignment</w:delText>
        </w:r>
      </w:del>
      <w:del w:id="2903" w:author="PR Preview" w:date="2026-01-01T00:00:00Z">
        <w:r>
          <w:delText xml:space="preserve"> </w:delText>
        </w:r>
      </w:del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del w:id="2904" w:author="PR Preview" w:date="2026-01-01T00:00:00Z">
        <w:r>
          <w:delText xml:space="preserve">.</w:delText>
        </w:r>
      </w:del>
    </w:p>
    <w:p>
      <w:pPr>
        <w:pStyle w:val="BodyText"/>
      </w:pPr>
      <w:del w:id="2905" w:author="PR Preview" w:date="2026-01-01T00:00:00Z">
        <w:r>
          <w:rPr>
            <w:i/>
            <w:iCs/>
          </w:rPr>
          <w:delText xml:space="preserve">Solution 8</w:delText>
        </w:r>
      </w:del>
      <w:del w:id="2906" w:author="PR Preview" w:date="2026-01-01T00:00:00Z">
        <w:r>
          <w:delText xml:space="preserve">. </w:delText>
        </w:r>
      </w:del>
      <w:del w:id="2907" w:author="PR Preview" w:date="2026-01-01T00:00:00Z">
        <w:r>
          <w:delText xml:space="preserve">The folds</w:delText>
        </w:r>
      </w:del>
      <w:del w:id="290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2909" w:author="PR Preview" w:date="2026-01-01T00:00:00Z">
        <w:r>
          <w:delText xml:space="preserve"> </w:delText>
        </w:r>
      </w:del>
      <w:del w:id="2910" w:author="PR Preview" w:date="2026-01-01T00:00:00Z">
        <w:r>
          <w:delText xml:space="preserve">partition</w:delText>
        </w:r>
      </w:del>
      <w:del w:id="2911" w:author="PR Preview" w:date="2026-01-01T00:00:00Z">
        <w:r>
          <w:delText xml:space="preserve"> </w:delText>
        </w:r>
      </w:del>
      <m:oMath>
        <m:r>
          <m:t>I</m:t>
        </m:r>
      </m:oMath>
      <w:del w:id="2912" w:author="PR Preview" w:date="2026-01-01T00:00:00Z">
        <w:r>
          <w:delText xml:space="preserve"> </w:delText>
        </w:r>
      </w:del>
      <w:del w:id="2913" w:author="PR Preview" w:date="2026-01-01T00:00:00Z">
        <w:r>
          <w:delText xml:space="preserve">(</w:delText>
        </w:r>
      </w:del>
      <w:hyperlink w:anchor="def-folds">
        <w:del w:id="2914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2915" w:author="PR Preview" w:date="2026-01-01T00:00:00Z">
        <w:r>
          <w:delText xml:space="preserve">),</w:delText>
        </w:r>
      </w:del>
      <w:del w:id="2916" w:author="PR Preview" w:date="2026-01-01T00:00:00Z">
        <w:r>
          <w:delText xml:space="preserve"> </w:delText>
        </w:r>
      </w:del>
      <w:del w:id="2917" w:author="PR Preview" w:date="2026-01-01T00:00:00Z">
        <w:r>
          <w:delText xml:space="preserve">so summing over the observations of each fold and then over the folds</w:delText>
        </w:r>
      </w:del>
      <w:del w:id="2918" w:author="PR Preview" w:date="2026-01-01T00:00:00Z">
        <w:r>
          <w:delText xml:space="preserve"> </w:delText>
        </w:r>
      </w:del>
      <w:del w:id="2919" w:author="PR Preview" w:date="2026-01-01T00:00:00Z">
        <w:r>
          <w:delText xml:space="preserve">adds each term of</w:delText>
        </w:r>
      </w:del>
      <w:del w:id="2920" w:author="PR Preview" w:date="2026-01-01T00:00:00Z">
        <w:r>
          <w:delText xml:space="preserve"> </w:delText>
        </w:r>
      </w:del>
      <w:hyperlink w:anchor="eq-cv-estimate">
        <w:del w:id="2921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2922" w:author="PR Preview" w:date="2026-01-01T00:00:00Z">
        <w:r>
          <w:delText xml:space="preserve"> </w:delText>
        </w:r>
      </w:del>
      <w:del w:id="2923" w:author="PR Preview" w:date="2026-01-01T00:00:00Z">
        <w:r>
          <w:delText xml:space="preserve">exactly once.</w:delText>
        </w:r>
      </w:del>
      <w:del w:id="2924" w:author="PR Preview" w:date="2026-01-01T00:00:00Z">
        <w:r>
          <w:delText xml:space="preserve"> </w:delText>
        </w:r>
      </w:del>
      <w:del w:id="2925" w:author="PR Preview" w:date="2026-01-01T00:00:00Z">
        <w:r>
          <w:delText xml:space="preserve">For</w:delText>
        </w:r>
      </w:del>
      <w:del w:id="292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927" w:author="PR Preview" w:date="2026-01-01T00:00:00Z">
        <w:r>
          <w:delText xml:space="preserve">,</w:delText>
        </w:r>
      </w:del>
      <w:del w:id="2928" w:author="PR Preview" w:date="2026-01-01T00:00:00Z">
        <w:r>
          <w:delText xml:space="preserve"> </w:delText>
        </w:r>
      </w:del>
      <w:hyperlink w:anchor="eq-fold-assignment">
        <w:del w:id="2929" w:author="PR Preview" w:date="2026-01-01T00:00:00Z">
          <w:r>
            <w:rPr>
              <w:rStyle w:val="Hyperlink"/>
            </w:rPr>
            <w:delText xml:space="preserve">Equation 23</w:delText>
          </w:r>
        </w:del>
      </w:hyperlink>
      <w:del w:id="2930" w:author="PR Preview" w:date="2026-01-01T00:00:00Z">
        <w:r>
          <w:delText xml:space="preserve"> </w:delText>
        </w:r>
      </w:del>
      <w:del w:id="2931" w:author="PR Preview" w:date="2026-01-01T00:00:00Z">
        <w:r>
          <w:delText xml:space="preserve">also puts</w:delText>
        </w:r>
      </w:del>
      <w:del w:id="2932" w:author="PR Preview" w:date="2026-01-01T00:00:00Z">
        <w:r>
          <w:delText xml:space="preserve"> </w:delText>
        </w:r>
      </w:del>
      <m:oMath>
        <m:r>
          <m:t>i</m:t>
        </m:r>
      </m:oMath>
      <w:del w:id="2933" w:author="PR Preview" w:date="2026-01-01T00:00:00Z">
        <w:r>
          <w:delText xml:space="preserve"> </w:delText>
        </w:r>
      </w:del>
      <w:del w:id="2934" w:author="PR Preview" w:date="2026-01-01T00:00:00Z">
        <w:r>
          <w:delText xml:space="preserve">in</w:delText>
        </w:r>
      </w:del>
      <w:del w:id="293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del w:id="2936" w:author="PR Preview" w:date="2026-01-01T00:00:00Z">
        <w:r>
          <w:delText xml:space="preserve">,</w:delText>
        </w:r>
      </w:del>
      <w:del w:id="2937" w:author="PR Preview" w:date="2026-01-01T00:00:00Z">
        <w:r>
          <w:delText xml:space="preserve"> </w:delText>
        </w:r>
      </w:del>
      <w:del w:id="2938" w:author="PR Preview" w:date="2026-01-01T00:00:00Z">
        <w:r>
          <w:delText xml:space="preserve">and the folds are disjoint,</w:delText>
        </w:r>
      </w:del>
      <w:del w:id="2939" w:author="PR Preview" w:date="2026-01-01T00:00:00Z">
        <w:r>
          <w:delText xml:space="preserve"> </w:delText>
        </w:r>
      </w:del>
      <w:del w:id="2940" w:author="PR Preview" w:date="2026-01-01T00:00:00Z">
        <w:r>
          <w:delText xml:space="preserve">so</w:delText>
        </w:r>
      </w:del>
      <w:del w:id="2941" w:author="PR Preview" w:date="2026-01-01T00:00:00Z">
        <w:r>
          <w:delText xml:space="preserve"> </w:delText>
        </w:r>
      </w:del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del w:id="2942" w:author="PR Preview" w:date="2026-01-01T00:00:00Z">
        <w:r>
          <w:delText xml:space="preserve">.</w:delText>
        </w:r>
      </w:del>
      <w:del w:id="2943" w:author="PR Preview" w:date="2026-01-01T00:00:00Z">
        <w:r>
          <w:delText xml:space="preserve"> </w:delText>
        </w:r>
      </w:del>
      <w:del w:id="2944" w:author="PR Preview" w:date="2026-01-01T00:00:00Z">
        <w:r>
          <w:delText xml:space="preserve">Then</w:delText>
        </w:r>
      </w:del>
    </w:p>
    <w:p>
      <w:pPr>
        <w:pStyle w:val="FirstParagraph"/>
      </w:pPr>
      <w:ins w:id="2945" w:author="PR Preview" w:date="2026-01-01T00:00:00Z">
        <w:r>
          <w:rPr>
            <w:i/>
            <w:iCs/>
          </w:rPr>
          <w:t xml:space="preserve">Remark 8</w:t>
        </w:r>
      </w:ins>
      <w:ins w:id="2946" w:author="PR Preview" w:date="2026-01-01T00:00:00Z">
        <w:r>
          <w:t xml:space="preserve"> (Cross-validation instead of a single validation set). </w:t>
        </w:r>
      </w:ins>
      <w:ins w:id="2947" w:author="PR Preview" w:date="2026-01-01T00:00:00Z">
        <w:r>
          <w:t xml:space="preserve">If data are limited,</w:t>
        </w:r>
      </w:ins>
      <w:ins w:id="2948" w:author="PR Preview" w:date="2026-01-01T00:00:00Z">
        <w:r>
          <w:t xml:space="preserve"> </w:t>
        </w:r>
      </w:ins>
      <m:oMath>
        <m:r>
          <m:t>k</m:t>
        </m:r>
      </m:oMath>
      <w:ins w:id="2949" w:author="PR Preview" w:date="2026-01-01T00:00:00Z">
        <w:r>
          <w:t xml:space="preserve">-fold cross-validation</w:t>
        </w:r>
      </w:ins>
      <w:ins w:id="2950" w:author="PR Preview" w:date="2026-01-01T00:00:00Z">
        <w:r>
          <w:t xml:space="preserve"> </w:t>
        </w:r>
      </w:ins>
      <w:ins w:id="2951" w:author="PR Preview" w:date="2026-01-01T00:00:00Z">
        <w:r>
          <w:t xml:space="preserve">can replace the single validation set of</w:t>
        </w:r>
      </w:ins>
      <w:ins w:id="2952" w:author="PR Preview" w:date="2026-01-01T00:00:00Z">
        <w:r>
          <w:t xml:space="preserve"> </w:t>
        </w:r>
      </w:ins>
      <w:hyperlink w:anchor="def-data-splits">
        <w:ins w:id="2953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2954" w:author="PR Preview" w:date="2026-01-01T00:00:00Z">
        <w:r>
          <w:t xml:space="preserve"> </w:t>
        </w:r>
      </w:ins>
      <w:ins w:id="2955" w:author="PR Preview" w:date="2026-01-01T00:00:00Z">
        <w:r>
          <w:t xml:space="preserve">for more stable tuning.</w:t>
        </w:r>
      </w:ins>
      <w:ins w:id="2956" w:author="PR Preview" w:date="2026-01-01T00:00:00Z">
        <w:r>
          <w:t xml:space="preserve"> </w:t>
        </w:r>
      </w:ins>
      <w:ins w:id="2957" w:author="PR Preview" w:date="2026-01-01T00:00:00Z">
        <w:r>
          <w:t xml:space="preserve">In</w:t>
        </w:r>
      </w:ins>
      <w:ins w:id="2958" w:author="PR Preview" w:date="2026-01-01T00:00:00Z">
        <w:r>
          <w:t xml:space="preserve"> </w:t>
        </w:r>
      </w:ins>
      <w:hyperlink w:anchor="exr-kfold">
        <w:ins w:id="2959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2960" w:author="PR Preview" w:date="2026-01-01T00:00:00Z">
        <w:r>
          <w:t xml:space="preserve">,</w:t>
        </w:r>
      </w:ins>
      <w:ins w:id="296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2962" w:author="PR Preview" w:date="2026-01-01T00:00:00Z">
        <w:r>
          <w:t xml:space="preserve"> </w:t>
        </w:r>
      </w:ins>
      <w:ins w:id="2963" w:author="PR Preview" w:date="2026-01-01T00:00:00Z">
        <w:r>
          <w:t xml:space="preserve">folds of 8 cars each</w:t>
        </w:r>
      </w:ins>
      <w:ins w:id="2964" w:author="PR Preview" w:date="2026-01-01T00:00:00Z">
        <w:r>
          <w:t xml:space="preserve"> </w:t>
        </w:r>
      </w:ins>
      <w:ins w:id="2965" w:author="PR Preview" w:date="2026-01-01T00:00:00Z">
        <w:r>
          <w:t xml:space="preserve">give 4 fits on 24 cars each.</w:t>
        </w:r>
      </w:ins>
    </w:p>
    <w:bookmarkEnd w:id="166"/>
    <w:bookmarkStart w:id="170" w:name="def-cv-estimate"/>
    <w:p>
      <w:pPr>
        <w:pStyle w:val="BodyText"/>
      </w:pPr>
      <w:ins w:id="2966" w:author="PR Preview" w:date="2026-01-01T00:00:00Z">
        <w:r>
          <w:rPr>
            <w:b/>
            <w:bCs/>
          </w:rPr>
          <w:t xml:space="preserve">Definition 29 (Cross-validation estimate)</w:t>
        </w:r>
      </w:ins>
      <w:ins w:id="2967" w:author="PR Preview" w:date="2026-01-01T00:00:00Z">
        <w:r>
          <w:t xml:space="preserve"> </w:t>
        </w:r>
      </w:ins>
      <w:ins w:id="2968" w:author="PR Preview" w:date="2026-01-01T00:00:00Z">
        <w:r>
          <w:t xml:space="preserve">The</w:t>
        </w:r>
      </w:ins>
      <w:ins w:id="2969" w:author="PR Preview" w:date="2026-01-01T00:00:00Z">
        <w:r>
          <w:t xml:space="preserve"> </w:t>
        </w:r>
      </w:ins>
      <m:oMath>
        <m:r>
          <m:t>k</m:t>
        </m:r>
      </m:oMath>
      <w:ins w:id="2970" w:author="PR Preview" w:date="2026-01-01T00:00:00Z">
        <w:r>
          <w:rPr>
            <w:b/>
            <w:bCs/>
          </w:rPr>
          <w:t xml:space="preserve">-fold cross-validation estimate</w:t>
        </w:r>
      </w:ins>
      <w:ins w:id="297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972" w:author="PR Preview" w:date="2026-01-01T00:00:00Z">
        <w:r>
          <w:t xml:space="preserve"> </w:t>
        </w:r>
      </w:ins>
      <w:ins w:id="2973" w:author="PR Preview" w:date="2026-01-01T00:00:00Z">
        <w:r>
          <w:t xml:space="preserve">is the</w:t>
        </w:r>
      </w:ins>
      <w:ins w:id="2974" w:author="PR Preview" w:date="2026-01-01T00:00:00Z">
        <w:r>
          <w:t xml:space="preserve"> </w:t>
        </w:r>
      </w:ins>
      <w:hyperlink r:id="rId39">
        <w:ins w:id="2975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2976" w:author="PR Preview" w:date="2026-01-01T00:00:00Z">
        <w:r>
          <w:t xml:space="preserve"> </w:t>
        </w:r>
      </w:ins>
      <w:ins w:id="2977" w:author="PR Preview" w:date="2026-01-01T00:00:00Z">
        <w:r>
          <w:t xml:space="preserve">of the predictions that each observation</w:t>
        </w:r>
      </w:ins>
      <w:ins w:id="297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979" w:author="PR Preview" w:date="2026-01-01T00:00:00Z">
        <w:r>
          <w:t xml:space="preserve"> </w:t>
        </w:r>
      </w:ins>
      <w:ins w:id="2980" w:author="PR Preview" w:date="2026-01-01T00:00:00Z">
        <w:r>
          <w:t xml:space="preserve">of the training set receives</w:t>
        </w:r>
      </w:ins>
      <w:ins w:id="2981" w:author="PR Preview" w:date="2026-01-01T00:00:00Z">
        <w:r>
          <w:t xml:space="preserve"> </w:t>
        </w:r>
      </w:ins>
      <w:ins w:id="2982" w:author="PR Preview" w:date="2026-01-01T00:00:00Z">
        <w:r>
          <w:t xml:space="preserve">from the</w:t>
        </w:r>
      </w:ins>
      <w:ins w:id="2983" w:author="PR Preview" w:date="2026-01-01T00:00:00Z">
        <w:r>
          <w:t xml:space="preserve"> </w:t>
        </w:r>
      </w:ins>
      <w:hyperlink w:anchor="def-fold-out-rule">
        <w:ins w:id="2984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985" w:author="PR Preview" w:date="2026-01-01T00:00:00Z">
        <w:r>
          <w:t xml:space="preserve"> </w:t>
        </w:r>
      </w:ins>
      <w:ins w:id="2986" w:author="PR Preview" w:date="2026-01-01T00:00:00Z">
        <w:r>
          <w:t xml:space="preserve">of its</w:t>
        </w:r>
      </w:ins>
      <w:ins w:id="2987" w:author="PR Preview" w:date="2026-01-01T00:00:00Z">
        <w:r>
          <w:t xml:space="preserve"> </w:t>
        </w:r>
      </w:ins>
      <w:hyperlink w:anchor="def-fold-assignment">
        <w:ins w:id="2988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2989" w:author="PR Preview" w:date="2026-01-01T00:00:00Z">
        <w:r>
          <w:t xml:space="preserve"> </w:t>
        </w:r>
      </w:ins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2990" w:author="PR Preview" w:date="2026-01-01T00:00:00Z">
        <w:r>
          <w:t xml:space="preserve"> </w:t>
        </w:r>
      </w:ins>
      <w:ins w:id="2991" w:author="PR Preview" w:date="2026-01-01T00:00:00Z">
        <w:r>
          <w:t xml:space="preserve">in</w:t>
        </w:r>
      </w:ins>
      <w:ins w:id="2992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993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994" w:author="PR Preview" w:date="2026-01-01T00:00:00Z">
        <w:r>
          <w:t xml:space="preserve">:</w:t>
        </w:r>
      </w:ins>
    </w:p>
    <w:p>
      <w:pPr>
        <w:pStyle w:val="BodyText"/>
      </w:pPr>
      <w:bookmarkStart w:id="16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0"/>
    <w:bookmarkStart w:id="171" w:name="exr-cv-estimate-by-fold"/>
    <w:p>
      <w:pPr>
        <w:pStyle w:val="BodyText"/>
      </w:pPr>
      <w:ins w:id="2995" w:author="PR Preview" w:date="2026-01-01T00:00:00Z">
        <w:r>
          <w:rPr>
            <w:b/>
            <w:bCs/>
          </w:rPr>
          <w:t xml:space="preserve">Exercise 8 (The cross-validation estimate, fold by fold)</w:t>
        </w:r>
      </w:ins>
      <w:ins w:id="2996" w:author="PR Preview" w:date="2026-01-01T00:00:00Z">
        <w:r>
          <w:t xml:space="preserve"> </w:t>
        </w:r>
      </w:ins>
      <w:ins w:id="2997" w:author="PR Preview" w:date="2026-01-01T00:00:00Z">
        <w:r>
          <w:t xml:space="preserve">Rewrite the</w:t>
        </w:r>
      </w:ins>
      <w:ins w:id="2998" w:author="PR Preview" w:date="2026-01-01T00:00:00Z">
        <w:r>
          <w:t xml:space="preserve"> </w:t>
        </w:r>
      </w:ins>
      <w:hyperlink w:anchor="def-cv-estimate">
        <w:ins w:id="2999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000" w:author="PR Preview" w:date="2026-01-01T00:00:00Z">
        <w:r>
          <w:t xml:space="preserve"> </w:t>
        </w:r>
      </w:ins>
      <w:hyperlink w:anchor="eq-cv-estimate">
        <w:ins w:id="3001" w:author="PR Preview" w:date="2026-01-01T00:00:00Z">
          <w:r>
            <w:rPr>
              <w:rStyle w:val="Hyperlink"/>
            </w:rPr>
            <w:t xml:space="preserve">Equation 28</w:t>
          </w:r>
        </w:ins>
      </w:hyperlink>
      <w:ins w:id="3002" w:author="PR Preview" w:date="2026-01-01T00:00:00Z">
        <w:r>
          <w:t xml:space="preserve"> </w:t>
        </w:r>
      </w:ins>
      <w:ins w:id="3003" w:author="PR Preview" w:date="2026-01-01T00:00:00Z">
        <w:r>
          <w:t xml:space="preserve">as</w:t>
        </w:r>
      </w:ins>
      <w:ins w:id="300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3005" w:author="PR Preview" w:date="2026-01-01T00:00:00Z">
        <w:r>
          <w:t xml:space="preserve"> </w:t>
        </w:r>
      </w:ins>
      <w:ins w:id="3006" w:author="PR Preview" w:date="2026-01-01T00:00:00Z">
        <w:r>
          <w:t xml:space="preserve">times a double sum:</w:t>
        </w:r>
      </w:ins>
      <w:ins w:id="3007" w:author="PR Preview" w:date="2026-01-01T00:00:00Z">
        <w:r>
          <w:t xml:space="preserve"> </w:t>
        </w:r>
      </w:ins>
      <w:ins w:id="3008" w:author="PR Preview" w:date="2026-01-01T00:00:00Z">
        <w:r>
          <w:t xml:space="preserve">an outer sum over the fold numbers</w:t>
        </w:r>
      </w:ins>
      <w:ins w:id="3009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3010" w:author="PR Preview" w:date="2026-01-01T00:00:00Z">
        <w:r>
          <w:t xml:space="preserve"> </w:t>
        </w:r>
      </w:ins>
      <w:ins w:id="3011" w:author="PR Preview" w:date="2026-01-01T00:00:00Z">
        <w:r>
          <w:t xml:space="preserve">and an inner sum over the observations</w:t>
        </w:r>
      </w:ins>
      <w:ins w:id="3012" w:author="PR Preview" w:date="2026-01-01T00:00:00Z">
        <w:r>
          <w:t xml:space="preserve"> </w:t>
        </w:r>
      </w:ins>
      <m:oMath>
        <m:r>
          <m:t>i</m:t>
        </m:r>
      </m:oMath>
      <w:ins w:id="3013" w:author="PR Preview" w:date="2026-01-01T00:00:00Z">
        <w:r>
          <w:t xml:space="preserve"> </w:t>
        </w:r>
      </w:ins>
      <w:ins w:id="3014" w:author="PR Preview" w:date="2026-01-01T00:00:00Z">
        <w:r>
          <w:t xml:space="preserve">in</w:t>
        </w:r>
      </w:ins>
      <w:ins w:id="3015" w:author="PR Preview" w:date="2026-01-01T00:00:00Z">
        <w:r>
          <w:t xml:space="preserve"> </w:t>
        </w:r>
      </w:ins>
      <w:hyperlink w:anchor="def-folds">
        <w:ins w:id="3016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01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018" w:author="PR Preview" w:date="2026-01-01T00:00:00Z">
        <w:r>
          <w:t xml:space="preserve">.</w:t>
        </w:r>
      </w:ins>
      <w:ins w:id="3019" w:author="PR Preview" w:date="2026-01-01T00:00:00Z">
        <w:r>
          <w:t xml:space="preserve"> </w:t>
        </w:r>
      </w:ins>
      <w:ins w:id="3020" w:author="PR Preview" w:date="2026-01-01T00:00:00Z">
        <w:r>
          <w:t xml:space="preserve">Then simplify the summand, so that it no longer uses the fold assignment</w:t>
        </w:r>
      </w:ins>
      <w:ins w:id="3021" w:author="PR Preview" w:date="2026-01-01T00:00:00Z">
        <w:r>
          <w:t xml:space="preserve"> </w:t>
        </w:r>
      </w:ins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3022" w:author="PR Preview" w:date="2026-01-01T00:00:00Z">
        <w:r>
          <w:t xml:space="preserve">.</w:t>
        </w:r>
      </w:ins>
    </w:p>
    <w:bookmarkEnd w:id="171"/>
    <w:bookmarkStart w:id="172" w:name="sol-cv-estimate-by-fold"/>
    <w:p>
      <w:pPr>
        <w:pStyle w:val="BodyText"/>
      </w:pPr>
      <w:ins w:id="3023" w:author="PR Preview" w:date="2026-01-01T00:00:00Z">
        <w:r>
          <w:rPr>
            <w:i/>
            <w:iCs/>
          </w:rPr>
          <w:t xml:space="preserve">Solution 8</w:t>
        </w:r>
      </w:ins>
      <w:ins w:id="3024" w:author="PR Preview" w:date="2026-01-01T00:00:00Z">
        <w:r>
          <w:t xml:space="preserve">. </w:t>
        </w:r>
      </w:ins>
      <w:ins w:id="3025" w:author="PR Preview" w:date="2026-01-01T00:00:00Z">
        <w:r>
          <w:t xml:space="preserve">The folds</w:t>
        </w:r>
      </w:ins>
      <w:ins w:id="302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027" w:author="PR Preview" w:date="2026-01-01T00:00:00Z">
        <w:r>
          <w:t xml:space="preserve"> </w:t>
        </w:r>
      </w:ins>
      <w:ins w:id="3028" w:author="PR Preview" w:date="2026-01-01T00:00:00Z">
        <w:r>
          <w:t xml:space="preserve">partition</w:t>
        </w:r>
      </w:ins>
      <w:ins w:id="3029" w:author="PR Preview" w:date="2026-01-01T00:00:00Z">
        <w:r>
          <w:t xml:space="preserve"> </w:t>
        </w:r>
      </w:ins>
      <m:oMath>
        <m:r>
          <m:t>I</m:t>
        </m:r>
      </m:oMath>
      <w:ins w:id="3030" w:author="PR Preview" w:date="2026-01-01T00:00:00Z">
        <w:r>
          <w:t xml:space="preserve"> </w:t>
        </w:r>
      </w:ins>
      <w:ins w:id="3031" w:author="PR Preview" w:date="2026-01-01T00:00:00Z">
        <w:r>
          <w:t xml:space="preserve">(</w:t>
        </w:r>
      </w:ins>
      <w:hyperlink w:anchor="def-folds">
        <w:ins w:id="3032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3033" w:author="PR Preview" w:date="2026-01-01T00:00:00Z">
        <w:r>
          <w:t xml:space="preserve">),</w:t>
        </w:r>
      </w:ins>
      <w:ins w:id="3034" w:author="PR Preview" w:date="2026-01-01T00:00:00Z">
        <w:r>
          <w:t xml:space="preserve"> </w:t>
        </w:r>
      </w:ins>
      <w:ins w:id="3035" w:author="PR Preview" w:date="2026-01-01T00:00:00Z">
        <w:r>
          <w:t xml:space="preserve">so summing over the observations of each fold and then over the folds</w:t>
        </w:r>
      </w:ins>
      <w:ins w:id="3036" w:author="PR Preview" w:date="2026-01-01T00:00:00Z">
        <w:r>
          <w:t xml:space="preserve"> </w:t>
        </w:r>
      </w:ins>
      <w:ins w:id="3037" w:author="PR Preview" w:date="2026-01-01T00:00:00Z">
        <w:r>
          <w:t xml:space="preserve">adds each term of</w:t>
        </w:r>
      </w:ins>
      <w:ins w:id="3038" w:author="PR Preview" w:date="2026-01-01T00:00:00Z">
        <w:r>
          <w:t xml:space="preserve"> </w:t>
        </w:r>
      </w:ins>
      <w:hyperlink w:anchor="eq-cv-estimate">
        <w:ins w:id="3039" w:author="PR Preview" w:date="2026-01-01T00:00:00Z">
          <w:r>
            <w:rPr>
              <w:rStyle w:val="Hyperlink"/>
            </w:rPr>
            <w:t xml:space="preserve">Equation 28</w:t>
          </w:r>
        </w:ins>
      </w:hyperlink>
      <w:ins w:id="3040" w:author="PR Preview" w:date="2026-01-01T00:00:00Z">
        <w:r>
          <w:t xml:space="preserve"> </w:t>
        </w:r>
      </w:ins>
      <w:ins w:id="3041" w:author="PR Preview" w:date="2026-01-01T00:00:00Z">
        <w:r>
          <w:t xml:space="preserve">exactly once.</w:t>
        </w:r>
      </w:ins>
      <w:ins w:id="3042" w:author="PR Preview" w:date="2026-01-01T00:00:00Z">
        <w:r>
          <w:t xml:space="preserve"> </w:t>
        </w:r>
      </w:ins>
      <w:ins w:id="3043" w:author="PR Preview" w:date="2026-01-01T00:00:00Z">
        <w:r>
          <w:t xml:space="preserve">For</w:t>
        </w:r>
      </w:ins>
      <w:ins w:id="304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045" w:author="PR Preview" w:date="2026-01-01T00:00:00Z">
        <w:r>
          <w:t xml:space="preserve">,</w:t>
        </w:r>
      </w:ins>
      <w:ins w:id="3046" w:author="PR Preview" w:date="2026-01-01T00:00:00Z">
        <w:r>
          <w:t xml:space="preserve"> </w:t>
        </w:r>
      </w:ins>
      <w:hyperlink w:anchor="eq-fold-assignment">
        <w:ins w:id="3047" w:author="PR Preview" w:date="2026-01-01T00:00:00Z">
          <w:r>
            <w:rPr>
              <w:rStyle w:val="Hyperlink"/>
            </w:rPr>
            <w:t xml:space="preserve">Equation 26</w:t>
          </w:r>
        </w:ins>
      </w:hyperlink>
      <w:ins w:id="3048" w:author="PR Preview" w:date="2026-01-01T00:00:00Z">
        <w:r>
          <w:t xml:space="preserve"> </w:t>
        </w:r>
      </w:ins>
      <w:ins w:id="3049" w:author="PR Preview" w:date="2026-01-01T00:00:00Z">
        <w:r>
          <w:t xml:space="preserve">also puts</w:t>
        </w:r>
      </w:ins>
      <w:ins w:id="3050" w:author="PR Preview" w:date="2026-01-01T00:00:00Z">
        <w:r>
          <w:t xml:space="preserve"> </w:t>
        </w:r>
      </w:ins>
      <m:oMath>
        <m:r>
          <m:t>i</m:t>
        </m:r>
      </m:oMath>
      <w:ins w:id="3051" w:author="PR Preview" w:date="2026-01-01T00:00:00Z">
        <w:r>
          <w:t xml:space="preserve"> </w:t>
        </w:r>
      </w:ins>
      <w:ins w:id="3052" w:author="PR Preview" w:date="2026-01-01T00:00:00Z">
        <w:r>
          <w:t xml:space="preserve">in</w:t>
        </w:r>
      </w:ins>
      <w:ins w:id="305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ins w:id="3054" w:author="PR Preview" w:date="2026-01-01T00:00:00Z">
        <w:r>
          <w:t xml:space="preserve">,</w:t>
        </w:r>
      </w:ins>
      <w:ins w:id="3055" w:author="PR Preview" w:date="2026-01-01T00:00:00Z">
        <w:r>
          <w:t xml:space="preserve"> </w:t>
        </w:r>
      </w:ins>
      <w:ins w:id="3056" w:author="PR Preview" w:date="2026-01-01T00:00:00Z">
        <w:r>
          <w:t xml:space="preserve">and the folds are disjoint,</w:t>
        </w:r>
      </w:ins>
      <w:ins w:id="3057" w:author="PR Preview" w:date="2026-01-01T00:00:00Z">
        <w:r>
          <w:t xml:space="preserve"> </w:t>
        </w:r>
      </w:ins>
      <w:ins w:id="3058" w:author="PR Preview" w:date="2026-01-01T00:00:00Z">
        <w:r>
          <w:t xml:space="preserve">so</w:t>
        </w:r>
      </w:ins>
      <w:ins w:id="3059" w:author="PR Preview" w:date="2026-01-01T00:00:00Z">
        <w:r>
          <w:t xml:space="preserve"> </w:t>
        </w:r>
      </w:ins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ins w:id="3060" w:author="PR Preview" w:date="2026-01-01T00:00:00Z">
        <w:r>
          <w:t xml:space="preserve">.</w:t>
        </w:r>
      </w:ins>
      <w:ins w:id="3061" w:author="PR Preview" w:date="2026-01-01T00:00:00Z">
        <w:r>
          <w:t xml:space="preserve"> </w:t>
        </w:r>
      </w:ins>
      <w:ins w:id="3062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78" w:name="def-fold-mse"/>
    <w:p>
      <w:pPr>
        <w:pStyle w:val="BodyText"/>
      </w:pPr>
      <w:del w:id="3063" w:author="PR Preview" w:date="2026-01-01T00:00:00Z">
        <w:r>
          <w:rPr>
            <w:b/>
            <w:bCs/>
          </w:rPr>
          <w:delText xml:space="preserve">Definition 27 (Fold mean squared error)</w:delText>
        </w:r>
      </w:del>
      <w:del w:id="3064" w:author="PR Preview" w:date="2026-01-01T00:00:00Z">
        <w:r>
          <w:delText xml:space="preserve"> </w:delText>
        </w:r>
      </w:del>
      <w:del w:id="3065" w:author="PR Preview" w:date="2026-01-01T00:00:00Z">
        <w:r>
          <w:delText xml:space="preserve">The</w:delText>
        </w:r>
      </w:del>
      <w:del w:id="3066" w:author="PR Preview" w:date="2026-01-01T00:00:00Z">
        <w:r>
          <w:delText xml:space="preserve"> </w:delText>
        </w:r>
      </w:del>
      <w:del w:id="3067" w:author="PR Preview" w:date="2026-01-01T00:00:00Z">
        <w:r>
          <w:rPr>
            <w:b/>
            <w:bCs/>
          </w:rPr>
          <w:delText xml:space="preserve">fold mean squared error</w:delText>
        </w:r>
      </w:del>
      <w:del w:id="306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3069" w:author="PR Preview" w:date="2026-01-01T00:00:00Z">
        <w:r>
          <w:delText xml:space="preserve"> </w:delText>
        </w:r>
      </w:del>
      <w:del w:id="3070" w:author="PR Preview" w:date="2026-01-01T00:00:00Z">
        <w:r>
          <w:delText xml:space="preserve">of</w:delText>
        </w:r>
      </w:del>
      <w:del w:id="3071" w:author="PR Preview" w:date="2026-01-01T00:00:00Z">
        <w:r>
          <w:delText xml:space="preserve"> </w:delText>
        </w:r>
      </w:del>
      <w:hyperlink w:anchor="def-folds">
        <w:del w:id="3072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07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074" w:author="PR Preview" w:date="2026-01-01T00:00:00Z">
        <w:r>
          <w:delText xml:space="preserve"> </w:delText>
        </w:r>
      </w:del>
      <w:del w:id="3075" w:author="PR Preview" w:date="2026-01-01T00:00:00Z">
        <w:r>
          <w:delText xml:space="preserve">is the</w:delText>
        </w:r>
      </w:del>
      <w:del w:id="3076" w:author="PR Preview" w:date="2026-01-01T00:00:00Z">
        <w:r>
          <w:delText xml:space="preserve"> </w:delText>
        </w:r>
      </w:del>
      <w:hyperlink r:id="rId39">
        <w:del w:id="3077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3078" w:author="PR Preview" w:date="2026-01-01T00:00:00Z">
        <w:r>
          <w:delText xml:space="preserve"> </w:delText>
        </w:r>
      </w:del>
      <w:del w:id="3079" w:author="PR Preview" w:date="2026-01-01T00:00:00Z">
        <w:r>
          <w:delText xml:space="preserve">of the</w:delText>
        </w:r>
      </w:del>
      <w:del w:id="3080" w:author="PR Preview" w:date="2026-01-01T00:00:00Z">
        <w:r>
          <w:delText xml:space="preserve"> </w:delText>
        </w:r>
      </w:del>
      <w:hyperlink w:anchor="def-fold-out-rule">
        <w:del w:id="3081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082" w:author="PR Preview" w:date="2026-01-01T00:00:00Z">
        <w:r>
          <w:delText xml:space="preserve">’s predictions</w:delText>
        </w:r>
      </w:del>
      <w:del w:id="3083" w:author="PR Preview" w:date="2026-01-01T00:00:00Z">
        <w:r>
          <w:delText xml:space="preserve"> </w:delText>
        </w:r>
      </w:del>
      <w:del w:id="3084" w:author="PR Preview" w:date="2026-01-01T00:00:00Z">
        <w:r>
          <w:delText xml:space="preserve">for the</w:delText>
        </w:r>
      </w:del>
      <w:del w:id="3085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3086" w:author="PR Preview" w:date="2026-01-01T00:00:00Z">
        <w:r>
          <w:delText xml:space="preserve"> </w:delText>
        </w:r>
      </w:del>
      <w:del w:id="3087" w:author="PR Preview" w:date="2026-01-01T00:00:00Z">
        <w:r>
          <w:delText xml:space="preserve">(</w:delText>
        </w:r>
      </w:del>
      <w:hyperlink w:anchor="def-fold-size">
        <w:del w:id="3088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3089" w:author="PR Preview" w:date="2026-01-01T00:00:00Z">
        <w:r>
          <w:delText xml:space="preserve">) observations in that fold:</w:delText>
        </w:r>
      </w:del>
    </w:p>
    <w:p>
      <w:pPr>
        <w:pStyle w:val="BodyText"/>
      </w:pPr>
      <w:bookmarkStart w:id="16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BodyText"/>
      </w:pPr>
      <w:del w:id="3090" w:author="PR Preview" w:date="2026-01-01T00:00:00Z">
        <w:r>
          <w:rPr>
            <w:i/>
            <w:iCs/>
          </w:rPr>
          <w:delText xml:space="preserve">Remark 8</w:delText>
        </w:r>
      </w:del>
      <w:del w:id="3091" w:author="PR Preview" w:date="2026-01-01T00:00:00Z">
        <w:r>
          <w:delText xml:space="preserve"> (What the cross-validation estimate estimates). </w:delText>
        </w:r>
      </w:del>
      <w:del w:id="3092" w:author="PR Preview" w:date="2026-01-01T00:00:00Z">
        <w:r>
          <w:delText xml:space="preserve">Each prediction in</w:delText>
        </w:r>
      </w:del>
      <w:del w:id="3093" w:author="PR Preview" w:date="2026-01-01T00:00:00Z">
        <w:r>
          <w:delText xml:space="preserve"> </w:delText>
        </w:r>
      </w:del>
      <w:hyperlink w:anchor="eq-cv-estimate">
        <w:del w:id="3094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3095" w:author="PR Preview" w:date="2026-01-01T00:00:00Z">
        <w:r>
          <w:delText xml:space="preserve"> </w:delText>
        </w:r>
      </w:del>
      <w:del w:id="3096" w:author="PR Preview" w:date="2026-01-01T00:00:00Z">
        <w:r>
          <w:delText xml:space="preserve">comes from a rule</w:delText>
        </w:r>
      </w:del>
      <w:del w:id="3097" w:author="PR Preview" w:date="2026-01-01T00:00:00Z">
        <w:r>
          <w:delText xml:space="preserve"> </w:delText>
        </w:r>
      </w:del>
      <w:del w:id="3098" w:author="PR Preview" w:date="2026-01-01T00:00:00Z">
        <w:r>
          <w:delText xml:space="preserve">that did not see the observation it predicts,</w:delText>
        </w:r>
      </w:del>
      <w:del w:id="3099" w:author="PR Preview" w:date="2026-01-01T00:00:00Z">
        <w:r>
          <w:delText xml:space="preserve"> </w:delText>
        </w:r>
      </w:del>
      <w:del w:id="3100" w:author="PR Preview" w:date="2026-01-01T00:00:00Z">
        <w:r>
          <w:delText xml:space="preserve">so each squared error is scored as in</w:delText>
        </w:r>
      </w:del>
      <w:del w:id="3101" w:author="PR Preview" w:date="2026-01-01T00:00:00Z">
        <w:r>
          <w:delText xml:space="preserve"> </w:delText>
        </w:r>
      </w:del>
      <w:hyperlink w:anchor="thm-held-out-unbiased">
        <w:del w:id="3102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3103" w:author="PR Preview" w:date="2026-01-01T00:00:00Z">
        <w:r>
          <w:delText xml:space="preserve">.</w:delText>
        </w:r>
      </w:del>
      <w:del w:id="3104" w:author="PR Preview" w:date="2026-01-01T00:00:00Z">
        <w:r>
          <w:delText xml:space="preserve"> </w:delText>
        </w:r>
      </w:del>
      <w:del w:id="3105" w:author="PR Preview" w:date="2026-01-01T00:00:00Z">
        <w:r>
          <w:delText xml:space="preserve">But the rule for fold</w:delText>
        </w:r>
      </w:del>
      <w:del w:id="310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107" w:author="PR Preview" w:date="2026-01-01T00:00:00Z">
        <w:r>
          <w:delText xml:space="preserve"> </w:delText>
        </w:r>
      </w:del>
      <w:del w:id="3108" w:author="PR Preview" w:date="2026-01-01T00:00:00Z">
        <w:r>
          <w:delText xml:space="preserve">was fitted to</w:delText>
        </w:r>
      </w:del>
      <w:del w:id="310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3110" w:author="PR Preview" w:date="2026-01-01T00:00:00Z">
        <w:r>
          <w:delText xml:space="preserve"> </w:delText>
        </w:r>
      </w:del>
      <w:del w:id="3111" w:author="PR Preview" w:date="2026-01-01T00:00:00Z">
        <w:r>
          <w:delText xml:space="preserve">observations,</w:delText>
        </w:r>
      </w:del>
      <w:del w:id="3112" w:author="PR Preview" w:date="2026-01-01T00:00:00Z">
        <w:r>
          <w:delText xml:space="preserve"> </w:delText>
        </w:r>
      </w:del>
      <w:del w:id="3113" w:author="PR Preview" w:date="2026-01-01T00:00:00Z">
        <w:r>
          <w:delText xml:space="preserve">not</w:delText>
        </w:r>
      </w:del>
      <w:del w:id="3114" w:author="PR Preview" w:date="2026-01-01T00:00:00Z">
        <w:r>
          <w:delText xml:space="preserve"> </w:delText>
        </w:r>
      </w:del>
      <m:oMath>
        <m:r>
          <m:t>n</m:t>
        </m:r>
      </m:oMath>
      <w:del w:id="3115" w:author="PR Preview" w:date="2026-01-01T00:00:00Z">
        <w:r>
          <w:delText xml:space="preserve">,</w:delText>
        </w:r>
      </w:del>
      <w:del w:id="3116" w:author="PR Preview" w:date="2026-01-01T00:00:00Z">
        <w:r>
          <w:delText xml:space="preserve"> </w:delText>
        </w:r>
      </w:del>
      <w:del w:id="3117" w:author="PR Preview" w:date="2026-01-01T00:00:00Z">
        <w:r>
          <w:delText xml:space="preserve">and the</w:delText>
        </w:r>
      </w:del>
      <w:del w:id="3118" w:author="PR Preview" w:date="2026-01-01T00:00:00Z">
        <w:r>
          <w:delText xml:space="preserve"> </w:delText>
        </w:r>
      </w:del>
      <m:oMath>
        <m:r>
          <m:t>k</m:t>
        </m:r>
      </m:oMath>
      <w:del w:id="3119" w:author="PR Preview" w:date="2026-01-01T00:00:00Z">
        <w:r>
          <w:delText xml:space="preserve"> </w:delText>
        </w:r>
      </w:del>
      <w:del w:id="3120" w:author="PR Preview" w:date="2026-01-01T00:00:00Z">
        <w:r>
          <w:delText xml:space="preserve">rules differ from one another and from the rule fitted to all</w:delText>
        </w:r>
      </w:del>
      <w:del w:id="3121" w:author="PR Preview" w:date="2026-01-01T00:00:00Z">
        <w:r>
          <w:delText xml:space="preserve"> </w:delText>
        </w:r>
      </w:del>
      <m:oMath>
        <m:r>
          <m:t>n</m:t>
        </m:r>
      </m:oMath>
      <w:del w:id="3122" w:author="PR Preview" w:date="2026-01-01T00:00:00Z">
        <w:r>
          <w:delText xml:space="preserve">.</w:delText>
        </w:r>
      </w:del>
      <w:del w:id="3123" w:author="PR Preview" w:date="2026-01-01T00:00:00Z">
        <w:r>
          <w:delText xml:space="preserve"> </w:delText>
        </w:r>
      </w:del>
      <w:del w:id="3124" w:author="PR Preview" w:date="2026-01-01T00:00:00Z">
        <w:r>
          <w:delText xml:space="preserve">So</w:delText>
        </w:r>
      </w:del>
      <w:del w:id="312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126" w:author="PR Preview" w:date="2026-01-01T00:00:00Z">
        <w:r>
          <w:delText xml:space="preserve"> </w:delText>
        </w:r>
      </w:del>
      <w:del w:id="3127" w:author="PR Preview" w:date="2026-01-01T00:00:00Z">
        <w:r>
          <w:delText xml:space="preserve">estimates the</w:delText>
        </w:r>
      </w:del>
      <w:del w:id="3128" w:author="PR Preview" w:date="2026-01-01T00:00:00Z">
        <w:r>
          <w:delText xml:space="preserve"> </w:delText>
        </w:r>
      </w:del>
      <w:hyperlink w:anchor="def-expected-generalization-error">
        <w:del w:id="3129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3130" w:author="PR Preview" w:date="2026-01-01T00:00:00Z">
        <w:r>
          <w:delText xml:space="preserve"> </w:delText>
        </w:r>
      </w:del>
      <w:del w:id="3131" w:author="PR Preview" w:date="2026-01-01T00:00:00Z">
        <w:r>
          <w:delText xml:space="preserve">of the fitting</w:delText>
        </w:r>
      </w:del>
      <w:del w:id="3132" w:author="PR Preview" w:date="2026-01-01T00:00:00Z">
        <w:r>
          <w:delText xml:space="preserve"> </w:delText>
        </w:r>
      </w:del>
      <w:del w:id="3133" w:author="PR Preview" w:date="2026-01-01T00:00:00Z">
        <w:r>
          <w:rPr>
            <w:i/>
            <w:iCs/>
          </w:rPr>
          <w:delText xml:space="preserve">procedure</w:delText>
        </w:r>
      </w:del>
      <w:del w:id="3134" w:author="PR Preview" w:date="2026-01-01T00:00:00Z">
        <w:r>
          <w:delText xml:space="preserve"> </w:delText>
        </w:r>
      </w:del>
      <m:oMath>
        <m:r>
          <m:t>g</m:t>
        </m:r>
      </m:oMath>
      <w:del w:id="3135" w:author="PR Preview" w:date="2026-01-01T00:00:00Z">
        <w:r>
          <w:delText xml:space="preserve"> </w:delText>
        </w:r>
      </w:del>
      <w:del w:id="3136" w:author="PR Preview" w:date="2026-01-01T00:00:00Z">
        <w:r>
          <w:delText xml:space="preserve">at the smaller training-set sizes</w:delText>
        </w:r>
      </w:del>
      <w:del w:id="313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3138" w:author="PR Preview" w:date="2026-01-01T00:00:00Z">
        <w:r>
          <w:delText xml:space="preserve">,</w:delText>
        </w:r>
      </w:del>
      <w:del w:id="3139" w:author="PR Preview" w:date="2026-01-01T00:00:00Z">
        <w:r>
          <w:delText xml:space="preserve"> </w:delText>
        </w:r>
      </w:del>
      <w:del w:id="3140" w:author="PR Preview" w:date="2026-01-01T00:00:00Z">
        <w:r>
          <w:delText xml:space="preserve">which is</w:delText>
        </w:r>
      </w:del>
      <w:del w:id="314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3142" w:author="PR Preview" w:date="2026-01-01T00:00:00Z">
        <w:r>
          <w:delText xml:space="preserve"> </w:delText>
        </w:r>
      </w:del>
      <w:del w:id="3143" w:author="PR Preview" w:date="2026-01-01T00:00:00Z">
        <w:r>
          <w:delText xml:space="preserve">when every fold has</w:delText>
        </w:r>
      </w:del>
      <w:del w:id="314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3145" w:author="PR Preview" w:date="2026-01-01T00:00:00Z">
        <w:r>
          <w:delText xml:space="preserve"> </w:delText>
        </w:r>
      </w:del>
      <w:del w:id="3146" w:author="PR Preview" w:date="2026-01-01T00:00:00Z">
        <w:r>
          <w:delText xml:space="preserve">observations,</w:delText>
        </w:r>
      </w:del>
      <w:del w:id="3147" w:author="PR Preview" w:date="2026-01-01T00:00:00Z">
        <w:r>
          <w:delText xml:space="preserve"> </w:delText>
        </w:r>
      </w:del>
      <w:del w:id="3148" w:author="PR Preview" w:date="2026-01-01T00:00:00Z">
        <w:r>
          <w:delText xml:space="preserve">rather than</w:delText>
        </w:r>
      </w:del>
      <w:del w:id="314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150" w:author="PR Preview" w:date="2026-01-01T00:00:00Z">
        <w:r>
          <w:delText xml:space="preserve"> </w:delText>
        </w:r>
      </w:del>
      <w:del w:id="3151" w:author="PR Preview" w:date="2026-01-01T00:00:00Z">
        <w:r>
          <w:delText xml:space="preserve">for the one rule fitted to all the data</w:delText>
        </w:r>
      </w:del>
      <w:del w:id="3152" w:author="PR Preview" w:date="2026-01-01T00:00:00Z">
        <w:r>
          <w:delText xml:space="preserve"> </w:delText>
        </w:r>
      </w:del>
      <w:del w:id="3153" w:author="PR Preview" w:date="2026-01-01T00:00:00Z">
        <w:r>
          <w:delText xml:space="preserve">(Hastie et al. 2009, sec. 7.12)</w:delText>
        </w:r>
      </w:del>
      <w:del w:id="3154" w:author="PR Preview" w:date="2026-01-01T00:00:00Z">
        <w:r>
          <w:delText xml:space="preserve">.</w:delText>
        </w:r>
      </w:del>
    </w:p>
    <w:p>
      <w:pPr>
        <w:pStyle w:val="BodyText"/>
      </w:pPr>
      <w:ins w:id="3155" w:author="PR Preview" w:date="2026-01-01T00:00:00Z">
        <w:r>
          <w:rPr>
            <w:b/>
            <w:bCs/>
          </w:rPr>
          <w:t xml:space="preserve">Definition 30 (Fold mean squared error)</w:t>
        </w:r>
      </w:ins>
      <w:ins w:id="3156" w:author="PR Preview" w:date="2026-01-01T00:00:00Z">
        <w:r>
          <w:t xml:space="preserve"> </w:t>
        </w:r>
      </w:ins>
      <w:ins w:id="3157" w:author="PR Preview" w:date="2026-01-01T00:00:00Z">
        <w:r>
          <w:t xml:space="preserve">The</w:t>
        </w:r>
      </w:ins>
      <w:ins w:id="3158" w:author="PR Preview" w:date="2026-01-01T00:00:00Z">
        <w:r>
          <w:t xml:space="preserve"> </w:t>
        </w:r>
      </w:ins>
      <w:ins w:id="3159" w:author="PR Preview" w:date="2026-01-01T00:00:00Z">
        <w:r>
          <w:rPr>
            <w:b/>
            <w:bCs/>
          </w:rPr>
          <w:t xml:space="preserve">fold mean squared error</w:t>
        </w:r>
      </w:ins>
      <w:ins w:id="316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3161" w:author="PR Preview" w:date="2026-01-01T00:00:00Z">
        <w:r>
          <w:t xml:space="preserve"> </w:t>
        </w:r>
      </w:ins>
      <w:ins w:id="3162" w:author="PR Preview" w:date="2026-01-01T00:00:00Z">
        <w:r>
          <w:t xml:space="preserve">of</w:t>
        </w:r>
      </w:ins>
      <w:ins w:id="3163" w:author="PR Preview" w:date="2026-01-01T00:00:00Z">
        <w:r>
          <w:t xml:space="preserve"> </w:t>
        </w:r>
      </w:ins>
      <w:hyperlink w:anchor="def-folds">
        <w:ins w:id="3164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1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166" w:author="PR Preview" w:date="2026-01-01T00:00:00Z">
        <w:r>
          <w:t xml:space="preserve"> </w:t>
        </w:r>
      </w:ins>
      <w:ins w:id="3167" w:author="PR Preview" w:date="2026-01-01T00:00:00Z">
        <w:r>
          <w:t xml:space="preserve">is the</w:t>
        </w:r>
      </w:ins>
      <w:ins w:id="3168" w:author="PR Preview" w:date="2026-01-01T00:00:00Z">
        <w:r>
          <w:t xml:space="preserve"> </w:t>
        </w:r>
      </w:ins>
      <w:hyperlink r:id="rId39">
        <w:ins w:id="3169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3170" w:author="PR Preview" w:date="2026-01-01T00:00:00Z">
        <w:r>
          <w:t xml:space="preserve"> </w:t>
        </w:r>
      </w:ins>
      <w:ins w:id="3171" w:author="PR Preview" w:date="2026-01-01T00:00:00Z">
        <w:r>
          <w:t xml:space="preserve">of the</w:t>
        </w:r>
      </w:ins>
      <w:ins w:id="3172" w:author="PR Preview" w:date="2026-01-01T00:00:00Z">
        <w:r>
          <w:t xml:space="preserve"> </w:t>
        </w:r>
      </w:ins>
      <w:hyperlink w:anchor="def-fold-out-rule">
        <w:ins w:id="3173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174" w:author="PR Preview" w:date="2026-01-01T00:00:00Z">
        <w:r>
          <w:t xml:space="preserve">’s predictions</w:t>
        </w:r>
      </w:ins>
      <w:ins w:id="3175" w:author="PR Preview" w:date="2026-01-01T00:00:00Z">
        <w:r>
          <w:t xml:space="preserve"> </w:t>
        </w:r>
      </w:ins>
      <w:ins w:id="3176" w:author="PR Preview" w:date="2026-01-01T00:00:00Z">
        <w:r>
          <w:t xml:space="preserve">for the</w:t>
        </w:r>
      </w:ins>
      <w:ins w:id="3177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178" w:author="PR Preview" w:date="2026-01-01T00:00:00Z">
        <w:r>
          <w:t xml:space="preserve"> </w:t>
        </w:r>
      </w:ins>
      <w:ins w:id="3179" w:author="PR Preview" w:date="2026-01-01T00:00:00Z">
        <w:r>
          <w:t xml:space="preserve">(</w:t>
        </w:r>
      </w:ins>
      <w:hyperlink w:anchor="def-fold-size">
        <w:ins w:id="3180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3181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78"/>
    <w:bookmarkStart w:id="179" w:name="rem-cv-estimate"/>
    <w:p>
      <w:pPr>
        <w:pStyle w:val="BodyText"/>
      </w:pPr>
      <w:ins w:id="3182" w:author="PR Preview" w:date="2026-01-01T00:00:00Z">
        <w:r>
          <w:rPr>
            <w:i/>
            <w:iCs/>
          </w:rPr>
          <w:t xml:space="preserve">Remark 9</w:t>
        </w:r>
      </w:ins>
      <w:ins w:id="3183" w:author="PR Preview" w:date="2026-01-01T00:00:00Z">
        <w:r>
          <w:t xml:space="preserve"> (What the cross-validation estimate estimates). </w:t>
        </w:r>
      </w:ins>
      <w:ins w:id="3184" w:author="PR Preview" w:date="2026-01-01T00:00:00Z">
        <w:r>
          <w:t xml:space="preserve">Each prediction in</w:t>
        </w:r>
      </w:ins>
      <w:ins w:id="3185" w:author="PR Preview" w:date="2026-01-01T00:00:00Z">
        <w:r>
          <w:t xml:space="preserve"> </w:t>
        </w:r>
      </w:ins>
      <w:hyperlink w:anchor="eq-cv-estimate">
        <w:ins w:id="3186" w:author="PR Preview" w:date="2026-01-01T00:00:00Z">
          <w:r>
            <w:rPr>
              <w:rStyle w:val="Hyperlink"/>
            </w:rPr>
            <w:t xml:space="preserve">Equation 28</w:t>
          </w:r>
        </w:ins>
      </w:hyperlink>
      <w:ins w:id="3187" w:author="PR Preview" w:date="2026-01-01T00:00:00Z">
        <w:r>
          <w:t xml:space="preserve"> </w:t>
        </w:r>
      </w:ins>
      <w:ins w:id="3188" w:author="PR Preview" w:date="2026-01-01T00:00:00Z">
        <w:r>
          <w:t xml:space="preserve">comes from a rule</w:t>
        </w:r>
      </w:ins>
      <w:ins w:id="3189" w:author="PR Preview" w:date="2026-01-01T00:00:00Z">
        <w:r>
          <w:t xml:space="preserve"> </w:t>
        </w:r>
      </w:ins>
      <w:ins w:id="3190" w:author="PR Preview" w:date="2026-01-01T00:00:00Z">
        <w:r>
          <w:t xml:space="preserve">that did not see the observation it predicts,</w:t>
        </w:r>
      </w:ins>
      <w:ins w:id="3191" w:author="PR Preview" w:date="2026-01-01T00:00:00Z">
        <w:r>
          <w:t xml:space="preserve"> </w:t>
        </w:r>
      </w:ins>
      <w:ins w:id="3192" w:author="PR Preview" w:date="2026-01-01T00:00:00Z">
        <w:r>
          <w:t xml:space="preserve">so each squared error is scored as in</w:t>
        </w:r>
      </w:ins>
      <w:ins w:id="3193" w:author="PR Preview" w:date="2026-01-01T00:00:00Z">
        <w:r>
          <w:t xml:space="preserve"> </w:t>
        </w:r>
      </w:ins>
      <w:hyperlink w:anchor="thm-held-out-unbiased">
        <w:ins w:id="3194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3195" w:author="PR Preview" w:date="2026-01-01T00:00:00Z">
        <w:r>
          <w:t xml:space="preserve">.</w:t>
        </w:r>
      </w:ins>
      <w:ins w:id="3196" w:author="PR Preview" w:date="2026-01-01T00:00:00Z">
        <w:r>
          <w:t xml:space="preserve"> </w:t>
        </w:r>
      </w:ins>
      <w:ins w:id="3197" w:author="PR Preview" w:date="2026-01-01T00:00:00Z">
        <w:r>
          <w:t xml:space="preserve">But the rule for fold</w:t>
        </w:r>
      </w:ins>
      <w:ins w:id="319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199" w:author="PR Preview" w:date="2026-01-01T00:00:00Z">
        <w:r>
          <w:t xml:space="preserve"> </w:t>
        </w:r>
      </w:ins>
      <w:ins w:id="3200" w:author="PR Preview" w:date="2026-01-01T00:00:00Z">
        <w:r>
          <w:t xml:space="preserve">was fitted to</w:t>
        </w:r>
      </w:ins>
      <w:ins w:id="320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3202" w:author="PR Preview" w:date="2026-01-01T00:00:00Z">
        <w:r>
          <w:t xml:space="preserve"> </w:t>
        </w:r>
      </w:ins>
      <w:ins w:id="3203" w:author="PR Preview" w:date="2026-01-01T00:00:00Z">
        <w:r>
          <w:t xml:space="preserve">observations,</w:t>
        </w:r>
      </w:ins>
      <w:ins w:id="3204" w:author="PR Preview" w:date="2026-01-01T00:00:00Z">
        <w:r>
          <w:t xml:space="preserve"> </w:t>
        </w:r>
      </w:ins>
      <w:ins w:id="3205" w:author="PR Preview" w:date="2026-01-01T00:00:00Z">
        <w:r>
          <w:t xml:space="preserve">not</w:t>
        </w:r>
      </w:ins>
      <w:ins w:id="3206" w:author="PR Preview" w:date="2026-01-01T00:00:00Z">
        <w:r>
          <w:t xml:space="preserve"> </w:t>
        </w:r>
      </w:ins>
      <m:oMath>
        <m:r>
          <m:t>n</m:t>
        </m:r>
      </m:oMath>
      <w:ins w:id="3207" w:author="PR Preview" w:date="2026-01-01T00:00:00Z">
        <w:r>
          <w:t xml:space="preserve">,</w:t>
        </w:r>
      </w:ins>
      <w:ins w:id="3208" w:author="PR Preview" w:date="2026-01-01T00:00:00Z">
        <w:r>
          <w:t xml:space="preserve"> </w:t>
        </w:r>
      </w:ins>
      <w:ins w:id="3209" w:author="PR Preview" w:date="2026-01-01T00:00:00Z">
        <w:r>
          <w:t xml:space="preserve">and the</w:t>
        </w:r>
      </w:ins>
      <w:ins w:id="3210" w:author="PR Preview" w:date="2026-01-01T00:00:00Z">
        <w:r>
          <w:t xml:space="preserve"> </w:t>
        </w:r>
      </w:ins>
      <m:oMath>
        <m:r>
          <m:t>k</m:t>
        </m:r>
      </m:oMath>
      <w:ins w:id="3211" w:author="PR Preview" w:date="2026-01-01T00:00:00Z">
        <w:r>
          <w:t xml:space="preserve"> </w:t>
        </w:r>
      </w:ins>
      <w:ins w:id="3212" w:author="PR Preview" w:date="2026-01-01T00:00:00Z">
        <w:r>
          <w:t xml:space="preserve">rules differ from one another and from the rule fitted to all</w:t>
        </w:r>
      </w:ins>
      <w:ins w:id="3213" w:author="PR Preview" w:date="2026-01-01T00:00:00Z">
        <w:r>
          <w:t xml:space="preserve"> </w:t>
        </w:r>
      </w:ins>
      <m:oMath>
        <m:r>
          <m:t>n</m:t>
        </m:r>
      </m:oMath>
      <w:ins w:id="3214" w:author="PR Preview" w:date="2026-01-01T00:00:00Z">
        <w:r>
          <w:t xml:space="preserve">.</w:t>
        </w:r>
      </w:ins>
      <w:ins w:id="3215" w:author="PR Preview" w:date="2026-01-01T00:00:00Z">
        <w:r>
          <w:t xml:space="preserve"> </w:t>
        </w:r>
      </w:ins>
      <w:ins w:id="3216" w:author="PR Preview" w:date="2026-01-01T00:00:00Z">
        <w:r>
          <w:t xml:space="preserve">So</w:t>
        </w:r>
      </w:ins>
      <w:ins w:id="321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218" w:author="PR Preview" w:date="2026-01-01T00:00:00Z">
        <w:r>
          <w:t xml:space="preserve"> </w:t>
        </w:r>
      </w:ins>
      <w:ins w:id="3219" w:author="PR Preview" w:date="2026-01-01T00:00:00Z">
        <w:r>
          <w:t xml:space="preserve">estimates the</w:t>
        </w:r>
      </w:ins>
      <w:ins w:id="3220" w:author="PR Preview" w:date="2026-01-01T00:00:00Z">
        <w:r>
          <w:t xml:space="preserve"> </w:t>
        </w:r>
      </w:ins>
      <w:hyperlink w:anchor="def-expected-generalization-error">
        <w:ins w:id="3221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3222" w:author="PR Preview" w:date="2026-01-01T00:00:00Z">
        <w:r>
          <w:t xml:space="preserve"> </w:t>
        </w:r>
      </w:ins>
      <w:ins w:id="3223" w:author="PR Preview" w:date="2026-01-01T00:00:00Z">
        <w:r>
          <w:t xml:space="preserve">of the fitting</w:t>
        </w:r>
      </w:ins>
      <w:ins w:id="3224" w:author="PR Preview" w:date="2026-01-01T00:00:00Z">
        <w:r>
          <w:t xml:space="preserve"> </w:t>
        </w:r>
      </w:ins>
      <w:ins w:id="3225" w:author="PR Preview" w:date="2026-01-01T00:00:00Z">
        <w:r>
          <w:rPr>
            <w:i/>
            <w:iCs/>
          </w:rPr>
          <w:t xml:space="preserve">procedure</w:t>
        </w:r>
      </w:ins>
      <w:ins w:id="3226" w:author="PR Preview" w:date="2026-01-01T00:00:00Z">
        <w:r>
          <w:t xml:space="preserve"> </w:t>
        </w:r>
      </w:ins>
      <m:oMath>
        <m:r>
          <m:t>g</m:t>
        </m:r>
      </m:oMath>
      <w:ins w:id="3227" w:author="PR Preview" w:date="2026-01-01T00:00:00Z">
        <w:r>
          <w:t xml:space="preserve"> </w:t>
        </w:r>
      </w:ins>
      <w:ins w:id="3228" w:author="PR Preview" w:date="2026-01-01T00:00:00Z">
        <w:r>
          <w:t xml:space="preserve">at the smaller training-set sizes</w:t>
        </w:r>
      </w:ins>
      <w:ins w:id="322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3230" w:author="PR Preview" w:date="2026-01-01T00:00:00Z">
        <w:r>
          <w:t xml:space="preserve">,</w:t>
        </w:r>
      </w:ins>
      <w:ins w:id="3231" w:author="PR Preview" w:date="2026-01-01T00:00:00Z">
        <w:r>
          <w:t xml:space="preserve"> </w:t>
        </w:r>
      </w:ins>
      <w:ins w:id="3232" w:author="PR Preview" w:date="2026-01-01T00:00:00Z">
        <w:r>
          <w:t xml:space="preserve">which is</w:t>
        </w:r>
      </w:ins>
      <w:ins w:id="323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3234" w:author="PR Preview" w:date="2026-01-01T00:00:00Z">
        <w:r>
          <w:t xml:space="preserve"> </w:t>
        </w:r>
      </w:ins>
      <w:ins w:id="3235" w:author="PR Preview" w:date="2026-01-01T00:00:00Z">
        <w:r>
          <w:t xml:space="preserve">when every fold has</w:t>
        </w:r>
      </w:ins>
      <w:ins w:id="323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3237" w:author="PR Preview" w:date="2026-01-01T00:00:00Z">
        <w:r>
          <w:t xml:space="preserve"> </w:t>
        </w:r>
      </w:ins>
      <w:ins w:id="3238" w:author="PR Preview" w:date="2026-01-01T00:00:00Z">
        <w:r>
          <w:t xml:space="preserve">observations,</w:t>
        </w:r>
      </w:ins>
      <w:ins w:id="3239" w:author="PR Preview" w:date="2026-01-01T00:00:00Z">
        <w:r>
          <w:t xml:space="preserve"> </w:t>
        </w:r>
      </w:ins>
      <w:ins w:id="3240" w:author="PR Preview" w:date="2026-01-01T00:00:00Z">
        <w:r>
          <w:t xml:space="preserve">rather than</w:t>
        </w:r>
      </w:ins>
      <w:ins w:id="324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242" w:author="PR Preview" w:date="2026-01-01T00:00:00Z">
        <w:r>
          <w:t xml:space="preserve"> </w:t>
        </w:r>
      </w:ins>
      <w:ins w:id="3243" w:author="PR Preview" w:date="2026-01-01T00:00:00Z">
        <w:r>
          <w:t xml:space="preserve">for the one rule fitted to all the data</w:t>
        </w:r>
      </w:ins>
      <w:ins w:id="3244" w:author="PR Preview" w:date="2026-01-01T00:00:00Z">
        <w:r>
          <w:t xml:space="preserve"> </w:t>
        </w:r>
      </w:ins>
      <w:ins w:id="3245" w:author="PR Preview" w:date="2026-01-01T00:00:00Z">
        <w:r>
          <w:t xml:space="preserve">(Hastie et al. 2009, sec. 7.12)</w:t>
        </w:r>
      </w:ins>
      <w:ins w:id="3246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9"/>
    <w:bookmarkStart w:id="180" w:name="rem-choosing-k"/>
    <w:p>
      <w:pPr>
        <w:pStyle w:val="BodyText"/>
      </w:pPr>
      <w:del w:id="3247" w:author="PR Preview" w:date="2026-01-01T00:00:00Z">
        <w:r>
          <w:rPr>
            <w:i/>
            <w:iCs/>
          </w:rPr>
          <w:delText xml:space="preserve">Remark 9</w:delText>
        </w:r>
      </w:del>
      <w:del w:id="3248" w:author="PR Preview" w:date="2026-01-01T00:00:00Z">
        <w:r>
          <w:delText xml:space="preserve"> (Choosing the number of folds). </w:delText>
        </w:r>
      </w:del>
      <w:del w:id="3249" w:author="PR Preview" w:date="2026-01-01T00:00:00Z">
        <w:r>
          <w:delText xml:space="preserve">The number of folds</w:delText>
        </w:r>
      </w:del>
      <w:del w:id="3250" w:author="PR Preview" w:date="2026-01-01T00:00:00Z">
        <w:r>
          <w:delText xml:space="preserve"> </w:delText>
        </w:r>
      </w:del>
      <m:oMath>
        <m:r>
          <m:t>k</m:t>
        </m:r>
      </m:oMath>
      <w:del w:id="3251" w:author="PR Preview" w:date="2026-01-01T00:00:00Z">
        <w:r>
          <w:delText xml:space="preserve"> </w:delText>
        </w:r>
      </w:del>
      <w:del w:id="3252" w:author="PR Preview" w:date="2026-01-01T00:00:00Z">
        <w:r>
          <w:delText xml:space="preserve">trades bias against variance</w:delText>
        </w:r>
      </w:del>
      <w:del w:id="3253" w:author="PR Preview" w:date="2026-01-01T00:00:00Z">
        <w:r>
          <w:delText xml:space="preserve"> </w:delText>
        </w:r>
      </w:del>
      <w:del w:id="3254" w:author="PR Preview" w:date="2026-01-01T00:00:00Z">
        <w:r>
          <w:delText xml:space="preserve">in the cross-validation estimate itself</w:delText>
        </w:r>
      </w:del>
      <w:del w:id="3255" w:author="PR Preview" w:date="2026-01-01T00:00:00Z">
        <w:r>
          <w:delText xml:space="preserve"> </w:delText>
        </w:r>
      </w:del>
      <w:del w:id="3256" w:author="PR Preview" w:date="2026-01-01T00:00:00Z">
        <w:r>
          <w:delText xml:space="preserve">(James et al. 2021, sec. 5.1.4)</w:delText>
        </w:r>
      </w:del>
      <w:del w:id="3257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13"/>
        </w:numPr>
      </w:pPr>
      <w:del w:id="3258" w:author="PR Preview" w:date="2026-01-01T00:00:00Z">
        <w:r>
          <w:rPr>
            <w:b/>
            <w:bCs/>
          </w:rPr>
          <w:delText xml:space="preserve">Bias.</w:delText>
        </w:r>
      </w:del>
      <w:del w:id="3259" w:author="PR Preview" w:date="2026-01-01T00:00:00Z">
        <w:r>
          <w:delText xml:space="preserve"> </w:delText>
        </w:r>
      </w:del>
      <w:del w:id="3260" w:author="PR Preview" w:date="2026-01-01T00:00:00Z">
        <w:r>
          <w:delText xml:space="preserve">Each rule in</w:delText>
        </w:r>
      </w:del>
      <w:del w:id="3261" w:author="PR Preview" w:date="2026-01-01T00:00:00Z">
        <w:r>
          <w:delText xml:space="preserve"> </w:delText>
        </w:r>
      </w:del>
      <w:hyperlink w:anchor="eq-cv-estimate">
        <w:del w:id="3262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3263" w:author="PR Preview" w:date="2026-01-01T00:00:00Z">
        <w:r>
          <w:delText xml:space="preserve"> </w:delText>
        </w:r>
      </w:del>
      <w:del w:id="3264" w:author="PR Preview" w:date="2026-01-01T00:00:00Z">
        <w:r>
          <w:delText xml:space="preserve">is fitted to about</w:delText>
        </w:r>
      </w:del>
      <w:del w:id="326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3266" w:author="PR Preview" w:date="2026-01-01T00:00:00Z">
        <w:r>
          <w:delText xml:space="preserve"> </w:delText>
        </w:r>
      </w:del>
      <w:del w:id="3267" w:author="PR Preview" w:date="2026-01-01T00:00:00Z">
        <w:r>
          <w:delText xml:space="preserve">observations.</w:delText>
        </w:r>
      </w:del>
      <w:del w:id="3268" w:author="PR Preview" w:date="2026-01-01T00:00:00Z">
        <w:r>
          <w:delText xml:space="preserve"> </w:delText>
        </w:r>
      </w:del>
      <w:del w:id="3269" w:author="PR Preview" w:date="2026-01-01T00:00:00Z">
        <w:r>
          <w:delText xml:space="preserve">A rule fitted to fewer observations usually predicts worse,</w:delText>
        </w:r>
      </w:del>
      <w:del w:id="3270" w:author="PR Preview" w:date="2026-01-01T00:00:00Z">
        <w:r>
          <w:delText xml:space="preserve"> </w:delText>
        </w:r>
      </w:del>
      <w:del w:id="3271" w:author="PR Preview" w:date="2026-01-01T00:00:00Z">
        <w:r>
          <w:delText xml:space="preserve">so</w:delText>
        </w:r>
      </w:del>
      <w:del w:id="327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273" w:author="PR Preview" w:date="2026-01-01T00:00:00Z">
        <w:r>
          <w:delText xml:space="preserve"> </w:delText>
        </w:r>
      </w:del>
      <w:del w:id="3274" w:author="PR Preview" w:date="2026-01-01T00:00:00Z">
        <w:r>
          <w:delText xml:space="preserve">tends to overstate the error of a rule fitted to all</w:delText>
        </w:r>
      </w:del>
      <w:del w:id="3275" w:author="PR Preview" w:date="2026-01-01T00:00:00Z">
        <w:r>
          <w:delText xml:space="preserve"> </w:delText>
        </w:r>
      </w:del>
      <m:oMath>
        <m:r>
          <m:t>n</m:t>
        </m:r>
      </m:oMath>
      <w:del w:id="3276" w:author="PR Preview" w:date="2026-01-01T00:00:00Z">
        <w:r>
          <w:delText xml:space="preserve">.</w:delText>
        </w:r>
      </w:del>
      <w:del w:id="3277" w:author="PR Preview" w:date="2026-01-01T00:00:00Z">
        <w:r>
          <w:delText xml:space="preserve"> </w:delText>
        </w:r>
      </w:del>
      <w:del w:id="3278" w:author="PR Preview" w:date="2026-01-01T00:00:00Z">
        <w:r>
          <w:delText xml:space="preserve">The overstatement shrinks as</w:delText>
        </w:r>
      </w:del>
      <w:del w:id="3279" w:author="PR Preview" w:date="2026-01-01T00:00:00Z">
        <w:r>
          <w:delText xml:space="preserve"> </w:delText>
        </w:r>
      </w:del>
      <m:oMath>
        <m:r>
          <m:t>k</m:t>
        </m:r>
      </m:oMath>
      <w:del w:id="3280" w:author="PR Preview" w:date="2026-01-01T00:00:00Z">
        <w:r>
          <w:delText xml:space="preserve"> </w:delText>
        </w:r>
      </w:del>
      <w:del w:id="3281" w:author="PR Preview" w:date="2026-01-01T00:00:00Z">
        <w:r>
          <w:delText xml:space="preserve">grows.</w:delText>
        </w:r>
      </w:del>
    </w:p>
    <w:p>
      <w:pPr>
        <w:pStyle w:val="BodyText"/>
      </w:pPr>
      <w:ins w:id="3282" w:author="PR Preview" w:date="2026-01-01T00:00:00Z">
        <w:r>
          <w:rPr>
            <w:i/>
            <w:iCs/>
          </w:rPr>
          <w:t xml:space="preserve">Remark 10</w:t>
        </w:r>
      </w:ins>
      <w:ins w:id="3283" w:author="PR Preview" w:date="2026-01-01T00:00:00Z">
        <w:r>
          <w:t xml:space="preserve"> (Choosing the number of folds). </w:t>
        </w:r>
      </w:ins>
      <w:ins w:id="3284" w:author="PR Preview" w:date="2026-01-01T00:00:00Z">
        <w:r>
          <w:t xml:space="preserve">The number of folds</w:t>
        </w:r>
      </w:ins>
      <w:ins w:id="3285" w:author="PR Preview" w:date="2026-01-01T00:00:00Z">
        <w:r>
          <w:t xml:space="preserve"> </w:t>
        </w:r>
      </w:ins>
      <m:oMath>
        <m:r>
          <m:t>k</m:t>
        </m:r>
      </m:oMath>
      <w:ins w:id="3286" w:author="PR Preview" w:date="2026-01-01T00:00:00Z">
        <w:r>
          <w:t xml:space="preserve"> </w:t>
        </w:r>
      </w:ins>
      <w:ins w:id="3287" w:author="PR Preview" w:date="2026-01-01T00:00:00Z">
        <w:r>
          <w:t xml:space="preserve">trades bias against variance</w:t>
        </w:r>
      </w:ins>
      <w:ins w:id="3288" w:author="PR Preview" w:date="2026-01-01T00:00:00Z">
        <w:r>
          <w:t xml:space="preserve"> </w:t>
        </w:r>
      </w:ins>
      <w:ins w:id="3289" w:author="PR Preview" w:date="2026-01-01T00:00:00Z">
        <w:r>
          <w:t xml:space="preserve">in the cross-validation estimate itself</w:t>
        </w:r>
      </w:ins>
      <w:ins w:id="3290" w:author="PR Preview" w:date="2026-01-01T00:00:00Z">
        <w:r>
          <w:t xml:space="preserve"> </w:t>
        </w:r>
      </w:ins>
      <w:ins w:id="3291" w:author="PR Preview" w:date="2026-01-01T00:00:00Z">
        <w:r>
          <w:t xml:space="preserve">(James et al. 2021, sec. 5.1.4)</w:t>
        </w:r>
      </w:ins>
      <w:ins w:id="329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3"/>
        </w:numPr>
      </w:pPr>
      <w:ins w:id="3293" w:author="PR Preview" w:date="2026-01-01T00:00:00Z">
        <w:r>
          <w:rPr>
            <w:b/>
            <w:bCs/>
          </w:rPr>
          <w:t xml:space="preserve">Bias.</w:t>
        </w:r>
      </w:ins>
      <w:ins w:id="3294" w:author="PR Preview" w:date="2026-01-01T00:00:00Z">
        <w:r>
          <w:t xml:space="preserve"> </w:t>
        </w:r>
      </w:ins>
      <w:ins w:id="3295" w:author="PR Preview" w:date="2026-01-01T00:00:00Z">
        <w:r>
          <w:t xml:space="preserve">Each rule in</w:t>
        </w:r>
      </w:ins>
      <w:ins w:id="3296" w:author="PR Preview" w:date="2026-01-01T00:00:00Z">
        <w:r>
          <w:t xml:space="preserve"> </w:t>
        </w:r>
      </w:ins>
      <w:hyperlink w:anchor="eq-cv-estimate">
        <w:ins w:id="3297" w:author="PR Preview" w:date="2026-01-01T00:00:00Z">
          <w:r>
            <w:rPr>
              <w:rStyle w:val="Hyperlink"/>
            </w:rPr>
            <w:t xml:space="preserve">Equation 28</w:t>
          </w:r>
        </w:ins>
      </w:hyperlink>
      <w:ins w:id="3298" w:author="PR Preview" w:date="2026-01-01T00:00:00Z">
        <w:r>
          <w:t xml:space="preserve"> </w:t>
        </w:r>
      </w:ins>
      <w:ins w:id="3299" w:author="PR Preview" w:date="2026-01-01T00:00:00Z">
        <w:r>
          <w:t xml:space="preserve">is fitted to about</w:t>
        </w:r>
      </w:ins>
      <w:ins w:id="330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3301" w:author="PR Preview" w:date="2026-01-01T00:00:00Z">
        <w:r>
          <w:t xml:space="preserve"> </w:t>
        </w:r>
      </w:ins>
      <w:ins w:id="3302" w:author="PR Preview" w:date="2026-01-01T00:00:00Z">
        <w:r>
          <w:t xml:space="preserve">observations.</w:t>
        </w:r>
      </w:ins>
      <w:ins w:id="3303" w:author="PR Preview" w:date="2026-01-01T00:00:00Z">
        <w:r>
          <w:t xml:space="preserve"> </w:t>
        </w:r>
      </w:ins>
      <w:ins w:id="3304" w:author="PR Preview" w:date="2026-01-01T00:00:00Z">
        <w:r>
          <w:t xml:space="preserve">A rule fitted to fewer observations usually predicts worse,</w:t>
        </w:r>
      </w:ins>
      <w:ins w:id="3305" w:author="PR Preview" w:date="2026-01-01T00:00:00Z">
        <w:r>
          <w:t xml:space="preserve"> </w:t>
        </w:r>
      </w:ins>
      <w:ins w:id="3306" w:author="PR Preview" w:date="2026-01-01T00:00:00Z">
        <w:r>
          <w:t xml:space="preserve">so</w:t>
        </w:r>
      </w:ins>
      <w:ins w:id="330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308" w:author="PR Preview" w:date="2026-01-01T00:00:00Z">
        <w:r>
          <w:t xml:space="preserve"> </w:t>
        </w:r>
      </w:ins>
      <w:ins w:id="3309" w:author="PR Preview" w:date="2026-01-01T00:00:00Z">
        <w:r>
          <w:t xml:space="preserve">tends to overstate the error of a rule fitted to all</w:t>
        </w:r>
      </w:ins>
      <w:ins w:id="3310" w:author="PR Preview" w:date="2026-01-01T00:00:00Z">
        <w:r>
          <w:t xml:space="preserve"> </w:t>
        </w:r>
      </w:ins>
      <m:oMath>
        <m:r>
          <m:t>n</m:t>
        </m:r>
      </m:oMath>
      <w:ins w:id="3311" w:author="PR Preview" w:date="2026-01-01T00:00:00Z">
        <w:r>
          <w:t xml:space="preserve">.</w:t>
        </w:r>
      </w:ins>
      <w:ins w:id="3312" w:author="PR Preview" w:date="2026-01-01T00:00:00Z">
        <w:r>
          <w:t xml:space="preserve"> </w:t>
        </w:r>
      </w:ins>
      <w:ins w:id="3313" w:author="PR Preview" w:date="2026-01-01T00:00:00Z">
        <w:r>
          <w:t xml:space="preserve">The overstatement shrinks as</w:t>
        </w:r>
      </w:ins>
      <w:ins w:id="3314" w:author="PR Preview" w:date="2026-01-01T00:00:00Z">
        <w:r>
          <w:t xml:space="preserve"> </w:t>
        </w:r>
      </w:ins>
      <m:oMath>
        <m:r>
          <m:t>k</m:t>
        </m:r>
      </m:oMath>
      <w:ins w:id="3315" w:author="PR Preview" w:date="2026-01-01T00:00:00Z">
        <w:r>
          <w:t xml:space="preserve"> </w:t>
        </w:r>
      </w:ins>
      <w:ins w:id="3316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0"/>
    <w:bookmarkStart w:id="185" w:name="exm-kfold-simulated"/>
    <w:p>
      <w:pPr>
        <w:pStyle w:val="BodyText"/>
      </w:pPr>
      <w:del w:id="3317" w:author="PR Preview" w:date="2026-01-01T00:00:00Z">
        <w:r>
          <w:rPr>
            <w:b/>
            <w:bCs/>
          </w:rPr>
          <w:delText xml:space="preserve">Example 7 (Cross-validation versus the generalization error)</w:delText>
        </w:r>
      </w:del>
      <w:del w:id="3318" w:author="PR Preview" w:date="2026-01-01T00:00:00Z">
        <w:r>
          <w:delText xml:space="preserve"> </w:delText>
        </w:r>
      </w:del>
      <w:del w:id="3319" w:author="PR Preview" w:date="2026-01-01T00:00:00Z">
        <w:r>
          <w:delText xml:space="preserve">This example applies</w:delText>
        </w:r>
      </w:del>
      <w:del w:id="3320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321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322" w:author="PR Preview" w:date="2026-01-01T00:00:00Z">
        <w:r>
          <w:delText xml:space="preserve"> </w:delText>
        </w:r>
      </w:del>
      <w:del w:id="3323" w:author="PR Preview" w:date="2026-01-01T00:00:00Z">
        <w:r>
          <w:delText xml:space="preserve">with</w:delText>
        </w:r>
      </w:del>
      <w:del w:id="332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3325" w:author="PR Preview" w:date="2026-01-01T00:00:00Z">
        <w:r>
          <w:delText xml:space="preserve"> </w:delText>
        </w:r>
      </w:del>
      <w:del w:id="3326" w:author="PR Preview" w:date="2026-01-01T00:00:00Z">
        <w:r>
          <w:delText xml:space="preserve">to the simulated training set of</w:delText>
        </w:r>
      </w:del>
      <w:del w:id="3327" w:author="PR Preview" w:date="2026-01-01T00:00:00Z">
        <w:r>
          <w:delText xml:space="preserve"> </w:delText>
        </w:r>
      </w:del>
      <w:hyperlink w:anchor="exm-train-test-error-simulated">
        <w:del w:id="3328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3329" w:author="PR Preview" w:date="2026-01-01T00:00:00Z">
        <w:r>
          <w:delText xml:space="preserve">,</w:delText>
        </w:r>
      </w:del>
      <w:del w:id="3330" w:author="PR Preview" w:date="2026-01-01T00:00:00Z">
        <w:r>
          <w:delText xml:space="preserve"> </w:delText>
        </w:r>
      </w:del>
      <w:del w:id="3331" w:author="PR Preview" w:date="2026-01-01T00:00:00Z">
        <w:r>
          <w:delText xml:space="preserve">using only those 30 observations.</w:delText>
        </w:r>
      </w:del>
      <w:del w:id="3332" w:author="PR Preview" w:date="2026-01-01T00:00:00Z">
        <w:r>
          <w:delText xml:space="preserve"> </w:delText>
        </w:r>
      </w:del>
      <w:del w:id="3333" w:author="PR Preview" w:date="2026-01-01T00:00:00Z">
        <w:r>
          <w:delText xml:space="preserve">The function</w:delText>
        </w:r>
      </w:del>
      <w:del w:id="3334" w:author="PR Preview" w:date="2026-01-01T00:00:00Z">
        <w:r>
          <w:delText xml:space="preserve"> </w:delText>
        </w:r>
      </w:del>
      <w:del w:id="3335" w:author="PR Preview" w:date="2026-01-01T00:00:00Z">
        <w:r>
          <w:rPr>
            <w:rStyle w:val="VerbatimChar"/>
          </w:rPr>
          <w:delText xml:space="preserve">assign_folds()</w:delText>
        </w:r>
      </w:del>
      <w:del w:id="3336" w:author="PR Preview" w:date="2026-01-01T00:00:00Z">
        <w:r>
          <w:delText xml:space="preserve"> </w:delText>
        </w:r>
      </w:del>
      <w:del w:id="3337" w:author="PR Preview" w:date="2026-01-01T00:00:00Z">
        <w:r>
          <w:delText xml:space="preserve">assigns each observation to a fold at random,</w:delText>
        </w:r>
      </w:del>
      <w:del w:id="3338" w:author="PR Preview" w:date="2026-01-01T00:00:00Z">
        <w:r>
          <w:delText xml:space="preserve"> </w:delText>
        </w:r>
      </w:del>
      <w:del w:id="3339" w:author="PR Preview" w:date="2026-01-01T00:00:00Z">
        <w:r>
          <w:rPr>
            <w:rStyle w:val="VerbatimChar"/>
          </w:rPr>
          <w:delText xml:space="preserve">cv_squared_errors()</w:delText>
        </w:r>
      </w:del>
      <w:del w:id="3340" w:author="PR Preview" w:date="2026-01-01T00:00:00Z">
        <w:r>
          <w:delText xml:space="preserve"> </w:delText>
        </w:r>
      </w:del>
      <w:del w:id="3341" w:author="PR Preview" w:date="2026-01-01T00:00:00Z">
        <w:r>
          <w:delText xml:space="preserve">fits the model once per fold without that fold</w:delText>
        </w:r>
      </w:del>
      <w:del w:id="3342" w:author="PR Preview" w:date="2026-01-01T00:00:00Z">
        <w:r>
          <w:delText xml:space="preserve"> </w:delText>
        </w:r>
      </w:del>
      <w:del w:id="3343" w:author="PR Preview" w:date="2026-01-01T00:00:00Z">
        <w:r>
          <w:delText xml:space="preserve">and returns each observation’s squared prediction error,</w:delText>
        </w:r>
      </w:del>
      <w:del w:id="3344" w:author="PR Preview" w:date="2026-01-01T00:00:00Z">
        <w:r>
          <w:delText xml:space="preserve"> </w:delText>
        </w:r>
      </w:del>
      <w:del w:id="3345" w:author="PR Preview" w:date="2026-01-01T00:00:00Z">
        <w:r>
          <w:delText xml:space="preserve">and</w:delText>
        </w:r>
      </w:del>
      <w:del w:id="3346" w:author="PR Preview" w:date="2026-01-01T00:00:00Z">
        <w:r>
          <w:delText xml:space="preserve"> </w:delText>
        </w:r>
      </w:del>
      <w:del w:id="3347" w:author="PR Preview" w:date="2026-01-01T00:00:00Z">
        <w:r>
          <w:rPr>
            <w:rStyle w:val="VerbatimChar"/>
          </w:rPr>
          <w:delText xml:space="preserve">cv_mse()</w:delText>
        </w:r>
      </w:del>
      <w:del w:id="3348" w:author="PR Preview" w:date="2026-01-01T00:00:00Z">
        <w:r>
          <w:delText xml:space="preserve"> </w:delText>
        </w:r>
      </w:del>
      <w:del w:id="3349" w:author="PR Preview" w:date="2026-01-01T00:00:00Z">
        <w:r>
          <w:delText xml:space="preserve">averages them, which is</w:delText>
        </w:r>
      </w:del>
      <w:del w:id="3350" w:author="PR Preview" w:date="2026-01-01T00:00:00Z">
        <w:r>
          <w:delText xml:space="preserve"> </w:delText>
        </w:r>
      </w:del>
      <w:hyperlink w:anchor="eq-cv-estimate">
        <w:del w:id="3351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3352" w:author="PR Preview" w:date="2026-01-01T00:00:00Z">
        <w:r>
          <w:delText xml:space="preserve">.</w:delText>
        </w:r>
      </w:del>
    </w:p>
    <w:p>
      <w:pPr>
        <w:pStyle w:val="BodyText"/>
      </w:pPr>
      <w:ins w:id="3353" w:author="PR Preview" w:date="2026-01-01T00:00:00Z">
        <w:r>
          <w:rPr>
            <w:b/>
            <w:bCs/>
          </w:rPr>
          <w:t xml:space="preserve">Example 8 (Cross-validation versus the generalization error)</w:t>
        </w:r>
      </w:ins>
      <w:ins w:id="3354" w:author="PR Preview" w:date="2026-01-01T00:00:00Z">
        <w:r>
          <w:t xml:space="preserve"> </w:t>
        </w:r>
      </w:ins>
      <w:ins w:id="3355" w:author="PR Preview" w:date="2026-01-01T00:00:00Z">
        <w:r>
          <w:t xml:space="preserve">This example applies</w:t>
        </w:r>
      </w:ins>
      <w:ins w:id="3356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357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358" w:author="PR Preview" w:date="2026-01-01T00:00:00Z">
        <w:r>
          <w:t xml:space="preserve"> </w:t>
        </w:r>
      </w:ins>
      <w:ins w:id="3359" w:author="PR Preview" w:date="2026-01-01T00:00:00Z">
        <w:r>
          <w:t xml:space="preserve">with</w:t>
        </w:r>
      </w:ins>
      <w:ins w:id="336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3361" w:author="PR Preview" w:date="2026-01-01T00:00:00Z">
        <w:r>
          <w:t xml:space="preserve"> </w:t>
        </w:r>
      </w:ins>
      <w:ins w:id="3362" w:author="PR Preview" w:date="2026-01-01T00:00:00Z">
        <w:r>
          <w:t xml:space="preserve">to the simulated training set of</w:t>
        </w:r>
      </w:ins>
      <w:ins w:id="3363" w:author="PR Preview" w:date="2026-01-01T00:00:00Z">
        <w:r>
          <w:t xml:space="preserve"> </w:t>
        </w:r>
      </w:ins>
      <w:hyperlink w:anchor="exm-train-test-error-simulated">
        <w:ins w:id="3364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3365" w:author="PR Preview" w:date="2026-01-01T00:00:00Z">
        <w:r>
          <w:t xml:space="preserve">,</w:t>
        </w:r>
      </w:ins>
      <w:ins w:id="3366" w:author="PR Preview" w:date="2026-01-01T00:00:00Z">
        <w:r>
          <w:t xml:space="preserve"> </w:t>
        </w:r>
      </w:ins>
      <w:ins w:id="3367" w:author="PR Preview" w:date="2026-01-01T00:00:00Z">
        <w:r>
          <w:t xml:space="preserve">using only those 30 observations.</w:t>
        </w:r>
      </w:ins>
      <w:ins w:id="3368" w:author="PR Preview" w:date="2026-01-01T00:00:00Z">
        <w:r>
          <w:t xml:space="preserve"> </w:t>
        </w:r>
      </w:ins>
      <w:ins w:id="3369" w:author="PR Preview" w:date="2026-01-01T00:00:00Z">
        <w:r>
          <w:t xml:space="preserve">The function</w:t>
        </w:r>
      </w:ins>
      <w:ins w:id="3370" w:author="PR Preview" w:date="2026-01-01T00:00:00Z">
        <w:r>
          <w:t xml:space="preserve"> </w:t>
        </w:r>
      </w:ins>
      <w:ins w:id="3371" w:author="PR Preview" w:date="2026-01-01T00:00:00Z">
        <w:r>
          <w:rPr>
            <w:rStyle w:val="VerbatimChar"/>
          </w:rPr>
          <w:t xml:space="preserve">assign_folds()</w:t>
        </w:r>
      </w:ins>
      <w:ins w:id="3372" w:author="PR Preview" w:date="2026-01-01T00:00:00Z">
        <w:r>
          <w:t xml:space="preserve"> </w:t>
        </w:r>
      </w:ins>
      <w:ins w:id="3373" w:author="PR Preview" w:date="2026-01-01T00:00:00Z">
        <w:r>
          <w:t xml:space="preserve">assigns each observation to a fold at random,</w:t>
        </w:r>
      </w:ins>
      <w:ins w:id="3374" w:author="PR Preview" w:date="2026-01-01T00:00:00Z">
        <w:r>
          <w:t xml:space="preserve"> </w:t>
        </w:r>
      </w:ins>
      <w:ins w:id="3375" w:author="PR Preview" w:date="2026-01-01T00:00:00Z">
        <w:r>
          <w:rPr>
            <w:rStyle w:val="VerbatimChar"/>
          </w:rPr>
          <w:t xml:space="preserve">cv_squared_errors()</w:t>
        </w:r>
      </w:ins>
      <w:ins w:id="3376" w:author="PR Preview" w:date="2026-01-01T00:00:00Z">
        <w:r>
          <w:t xml:space="preserve"> </w:t>
        </w:r>
      </w:ins>
      <w:ins w:id="3377" w:author="PR Preview" w:date="2026-01-01T00:00:00Z">
        <w:r>
          <w:t xml:space="preserve">fits the model once per fold without that fold</w:t>
        </w:r>
      </w:ins>
      <w:ins w:id="3378" w:author="PR Preview" w:date="2026-01-01T00:00:00Z">
        <w:r>
          <w:t xml:space="preserve"> </w:t>
        </w:r>
      </w:ins>
      <w:ins w:id="3379" w:author="PR Preview" w:date="2026-01-01T00:00:00Z">
        <w:r>
          <w:t xml:space="preserve">and returns each observation’s squared prediction error,</w:t>
        </w:r>
      </w:ins>
      <w:ins w:id="3380" w:author="PR Preview" w:date="2026-01-01T00:00:00Z">
        <w:r>
          <w:t xml:space="preserve"> </w:t>
        </w:r>
      </w:ins>
      <w:ins w:id="3381" w:author="PR Preview" w:date="2026-01-01T00:00:00Z">
        <w:r>
          <w:t xml:space="preserve">and</w:t>
        </w:r>
      </w:ins>
      <w:ins w:id="3382" w:author="PR Preview" w:date="2026-01-01T00:00:00Z">
        <w:r>
          <w:t xml:space="preserve"> </w:t>
        </w:r>
      </w:ins>
      <w:ins w:id="3383" w:author="PR Preview" w:date="2026-01-01T00:00:00Z">
        <w:r>
          <w:rPr>
            <w:rStyle w:val="VerbatimChar"/>
          </w:rPr>
          <w:t xml:space="preserve">cv_mse()</w:t>
        </w:r>
      </w:ins>
      <w:ins w:id="3384" w:author="PR Preview" w:date="2026-01-01T00:00:00Z">
        <w:r>
          <w:t xml:space="preserve"> </w:t>
        </w:r>
      </w:ins>
      <w:ins w:id="3385" w:author="PR Preview" w:date="2026-01-01T00:00:00Z">
        <w:r>
          <w:t xml:space="preserve">averages them, which is</w:t>
        </w:r>
      </w:ins>
      <w:ins w:id="3386" w:author="PR Preview" w:date="2026-01-01T00:00:00Z">
        <w:r>
          <w:t xml:space="preserve"> </w:t>
        </w:r>
      </w:ins>
      <w:hyperlink w:anchor="eq-cv-estimate">
        <w:ins w:id="3387" w:author="PR Preview" w:date="2026-01-01T00:00:00Z">
          <w:r>
            <w:rPr>
              <w:rStyle w:val="Hyperlink"/>
            </w:rPr>
            <w:t xml:space="preserve">Equation 28</w:t>
          </w:r>
        </w:ins>
      </w:hyperlink>
      <w:ins w:id="3388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3389" w:author="PR Preview" w:date="2026-01-01T00:00:00Z">
        <w:r>
          <w:delText xml:space="preserve">The same fold assignment is used for every degree,</w:delText>
        </w:r>
      </w:del>
      <w:del w:id="3390" w:author="PR Preview" w:date="2026-01-01T00:00:00Z">
        <w:r>
          <w:delText xml:space="preserve"> </w:delText>
        </w:r>
      </w:del>
      <w:del w:id="3391" w:author="PR Preview" w:date="2026-01-01T00:00:00Z">
        <w:r>
          <w:delText xml:space="preserve">so the degrees are compared on the same splits.</w:delText>
        </w:r>
      </w:del>
      <w:del w:id="3392" w:author="PR Preview" w:date="2026-01-01T00:00:00Z">
        <w:r>
          <w:delText xml:space="preserve"> </w:delText>
        </w:r>
      </w:del>
      <w:del w:id="3393" w:author="PR Preview" w:date="2026-01-01T00:00:00Z">
        <w:r>
          <w:delText xml:space="preserve">The table and figure report the square root of each cross-validation estimate,</w:delText>
        </w:r>
      </w:del>
      <w:del w:id="3394" w:author="PR Preview" w:date="2026-01-01T00:00:00Z">
        <w:r>
          <w:delText xml:space="preserve"> </w:delText>
        </w:r>
      </w:del>
      <w:del w:id="3395" w:author="PR Preview" w:date="2026-01-01T00:00:00Z">
        <w:r>
          <w:delText xml:space="preserve">so that it is in the same unit as the training and generalization RMSE of</w:delText>
        </w:r>
      </w:del>
      <w:del w:id="3396" w:author="PR Preview" w:date="2026-01-01T00:00:00Z">
        <w:r>
          <w:delText xml:space="preserve"> </w:delText>
        </w:r>
      </w:del>
      <w:hyperlink w:anchor="exm-train-test-error-simulated">
        <w:del w:id="3397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3398" w:author="PR Preview" w:date="2026-01-01T00:00:00Z">
        <w:r>
          <w:delText xml:space="preserve">.</w:delText>
        </w:r>
      </w:del>
    </w:p>
    <w:p>
      <w:pPr>
        <w:pStyle w:val="FirstParagraph"/>
      </w:pPr>
      <w:ins w:id="3399" w:author="PR Preview" w:date="2026-01-01T00:00:00Z">
        <w:r>
          <w:t xml:space="preserve">The same fold assignment is used for every degree,</w:t>
        </w:r>
      </w:ins>
      <w:ins w:id="3400" w:author="PR Preview" w:date="2026-01-01T00:00:00Z">
        <w:r>
          <w:t xml:space="preserve"> </w:t>
        </w:r>
      </w:ins>
      <w:ins w:id="3401" w:author="PR Preview" w:date="2026-01-01T00:00:00Z">
        <w:r>
          <w:t xml:space="preserve">so the degrees are compared on the same splits.</w:t>
        </w:r>
      </w:ins>
      <w:ins w:id="3402" w:author="PR Preview" w:date="2026-01-01T00:00:00Z">
        <w:r>
          <w:t xml:space="preserve"> </w:t>
        </w:r>
      </w:ins>
      <w:ins w:id="3403" w:author="PR Preview" w:date="2026-01-01T00:00:00Z">
        <w:r>
          <w:t xml:space="preserve">The table and figure report the square root of each cross-validation estimate,</w:t>
        </w:r>
      </w:ins>
      <w:ins w:id="3404" w:author="PR Preview" w:date="2026-01-01T00:00:00Z">
        <w:r>
          <w:t xml:space="preserve"> </w:t>
        </w:r>
      </w:ins>
      <w:ins w:id="3405" w:author="PR Preview" w:date="2026-01-01T00:00:00Z">
        <w:r>
          <w:t xml:space="preserve">so that it is in the same unit as the training and generalization RMSE of</w:t>
        </w:r>
      </w:ins>
      <w:ins w:id="3406" w:author="PR Preview" w:date="2026-01-01T00:00:00Z">
        <w:r>
          <w:t xml:space="preserve"> </w:t>
        </w:r>
      </w:ins>
      <w:hyperlink w:anchor="exm-train-test-error-simulated">
        <w:ins w:id="3407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3408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del w:id="3409" w:author="PR Preview" w:date="2026-01-01T00:00:00Z">
        <w:r>
          <w:delText xml:space="preserve">The cross-validation estimate is smallest at degree 3,</w:delText>
        </w:r>
      </w:del>
      <w:del w:id="3410" w:author="PR Preview" w:date="2026-01-01T00:00:00Z">
        <w:r>
          <w:delText xml:space="preserve"> </w:delText>
        </w:r>
      </w:del>
      <w:del w:id="3411" w:author="PR Preview" w:date="2026-01-01T00:00:00Z">
        <w:r>
          <w:delText xml:space="preserve">and the estimated generalization error at degree 5.</w:delText>
        </w:r>
      </w:del>
      <w:del w:id="3412" w:author="PR Preview" w:date="2026-01-01T00:00:00Z">
        <w:r>
          <w:delText xml:space="preserve"> </w:delText>
        </w:r>
      </w:del>
      <w:del w:id="3413" w:author="PR Preview" w:date="2026-01-01T00:00:00Z">
        <w:r>
          <w:delText xml:space="preserve">Unlike the training error,</w:delText>
        </w:r>
      </w:del>
      <w:del w:id="3414" w:author="PR Preview" w:date="2026-01-01T00:00:00Z">
        <w:r>
          <w:delText xml:space="preserve"> </w:delText>
        </w:r>
      </w:del>
      <w:del w:id="3415" w:author="PR Preview" w:date="2026-01-01T00:00:00Z">
        <w:r>
          <w:delText xml:space="preserve">the cross-validation estimate does not keep falling as the degree grows,</w:delText>
        </w:r>
      </w:del>
      <w:del w:id="3416" w:author="PR Preview" w:date="2026-01-01T00:00:00Z">
        <w:r>
          <w:delText xml:space="preserve"> </w:delText>
        </w:r>
      </w:del>
      <w:del w:id="3417" w:author="PR Preview" w:date="2026-01-01T00:00:00Z">
        <w:r>
          <w:delText xml:space="preserve">so it does not simply reward higher degrees.</w:delText>
        </w:r>
      </w:del>
      <w:del w:id="3418" w:author="PR Preview" w:date="2026-01-01T00:00:00Z">
        <w:r>
          <w:delText xml:space="preserve"> </w:delText>
        </w:r>
      </w:del>
      <w:del w:id="3419" w:author="PR Preview" w:date="2026-01-01T00:00:00Z">
        <w:r>
          <w:delText xml:space="preserve">It is not an estimate of</w:delText>
        </w:r>
      </w:del>
      <w:del w:id="342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421" w:author="PR Preview" w:date="2026-01-01T00:00:00Z">
        <w:r>
          <w:delText xml:space="preserve"> </w:delText>
        </w:r>
      </w:del>
      <w:del w:id="3422" w:author="PR Preview" w:date="2026-01-01T00:00:00Z">
        <w:r>
          <w:delText xml:space="preserve">for the fit to all 30 observations, though</w:delText>
        </w:r>
      </w:del>
      <w:del w:id="3423" w:author="PR Preview" w:date="2026-01-01T00:00:00Z">
        <w:r>
          <w:delText xml:space="preserve"> </w:delText>
        </w:r>
      </w:del>
      <w:del w:id="3424" w:author="PR Preview" w:date="2026-01-01T00:00:00Z">
        <w:r>
          <w:delText xml:space="preserve">(</w:delText>
        </w:r>
      </w:del>
      <w:hyperlink w:anchor="rem-cv-estimate">
        <w:del w:id="3425" w:author="PR Preview" w:date="2026-01-01T00:00:00Z">
          <w:r>
            <w:rPr>
              <w:rStyle w:val="Hyperlink"/>
            </w:rPr>
            <w:delText xml:space="preserve">Remark 8</w:delText>
          </w:r>
        </w:del>
      </w:hyperlink>
      <w:del w:id="3426" w:author="PR Preview" w:date="2026-01-01T00:00:00Z">
        <w:r>
          <w:delText xml:space="preserve">).</w:delText>
        </w:r>
      </w:del>
      <w:del w:id="3427" w:author="PR Preview" w:date="2026-01-01T00:00:00Z">
        <w:r>
          <w:delText xml:space="preserve"> </w:delText>
        </w:r>
      </w:del>
      <w:del w:id="3428" w:author="PR Preview" w:date="2026-01-01T00:00:00Z">
        <w:r>
          <w:delText xml:space="preserve">Each of its fits uses only 24 observations.</w:delText>
        </w:r>
      </w:del>
      <w:del w:id="3429" w:author="PR Preview" w:date="2026-01-01T00:00:00Z">
        <w:r>
          <w:delText xml:space="preserve"> </w:delText>
        </w:r>
      </w:del>
      <w:del w:id="3430" w:author="PR Preview" w:date="2026-01-01T00:00:00Z">
        <w:r>
          <w:delText xml:space="preserve">At degree 10,</w:delText>
        </w:r>
      </w:del>
      <w:del w:id="3431" w:author="PR Preview" w:date="2026-01-01T00:00:00Z">
        <w:r>
          <w:delText xml:space="preserve"> </w:delText>
        </w:r>
      </w:del>
      <w:del w:id="3432" w:author="PR Preview" w:date="2026-01-01T00:00:00Z">
        <w:r>
          <w:delText xml:space="preserve">polynomials fitted to 24 points predict their held-out points</w:delText>
        </w:r>
      </w:del>
      <w:del w:id="3433" w:author="PR Preview" w:date="2026-01-01T00:00:00Z">
        <w:r>
          <w:delText xml:space="preserve"> </w:delText>
        </w:r>
      </w:del>
      <w:del w:id="3434" w:author="PR Preview" w:date="2026-01-01T00:00:00Z">
        <w:r>
          <w:delText xml:space="preserve">much worse than the fit to all 30 predicts new data:</w:delText>
        </w:r>
      </w:del>
      <w:del w:id="3435" w:author="PR Preview" w:date="2026-01-01T00:00:00Z">
        <w:r>
          <w:delText xml:space="preserve"> </w:delText>
        </w:r>
      </w:del>
      <w:del w:id="3436" w:author="PR Preview" w:date="2026-01-01T00:00:00Z">
        <w:r>
          <w:delText xml:space="preserve">the cross-validation estimate is</w:delText>
        </w:r>
      </w:del>
      <w:del w:id="3437" w:author="PR Preview" w:date="2026-01-01T00:00:00Z">
        <w:r>
          <w:delText xml:space="preserve"> </w:delText>
        </w:r>
      </w:del>
      <w:del w:id="3438" w:author="PR Preview" w:date="2026-01-01T00:00:00Z">
        <w:r>
          <w:delText xml:space="preserve">4.1 times the estimated generalization RMSE.</w:delText>
        </w:r>
      </w:del>
    </w:p>
    <w:p>
      <w:pPr>
        <w:pStyle w:val="BodyText"/>
      </w:pPr>
      <w:del w:id="3439" w:author="PR Preview" w:date="2026-01-01T00:00:00Z">
        <w:r>
          <w:delText xml:space="preserve">Part of that gap is expected:</w:delText>
        </w:r>
      </w:del>
      <w:del w:id="3440" w:author="PR Preview" w:date="2026-01-01T00:00:00Z">
        <w:r>
          <w:delText xml:space="preserve"> </w:delText>
        </w:r>
      </w:del>
      <w:del w:id="3441" w:author="PR Preview" w:date="2026-01-01T00:00:00Z">
        <w:r>
          <w:delText xml:space="preserve">by</w:delText>
        </w:r>
      </w:del>
      <w:del w:id="3442" w:author="PR Preview" w:date="2026-01-01T00:00:00Z">
        <w:r>
          <w:delText xml:space="preserve"> </w:delText>
        </w:r>
      </w:del>
      <w:hyperlink w:anchor="rem-cv-estimate">
        <w:del w:id="3443" w:author="PR Preview" w:date="2026-01-01T00:00:00Z">
          <w:r>
            <w:rPr>
              <w:rStyle w:val="Hyperlink"/>
            </w:rPr>
            <w:delText xml:space="preserve">Remark 8</w:delText>
          </w:r>
        </w:del>
      </w:hyperlink>
      <w:del w:id="3444" w:author="PR Preview" w:date="2026-01-01T00:00:00Z">
        <w:r>
          <w:delText xml:space="preserve">,</w:delText>
        </w:r>
      </w:del>
      <w:del w:id="3445" w:author="PR Preview" w:date="2026-01-01T00:00:00Z">
        <w:r>
          <w:delText xml:space="preserve"> </w:delText>
        </w:r>
      </w:del>
      <w:del w:id="3446" w:author="PR Preview" w:date="2026-01-01T00:00:00Z">
        <w:r>
          <w:delText xml:space="preserve">with</w:delText>
        </w:r>
      </w:del>
      <w:del w:id="3447" w:author="PR Preview" w:date="2026-01-01T00:00:00Z">
        <w:r>
          <w:delText xml:space="preserve"> </w:delText>
        </w:r>
      </w:del>
      <m:oMath>
        <m:r>
          <m:t>g</m:t>
        </m:r>
      </m:oMath>
      <w:del w:id="3448" w:author="PR Preview" w:date="2026-01-01T00:00:00Z">
        <w:r>
          <w:delText xml:space="preserve"> </w:delText>
        </w:r>
      </w:del>
      <w:del w:id="3449" w:author="PR Preview" w:date="2026-01-01T00:00:00Z">
        <w:r>
          <w:delText xml:space="preserve">the least-squares fit of a degree-10 polynomial,</w:delText>
        </w:r>
      </w:del>
      <w:del w:id="3450" w:author="PR Preview" w:date="2026-01-01T00:00:00Z">
        <w:r>
          <w:delText xml:space="preserve"> </w:delText>
        </w:r>
      </w:del>
      <w:del w:id="3451" w:author="PR Preview" w:date="2026-01-01T00:00:00Z">
        <w:r>
          <w:delText xml:space="preserve">the cross-validation estimate targets</w:delText>
        </w:r>
      </w:del>
      <w:del w:id="345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del w:id="3453" w:author="PR Preview" w:date="2026-01-01T00:00:00Z">
        <w:r>
          <w:delText xml:space="preserve">,</w:delText>
        </w:r>
      </w:del>
      <w:del w:id="3454" w:author="PR Preview" w:date="2026-01-01T00:00:00Z">
        <w:r>
          <w:delText xml:space="preserve"> </w:delText>
        </w:r>
      </w:del>
      <w:del w:id="3455" w:author="PR Preview" w:date="2026-01-01T00:00:00Z">
        <w:r>
          <w:delText xml:space="preserve">not the error of a fit to 30 points.</w:delText>
        </w:r>
      </w:del>
      <w:del w:id="3456" w:author="PR Preview" w:date="2026-01-01T00:00:00Z">
        <w:r>
          <w:delText xml:space="preserve"> </w:delText>
        </w:r>
      </w:del>
      <w:del w:id="3457" w:author="PR Preview" w:date="2026-01-01T00:00:00Z">
        <w:r>
          <w:delText xml:space="preserve">A simulation of many training sets of each size</w:delText>
        </w:r>
      </w:del>
      <w:del w:id="3458" w:author="PR Preview" w:date="2026-01-01T00:00:00Z">
        <w:r>
          <w:delText xml:space="preserve"> </w:delText>
        </w:r>
      </w:del>
      <w:del w:id="3459" w:author="PR Preview" w:date="2026-01-01T00:00:00Z">
        <w:r>
          <w:delText xml:space="preserve">shows how much the size alone matters at this degree.</w:delText>
        </w:r>
      </w:del>
    </w:p>
    <w:p>
      <w:pPr>
        <w:pStyle w:val="FirstParagraph"/>
      </w:pPr>
      <w:ins w:id="3460" w:author="PR Preview" w:date="2026-01-01T00:00:00Z">
        <w:r>
          <w:t xml:space="preserve">The cross-validation estimate is smallest at degree 3,</w:t>
        </w:r>
      </w:ins>
      <w:ins w:id="3461" w:author="PR Preview" w:date="2026-01-01T00:00:00Z">
        <w:r>
          <w:t xml:space="preserve"> </w:t>
        </w:r>
      </w:ins>
      <w:ins w:id="3462" w:author="PR Preview" w:date="2026-01-01T00:00:00Z">
        <w:r>
          <w:t xml:space="preserve">and the estimated generalization error at degree 5.</w:t>
        </w:r>
      </w:ins>
      <w:ins w:id="3463" w:author="PR Preview" w:date="2026-01-01T00:00:00Z">
        <w:r>
          <w:t xml:space="preserve"> </w:t>
        </w:r>
      </w:ins>
      <w:ins w:id="3464" w:author="PR Preview" w:date="2026-01-01T00:00:00Z">
        <w:r>
          <w:t xml:space="preserve">Unlike the training error,</w:t>
        </w:r>
      </w:ins>
      <w:ins w:id="3465" w:author="PR Preview" w:date="2026-01-01T00:00:00Z">
        <w:r>
          <w:t xml:space="preserve"> </w:t>
        </w:r>
      </w:ins>
      <w:ins w:id="3466" w:author="PR Preview" w:date="2026-01-01T00:00:00Z">
        <w:r>
          <w:t xml:space="preserve">the cross-validation estimate does not keep falling as the degree grows,</w:t>
        </w:r>
      </w:ins>
      <w:ins w:id="3467" w:author="PR Preview" w:date="2026-01-01T00:00:00Z">
        <w:r>
          <w:t xml:space="preserve"> </w:t>
        </w:r>
      </w:ins>
      <w:ins w:id="3468" w:author="PR Preview" w:date="2026-01-01T00:00:00Z">
        <w:r>
          <w:t xml:space="preserve">so it does not simply reward higher degrees.</w:t>
        </w:r>
      </w:ins>
      <w:ins w:id="3469" w:author="PR Preview" w:date="2026-01-01T00:00:00Z">
        <w:r>
          <w:t xml:space="preserve"> </w:t>
        </w:r>
      </w:ins>
      <w:ins w:id="3470" w:author="PR Preview" w:date="2026-01-01T00:00:00Z">
        <w:r>
          <w:t xml:space="preserve">It is not an estimate of</w:t>
        </w:r>
      </w:ins>
      <w:ins w:id="347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472" w:author="PR Preview" w:date="2026-01-01T00:00:00Z">
        <w:r>
          <w:t xml:space="preserve"> </w:t>
        </w:r>
      </w:ins>
      <w:ins w:id="3473" w:author="PR Preview" w:date="2026-01-01T00:00:00Z">
        <w:r>
          <w:t xml:space="preserve">for the fit to all 30 observations, though</w:t>
        </w:r>
      </w:ins>
      <w:ins w:id="3474" w:author="PR Preview" w:date="2026-01-01T00:00:00Z">
        <w:r>
          <w:t xml:space="preserve"> </w:t>
        </w:r>
      </w:ins>
      <w:ins w:id="3475" w:author="PR Preview" w:date="2026-01-01T00:00:00Z">
        <w:r>
          <w:t xml:space="preserve">(</w:t>
        </w:r>
      </w:ins>
      <w:hyperlink w:anchor="rem-cv-estimate">
        <w:ins w:id="3476" w:author="PR Preview" w:date="2026-01-01T00:00:00Z">
          <w:r>
            <w:rPr>
              <w:rStyle w:val="Hyperlink"/>
            </w:rPr>
            <w:t xml:space="preserve">Remark 9</w:t>
          </w:r>
        </w:ins>
      </w:hyperlink>
      <w:ins w:id="3477" w:author="PR Preview" w:date="2026-01-01T00:00:00Z">
        <w:r>
          <w:t xml:space="preserve">).</w:t>
        </w:r>
      </w:ins>
      <w:ins w:id="3478" w:author="PR Preview" w:date="2026-01-01T00:00:00Z">
        <w:r>
          <w:t xml:space="preserve"> </w:t>
        </w:r>
      </w:ins>
      <w:ins w:id="3479" w:author="PR Preview" w:date="2026-01-01T00:00:00Z">
        <w:r>
          <w:t xml:space="preserve">Each of its fits uses only 24 observations.</w:t>
        </w:r>
      </w:ins>
      <w:ins w:id="3480" w:author="PR Preview" w:date="2026-01-01T00:00:00Z">
        <w:r>
          <w:t xml:space="preserve"> </w:t>
        </w:r>
      </w:ins>
      <w:ins w:id="3481" w:author="PR Preview" w:date="2026-01-01T00:00:00Z">
        <w:r>
          <w:t xml:space="preserve">At degree 10,</w:t>
        </w:r>
      </w:ins>
      <w:ins w:id="3482" w:author="PR Preview" w:date="2026-01-01T00:00:00Z">
        <w:r>
          <w:t xml:space="preserve"> </w:t>
        </w:r>
      </w:ins>
      <w:ins w:id="3483" w:author="PR Preview" w:date="2026-01-01T00:00:00Z">
        <w:r>
          <w:t xml:space="preserve">polynomials fitted to 24 points predict their held-out points</w:t>
        </w:r>
      </w:ins>
      <w:ins w:id="3484" w:author="PR Preview" w:date="2026-01-01T00:00:00Z">
        <w:r>
          <w:t xml:space="preserve"> </w:t>
        </w:r>
      </w:ins>
      <w:ins w:id="3485" w:author="PR Preview" w:date="2026-01-01T00:00:00Z">
        <w:r>
          <w:t xml:space="preserve">much worse than the fit to all 30 predicts new data:</w:t>
        </w:r>
      </w:ins>
      <w:ins w:id="3486" w:author="PR Preview" w:date="2026-01-01T00:00:00Z">
        <w:r>
          <w:t xml:space="preserve"> </w:t>
        </w:r>
      </w:ins>
      <w:ins w:id="3487" w:author="PR Preview" w:date="2026-01-01T00:00:00Z">
        <w:r>
          <w:t xml:space="preserve">the cross-validation estimate is</w:t>
        </w:r>
      </w:ins>
      <w:ins w:id="3488" w:author="PR Preview" w:date="2026-01-01T00:00:00Z">
        <w:r>
          <w:t xml:space="preserve"> </w:t>
        </w:r>
      </w:ins>
      <w:ins w:id="3489" w:author="PR Preview" w:date="2026-01-01T00:00:00Z">
        <w:r>
          <w:t xml:space="preserve">4.1 times the estimated generalization RMSE.</w:t>
        </w:r>
      </w:ins>
    </w:p>
    <w:p>
      <w:pPr>
        <w:pStyle w:val="BodyText"/>
      </w:pPr>
      <w:ins w:id="3490" w:author="PR Preview" w:date="2026-01-01T00:00:00Z">
        <w:r>
          <w:t xml:space="preserve">Part of that gap is expected:</w:t>
        </w:r>
      </w:ins>
      <w:ins w:id="3491" w:author="PR Preview" w:date="2026-01-01T00:00:00Z">
        <w:r>
          <w:t xml:space="preserve"> </w:t>
        </w:r>
      </w:ins>
      <w:ins w:id="3492" w:author="PR Preview" w:date="2026-01-01T00:00:00Z">
        <w:r>
          <w:t xml:space="preserve">by</w:t>
        </w:r>
      </w:ins>
      <w:ins w:id="3493" w:author="PR Preview" w:date="2026-01-01T00:00:00Z">
        <w:r>
          <w:t xml:space="preserve"> </w:t>
        </w:r>
      </w:ins>
      <w:hyperlink w:anchor="rem-cv-estimate">
        <w:ins w:id="3494" w:author="PR Preview" w:date="2026-01-01T00:00:00Z">
          <w:r>
            <w:rPr>
              <w:rStyle w:val="Hyperlink"/>
            </w:rPr>
            <w:t xml:space="preserve">Remark 9</w:t>
          </w:r>
        </w:ins>
      </w:hyperlink>
      <w:ins w:id="3495" w:author="PR Preview" w:date="2026-01-01T00:00:00Z">
        <w:r>
          <w:t xml:space="preserve">,</w:t>
        </w:r>
      </w:ins>
      <w:ins w:id="3496" w:author="PR Preview" w:date="2026-01-01T00:00:00Z">
        <w:r>
          <w:t xml:space="preserve"> </w:t>
        </w:r>
      </w:ins>
      <w:ins w:id="3497" w:author="PR Preview" w:date="2026-01-01T00:00:00Z">
        <w:r>
          <w:t xml:space="preserve">with</w:t>
        </w:r>
      </w:ins>
      <w:ins w:id="3498" w:author="PR Preview" w:date="2026-01-01T00:00:00Z">
        <w:r>
          <w:t xml:space="preserve"> </w:t>
        </w:r>
      </w:ins>
      <m:oMath>
        <m:r>
          <m:t>g</m:t>
        </m:r>
      </m:oMath>
      <w:ins w:id="3499" w:author="PR Preview" w:date="2026-01-01T00:00:00Z">
        <w:r>
          <w:t xml:space="preserve"> </w:t>
        </w:r>
      </w:ins>
      <w:ins w:id="3500" w:author="PR Preview" w:date="2026-01-01T00:00:00Z">
        <w:r>
          <w:t xml:space="preserve">the least-squares fit of a degree-10 polynomial,</w:t>
        </w:r>
      </w:ins>
      <w:ins w:id="3501" w:author="PR Preview" w:date="2026-01-01T00:00:00Z">
        <w:r>
          <w:t xml:space="preserve"> </w:t>
        </w:r>
      </w:ins>
      <w:ins w:id="3502" w:author="PR Preview" w:date="2026-01-01T00:00:00Z">
        <w:r>
          <w:t xml:space="preserve">the cross-validation estimate targets</w:t>
        </w:r>
      </w:ins>
      <w:ins w:id="350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ins w:id="3504" w:author="PR Preview" w:date="2026-01-01T00:00:00Z">
        <w:r>
          <w:t xml:space="preserve">,</w:t>
        </w:r>
      </w:ins>
      <w:ins w:id="3505" w:author="PR Preview" w:date="2026-01-01T00:00:00Z">
        <w:r>
          <w:t xml:space="preserve"> </w:t>
        </w:r>
      </w:ins>
      <w:ins w:id="3506" w:author="PR Preview" w:date="2026-01-01T00:00:00Z">
        <w:r>
          <w:t xml:space="preserve">not the error of a fit to 30 points.</w:t>
        </w:r>
      </w:ins>
      <w:ins w:id="3507" w:author="PR Preview" w:date="2026-01-01T00:00:00Z">
        <w:r>
          <w:t xml:space="preserve"> </w:t>
        </w:r>
      </w:ins>
      <w:ins w:id="3508" w:author="PR Preview" w:date="2026-01-01T00:00:00Z">
        <w:r>
          <w:t xml:space="preserve">A simulation of many training sets of each size</w:t>
        </w:r>
      </w:ins>
      <w:ins w:id="3509" w:author="PR Preview" w:date="2026-01-01T00:00:00Z">
        <w:r>
          <w:t xml:space="preserve"> </w:t>
        </w:r>
      </w:ins>
      <w:ins w:id="3510" w:author="PR Preview" w:date="2026-01-01T00:00:00Z">
        <w:r>
          <w:t xml:space="preserve">shows how much the size alone matters at this degree.</w:t>
        </w:r>
      </w:ins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5"/>
    <w:bookmarkStart w:id="188" w:name="exm-kfold-mtcars"/>
    <w:p>
      <w:pPr>
        <w:pStyle w:val="BodyText"/>
      </w:pPr>
      <w:del w:id="3511" w:author="PR Preview" w:date="2026-01-01T00:00:00Z">
        <w:r>
          <w:rPr>
            <w:b/>
            <w:bCs/>
          </w:rPr>
          <w:delText xml:space="preserve">Example 8 (Four-fold cross-validation of the</w:delText>
        </w:r>
      </w:del>
      <w:del w:id="3512" w:author="PR Preview" w:date="2026-01-01T00:00:00Z">
        <w:r>
          <w:rPr>
            <w:b/>
            <w:bCs/>
          </w:rPr>
          <w:delText xml:space="preserve"> </w:delText>
        </w:r>
      </w:del>
      <w:del w:id="3513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3514" w:author="PR Preview" w:date="2026-01-01T00:00:00Z">
        <w:r>
          <w:rPr>
            <w:b/>
            <w:bCs/>
          </w:rPr>
          <w:delText xml:space="preserve"> </w:delText>
        </w:r>
      </w:del>
      <w:del w:id="3515" w:author="PR Preview" w:date="2026-01-01T00:00:00Z">
        <w:r>
          <w:rPr>
            <w:b/>
            <w:bCs/>
          </w:rPr>
          <w:delText xml:space="preserve">polynomials)</w:delText>
        </w:r>
      </w:del>
      <w:del w:id="3516" w:author="PR Preview" w:date="2026-01-01T00:00:00Z">
        <w:r>
          <w:delText xml:space="preserve"> </w:delText>
        </w:r>
      </w:del>
      <w:del w:id="3517" w:author="PR Preview" w:date="2026-01-01T00:00:00Z">
        <w:r>
          <w:delText xml:space="preserve">This example applies the</w:delText>
        </w:r>
      </w:del>
      <w:del w:id="351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3519" w:author="PR Preview" w:date="2026-01-01T00:00:00Z">
        <w:r>
          <w:delText xml:space="preserve"> </w:delText>
        </w:r>
      </w:del>
      <w:del w:id="3520" w:author="PR Preview" w:date="2026-01-01T00:00:00Z">
        <w:r>
          <w:delText xml:space="preserve">folds of</w:delText>
        </w:r>
      </w:del>
      <w:del w:id="3521" w:author="PR Preview" w:date="2026-01-01T00:00:00Z">
        <w:r>
          <w:delText xml:space="preserve"> </w:delText>
        </w:r>
      </w:del>
      <w:hyperlink w:anchor="exr-kfold">
        <w:del w:id="3522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3523" w:author="PR Preview" w:date="2026-01-01T00:00:00Z">
        <w:r>
          <w:delText xml:space="preserve"> </w:delText>
        </w:r>
      </w:del>
      <w:del w:id="3524" w:author="PR Preview" w:date="2026-01-01T00:00:00Z">
        <w:r>
          <w:delText xml:space="preserve">to the four polynomial models of</w:delText>
        </w:r>
      </w:del>
      <w:del w:id="3525" w:author="PR Preview" w:date="2026-01-01T00:00:00Z">
        <w:r>
          <w:delText xml:space="preserve"> </w:delText>
        </w:r>
      </w:del>
      <w:hyperlink w:anchor="exr-overfitting">
        <w:del w:id="3526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527" w:author="PR Preview" w:date="2026-01-01T00:00:00Z">
        <w:r>
          <w:delText xml:space="preserve">,</w:delText>
        </w:r>
      </w:del>
      <w:del w:id="3528" w:author="PR Preview" w:date="2026-01-01T00:00:00Z">
        <w:r>
          <w:delText xml:space="preserve"> </w:delText>
        </w:r>
      </w:del>
      <w:del w:id="3529" w:author="PR Preview" w:date="2026-01-01T00:00:00Z">
        <w:r>
          <w:delText xml:space="preserve">now using all</w:delText>
        </w:r>
      </w:del>
      <w:del w:id="353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3531" w:author="PR Preview" w:date="2026-01-01T00:00:00Z">
        <w:r>
          <w:delText xml:space="preserve"> </w:delText>
        </w:r>
      </w:del>
      <w:del w:id="3532" w:author="PR Preview" w:date="2026-01-01T00:00:00Z">
        <w:r>
          <w:delText xml:space="preserve">cars</w:delText>
        </w:r>
      </w:del>
      <w:del w:id="3533" w:author="PR Preview" w:date="2026-01-01T00:00:00Z">
        <w:r>
          <w:delText xml:space="preserve"> </w:delText>
        </w:r>
      </w:del>
      <w:del w:id="3534" w:author="PR Preview" w:date="2026-01-01T00:00:00Z">
        <w:r>
          <w:delText xml:space="preserve">and the</w:delText>
        </w:r>
      </w:del>
      <w:del w:id="3535" w:author="PR Preview" w:date="2026-01-01T00:00:00Z">
        <w:r>
          <w:delText xml:space="preserve"> </w:delText>
        </w:r>
      </w:del>
      <w:del w:id="3536" w:author="PR Preview" w:date="2026-01-01T00:00:00Z">
        <w:r>
          <w:rPr>
            <w:rStyle w:val="VerbatimChar"/>
          </w:rPr>
          <w:delText xml:space="preserve">cv_mse()</w:delText>
        </w:r>
      </w:del>
      <w:del w:id="3537" w:author="PR Preview" w:date="2026-01-01T00:00:00Z">
        <w:r>
          <w:delText xml:space="preserve"> </w:delText>
        </w:r>
      </w:del>
      <w:del w:id="3538" w:author="PR Preview" w:date="2026-01-01T00:00:00Z">
        <w:r>
          <w:delText xml:space="preserve">function of</w:delText>
        </w:r>
      </w:del>
      <w:del w:id="3539" w:author="PR Preview" w:date="2026-01-01T00:00:00Z">
        <w:r>
          <w:delText xml:space="preserve"> </w:delText>
        </w:r>
      </w:del>
      <w:hyperlink w:anchor="exm-kfold-simulated">
        <w:del w:id="3540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3541" w:author="PR Preview" w:date="2026-01-01T00:00:00Z">
        <w:r>
          <w:delText xml:space="preserve">.</w:delText>
        </w:r>
      </w:del>
      <w:del w:id="3542" w:author="PR Preview" w:date="2026-01-01T00:00:00Z">
        <w:r>
          <w:delText xml:space="preserve"> </w:delText>
        </w:r>
      </w:del>
      <w:del w:id="3543" w:author="PR Preview" w:date="2026-01-01T00:00:00Z">
        <w:r>
          <w:delText xml:space="preserve">The fold assignment is random,</w:delText>
        </w:r>
      </w:del>
      <w:del w:id="3544" w:author="PR Preview" w:date="2026-01-01T00:00:00Z">
        <w:r>
          <w:delText xml:space="preserve"> </w:delText>
        </w:r>
      </w:del>
      <w:del w:id="3545" w:author="PR Preview" w:date="2026-01-01T00:00:00Z">
        <w:r>
          <w:delText xml:space="preserve">so the estimate is too;</w:delText>
        </w:r>
      </w:del>
      <w:del w:id="3546" w:author="PR Preview" w:date="2026-01-01T00:00:00Z">
        <w:r>
          <w:delText xml:space="preserve"> </w:delText>
        </w:r>
      </w:del>
      <w:del w:id="3547" w:author="PR Preview" w:date="2026-01-01T00:00:00Z">
        <w:r>
          <w:delText xml:space="preserve">to show how much,</w:delText>
        </w:r>
      </w:del>
      <w:del w:id="3548" w:author="PR Preview" w:date="2026-01-01T00:00:00Z">
        <w:r>
          <w:delText xml:space="preserve"> </w:delText>
        </w:r>
      </w:del>
      <w:del w:id="3549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3550" w:author="PR Preview" w:date="2026-01-01T00:00:00Z">
        <w:r>
          <w:rPr>
            <w:b/>
            <w:bCs/>
          </w:rPr>
          <w:t xml:space="preserve">Example 9 (Four-fold cross-validation of the</w:t>
        </w:r>
      </w:ins>
      <w:ins w:id="3551" w:author="PR Preview" w:date="2026-01-01T00:00:00Z">
        <w:r>
          <w:rPr>
            <w:b/>
            <w:bCs/>
          </w:rPr>
          <w:t xml:space="preserve"> </w:t>
        </w:r>
      </w:ins>
      <w:ins w:id="3552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3553" w:author="PR Preview" w:date="2026-01-01T00:00:00Z">
        <w:r>
          <w:rPr>
            <w:b/>
            <w:bCs/>
          </w:rPr>
          <w:t xml:space="preserve"> </w:t>
        </w:r>
      </w:ins>
      <w:ins w:id="3554" w:author="PR Preview" w:date="2026-01-01T00:00:00Z">
        <w:r>
          <w:rPr>
            <w:b/>
            <w:bCs/>
          </w:rPr>
          <w:t xml:space="preserve">polynomials)</w:t>
        </w:r>
      </w:ins>
      <w:ins w:id="3555" w:author="PR Preview" w:date="2026-01-01T00:00:00Z">
        <w:r>
          <w:t xml:space="preserve"> </w:t>
        </w:r>
      </w:ins>
      <w:ins w:id="3556" w:author="PR Preview" w:date="2026-01-01T00:00:00Z">
        <w:r>
          <w:t xml:space="preserve">This example applies the</w:t>
        </w:r>
      </w:ins>
      <w:ins w:id="355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3558" w:author="PR Preview" w:date="2026-01-01T00:00:00Z">
        <w:r>
          <w:t xml:space="preserve"> </w:t>
        </w:r>
      </w:ins>
      <w:ins w:id="3559" w:author="PR Preview" w:date="2026-01-01T00:00:00Z">
        <w:r>
          <w:t xml:space="preserve">folds of</w:t>
        </w:r>
      </w:ins>
      <w:ins w:id="3560" w:author="PR Preview" w:date="2026-01-01T00:00:00Z">
        <w:r>
          <w:t xml:space="preserve"> </w:t>
        </w:r>
      </w:ins>
      <w:hyperlink w:anchor="exr-kfold">
        <w:ins w:id="3561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3562" w:author="PR Preview" w:date="2026-01-01T00:00:00Z">
        <w:r>
          <w:t xml:space="preserve"> </w:t>
        </w:r>
      </w:ins>
      <w:ins w:id="3563" w:author="PR Preview" w:date="2026-01-01T00:00:00Z">
        <w:r>
          <w:t xml:space="preserve">to the four polynomial models of</w:t>
        </w:r>
      </w:ins>
      <w:ins w:id="3564" w:author="PR Preview" w:date="2026-01-01T00:00:00Z">
        <w:r>
          <w:t xml:space="preserve"> </w:t>
        </w:r>
      </w:ins>
      <w:hyperlink w:anchor="exr-overfitting">
        <w:ins w:id="3565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566" w:author="PR Preview" w:date="2026-01-01T00:00:00Z">
        <w:r>
          <w:t xml:space="preserve">,</w:t>
        </w:r>
      </w:ins>
      <w:ins w:id="3567" w:author="PR Preview" w:date="2026-01-01T00:00:00Z">
        <w:r>
          <w:t xml:space="preserve"> </w:t>
        </w:r>
      </w:ins>
      <w:ins w:id="3568" w:author="PR Preview" w:date="2026-01-01T00:00:00Z">
        <w:r>
          <w:t xml:space="preserve">now using all</w:t>
        </w:r>
      </w:ins>
      <w:ins w:id="356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3570" w:author="PR Preview" w:date="2026-01-01T00:00:00Z">
        <w:r>
          <w:t xml:space="preserve"> </w:t>
        </w:r>
      </w:ins>
      <w:ins w:id="3571" w:author="PR Preview" w:date="2026-01-01T00:00:00Z">
        <w:r>
          <w:t xml:space="preserve">cars</w:t>
        </w:r>
      </w:ins>
      <w:ins w:id="3572" w:author="PR Preview" w:date="2026-01-01T00:00:00Z">
        <w:r>
          <w:t xml:space="preserve"> </w:t>
        </w:r>
      </w:ins>
      <w:ins w:id="3573" w:author="PR Preview" w:date="2026-01-01T00:00:00Z">
        <w:r>
          <w:t xml:space="preserve">and the</w:t>
        </w:r>
      </w:ins>
      <w:ins w:id="3574" w:author="PR Preview" w:date="2026-01-01T00:00:00Z">
        <w:r>
          <w:t xml:space="preserve"> </w:t>
        </w:r>
      </w:ins>
      <w:ins w:id="3575" w:author="PR Preview" w:date="2026-01-01T00:00:00Z">
        <w:r>
          <w:rPr>
            <w:rStyle w:val="VerbatimChar"/>
          </w:rPr>
          <w:t xml:space="preserve">cv_mse()</w:t>
        </w:r>
      </w:ins>
      <w:ins w:id="3576" w:author="PR Preview" w:date="2026-01-01T00:00:00Z">
        <w:r>
          <w:t xml:space="preserve"> </w:t>
        </w:r>
      </w:ins>
      <w:ins w:id="3577" w:author="PR Preview" w:date="2026-01-01T00:00:00Z">
        <w:r>
          <w:t xml:space="preserve">function of</w:t>
        </w:r>
      </w:ins>
      <w:ins w:id="3578" w:author="PR Preview" w:date="2026-01-01T00:00:00Z">
        <w:r>
          <w:t xml:space="preserve"> </w:t>
        </w:r>
      </w:ins>
      <w:hyperlink w:anchor="exm-kfold-simulated">
        <w:ins w:id="3579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3580" w:author="PR Preview" w:date="2026-01-01T00:00:00Z">
        <w:r>
          <w:t xml:space="preserve">.</w:t>
        </w:r>
      </w:ins>
      <w:ins w:id="3581" w:author="PR Preview" w:date="2026-01-01T00:00:00Z">
        <w:r>
          <w:t xml:space="preserve"> </w:t>
        </w:r>
      </w:ins>
      <w:ins w:id="3582" w:author="PR Preview" w:date="2026-01-01T00:00:00Z">
        <w:r>
          <w:t xml:space="preserve">The fold assignment is random,</w:t>
        </w:r>
      </w:ins>
      <w:ins w:id="3583" w:author="PR Preview" w:date="2026-01-01T00:00:00Z">
        <w:r>
          <w:t xml:space="preserve"> </w:t>
        </w:r>
      </w:ins>
      <w:ins w:id="3584" w:author="PR Preview" w:date="2026-01-01T00:00:00Z">
        <w:r>
          <w:t xml:space="preserve">so the estimate is too;</w:t>
        </w:r>
      </w:ins>
      <w:ins w:id="3585" w:author="PR Preview" w:date="2026-01-01T00:00:00Z">
        <w:r>
          <w:t xml:space="preserve"> </w:t>
        </w:r>
      </w:ins>
      <w:ins w:id="3586" w:author="PR Preview" w:date="2026-01-01T00:00:00Z">
        <w:r>
          <w:t xml:space="preserve">to show how much,</w:t>
        </w:r>
      </w:ins>
      <w:ins w:id="3587" w:author="PR Preview" w:date="2026-01-01T00:00:00Z">
        <w:r>
          <w:t xml:space="preserve"> </w:t>
        </w:r>
      </w:ins>
      <w:ins w:id="3588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del w:id="3589" w:author="PR Preview" w:date="2026-01-01T00:00:00Z">
        <w:r>
          <w:delText xml:space="preserve">Each row of</w:delText>
        </w:r>
      </w:del>
      <w:del w:id="3590" w:author="PR Preview" w:date="2026-01-01T00:00:00Z">
        <w:r>
          <w:delText xml:space="preserve"> </w:delText>
        </w:r>
      </w:del>
      <w:hyperlink w:anchor="tbl-cv-mtcars-repeats">
        <w:del w:id="3591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3592" w:author="PR Preview" w:date="2026-01-01T00:00:00Z">
        <w:r>
          <w:delText xml:space="preserve"> </w:delText>
        </w:r>
      </w:del>
      <w:del w:id="3593" w:author="PR Preview" w:date="2026-01-01T00:00:00Z">
        <w:r>
          <w:delText xml:space="preserve">holds, for each degree,</w:delText>
        </w:r>
      </w:del>
      <w:del w:id="3594" w:author="PR Preview" w:date="2026-01-01T00:00:00Z">
        <w:r>
          <w:delText xml:space="preserve"> </w:delText>
        </w:r>
      </w:del>
      <w:del w:id="3595" w:author="PR Preview" w:date="2026-01-01T00:00:00Z">
        <w:r>
          <w:delText xml:space="preserve">the square root of</w:delText>
        </w:r>
      </w:del>
      <w:del w:id="359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del w:id="3597" w:author="PR Preview" w:date="2026-01-01T00:00:00Z">
        <w:r>
          <w:delText xml:space="preserve"> </w:delText>
        </w:r>
      </w:del>
      <w:del w:id="3598" w:author="PR Preview" w:date="2026-01-01T00:00:00Z">
        <w:r>
          <w:delText xml:space="preserve">(</w:delText>
        </w:r>
      </w:del>
      <w:hyperlink w:anchor="eq-cv-estimate">
        <w:del w:id="3599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3600" w:author="PR Preview" w:date="2026-01-01T00:00:00Z">
        <w:r>
          <w:delText xml:space="preserve">) for one fold assignment.</w:delText>
        </w:r>
      </w:del>
      <w:del w:id="3601" w:author="PR Preview" w:date="2026-01-01T00:00:00Z">
        <w:r>
          <w:delText xml:space="preserve"> </w:delText>
        </w:r>
      </w:del>
      <w:del w:id="3602" w:author="PR Preview" w:date="2026-01-01T00:00:00Z">
        <w:r>
          <w:delText xml:space="preserve">Across fold assignments,</w:delText>
        </w:r>
      </w:del>
      <w:del w:id="3603" w:author="PR Preview" w:date="2026-01-01T00:00:00Z">
        <w:r>
          <w:delText xml:space="preserve"> </w:delText>
        </w:r>
      </w:del>
      <w:del w:id="3604" w:author="PR Preview" w:date="2026-01-01T00:00:00Z">
        <w:r>
          <w:delText xml:space="preserve">the estimate for one degree varied by as much as</w:delText>
        </w:r>
      </w:del>
      <w:del w:id="3605" w:author="PR Preview" w:date="2026-01-01T00:00:00Z">
        <w:r>
          <w:delText xml:space="preserve"> </w:delText>
        </w:r>
      </w:del>
      <w:del w:id="3606" w:author="PR Preview" w:date="2026-01-01T00:00:00Z">
        <w:r>
          <w:delText xml:space="preserve">0.32 mpg,</w:delText>
        </w:r>
      </w:del>
      <w:del w:id="3607" w:author="PR Preview" w:date="2026-01-01T00:00:00Z">
        <w:r>
          <w:delText xml:space="preserve"> </w:delText>
        </w:r>
      </w:del>
      <w:del w:id="3608" w:author="PR Preview" w:date="2026-01-01T00:00:00Z">
        <w:r>
          <w:delText xml:space="preserve">but every assignment chose degree 2: the estimates moved, and the winner did not.</w:delText>
        </w:r>
      </w:del>
      <w:del w:id="3609" w:author="PR Preview" w:date="2026-01-01T00:00:00Z">
        <w:r>
          <w:delText xml:space="preserve"> </w:delText>
        </w:r>
      </w:del>
      <w:del w:id="3610" w:author="PR Preview" w:date="2026-01-01T00:00:00Z">
        <w:r>
          <w:delText xml:space="preserve">A single run of</w:delText>
        </w:r>
      </w:del>
      <w:del w:id="3611" w:author="PR Preview" w:date="2026-01-01T00:00:00Z">
        <w:r>
          <w:delText xml:space="preserve"> </w:delText>
        </w:r>
      </w:del>
      <m:oMath>
        <m:r>
          <m:t>k</m:t>
        </m:r>
      </m:oMath>
      <w:del w:id="3612" w:author="PR Preview" w:date="2026-01-01T00:00:00Z">
        <w:r>
          <w:delText xml:space="preserve">-fold cross-validation</w:delText>
        </w:r>
      </w:del>
      <w:del w:id="3613" w:author="PR Preview" w:date="2026-01-01T00:00:00Z">
        <w:r>
          <w:delText xml:space="preserve"> </w:delText>
        </w:r>
      </w:del>
      <w:del w:id="3614" w:author="PR Preview" w:date="2026-01-01T00:00:00Z">
        <w:r>
          <w:delText xml:space="preserve">reports one of these rows,</w:delText>
        </w:r>
      </w:del>
      <w:del w:id="3615" w:author="PR Preview" w:date="2026-01-01T00:00:00Z">
        <w:r>
          <w:delText xml:space="preserve"> </w:delText>
        </w:r>
      </w:del>
      <w:del w:id="3616" w:author="PR Preview" w:date="2026-01-01T00:00:00Z">
        <w:r>
          <w:delText xml:space="preserve">so a small difference between two models’ estimates</w:delText>
        </w:r>
      </w:del>
      <w:del w:id="3617" w:author="PR Preview" w:date="2026-01-01T00:00:00Z">
        <w:r>
          <w:delText xml:space="preserve"> </w:delText>
        </w:r>
      </w:del>
      <w:del w:id="3618" w:author="PR Preview" w:date="2026-01-01T00:00:00Z">
        <w:r>
          <w:delText xml:space="preserve">may not survive a different split.</w:delText>
        </w:r>
      </w:del>
    </w:p>
    <w:p>
      <w:pPr>
        <w:pStyle w:val="Heading2"/>
      </w:pPr>
      <w:del w:id="3619" w:author="PR Preview" w:date="2026-01-01T00:00:00Z">
        <w:r>
          <w:delText xml:space="preserve">6 Leave-one-out cross-validation</w:delText>
        </w:r>
      </w:del>
    </w:p>
    <w:p>
      <w:pPr>
        <w:pStyle w:val="FirstParagraph"/>
      </w:pPr>
      <w:ins w:id="3620" w:author="PR Preview" w:date="2026-01-01T00:00:00Z">
        <w:r>
          <w:t xml:space="preserve">Each row of</w:t>
        </w:r>
      </w:ins>
      <w:ins w:id="3621" w:author="PR Preview" w:date="2026-01-01T00:00:00Z">
        <w:r>
          <w:t xml:space="preserve"> </w:t>
        </w:r>
      </w:ins>
      <w:hyperlink w:anchor="tbl-cv-mtcars-repeats">
        <w:ins w:id="3622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3623" w:author="PR Preview" w:date="2026-01-01T00:00:00Z">
        <w:r>
          <w:t xml:space="preserve"> </w:t>
        </w:r>
      </w:ins>
      <w:ins w:id="3624" w:author="PR Preview" w:date="2026-01-01T00:00:00Z">
        <w:r>
          <w:t xml:space="preserve">holds, for each degree,</w:t>
        </w:r>
      </w:ins>
      <w:ins w:id="3625" w:author="PR Preview" w:date="2026-01-01T00:00:00Z">
        <w:r>
          <w:t xml:space="preserve"> </w:t>
        </w:r>
      </w:ins>
      <w:ins w:id="3626" w:author="PR Preview" w:date="2026-01-01T00:00:00Z">
        <w:r>
          <w:t xml:space="preserve">the square root of</w:t>
        </w:r>
      </w:ins>
      <w:ins w:id="362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ins w:id="3628" w:author="PR Preview" w:date="2026-01-01T00:00:00Z">
        <w:r>
          <w:t xml:space="preserve"> </w:t>
        </w:r>
      </w:ins>
      <w:ins w:id="3629" w:author="PR Preview" w:date="2026-01-01T00:00:00Z">
        <w:r>
          <w:t xml:space="preserve">(</w:t>
        </w:r>
      </w:ins>
      <w:hyperlink w:anchor="eq-cv-estimate">
        <w:ins w:id="3630" w:author="PR Preview" w:date="2026-01-01T00:00:00Z">
          <w:r>
            <w:rPr>
              <w:rStyle w:val="Hyperlink"/>
            </w:rPr>
            <w:t xml:space="preserve">Equation 28</w:t>
          </w:r>
        </w:ins>
      </w:hyperlink>
      <w:ins w:id="3631" w:author="PR Preview" w:date="2026-01-01T00:00:00Z">
        <w:r>
          <w:t xml:space="preserve">) for one fold assignment.</w:t>
        </w:r>
      </w:ins>
      <w:ins w:id="3632" w:author="PR Preview" w:date="2026-01-01T00:00:00Z">
        <w:r>
          <w:t xml:space="preserve"> </w:t>
        </w:r>
      </w:ins>
      <w:ins w:id="3633" w:author="PR Preview" w:date="2026-01-01T00:00:00Z">
        <w:r>
          <w:t xml:space="preserve">Across fold assignments,</w:t>
        </w:r>
      </w:ins>
      <w:ins w:id="3634" w:author="PR Preview" w:date="2026-01-01T00:00:00Z">
        <w:r>
          <w:t xml:space="preserve"> </w:t>
        </w:r>
      </w:ins>
      <w:ins w:id="3635" w:author="PR Preview" w:date="2026-01-01T00:00:00Z">
        <w:r>
          <w:t xml:space="preserve">the estimate for one degree varied by as much as</w:t>
        </w:r>
      </w:ins>
      <w:ins w:id="3636" w:author="PR Preview" w:date="2026-01-01T00:00:00Z">
        <w:r>
          <w:t xml:space="preserve"> </w:t>
        </w:r>
      </w:ins>
      <w:ins w:id="3637" w:author="PR Preview" w:date="2026-01-01T00:00:00Z">
        <w:r>
          <w:t xml:space="preserve">0.32 mpg,</w:t>
        </w:r>
      </w:ins>
      <w:ins w:id="3638" w:author="PR Preview" w:date="2026-01-01T00:00:00Z">
        <w:r>
          <w:t xml:space="preserve"> </w:t>
        </w:r>
      </w:ins>
      <w:ins w:id="3639" w:author="PR Preview" w:date="2026-01-01T00:00:00Z">
        <w:r>
          <w:t xml:space="preserve">but every assignment chose degree 2: the estimates moved, and the winner did not.</w:t>
        </w:r>
      </w:ins>
      <w:ins w:id="3640" w:author="PR Preview" w:date="2026-01-01T00:00:00Z">
        <w:r>
          <w:t xml:space="preserve"> </w:t>
        </w:r>
      </w:ins>
      <w:ins w:id="3641" w:author="PR Preview" w:date="2026-01-01T00:00:00Z">
        <w:r>
          <w:t xml:space="preserve">A single run of</w:t>
        </w:r>
      </w:ins>
      <w:ins w:id="3642" w:author="PR Preview" w:date="2026-01-01T00:00:00Z">
        <w:r>
          <w:t xml:space="preserve"> </w:t>
        </w:r>
      </w:ins>
      <m:oMath>
        <m:r>
          <m:t>k</m:t>
        </m:r>
      </m:oMath>
      <w:ins w:id="3643" w:author="PR Preview" w:date="2026-01-01T00:00:00Z">
        <w:r>
          <w:t xml:space="preserve">-fold cross-validation</w:t>
        </w:r>
      </w:ins>
      <w:ins w:id="3644" w:author="PR Preview" w:date="2026-01-01T00:00:00Z">
        <w:r>
          <w:t xml:space="preserve"> </w:t>
        </w:r>
      </w:ins>
      <w:ins w:id="3645" w:author="PR Preview" w:date="2026-01-01T00:00:00Z">
        <w:r>
          <w:t xml:space="preserve">reports one of these rows,</w:t>
        </w:r>
      </w:ins>
      <w:ins w:id="3646" w:author="PR Preview" w:date="2026-01-01T00:00:00Z">
        <w:r>
          <w:t xml:space="preserve"> </w:t>
        </w:r>
      </w:ins>
      <w:ins w:id="3647" w:author="PR Preview" w:date="2026-01-01T00:00:00Z">
        <w:r>
          <w:t xml:space="preserve">so a small difference between two models’ estimates</w:t>
        </w:r>
      </w:ins>
      <w:ins w:id="3648" w:author="PR Preview" w:date="2026-01-01T00:00:00Z">
        <w:r>
          <w:t xml:space="preserve"> </w:t>
        </w:r>
      </w:ins>
      <w:ins w:id="3649" w:author="PR Preview" w:date="2026-01-01T00:00:00Z">
        <w:r>
          <w:t xml:space="preserve">may not survive a different split.</w:t>
        </w:r>
      </w:ins>
    </w:p>
    <w:bookmarkEnd w:id="188"/>
    <w:bookmarkEnd w:id="189"/>
    <w:bookmarkStart w:id="220" w:name="sec-loocv"/>
    <w:p>
      <w:pPr>
        <w:pStyle w:val="Heading2"/>
      </w:pPr>
      <w:ins w:id="3650" w:author="PR Preview" w:date="2026-01-01T00:00:00Z">
        <w:r>
          <w:t xml:space="preserve">7 Leave-one-out cross-validation</w:t>
        </w:r>
      </w:ins>
    </w:p>
    <w:bookmarkStart w:id="190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del w:id="3651" w:author="PR Preview" w:date="2026-01-01T00:00:00Z">
        <w:r>
          <w:delText xml:space="preserve">If we run the procedure twice,</w:delText>
        </w:r>
      </w:del>
      <w:del w:id="3652" w:author="PR Preview" w:date="2026-01-01T00:00:00Z">
        <w:r>
          <w:delText xml:space="preserve"> </w:delText>
        </w:r>
      </w:del>
      <w:del w:id="3653" w:author="PR Preview" w:date="2026-01-01T00:00:00Z">
        <w:r>
          <w:delText xml:space="preserve">with two different random fold assignments,</w:delText>
        </w:r>
      </w:del>
      <w:del w:id="3654" w:author="PR Preview" w:date="2026-01-01T00:00:00Z">
        <w:r>
          <w:delText xml:space="preserve"> </w:delText>
        </w:r>
      </w:del>
      <w:del w:id="3655" w:author="PR Preview" w:date="2026-01-01T00:00:00Z">
        <w:r>
          <w:delText xml:space="preserve">can the two values of</w:delText>
        </w:r>
      </w:del>
      <w:del w:id="365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3657" w:author="PR Preview" w:date="2026-01-01T00:00:00Z">
        <w:r>
          <w:delText xml:space="preserve"> </w:delText>
        </w:r>
      </w:del>
      <w:del w:id="3658" w:author="PR Preview" w:date="2026-01-01T00:00:00Z">
        <w:r>
          <w:delText xml:space="preserve">(</w:delText>
        </w:r>
      </w:del>
      <w:hyperlink w:anchor="eq-cv-estimate">
        <w:del w:id="3659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3660" w:author="PR Preview" w:date="2026-01-01T00:00:00Z">
        <w:r>
          <w:delText xml:space="preserve">) differ?</w:delText>
        </w:r>
      </w:del>
    </w:p>
    <w:p>
      <w:pPr>
        <w:pStyle w:val="Compact"/>
        <w:numPr>
          <w:ilvl w:val="0"/>
          <w:numId w:val="1014"/>
        </w:numPr>
      </w:pPr>
      <w:ins w:id="3661" w:author="PR Preview" w:date="2026-01-01T00:00:00Z">
        <w:r>
          <w:t xml:space="preserve">If we run the procedure twice,</w:t>
        </w:r>
      </w:ins>
      <w:ins w:id="3662" w:author="PR Preview" w:date="2026-01-01T00:00:00Z">
        <w:r>
          <w:t xml:space="preserve"> </w:t>
        </w:r>
      </w:ins>
      <w:ins w:id="3663" w:author="PR Preview" w:date="2026-01-01T00:00:00Z">
        <w:r>
          <w:t xml:space="preserve">with two different random fold assignments,</w:t>
        </w:r>
      </w:ins>
      <w:ins w:id="3664" w:author="PR Preview" w:date="2026-01-01T00:00:00Z">
        <w:r>
          <w:t xml:space="preserve"> </w:t>
        </w:r>
      </w:ins>
      <w:ins w:id="3665" w:author="PR Preview" w:date="2026-01-01T00:00:00Z">
        <w:r>
          <w:t xml:space="preserve">can the two values of</w:t>
        </w:r>
      </w:ins>
      <w:ins w:id="366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3667" w:author="PR Preview" w:date="2026-01-01T00:00:00Z">
        <w:r>
          <w:t xml:space="preserve"> </w:t>
        </w:r>
      </w:ins>
      <w:ins w:id="3668" w:author="PR Preview" w:date="2026-01-01T00:00:00Z">
        <w:r>
          <w:t xml:space="preserve">(</w:t>
        </w:r>
      </w:ins>
      <w:hyperlink w:anchor="eq-cv-estimate">
        <w:ins w:id="3669" w:author="PR Preview" w:date="2026-01-01T00:00:00Z">
          <w:r>
            <w:rPr>
              <w:rStyle w:val="Hyperlink"/>
            </w:rPr>
            <w:t xml:space="preserve">Equation 28</w:t>
          </w:r>
        </w:ins>
      </w:hyperlink>
      <w:ins w:id="3670" w:author="PR Preview" w:date="2026-01-01T00:00:00Z">
        <w:r>
          <w:t xml:space="preserve">) differ?</w:t>
        </w:r>
      </w:ins>
    </w:p>
    <w:bookmarkEnd w:id="190"/>
    <w:bookmarkStart w:id="191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del w:id="3671" w:author="PR Preview" w:date="2026-01-01T00:00:00Z">
        <w:r>
          <w:delText xml:space="preserve">No.</w:delText>
        </w:r>
      </w:del>
      <w:del w:id="3672" w:author="PR Preview" w:date="2026-01-01T00:00:00Z">
        <w:r>
          <w:delText xml:space="preserve"> </w:delText>
        </w:r>
      </w:del>
      <w:del w:id="3673" w:author="PR Preview" w:date="2026-01-01T00:00:00Z">
        <w:r>
          <w:delText xml:space="preserve">With one car per fold,</w:delText>
        </w:r>
      </w:del>
      <w:del w:id="3674" w:author="PR Preview" w:date="2026-01-01T00:00:00Z">
        <w:r>
          <w:delText xml:space="preserve"> </w:delText>
        </w:r>
      </w:del>
      <w:del w:id="3675" w:author="PR Preview" w:date="2026-01-01T00:00:00Z">
        <w:r>
          <w:delText xml:space="preserve">every assignment of cars to folds produces the same 32 fits,</w:delText>
        </w:r>
      </w:del>
      <w:del w:id="3676" w:author="PR Preview" w:date="2026-01-01T00:00:00Z">
        <w:r>
          <w:delText xml:space="preserve"> </w:delText>
        </w:r>
      </w:del>
      <w:del w:id="3677" w:author="PR Preview" w:date="2026-01-01T00:00:00Z">
        <w:r>
          <w:delText xml:space="preserve">only numbered differently,</w:delText>
        </w:r>
      </w:del>
      <w:del w:id="3678" w:author="PR Preview" w:date="2026-01-01T00:00:00Z">
        <w:r>
          <w:delText xml:space="preserve"> </w:delText>
        </w:r>
      </w:del>
      <w:del w:id="3679" w:author="PR Preview" w:date="2026-01-01T00:00:00Z">
        <w:r>
          <w:delText xml:space="preserve">and</w:delText>
        </w:r>
      </w:del>
      <w:del w:id="3680" w:author="PR Preview" w:date="2026-01-01T00:00:00Z">
        <w:r>
          <w:delText xml:space="preserve"> </w:delText>
        </w:r>
      </w:del>
      <w:hyperlink w:anchor="eq-cv-estimate">
        <w:del w:id="3681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3682" w:author="PR Preview" w:date="2026-01-01T00:00:00Z">
        <w:r>
          <w:delText xml:space="preserve"> </w:delText>
        </w:r>
      </w:del>
      <w:del w:id="3683" w:author="PR Preview" w:date="2026-01-01T00:00:00Z">
        <w:r>
          <w:delText xml:space="preserve">does not depend on the numbering.</w:delText>
        </w:r>
      </w:del>
      <w:del w:id="3684" w:author="PR Preview" w:date="2026-01-01T00:00:00Z">
        <w:r>
          <w:delText xml:space="preserve"> </w:delText>
        </w:r>
      </w:del>
      <w:del w:id="3685" w:author="PR Preview" w:date="2026-01-01T00:00:00Z">
        <w:r>
          <w:delText xml:space="preserve">Unlike</w:delText>
        </w:r>
      </w:del>
      <w:del w:id="3686" w:author="PR Preview" w:date="2026-01-01T00:00:00Z">
        <w:r>
          <w:delText xml:space="preserve"> </w:delText>
        </w:r>
      </w:del>
      <w:hyperlink w:anchor="exm-kfold-mtcars">
        <w:del w:id="3687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3688" w:author="PR Preview" w:date="2026-01-01T00:00:00Z">
        <w:r>
          <w:delText xml:space="preserve">,</w:delText>
        </w:r>
      </w:del>
      <w:del w:id="3689" w:author="PR Preview" w:date="2026-01-01T00:00:00Z">
        <w:r>
          <w:delText xml:space="preserve"> </w:delText>
        </w:r>
      </w:del>
      <w:del w:id="3690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3691" w:author="PR Preview" w:date="2026-01-01T00:00:00Z">
        <w:r>
          <w:rPr>
            <w:b/>
            <w:bCs/>
          </w:rPr>
          <w:delText xml:space="preserve">Definition 28 (Leave-one-out cross-validation)</w:delText>
        </w:r>
      </w:del>
      <w:del w:id="3692" w:author="PR Preview" w:date="2026-01-01T00:00:00Z">
        <w:r>
          <w:delText xml:space="preserve"> </w:delText>
        </w:r>
      </w:del>
      <w:del w:id="3693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3694" w:author="PR Preview" w:date="2026-01-01T00:00:00Z">
        <w:r>
          <w:delText xml:space="preserve"> </w:delText>
        </w:r>
      </w:del>
      <w:del w:id="3695" w:author="PR Preview" w:date="2026-01-01T00:00:00Z">
        <w:r>
          <w:delText xml:space="preserve">is</w:delText>
        </w:r>
      </w:del>
      <w:del w:id="3696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697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698" w:author="PR Preview" w:date="2026-01-01T00:00:00Z">
        <w:r>
          <w:delText xml:space="preserve"> </w:delText>
        </w:r>
      </w:del>
      <w:del w:id="3699" w:author="PR Preview" w:date="2026-01-01T00:00:00Z">
        <w:r>
          <w:delText xml:space="preserve">with</w:delText>
        </w:r>
      </w:del>
      <w:del w:id="370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3701" w:author="PR Preview" w:date="2026-01-01T00:00:00Z">
        <w:r>
          <w:delText xml:space="preserve">,</w:delText>
        </w:r>
      </w:del>
      <w:del w:id="3702" w:author="PR Preview" w:date="2026-01-01T00:00:00Z">
        <w:r>
          <w:delText xml:space="preserve"> </w:delText>
        </w:r>
      </w:del>
      <w:del w:id="3703" w:author="PR Preview" w:date="2026-01-01T00:00:00Z">
        <w:r>
          <w:delText xml:space="preserve">so that each of the</w:delText>
        </w:r>
      </w:del>
      <w:del w:id="3704" w:author="PR Preview" w:date="2026-01-01T00:00:00Z">
        <w:r>
          <w:delText xml:space="preserve"> </w:delText>
        </w:r>
      </w:del>
      <m:oMath>
        <m:r>
          <m:t>n</m:t>
        </m:r>
      </m:oMath>
      <w:del w:id="3705" w:author="PR Preview" w:date="2026-01-01T00:00:00Z">
        <w:r>
          <w:delText xml:space="preserve"> </w:delText>
        </w:r>
      </w:del>
      <w:hyperlink w:anchor="def-folds">
        <w:del w:id="3706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707" w:author="PR Preview" w:date="2026-01-01T00:00:00Z">
        <w:r>
          <w:delText xml:space="preserve"> </w:delText>
        </w:r>
      </w:del>
      <w:del w:id="3708" w:author="PR Preview" w:date="2026-01-01T00:00:00Z">
        <w:r>
          <w:delText xml:space="preserve">holds one observation,</w:delText>
        </w:r>
      </w:del>
      <w:del w:id="3709" w:author="PR Preview" w:date="2026-01-01T00:00:00Z">
        <w:r>
          <w:delText xml:space="preserve"> </w:delText>
        </w:r>
      </w:del>
      <w:del w:id="3710" w:author="PR Preview" w:date="2026-01-01T00:00:00Z">
        <w:r>
          <w:delText xml:space="preserve">and the</w:delText>
        </w:r>
      </w:del>
      <w:del w:id="3711" w:author="PR Preview" w:date="2026-01-01T00:00:00Z">
        <w:r>
          <w:delText xml:space="preserve"> </w:delText>
        </w:r>
      </w:del>
      <w:hyperlink w:anchor="def-fold-out-rule">
        <w:del w:id="3712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71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3714" w:author="PR Preview" w:date="2026-01-01T00:00:00Z">
        <w:r>
          <w:delText xml:space="preserve"> </w:delText>
        </w:r>
      </w:del>
      <w:del w:id="3715" w:author="PR Preview" w:date="2026-01-01T00:00:00Z">
        <w:r>
          <w:delText xml:space="preserve">of observation</w:delText>
        </w:r>
      </w:del>
      <w:del w:id="3716" w:author="PR Preview" w:date="2026-01-01T00:00:00Z">
        <w:r>
          <w:delText xml:space="preserve"> </w:delText>
        </w:r>
      </w:del>
      <m:oMath>
        <m:r>
          <m:t>i</m:t>
        </m:r>
      </m:oMath>
      <w:del w:id="3717" w:author="PR Preview" w:date="2026-01-01T00:00:00Z">
        <w:r>
          <w:delText xml:space="preserve">’s</w:delText>
        </w:r>
      </w:del>
      <w:del w:id="3718" w:author="PR Preview" w:date="2026-01-01T00:00:00Z">
        <w:r>
          <w:delText xml:space="preserve"> </w:delText>
        </w:r>
      </w:del>
      <w:hyperlink w:anchor="def-fold-assignment">
        <w:del w:id="371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720" w:author="PR Preview" w:date="2026-01-01T00:00:00Z">
        <w:r>
          <w:delText xml:space="preserve"> </w:delText>
        </w:r>
      </w:del>
      <w:del w:id="3721" w:author="PR Preview" w:date="2026-01-01T00:00:00Z">
        <w:r>
          <w:delText xml:space="preserve">is fitted to all observations except observation</w:delText>
        </w:r>
      </w:del>
      <w:del w:id="3722" w:author="PR Preview" w:date="2026-01-01T00:00:00Z">
        <w:r>
          <w:delText xml:space="preserve"> </w:delText>
        </w:r>
      </w:del>
      <m:oMath>
        <m:r>
          <m:t>i</m:t>
        </m:r>
      </m:oMath>
      <w:del w:id="3723" w:author="PR Preview" w:date="2026-01-01T00:00:00Z">
        <w:r>
          <w:delText xml:space="preserve">.</w:delText>
        </w:r>
      </w:del>
      <w:del w:id="3724" w:author="PR Preview" w:date="2026-01-01T00:00:00Z">
        <w:r>
          <w:delText xml:space="preserve"> </w:delText>
        </w:r>
      </w:del>
      <w:del w:id="3725" w:author="PR Preview" w:date="2026-01-01T00:00:00Z">
        <w:r>
          <w:delText xml:space="preserve">Its</w:delText>
        </w:r>
      </w:del>
      <w:del w:id="3726" w:author="PR Preview" w:date="2026-01-01T00:00:00Z">
        <w:r>
          <w:delText xml:space="preserve"> </w:delText>
        </w:r>
      </w:del>
      <w:hyperlink w:anchor="def-cv-estimate">
        <w:del w:id="372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728" w:author="PR Preview" w:date="2026-01-01T00:00:00Z">
        <w:r>
          <w:delText xml:space="preserve"> </w:delText>
        </w:r>
      </w:del>
      <w:del w:id="3729" w:author="PR Preview" w:date="2026-01-01T00:00:00Z">
        <w:r>
          <w:delText xml:space="preserve">(</w:delText>
        </w:r>
      </w:del>
      <w:hyperlink w:anchor="eq-cv-estimate">
        <w:del w:id="3730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3731" w:author="PR Preview" w:date="2026-01-01T00:00:00Z">
        <w:r>
          <w:delText xml:space="preserve"> </w:delText>
        </w:r>
      </w:del>
      <w:del w:id="3732" w:author="PR Preview" w:date="2026-01-01T00:00:00Z">
        <w:r>
          <w:delText xml:space="preserve">with</w:delText>
        </w:r>
      </w:del>
      <w:del w:id="373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3734" w:author="PR Preview" w:date="2026-01-01T00:00:00Z">
        <w:r>
          <w:delText xml:space="preserve">) is</w:delText>
        </w:r>
      </w:del>
    </w:p>
    <w:p>
      <w:pPr>
        <w:pStyle w:val="BodyText"/>
      </w:pPr>
      <w:bookmarkStart w:id="18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BodyText"/>
      </w:pPr>
      <w:del w:id="3735" w:author="PR Preview" w:date="2026-01-01T00:00:00Z">
        <w:r>
          <w:rPr>
            <w:b/>
            <w:bCs/>
          </w:rPr>
          <w:delText xml:space="preserve">Definition 29 (Term vector)</w:delText>
        </w:r>
      </w:del>
      <w:del w:id="3736" w:author="PR Preview" w:date="2026-01-01T00:00:00Z">
        <w:r>
          <w:delText xml:space="preserve"> </w:delText>
        </w:r>
      </w:del>
      <w:del w:id="3737" w:author="PR Preview" w:date="2026-01-01T00:00:00Z">
        <w:r>
          <w:delText xml:space="preserve">Consider a model whose mean is a linear combination</w:delText>
        </w:r>
      </w:del>
      <w:del w:id="3738" w:author="PR Preview" w:date="2026-01-01T00:00:00Z">
        <w:r>
          <w:delText xml:space="preserve"> </w:delText>
        </w:r>
      </w:del>
      <w:del w:id="3739" w:author="PR Preview" w:date="2026-01-01T00:00:00Z">
        <w:r>
          <w:delText xml:space="preserve">of</w:delText>
        </w:r>
      </w:del>
      <w:del w:id="3740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3741" w:author="PR Preview" w:date="2026-01-01T00:00:00Z">
        <w:r>
          <w:delText xml:space="preserve"> </w:delText>
        </w:r>
      </w:del>
      <w:del w:id="3742" w:author="PR Preview" w:date="2026-01-01T00:00:00Z">
        <w:r>
          <w:delText xml:space="preserve">terms</w:delText>
        </w:r>
      </w:del>
      <w:del w:id="3743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744" w:author="PR Preview" w:date="2026-01-01T00:00:00Z">
        <w:r>
          <w:delText xml:space="preserve"> </w:delText>
        </w:r>
      </w:del>
      <w:del w:id="3745" w:author="PR Preview" w:date="2026-01-01T00:00:00Z">
        <w:r>
          <w:delText xml:space="preserve">of the covariate value,</w:delText>
        </w:r>
      </w:del>
      <w:del w:id="3746" w:author="PR Preview" w:date="2026-01-01T00:00:00Z">
        <w:r>
          <w:delText xml:space="preserve"> </w:delText>
        </w:r>
      </w:del>
      <w:del w:id="3747" w:author="PR Preview" w:date="2026-01-01T00:00:00Z">
        <w:r>
          <w:delText xml:space="preserve">such as</w:delText>
        </w:r>
      </w:del>
      <w:del w:id="3748" w:author="PR Preview" w:date="2026-01-01T00:00:00Z">
        <w:r>
          <w:delText xml:space="preserve"> </w:delText>
        </w:r>
      </w:del>
      <m:oMath>
        <m:r>
          <m:t>1</m:t>
        </m:r>
      </m:oMath>
      <w:del w:id="3749" w:author="PR Preview" w:date="2026-01-01T00:00:00Z">
        <w:r>
          <w:delText xml:space="preserve">,</w:delText>
        </w:r>
      </w:del>
      <w:del w:id="3750" w:author="PR Preview" w:date="2026-01-01T00:00:00Z">
        <w:r>
          <w:delText xml:space="preserve"> </w:delText>
        </w:r>
      </w:del>
      <m:oMath>
        <m:r>
          <m:t>x</m:t>
        </m:r>
      </m:oMath>
      <w:del w:id="3751" w:author="PR Preview" w:date="2026-01-01T00:00:00Z">
        <w:r>
          <w:delText xml:space="preserve"> </w:delText>
        </w:r>
      </w:del>
      <w:del w:id="3752" w:author="PR Preview" w:date="2026-01-01T00:00:00Z">
        <w:r>
          <w:delText xml:space="preserve">and</w:delText>
        </w:r>
      </w:del>
      <w:del w:id="375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3754" w:author="PR Preview" w:date="2026-01-01T00:00:00Z">
        <w:r>
          <w:delText xml:space="preserve">.</w:delText>
        </w:r>
      </w:del>
      <w:del w:id="3755" w:author="PR Preview" w:date="2026-01-01T00:00:00Z">
        <w:r>
          <w:delText xml:space="preserve"> </w:delText>
        </w:r>
      </w:del>
      <w:del w:id="3756" w:author="PR Preview" w:date="2026-01-01T00:00:00Z">
        <w:r>
          <w:delText xml:space="preserve">The</w:delText>
        </w:r>
      </w:del>
      <w:del w:id="3757" w:author="PR Preview" w:date="2026-01-01T00:00:00Z">
        <w:r>
          <w:delText xml:space="preserve"> </w:delText>
        </w:r>
      </w:del>
      <w:del w:id="3758" w:author="PR Preview" w:date="2026-01-01T00:00:00Z">
        <w:r>
          <w:rPr>
            <w:b/>
            <w:bCs/>
          </w:rPr>
          <w:delText xml:space="preserve">term vector</w:delText>
        </w:r>
      </w:del>
      <w:del w:id="375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3760" w:author="PR Preview" w:date="2026-01-01T00:00:00Z">
        <w:r>
          <w:delText xml:space="preserve"> </w:delText>
        </w:r>
      </w:del>
      <w:del w:id="3761" w:author="PR Preview" w:date="2026-01-01T00:00:00Z">
        <w:r>
          <w:delText xml:space="preserve">of observation</w:delText>
        </w:r>
      </w:del>
      <w:del w:id="3762" w:author="PR Preview" w:date="2026-01-01T00:00:00Z">
        <w:r>
          <w:delText xml:space="preserve"> </w:delText>
        </w:r>
      </w:del>
      <m:oMath>
        <m:r>
          <m:t>i</m:t>
        </m:r>
      </m:oMath>
      <w:del w:id="3763" w:author="PR Preview" w:date="2026-01-01T00:00:00Z">
        <w:r>
          <w:delText xml:space="preserve"> </w:delText>
        </w:r>
      </w:del>
      <w:del w:id="3764" w:author="PR Preview" w:date="2026-01-01T00:00:00Z">
        <w:r>
          <w:delText xml:space="preserve">is the column of its terms:</w:delText>
        </w:r>
      </w:del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del w:id="3765" w:author="PR Preview" w:date="2026-01-01T00:00:00Z">
        <w:r>
          <w:rPr>
            <w:i/>
            <w:iCs/>
          </w:rPr>
          <w:delText xml:space="preserve">Remark 10</w:delText>
        </w:r>
      </w:del>
      <w:del w:id="3766" w:author="PR Preview" w:date="2026-01-01T00:00:00Z">
        <w:r>
          <w:delText xml:space="preserve"> (The term vector of simple linear regression). </w:delText>
        </w:r>
      </w:del>
      <w:del w:id="3767" w:author="PR Preview" w:date="2026-01-01T00:00:00Z">
        <w:r>
          <w:delText xml:space="preserve">In simple linear regression the terms are</w:delText>
        </w:r>
      </w:del>
      <w:del w:id="3768" w:author="PR Preview" w:date="2026-01-01T00:00:00Z">
        <w:r>
          <w:delText xml:space="preserve"> </w:delText>
        </w:r>
      </w:del>
      <m:oMath>
        <m:r>
          <m:t>1</m:t>
        </m:r>
      </m:oMath>
      <w:del w:id="3769" w:author="PR Preview" w:date="2026-01-01T00:00:00Z">
        <w:r>
          <w:delText xml:space="preserve"> </w:delText>
        </w:r>
      </w:del>
      <w:del w:id="3770" w:author="PR Preview" w:date="2026-01-01T00:00:00Z">
        <w:r>
          <w:delText xml:space="preserve">and</w:delText>
        </w:r>
      </w:del>
      <w:del w:id="3771" w:author="PR Preview" w:date="2026-01-01T00:00:00Z">
        <w:r>
          <w:delText xml:space="preserve"> </w:delText>
        </w:r>
      </w:del>
      <m:oMath>
        <m:r>
          <m:t>x</m:t>
        </m:r>
      </m:oMath>
      <w:del w:id="3772" w:author="PR Preview" w:date="2026-01-01T00:00:00Z">
        <w:r>
          <w:delText xml:space="preserve">,</w:delText>
        </w:r>
      </w:del>
      <w:del w:id="3773" w:author="PR Preview" w:date="2026-01-01T00:00:00Z">
        <w:r>
          <w:delText xml:space="preserve"> </w:delText>
        </w:r>
      </w:del>
      <w:del w:id="3774" w:author="PR Preview" w:date="2026-01-01T00:00:00Z">
        <w:r>
          <w:delText xml:space="preserve">so the</w:delText>
        </w:r>
      </w:del>
      <w:del w:id="3775" w:author="PR Preview" w:date="2026-01-01T00:00:00Z">
        <w:r>
          <w:delText xml:space="preserve"> </w:delText>
        </w:r>
      </w:del>
      <w:hyperlink w:anchor="def-term-vector">
        <w:del w:id="3776" w:author="PR Preview" w:date="2026-01-01T00:00:00Z">
          <w:r>
            <w:rPr>
              <w:rStyle w:val="Hyperlink"/>
            </w:rPr>
            <w:delText xml:space="preserve">term vector</w:delText>
          </w:r>
        </w:del>
      </w:hyperlink>
      <w:del w:id="377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3778" w:author="PR Preview" w:date="2026-01-01T00:00:00Z">
        <w:r>
          <w:delText xml:space="preserve"> </w:delText>
        </w:r>
      </w:del>
      <w:del w:id="3779" w:author="PR Preview" w:date="2026-01-01T00:00:00Z">
        <w:r>
          <w:delText xml:space="preserve">is the</w:delText>
        </w:r>
      </w:del>
      <w:del w:id="3780" w:author="PR Preview" w:date="2026-01-01T00:00:00Z">
        <w:r>
          <w:delText xml:space="preserve"> </w:delText>
        </w:r>
      </w:del>
      <w:hyperlink r:id="rId198">
        <w:del w:id="3781" w:author="PR Preview" w:date="2026-01-01T00:00:00Z">
          <w:r>
            <w:rPr>
              <w:rStyle w:val="Hyperlink"/>
            </w:rPr>
            <w:delText xml:space="preserve">covariate vector</w:delText>
          </w:r>
        </w:del>
      </w:hyperlink>
      <w:del w:id="378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del w:id="3783" w:author="PR Preview" w:date="2026-01-01T00:00:00Z">
        <w:r>
          <w:delText xml:space="preserve">.</w:delText>
        </w:r>
      </w:del>
    </w:p>
    <w:p>
      <w:pPr>
        <w:pStyle w:val="BodyText"/>
      </w:pPr>
      <w:del w:id="3784" w:author="PR Preview" w:date="2026-01-01T00:00:00Z">
        <w:r>
          <w:rPr>
            <w:b/>
            <w:bCs/>
          </w:rPr>
          <w:delText xml:space="preserve">Definition 30 (Cross-product matrix)</w:delText>
        </w:r>
      </w:del>
      <w:del w:id="3785" w:author="PR Preview" w:date="2026-01-01T00:00:00Z">
        <w:r>
          <w:delText xml:space="preserve"> </w:delText>
        </w:r>
      </w:del>
      <w:del w:id="3786" w:author="PR Preview" w:date="2026-01-01T00:00:00Z">
        <w:r>
          <w:delText xml:space="preserve">The</w:delText>
        </w:r>
      </w:del>
      <w:del w:id="3787" w:author="PR Preview" w:date="2026-01-01T00:00:00Z">
        <w:r>
          <w:delText xml:space="preserve"> </w:delText>
        </w:r>
      </w:del>
      <w:del w:id="3788" w:author="PR Preview" w:date="2026-01-01T00:00:00Z">
        <w:r>
          <w:rPr>
            <w:b/>
            <w:bCs/>
          </w:rPr>
          <w:delText xml:space="preserve">cross-product matrix</w:delText>
        </w:r>
      </w:del>
      <w:del w:id="3789" w:author="PR Preview" w:date="2026-01-01T00:00:00Z">
        <w:r>
          <w:delText xml:space="preserve"> </w:delText>
        </w:r>
      </w:del>
      <m:oMath>
        <m:r>
          <m:t>A</m:t>
        </m:r>
      </m:oMath>
      <w:del w:id="3790" w:author="PR Preview" w:date="2026-01-01T00:00:00Z">
        <w:r>
          <w:delText xml:space="preserve"> </w:delText>
        </w:r>
      </w:del>
      <w:del w:id="3791" w:author="PR Preview" w:date="2026-01-01T00:00:00Z">
        <w:r>
          <w:delText xml:space="preserve">of</w:delText>
        </w:r>
      </w:del>
      <w:del w:id="3792" w:author="PR Preview" w:date="2026-01-01T00:00:00Z">
        <w:r>
          <w:delText xml:space="preserve"> </w:delText>
        </w:r>
      </w:del>
      <w:hyperlink w:anchor="def-term-vector">
        <w:del w:id="3793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379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3795" w:author="PR Preview" w:date="2026-01-01T00:00:00Z">
        <w:r>
          <w:delText xml:space="preserve">,</w:delText>
        </w:r>
      </w:del>
      <w:del w:id="379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3797" w:author="PR Preview" w:date="2026-01-01T00:00:00Z">
        <w:r>
          <w:delText xml:space="preserve">, of a training set indexed by</w:delText>
        </w:r>
      </w:del>
      <w:del w:id="3798" w:author="PR Preview" w:date="2026-01-01T00:00:00Z">
        <w:r>
          <w:delText xml:space="preserve"> </w:delText>
        </w:r>
      </w:del>
      <m:oMath>
        <m:r>
          <m:t>I</m:t>
        </m:r>
      </m:oMath>
      <w:del w:id="3799" w:author="PR Preview" w:date="2026-01-01T00:00:00Z">
        <w:r>
          <w:delText xml:space="preserve">,</w:delText>
        </w:r>
      </w:del>
      <w:del w:id="3800" w:author="PR Preview" w:date="2026-01-01T00:00:00Z">
        <w:r>
          <w:delText xml:space="preserve"> </w:delText>
        </w:r>
      </w:del>
      <w:del w:id="3801" w:author="PR Preview" w:date="2026-01-01T00:00:00Z">
        <w:r>
          <w:delText xml:space="preserve">is the sum of their outer products:</w:delText>
        </w:r>
      </w:del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1"/>
    </w:p>
    <w:p>
      <w:pPr>
        <w:pStyle w:val="BodyText"/>
      </w:pPr>
      <w:del w:id="3802" w:author="PR Preview" w:date="2026-01-01T00:00:00Z">
        <w:r>
          <w:rPr>
            <w:i/>
            <w:iCs/>
          </w:rPr>
          <w:delText xml:space="preserve">Remark 11</w:delText>
        </w:r>
      </w:del>
      <w:del w:id="3803" w:author="PR Preview" w:date="2026-01-01T00:00:00Z">
        <w:r>
          <w:delText xml:space="preserve"> (Cross-product matrix as a matrix product). </w:delText>
        </w:r>
      </w:del>
      <w:del w:id="3804" w:author="PR Preview" w:date="2026-01-01T00:00:00Z">
        <w:r>
          <w:delText xml:space="preserve">Let</w:delText>
        </w:r>
      </w:del>
      <w:del w:id="3805" w:author="PR Preview" w:date="2026-01-01T00:00:00Z">
        <w:r>
          <w:delText xml:space="preserve"> </w:delText>
        </w:r>
      </w:del>
      <m:oMath>
        <m:r>
          <m:t>D</m:t>
        </m:r>
      </m:oMath>
      <w:del w:id="3806" w:author="PR Preview" w:date="2026-01-01T00:00:00Z">
        <w:r>
          <w:delText xml:space="preserve"> </w:delText>
        </w:r>
      </w:del>
      <w:del w:id="3807" w:author="PR Preview" w:date="2026-01-01T00:00:00Z">
        <w:r>
          <w:delText xml:space="preserve">be the matrix whose rows are the transposed</w:delText>
        </w:r>
      </w:del>
      <w:del w:id="3808" w:author="PR Preview" w:date="2026-01-01T00:00:00Z">
        <w:r>
          <w:delText xml:space="preserve"> </w:delText>
        </w:r>
      </w:del>
      <w:hyperlink w:anchor="def-term-vector">
        <w:del w:id="3809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3810" w:author="PR Preview" w:date="2026-01-01T00:00:00Z">
        <w:r>
          <w:delText xml:space="preserve"> </w:delText>
        </w:r>
      </w:del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3811" w:author="PR Preview" w:date="2026-01-01T00:00:00Z">
        <w:r>
          <w:delText xml:space="preserve">,</w:delText>
        </w:r>
      </w:del>
      <w:del w:id="381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3813" w:author="PR Preview" w:date="2026-01-01T00:00:00Z">
        <w:r>
          <w:delText xml:space="preserve">.</w:delText>
        </w:r>
      </w:del>
      <w:del w:id="3814" w:author="PR Preview" w:date="2026-01-01T00:00:00Z">
        <w:r>
          <w:delText xml:space="preserve"> </w:delText>
        </w:r>
      </w:del>
      <w:del w:id="3815" w:author="PR Preview" w:date="2026-01-01T00:00:00Z">
        <w:r>
          <w:delText xml:space="preserve">The cross-product matrix then equals the matrix product</w:delText>
        </w:r>
      </w:del>
    </w:p>
    <w:p>
      <w:pPr>
        <w:pStyle w:val="Compact"/>
        <w:numPr>
          <w:ilvl w:val="0"/>
          <w:numId w:val="1015"/>
        </w:numPr>
      </w:pPr>
      <w:ins w:id="3816" w:author="PR Preview" w:date="2026-01-01T00:00:00Z">
        <w:r>
          <w:t xml:space="preserve">No.</w:t>
        </w:r>
      </w:ins>
      <w:ins w:id="3817" w:author="PR Preview" w:date="2026-01-01T00:00:00Z">
        <w:r>
          <w:t xml:space="preserve"> </w:t>
        </w:r>
      </w:ins>
      <w:ins w:id="3818" w:author="PR Preview" w:date="2026-01-01T00:00:00Z">
        <w:r>
          <w:t xml:space="preserve">With one car per fold,</w:t>
        </w:r>
      </w:ins>
      <w:ins w:id="3819" w:author="PR Preview" w:date="2026-01-01T00:00:00Z">
        <w:r>
          <w:t xml:space="preserve"> </w:t>
        </w:r>
      </w:ins>
      <w:ins w:id="3820" w:author="PR Preview" w:date="2026-01-01T00:00:00Z">
        <w:r>
          <w:t xml:space="preserve">every assignment of cars to folds produces the same 32 fits,</w:t>
        </w:r>
      </w:ins>
      <w:ins w:id="3821" w:author="PR Preview" w:date="2026-01-01T00:00:00Z">
        <w:r>
          <w:t xml:space="preserve"> </w:t>
        </w:r>
      </w:ins>
      <w:ins w:id="3822" w:author="PR Preview" w:date="2026-01-01T00:00:00Z">
        <w:r>
          <w:t xml:space="preserve">only numbered differently,</w:t>
        </w:r>
      </w:ins>
      <w:ins w:id="3823" w:author="PR Preview" w:date="2026-01-01T00:00:00Z">
        <w:r>
          <w:t xml:space="preserve"> </w:t>
        </w:r>
      </w:ins>
      <w:ins w:id="3824" w:author="PR Preview" w:date="2026-01-01T00:00:00Z">
        <w:r>
          <w:t xml:space="preserve">and</w:t>
        </w:r>
      </w:ins>
      <w:ins w:id="3825" w:author="PR Preview" w:date="2026-01-01T00:00:00Z">
        <w:r>
          <w:t xml:space="preserve"> </w:t>
        </w:r>
      </w:ins>
      <w:hyperlink w:anchor="eq-cv-estimate">
        <w:ins w:id="3826" w:author="PR Preview" w:date="2026-01-01T00:00:00Z">
          <w:r>
            <w:rPr>
              <w:rStyle w:val="Hyperlink"/>
            </w:rPr>
            <w:t xml:space="preserve">Equation 28</w:t>
          </w:r>
        </w:ins>
      </w:hyperlink>
      <w:ins w:id="3827" w:author="PR Preview" w:date="2026-01-01T00:00:00Z">
        <w:r>
          <w:t xml:space="preserve"> </w:t>
        </w:r>
      </w:ins>
      <w:ins w:id="3828" w:author="PR Preview" w:date="2026-01-01T00:00:00Z">
        <w:r>
          <w:t xml:space="preserve">does not depend on the numbering.</w:t>
        </w:r>
      </w:ins>
      <w:ins w:id="3829" w:author="PR Preview" w:date="2026-01-01T00:00:00Z">
        <w:r>
          <w:t xml:space="preserve"> </w:t>
        </w:r>
      </w:ins>
      <w:ins w:id="3830" w:author="PR Preview" w:date="2026-01-01T00:00:00Z">
        <w:r>
          <w:t xml:space="preserve">Unlike</w:t>
        </w:r>
      </w:ins>
      <w:ins w:id="3831" w:author="PR Preview" w:date="2026-01-01T00:00:00Z">
        <w:r>
          <w:t xml:space="preserve"> </w:t>
        </w:r>
      </w:ins>
      <w:hyperlink w:anchor="exm-kfold-mtcars">
        <w:ins w:id="3832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3833" w:author="PR Preview" w:date="2026-01-01T00:00:00Z">
        <w:r>
          <w:t xml:space="preserve">,</w:t>
        </w:r>
      </w:ins>
      <w:ins w:id="3834" w:author="PR Preview" w:date="2026-01-01T00:00:00Z">
        <w:r>
          <w:t xml:space="preserve"> </w:t>
        </w:r>
      </w:ins>
      <w:ins w:id="3835" w:author="PR Preview" w:date="2026-01-01T00:00:00Z">
        <w:r>
          <w:t xml:space="preserve">the estimate is not random.</w:t>
        </w:r>
      </w:ins>
    </w:p>
    <w:bookmarkEnd w:id="191"/>
    <w:bookmarkStart w:id="195" w:name="def-loocv"/>
    <w:p>
      <w:pPr>
        <w:pStyle w:val="FirstParagraph"/>
      </w:pPr>
      <w:ins w:id="3836" w:author="PR Preview" w:date="2026-01-01T00:00:00Z">
        <w:r>
          <w:rPr>
            <w:b/>
            <w:bCs/>
          </w:rPr>
          <w:t xml:space="preserve">Definition 31 (Leave-one-out cross-validation)</w:t>
        </w:r>
      </w:ins>
      <w:ins w:id="3837" w:author="PR Preview" w:date="2026-01-01T00:00:00Z">
        <w:r>
          <w:t xml:space="preserve"> </w:t>
        </w:r>
      </w:ins>
      <w:ins w:id="3838" w:author="PR Preview" w:date="2026-01-01T00:00:00Z">
        <w:r>
          <w:rPr>
            <w:b/>
            <w:bCs/>
          </w:rPr>
          <w:t xml:space="preserve">Leave-one-out cross-validation (LOOCV)</w:t>
        </w:r>
      </w:ins>
      <w:ins w:id="3839" w:author="PR Preview" w:date="2026-01-01T00:00:00Z">
        <w:r>
          <w:t xml:space="preserve"> </w:t>
        </w:r>
      </w:ins>
      <w:ins w:id="3840" w:author="PR Preview" w:date="2026-01-01T00:00:00Z">
        <w:r>
          <w:t xml:space="preserve">is</w:t>
        </w:r>
      </w:ins>
      <w:ins w:id="3841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842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843" w:author="PR Preview" w:date="2026-01-01T00:00:00Z">
        <w:r>
          <w:t xml:space="preserve"> </w:t>
        </w:r>
      </w:ins>
      <w:ins w:id="3844" w:author="PR Preview" w:date="2026-01-01T00:00:00Z">
        <w:r>
          <w:t xml:space="preserve">with</w:t>
        </w:r>
      </w:ins>
      <w:ins w:id="384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3846" w:author="PR Preview" w:date="2026-01-01T00:00:00Z">
        <w:r>
          <w:t xml:space="preserve">,</w:t>
        </w:r>
      </w:ins>
      <w:ins w:id="3847" w:author="PR Preview" w:date="2026-01-01T00:00:00Z">
        <w:r>
          <w:t xml:space="preserve"> </w:t>
        </w:r>
      </w:ins>
      <w:ins w:id="3848" w:author="PR Preview" w:date="2026-01-01T00:00:00Z">
        <w:r>
          <w:t xml:space="preserve">so that each of the</w:t>
        </w:r>
      </w:ins>
      <w:ins w:id="3849" w:author="PR Preview" w:date="2026-01-01T00:00:00Z">
        <w:r>
          <w:t xml:space="preserve"> </w:t>
        </w:r>
      </w:ins>
      <m:oMath>
        <m:r>
          <m:t>n</m:t>
        </m:r>
      </m:oMath>
      <w:ins w:id="3850" w:author="PR Preview" w:date="2026-01-01T00:00:00Z">
        <w:r>
          <w:t xml:space="preserve"> </w:t>
        </w:r>
      </w:ins>
      <w:hyperlink w:anchor="def-folds">
        <w:ins w:id="3851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852" w:author="PR Preview" w:date="2026-01-01T00:00:00Z">
        <w:r>
          <w:t xml:space="preserve"> </w:t>
        </w:r>
      </w:ins>
      <w:ins w:id="3853" w:author="PR Preview" w:date="2026-01-01T00:00:00Z">
        <w:r>
          <w:t xml:space="preserve">holds one observation,</w:t>
        </w:r>
      </w:ins>
      <w:ins w:id="3854" w:author="PR Preview" w:date="2026-01-01T00:00:00Z">
        <w:r>
          <w:t xml:space="preserve"> </w:t>
        </w:r>
      </w:ins>
      <w:ins w:id="3855" w:author="PR Preview" w:date="2026-01-01T00:00:00Z">
        <w:r>
          <w:t xml:space="preserve">and the</w:t>
        </w:r>
      </w:ins>
      <w:ins w:id="3856" w:author="PR Preview" w:date="2026-01-01T00:00:00Z">
        <w:r>
          <w:t xml:space="preserve"> </w:t>
        </w:r>
      </w:ins>
      <w:hyperlink w:anchor="def-fold-out-rule">
        <w:ins w:id="3857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858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3859" w:author="PR Preview" w:date="2026-01-01T00:00:00Z">
        <w:r>
          <w:t xml:space="preserve"> </w:t>
        </w:r>
      </w:ins>
      <w:ins w:id="3860" w:author="PR Preview" w:date="2026-01-01T00:00:00Z">
        <w:r>
          <w:t xml:space="preserve">of observation</w:t>
        </w:r>
      </w:ins>
      <w:ins w:id="3861" w:author="PR Preview" w:date="2026-01-01T00:00:00Z">
        <w:r>
          <w:t xml:space="preserve"> </w:t>
        </w:r>
      </w:ins>
      <m:oMath>
        <m:r>
          <m:t>i</m:t>
        </m:r>
      </m:oMath>
      <w:ins w:id="3862" w:author="PR Preview" w:date="2026-01-01T00:00:00Z">
        <w:r>
          <w:t xml:space="preserve">’s</w:t>
        </w:r>
      </w:ins>
      <w:ins w:id="3863" w:author="PR Preview" w:date="2026-01-01T00:00:00Z">
        <w:r>
          <w:t xml:space="preserve"> </w:t>
        </w:r>
      </w:ins>
      <w:hyperlink w:anchor="def-fold-assignment">
        <w:ins w:id="3864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865" w:author="PR Preview" w:date="2026-01-01T00:00:00Z">
        <w:r>
          <w:t xml:space="preserve"> </w:t>
        </w:r>
      </w:ins>
      <w:ins w:id="3866" w:author="PR Preview" w:date="2026-01-01T00:00:00Z">
        <w:r>
          <w:t xml:space="preserve">is fitted to all observations except observation</w:t>
        </w:r>
      </w:ins>
      <w:ins w:id="3867" w:author="PR Preview" w:date="2026-01-01T00:00:00Z">
        <w:r>
          <w:t xml:space="preserve"> </w:t>
        </w:r>
      </w:ins>
      <m:oMath>
        <m:r>
          <m:t>i</m:t>
        </m:r>
      </m:oMath>
      <w:ins w:id="3868" w:author="PR Preview" w:date="2026-01-01T00:00:00Z">
        <w:r>
          <w:t xml:space="preserve">.</w:t>
        </w:r>
      </w:ins>
      <w:ins w:id="3869" w:author="PR Preview" w:date="2026-01-01T00:00:00Z">
        <w:r>
          <w:t xml:space="preserve"> </w:t>
        </w:r>
      </w:ins>
      <w:ins w:id="3870" w:author="PR Preview" w:date="2026-01-01T00:00:00Z">
        <w:r>
          <w:t xml:space="preserve">Its</w:t>
        </w:r>
      </w:ins>
      <w:ins w:id="3871" w:author="PR Preview" w:date="2026-01-01T00:00:00Z">
        <w:r>
          <w:t xml:space="preserve"> </w:t>
        </w:r>
      </w:ins>
      <w:hyperlink w:anchor="def-cv-estimate">
        <w:ins w:id="3872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873" w:author="PR Preview" w:date="2026-01-01T00:00:00Z">
        <w:r>
          <w:t xml:space="preserve"> </w:t>
        </w:r>
      </w:ins>
      <w:ins w:id="3874" w:author="PR Preview" w:date="2026-01-01T00:00:00Z">
        <w:r>
          <w:t xml:space="preserve">(</w:t>
        </w:r>
      </w:ins>
      <w:hyperlink w:anchor="eq-cv-estimate">
        <w:ins w:id="3875" w:author="PR Preview" w:date="2026-01-01T00:00:00Z">
          <w:r>
            <w:rPr>
              <w:rStyle w:val="Hyperlink"/>
            </w:rPr>
            <w:t xml:space="preserve">Equation 28</w:t>
          </w:r>
        </w:ins>
      </w:hyperlink>
      <w:ins w:id="3876" w:author="PR Preview" w:date="2026-01-01T00:00:00Z">
        <w:r>
          <w:t xml:space="preserve"> </w:t>
        </w:r>
      </w:ins>
      <w:ins w:id="3877" w:author="PR Preview" w:date="2026-01-01T00:00:00Z">
        <w:r>
          <w:t xml:space="preserve">with</w:t>
        </w:r>
      </w:ins>
      <w:ins w:id="387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3879" w:author="PR Preview" w:date="2026-01-01T00:00:00Z">
        <w:r>
          <w:t xml:space="preserve">) is</w:t>
        </w:r>
      </w:ins>
    </w:p>
    <w:p>
      <w:pPr>
        <w:pStyle w:val="BodyText"/>
      </w:pPr>
      <w:bookmarkStart w:id="19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95"/>
    <w:bookmarkStart w:id="197" w:name="def-term-vector"/>
    <w:p>
      <w:pPr>
        <w:pStyle w:val="BodyText"/>
      </w:pPr>
      <w:ins w:id="3880" w:author="PR Preview" w:date="2026-01-01T00:00:00Z">
        <w:r>
          <w:rPr>
            <w:b/>
            <w:bCs/>
          </w:rPr>
          <w:t xml:space="preserve">Definition 32 (Term vector)</w:t>
        </w:r>
      </w:ins>
      <w:ins w:id="3881" w:author="PR Preview" w:date="2026-01-01T00:00:00Z">
        <w:r>
          <w:t xml:space="preserve"> </w:t>
        </w:r>
      </w:ins>
      <w:ins w:id="3882" w:author="PR Preview" w:date="2026-01-01T00:00:00Z">
        <w:r>
          <w:t xml:space="preserve">Consider a model whose mean is a linear combination</w:t>
        </w:r>
      </w:ins>
      <w:ins w:id="3883" w:author="PR Preview" w:date="2026-01-01T00:00:00Z">
        <w:r>
          <w:t xml:space="preserve"> </w:t>
        </w:r>
      </w:ins>
      <w:ins w:id="3884" w:author="PR Preview" w:date="2026-01-01T00:00:00Z">
        <w:r>
          <w:t xml:space="preserve">of</w:t>
        </w:r>
      </w:ins>
      <w:ins w:id="3885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3886" w:author="PR Preview" w:date="2026-01-01T00:00:00Z">
        <w:r>
          <w:t xml:space="preserve"> </w:t>
        </w:r>
      </w:ins>
      <w:ins w:id="3887" w:author="PR Preview" w:date="2026-01-01T00:00:00Z">
        <w:r>
          <w:t xml:space="preserve">terms</w:t>
        </w:r>
      </w:ins>
      <w:ins w:id="3888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889" w:author="PR Preview" w:date="2026-01-01T00:00:00Z">
        <w:r>
          <w:t xml:space="preserve"> </w:t>
        </w:r>
      </w:ins>
      <w:ins w:id="3890" w:author="PR Preview" w:date="2026-01-01T00:00:00Z">
        <w:r>
          <w:t xml:space="preserve">of the covariate value,</w:t>
        </w:r>
      </w:ins>
      <w:ins w:id="3891" w:author="PR Preview" w:date="2026-01-01T00:00:00Z">
        <w:r>
          <w:t xml:space="preserve"> </w:t>
        </w:r>
      </w:ins>
      <w:ins w:id="3892" w:author="PR Preview" w:date="2026-01-01T00:00:00Z">
        <w:r>
          <w:t xml:space="preserve">such as</w:t>
        </w:r>
      </w:ins>
      <w:ins w:id="3893" w:author="PR Preview" w:date="2026-01-01T00:00:00Z">
        <w:r>
          <w:t xml:space="preserve"> </w:t>
        </w:r>
      </w:ins>
      <m:oMath>
        <m:r>
          <m:t>1</m:t>
        </m:r>
      </m:oMath>
      <w:ins w:id="3894" w:author="PR Preview" w:date="2026-01-01T00:00:00Z">
        <w:r>
          <w:t xml:space="preserve">,</w:t>
        </w:r>
      </w:ins>
      <w:ins w:id="3895" w:author="PR Preview" w:date="2026-01-01T00:00:00Z">
        <w:r>
          <w:t xml:space="preserve"> </w:t>
        </w:r>
      </w:ins>
      <m:oMath>
        <m:r>
          <m:t>x</m:t>
        </m:r>
      </m:oMath>
      <w:ins w:id="3896" w:author="PR Preview" w:date="2026-01-01T00:00:00Z">
        <w:r>
          <w:t xml:space="preserve"> </w:t>
        </w:r>
      </w:ins>
      <w:ins w:id="3897" w:author="PR Preview" w:date="2026-01-01T00:00:00Z">
        <w:r>
          <w:t xml:space="preserve">and</w:t>
        </w:r>
      </w:ins>
      <w:ins w:id="389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3899" w:author="PR Preview" w:date="2026-01-01T00:00:00Z">
        <w:r>
          <w:t xml:space="preserve">.</w:t>
        </w:r>
      </w:ins>
      <w:ins w:id="3900" w:author="PR Preview" w:date="2026-01-01T00:00:00Z">
        <w:r>
          <w:t xml:space="preserve"> </w:t>
        </w:r>
      </w:ins>
      <w:ins w:id="3901" w:author="PR Preview" w:date="2026-01-01T00:00:00Z">
        <w:r>
          <w:t xml:space="preserve">The</w:t>
        </w:r>
      </w:ins>
      <w:ins w:id="3902" w:author="PR Preview" w:date="2026-01-01T00:00:00Z">
        <w:r>
          <w:t xml:space="preserve"> </w:t>
        </w:r>
      </w:ins>
      <w:ins w:id="3903" w:author="PR Preview" w:date="2026-01-01T00:00:00Z">
        <w:r>
          <w:rPr>
            <w:b/>
            <w:bCs/>
          </w:rPr>
          <w:t xml:space="preserve">term vector</w:t>
        </w:r>
      </w:ins>
      <w:ins w:id="390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3905" w:author="PR Preview" w:date="2026-01-01T00:00:00Z">
        <w:r>
          <w:t xml:space="preserve"> </w:t>
        </w:r>
      </w:ins>
      <w:ins w:id="3906" w:author="PR Preview" w:date="2026-01-01T00:00:00Z">
        <w:r>
          <w:t xml:space="preserve">of observation</w:t>
        </w:r>
      </w:ins>
      <w:ins w:id="3907" w:author="PR Preview" w:date="2026-01-01T00:00:00Z">
        <w:r>
          <w:t xml:space="preserve"> </w:t>
        </w:r>
      </w:ins>
      <m:oMath>
        <m:r>
          <m:t>i</m:t>
        </m:r>
      </m:oMath>
      <w:ins w:id="3908" w:author="PR Preview" w:date="2026-01-01T00:00:00Z">
        <w:r>
          <w:t xml:space="preserve"> </w:t>
        </w:r>
      </w:ins>
      <w:ins w:id="3909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ins w:id="3910" w:author="PR Preview" w:date="2026-01-01T00:00:00Z">
        <w:r>
          <w:rPr>
            <w:i/>
            <w:iCs/>
          </w:rPr>
          <w:t xml:space="preserve">Remark 11</w:t>
        </w:r>
      </w:ins>
      <w:ins w:id="3911" w:author="PR Preview" w:date="2026-01-01T00:00:00Z">
        <w:r>
          <w:t xml:space="preserve"> (The term vector of simple linear regression). </w:t>
        </w:r>
      </w:ins>
      <w:ins w:id="3912" w:author="PR Preview" w:date="2026-01-01T00:00:00Z">
        <w:r>
          <w:t xml:space="preserve">In simple linear regression the terms are</w:t>
        </w:r>
      </w:ins>
      <w:ins w:id="3913" w:author="PR Preview" w:date="2026-01-01T00:00:00Z">
        <w:r>
          <w:t xml:space="preserve"> </w:t>
        </w:r>
      </w:ins>
      <m:oMath>
        <m:r>
          <m:t>1</m:t>
        </m:r>
      </m:oMath>
      <w:ins w:id="3914" w:author="PR Preview" w:date="2026-01-01T00:00:00Z">
        <w:r>
          <w:t xml:space="preserve"> </w:t>
        </w:r>
      </w:ins>
      <w:ins w:id="3915" w:author="PR Preview" w:date="2026-01-01T00:00:00Z">
        <w:r>
          <w:t xml:space="preserve">and</w:t>
        </w:r>
      </w:ins>
      <w:ins w:id="3916" w:author="PR Preview" w:date="2026-01-01T00:00:00Z">
        <w:r>
          <w:t xml:space="preserve"> </w:t>
        </w:r>
      </w:ins>
      <m:oMath>
        <m:r>
          <m:t>x</m:t>
        </m:r>
      </m:oMath>
      <w:ins w:id="3917" w:author="PR Preview" w:date="2026-01-01T00:00:00Z">
        <w:r>
          <w:t xml:space="preserve">,</w:t>
        </w:r>
      </w:ins>
      <w:ins w:id="3918" w:author="PR Preview" w:date="2026-01-01T00:00:00Z">
        <w:r>
          <w:t xml:space="preserve"> </w:t>
        </w:r>
      </w:ins>
      <w:ins w:id="3919" w:author="PR Preview" w:date="2026-01-01T00:00:00Z">
        <w:r>
          <w:t xml:space="preserve">so the</w:t>
        </w:r>
      </w:ins>
      <w:ins w:id="3920" w:author="PR Preview" w:date="2026-01-01T00:00:00Z">
        <w:r>
          <w:t xml:space="preserve"> </w:t>
        </w:r>
      </w:ins>
      <w:hyperlink w:anchor="def-term-vector">
        <w:ins w:id="3921" w:author="PR Preview" w:date="2026-01-01T00:00:00Z">
          <w:r>
            <w:rPr>
              <w:rStyle w:val="Hyperlink"/>
            </w:rPr>
            <w:t xml:space="preserve">term vector</w:t>
          </w:r>
        </w:ins>
      </w:hyperlink>
      <w:ins w:id="392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3923" w:author="PR Preview" w:date="2026-01-01T00:00:00Z">
        <w:r>
          <w:t xml:space="preserve"> </w:t>
        </w:r>
      </w:ins>
      <w:ins w:id="3924" w:author="PR Preview" w:date="2026-01-01T00:00:00Z">
        <w:r>
          <w:t xml:space="preserve">is the</w:t>
        </w:r>
      </w:ins>
      <w:ins w:id="3925" w:author="PR Preview" w:date="2026-01-01T00:00:00Z">
        <w:r>
          <w:t xml:space="preserve"> </w:t>
        </w:r>
      </w:ins>
      <w:hyperlink r:id="rId198">
        <w:ins w:id="3926" w:author="PR Preview" w:date="2026-01-01T00:00:00Z">
          <w:r>
            <w:rPr>
              <w:rStyle w:val="Hyperlink"/>
            </w:rPr>
            <w:t xml:space="preserve">covariate vector</w:t>
          </w:r>
        </w:ins>
      </w:hyperlink>
      <w:ins w:id="392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ins w:id="3928" w:author="PR Preview" w:date="2026-01-01T00:00:00Z">
        <w:r>
          <w:t xml:space="preserve">.</w:t>
        </w:r>
      </w:ins>
    </w:p>
    <w:bookmarkEnd w:id="199"/>
    <w:bookmarkStart w:id="204" w:name="def-cross-product-matrix"/>
    <w:p>
      <w:pPr>
        <w:pStyle w:val="BodyText"/>
      </w:pPr>
      <w:ins w:id="3929" w:author="PR Preview" w:date="2026-01-01T00:00:00Z">
        <w:r>
          <w:rPr>
            <w:b/>
            <w:bCs/>
          </w:rPr>
          <w:t xml:space="preserve">Definition 33 (Cross-product matrix)</w:t>
        </w:r>
      </w:ins>
      <w:ins w:id="3930" w:author="PR Preview" w:date="2026-01-01T00:00:00Z">
        <w:r>
          <w:t xml:space="preserve"> </w:t>
        </w:r>
      </w:ins>
      <w:ins w:id="3931" w:author="PR Preview" w:date="2026-01-01T00:00:00Z">
        <w:r>
          <w:t xml:space="preserve">The</w:t>
        </w:r>
      </w:ins>
      <w:ins w:id="3932" w:author="PR Preview" w:date="2026-01-01T00:00:00Z">
        <w:r>
          <w:t xml:space="preserve"> </w:t>
        </w:r>
      </w:ins>
      <w:ins w:id="3933" w:author="PR Preview" w:date="2026-01-01T00:00:00Z">
        <w:r>
          <w:rPr>
            <w:b/>
            <w:bCs/>
          </w:rPr>
          <w:t xml:space="preserve">cross-product matrix</w:t>
        </w:r>
      </w:ins>
      <w:ins w:id="3934" w:author="PR Preview" w:date="2026-01-01T00:00:00Z">
        <w:r>
          <w:t xml:space="preserve"> </w:t>
        </w:r>
      </w:ins>
      <m:oMath>
        <m:r>
          <m:t>A</m:t>
        </m:r>
      </m:oMath>
      <w:ins w:id="3935" w:author="PR Preview" w:date="2026-01-01T00:00:00Z">
        <w:r>
          <w:t xml:space="preserve"> </w:t>
        </w:r>
      </w:ins>
      <w:ins w:id="3936" w:author="PR Preview" w:date="2026-01-01T00:00:00Z">
        <w:r>
          <w:t xml:space="preserve">of</w:t>
        </w:r>
      </w:ins>
      <w:ins w:id="3937" w:author="PR Preview" w:date="2026-01-01T00:00:00Z">
        <w:r>
          <w:t xml:space="preserve"> </w:t>
        </w:r>
      </w:ins>
      <w:hyperlink w:anchor="def-term-vector">
        <w:ins w:id="3938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393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3940" w:author="PR Preview" w:date="2026-01-01T00:00:00Z">
        <w:r>
          <w:t xml:space="preserve">,</w:t>
        </w:r>
      </w:ins>
      <w:ins w:id="394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3942" w:author="PR Preview" w:date="2026-01-01T00:00:00Z">
        <w:r>
          <w:t xml:space="preserve">, of a training set indexed by</w:t>
        </w:r>
      </w:ins>
      <w:ins w:id="3943" w:author="PR Preview" w:date="2026-01-01T00:00:00Z">
        <w:r>
          <w:t xml:space="preserve"> </w:t>
        </w:r>
      </w:ins>
      <m:oMath>
        <m:r>
          <m:t>I</m:t>
        </m:r>
      </m:oMath>
      <w:ins w:id="3944" w:author="PR Preview" w:date="2026-01-01T00:00:00Z">
        <w:r>
          <w:t xml:space="preserve">,</w:t>
        </w:r>
      </w:ins>
      <w:ins w:id="3945" w:author="PR Preview" w:date="2026-01-01T00:00:00Z">
        <w:r>
          <w:t xml:space="preserve"> </w:t>
        </w:r>
      </w:ins>
      <w:ins w:id="3946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04"/>
    <w:bookmarkStart w:id="207" w:name="rem-cross-product-matrix"/>
    <w:p>
      <w:pPr>
        <w:pStyle w:val="BodyText"/>
      </w:pPr>
      <w:ins w:id="3947" w:author="PR Preview" w:date="2026-01-01T00:00:00Z">
        <w:r>
          <w:rPr>
            <w:i/>
            <w:iCs/>
          </w:rPr>
          <w:t xml:space="preserve">Remark 12</w:t>
        </w:r>
      </w:ins>
      <w:ins w:id="3948" w:author="PR Preview" w:date="2026-01-01T00:00:00Z">
        <w:r>
          <w:t xml:space="preserve"> (Cross-product matrix as a matrix product). </w:t>
        </w:r>
      </w:ins>
      <w:ins w:id="3949" w:author="PR Preview" w:date="2026-01-01T00:00:00Z">
        <w:r>
          <w:t xml:space="preserve">Let</w:t>
        </w:r>
      </w:ins>
      <w:ins w:id="3950" w:author="PR Preview" w:date="2026-01-01T00:00:00Z">
        <w:r>
          <w:t xml:space="preserve"> </w:t>
        </w:r>
      </w:ins>
      <m:oMath>
        <m:r>
          <m:t>D</m:t>
        </m:r>
      </m:oMath>
      <w:ins w:id="3951" w:author="PR Preview" w:date="2026-01-01T00:00:00Z">
        <w:r>
          <w:t xml:space="preserve"> </w:t>
        </w:r>
      </w:ins>
      <w:ins w:id="3952" w:author="PR Preview" w:date="2026-01-01T00:00:00Z">
        <w:r>
          <w:t xml:space="preserve">be the matrix whose rows are the transposed</w:t>
        </w:r>
      </w:ins>
      <w:ins w:id="3953" w:author="PR Preview" w:date="2026-01-01T00:00:00Z">
        <w:r>
          <w:t xml:space="preserve"> </w:t>
        </w:r>
      </w:ins>
      <w:hyperlink w:anchor="def-term-vector">
        <w:ins w:id="3954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3955" w:author="PR Preview" w:date="2026-01-01T00:00:00Z">
        <w:r>
          <w:t xml:space="preserve"> </w:t>
        </w:r>
      </w:ins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3956" w:author="PR Preview" w:date="2026-01-01T00:00:00Z">
        <w:r>
          <w:t xml:space="preserve">,</w:t>
        </w:r>
      </w:ins>
      <w:ins w:id="395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3958" w:author="PR Preview" w:date="2026-01-01T00:00:00Z">
        <w:r>
          <w:t xml:space="preserve">.</w:t>
        </w:r>
      </w:ins>
      <w:ins w:id="3959" w:author="PR Preview" w:date="2026-01-01T00:00:00Z">
        <w:r>
          <w:t xml:space="preserve"> </w:t>
        </w:r>
      </w:ins>
      <w:ins w:id="3960" w:author="PR Preview" w:date="2026-01-01T00:00:00Z">
        <w:r>
          <w:t xml:space="preserve">The cross-product matrix then equals the matrix product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7"/>
    <w:bookmarkStart w:id="213" w:name="def-leverage"/>
    <w:p>
      <w:pPr>
        <w:pStyle w:val="BodyText"/>
      </w:pPr>
      <w:del w:id="3961" w:author="PR Preview" w:date="2026-01-01T00:00:00Z">
        <w:r>
          <w:rPr>
            <w:b/>
            <w:bCs/>
          </w:rPr>
          <w:delText xml:space="preserve">Definition 31 (Leverage)</w:delText>
        </w:r>
      </w:del>
      <w:del w:id="3962" w:author="PR Preview" w:date="2026-01-01T00:00:00Z">
        <w:r>
          <w:delText xml:space="preserve"> </w:delText>
        </w:r>
      </w:del>
      <w:del w:id="3963" w:author="PR Preview" w:date="2026-01-01T00:00:00Z">
        <w:r>
          <w:delText xml:space="preserve">Consider a linear model fitted by</w:delText>
        </w:r>
      </w:del>
      <w:del w:id="3964" w:author="PR Preview" w:date="2026-01-01T00:00:00Z">
        <w:r>
          <w:delText xml:space="preserve"> </w:delText>
        </w:r>
      </w:del>
      <w:hyperlink r:id="rId208">
        <w:del w:id="3965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3966" w:author="PR Preview" w:date="2026-01-01T00:00:00Z">
        <w:r>
          <w:delText xml:space="preserve">,</w:delText>
        </w:r>
      </w:del>
      <w:del w:id="3967" w:author="PR Preview" w:date="2026-01-01T00:00:00Z">
        <w:r>
          <w:delText xml:space="preserve"> </w:delText>
        </w:r>
      </w:del>
      <w:del w:id="3968" w:author="PR Preview" w:date="2026-01-01T00:00:00Z">
        <w:r>
          <w:delText xml:space="preserve">with</w:delText>
        </w:r>
      </w:del>
      <w:del w:id="3969" w:author="PR Preview" w:date="2026-01-01T00:00:00Z">
        <w:r>
          <w:delText xml:space="preserve"> </w:delText>
        </w:r>
      </w:del>
      <w:hyperlink w:anchor="def-term-vector">
        <w:del w:id="3970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397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3972" w:author="PR Preview" w:date="2026-01-01T00:00:00Z">
        <w:r>
          <w:delText xml:space="preserve">,</w:delText>
        </w:r>
      </w:del>
      <w:del w:id="397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3974" w:author="PR Preview" w:date="2026-01-01T00:00:00Z">
        <w:r>
          <w:delText xml:space="preserve">,</w:delText>
        </w:r>
      </w:del>
      <w:del w:id="3975" w:author="PR Preview" w:date="2026-01-01T00:00:00Z">
        <w:r>
          <w:delText xml:space="preserve"> </w:delText>
        </w:r>
      </w:del>
      <w:del w:id="3976" w:author="PR Preview" w:date="2026-01-01T00:00:00Z">
        <w:r>
          <w:delText xml:space="preserve">and an invertible</w:delText>
        </w:r>
      </w:del>
      <w:del w:id="3977" w:author="PR Preview" w:date="2026-01-01T00:00:00Z">
        <w:r>
          <w:delText xml:space="preserve"> </w:delText>
        </w:r>
      </w:del>
      <w:hyperlink w:anchor="def-cross-product-matrix">
        <w:del w:id="3978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3979" w:author="PR Preview" w:date="2026-01-01T00:00:00Z">
        <w:r>
          <w:delText xml:space="preserve"> </w:delText>
        </w:r>
      </w:del>
      <m:oMath>
        <m:r>
          <m:t>A</m:t>
        </m:r>
      </m:oMath>
      <w:del w:id="3980" w:author="PR Preview" w:date="2026-01-01T00:00:00Z">
        <w:r>
          <w:delText xml:space="preserve">.</w:delText>
        </w:r>
      </w:del>
      <w:del w:id="3981" w:author="PR Preview" w:date="2026-01-01T00:00:00Z">
        <w:r>
          <w:delText xml:space="preserve"> </w:delText>
        </w:r>
      </w:del>
      <w:del w:id="3982" w:author="PR Preview" w:date="2026-01-01T00:00:00Z">
        <w:r>
          <w:delText xml:space="preserve">The</w:delText>
        </w:r>
      </w:del>
      <w:del w:id="3983" w:author="PR Preview" w:date="2026-01-01T00:00:00Z">
        <w:r>
          <w:delText xml:space="preserve"> </w:delText>
        </w:r>
      </w:del>
      <w:del w:id="3984" w:author="PR Preview" w:date="2026-01-01T00:00:00Z">
        <w:r>
          <w:rPr>
            <w:b/>
            <w:bCs/>
          </w:rPr>
          <w:delText xml:space="preserve">leverage</w:delText>
        </w:r>
      </w:del>
      <w:del w:id="3985" w:author="PR Preview" w:date="2026-01-01T00:00:00Z">
        <w:r>
          <w:delText xml:space="preserve"> </w:delText>
        </w:r>
      </w:del>
      <w:del w:id="3986" w:author="PR Preview" w:date="2026-01-01T00:00:00Z">
        <w:r>
          <w:delText xml:space="preserve">of observation</w:delText>
        </w:r>
      </w:del>
      <w:del w:id="3987" w:author="PR Preview" w:date="2026-01-01T00:00:00Z">
        <w:r>
          <w:delText xml:space="preserve"> </w:delText>
        </w:r>
      </w:del>
      <m:oMath>
        <m:r>
          <m:t>i</m:t>
        </m:r>
      </m:oMath>
      <w:del w:id="3988" w:author="PR Preview" w:date="2026-01-01T00:00:00Z">
        <w:r>
          <w:delText xml:space="preserve"> </w:delText>
        </w:r>
      </w:del>
      <w:del w:id="3989" w:author="PR Preview" w:date="2026-01-01T00:00:00Z">
        <w:r>
          <w:delText xml:space="preserve">is</w:delText>
        </w:r>
      </w:del>
    </w:p>
    <w:p>
      <w:pPr>
        <w:pStyle w:val="BodyText"/>
      </w:pPr>
      <w:ins w:id="3990" w:author="PR Preview" w:date="2026-01-01T00:00:00Z">
        <w:r>
          <w:rPr>
            <w:b/>
            <w:bCs/>
          </w:rPr>
          <w:t xml:space="preserve">Definition 34 (Leverage)</w:t>
        </w:r>
      </w:ins>
      <w:ins w:id="3991" w:author="PR Preview" w:date="2026-01-01T00:00:00Z">
        <w:r>
          <w:t xml:space="preserve"> </w:t>
        </w:r>
      </w:ins>
      <w:ins w:id="3992" w:author="PR Preview" w:date="2026-01-01T00:00:00Z">
        <w:r>
          <w:t xml:space="preserve">Consider a linear model fitted by</w:t>
        </w:r>
      </w:ins>
      <w:ins w:id="3993" w:author="PR Preview" w:date="2026-01-01T00:00:00Z">
        <w:r>
          <w:t xml:space="preserve"> </w:t>
        </w:r>
      </w:ins>
      <w:hyperlink r:id="rId208">
        <w:ins w:id="3994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3995" w:author="PR Preview" w:date="2026-01-01T00:00:00Z">
        <w:r>
          <w:t xml:space="preserve">,</w:t>
        </w:r>
      </w:ins>
      <w:ins w:id="3996" w:author="PR Preview" w:date="2026-01-01T00:00:00Z">
        <w:r>
          <w:t xml:space="preserve"> </w:t>
        </w:r>
      </w:ins>
      <w:ins w:id="3997" w:author="PR Preview" w:date="2026-01-01T00:00:00Z">
        <w:r>
          <w:t xml:space="preserve">with</w:t>
        </w:r>
      </w:ins>
      <w:ins w:id="3998" w:author="PR Preview" w:date="2026-01-01T00:00:00Z">
        <w:r>
          <w:t xml:space="preserve"> </w:t>
        </w:r>
      </w:ins>
      <w:hyperlink w:anchor="def-term-vector">
        <w:ins w:id="3999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00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4001" w:author="PR Preview" w:date="2026-01-01T00:00:00Z">
        <w:r>
          <w:t xml:space="preserve">,</w:t>
        </w:r>
      </w:ins>
      <w:ins w:id="400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003" w:author="PR Preview" w:date="2026-01-01T00:00:00Z">
        <w:r>
          <w:t xml:space="preserve">,</w:t>
        </w:r>
      </w:ins>
      <w:ins w:id="4004" w:author="PR Preview" w:date="2026-01-01T00:00:00Z">
        <w:r>
          <w:t xml:space="preserve"> </w:t>
        </w:r>
      </w:ins>
      <w:ins w:id="4005" w:author="PR Preview" w:date="2026-01-01T00:00:00Z">
        <w:r>
          <w:t xml:space="preserve">and an invertible</w:t>
        </w:r>
      </w:ins>
      <w:ins w:id="4006" w:author="PR Preview" w:date="2026-01-01T00:00:00Z">
        <w:r>
          <w:t xml:space="preserve"> </w:t>
        </w:r>
      </w:ins>
      <w:hyperlink w:anchor="def-cross-product-matrix">
        <w:ins w:id="4007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4008" w:author="PR Preview" w:date="2026-01-01T00:00:00Z">
        <w:r>
          <w:t xml:space="preserve"> </w:t>
        </w:r>
      </w:ins>
      <m:oMath>
        <m:r>
          <m:t>A</m:t>
        </m:r>
      </m:oMath>
      <w:ins w:id="4009" w:author="PR Preview" w:date="2026-01-01T00:00:00Z">
        <w:r>
          <w:t xml:space="preserve">.</w:t>
        </w:r>
      </w:ins>
      <w:ins w:id="4010" w:author="PR Preview" w:date="2026-01-01T00:00:00Z">
        <w:r>
          <w:t xml:space="preserve"> </w:t>
        </w:r>
      </w:ins>
      <w:ins w:id="4011" w:author="PR Preview" w:date="2026-01-01T00:00:00Z">
        <w:r>
          <w:t xml:space="preserve">The</w:t>
        </w:r>
      </w:ins>
      <w:ins w:id="4012" w:author="PR Preview" w:date="2026-01-01T00:00:00Z">
        <w:r>
          <w:t xml:space="preserve"> </w:t>
        </w:r>
      </w:ins>
      <w:ins w:id="4013" w:author="PR Preview" w:date="2026-01-01T00:00:00Z">
        <w:r>
          <w:rPr>
            <w:b/>
            <w:bCs/>
          </w:rPr>
          <w:t xml:space="preserve">leverage</w:t>
        </w:r>
      </w:ins>
      <w:ins w:id="4014" w:author="PR Preview" w:date="2026-01-01T00:00:00Z">
        <w:r>
          <w:t xml:space="preserve"> </w:t>
        </w:r>
      </w:ins>
      <w:ins w:id="4015" w:author="PR Preview" w:date="2026-01-01T00:00:00Z">
        <w:r>
          <w:t xml:space="preserve">of observation</w:t>
        </w:r>
      </w:ins>
      <w:ins w:id="4016" w:author="PR Preview" w:date="2026-01-01T00:00:00Z">
        <w:r>
          <w:t xml:space="preserve"> </w:t>
        </w:r>
      </w:ins>
      <m:oMath>
        <m:r>
          <m:t>i</m:t>
        </m:r>
      </m:oMath>
      <w:ins w:id="4017" w:author="PR Preview" w:date="2026-01-01T00:00:00Z">
        <w:r>
          <w:t xml:space="preserve"> </w:t>
        </w:r>
      </w:ins>
      <w:ins w:id="4018" w:author="PR Preview" w:date="2026-01-01T00:00:00Z">
        <w:r>
          <w:t xml:space="preserve">is</w:t>
        </w:r>
      </w:ins>
    </w:p>
    <w:p>
      <w:pPr>
        <w:pStyle w:val="BodyText"/>
      </w:pPr>
      <w:bookmarkStart w:id="20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13"/>
    <w:bookmarkStart w:id="21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8" w:name="exm-loocv-shortcut"/>
    <w:p>
      <w:pPr>
        <w:pStyle w:val="BodyText"/>
      </w:pPr>
      <w:del w:id="4019" w:author="PR Preview" w:date="2026-01-01T00:00:00Z">
        <w:r>
          <w:rPr>
            <w:b/>
            <w:bCs/>
          </w:rPr>
          <w:delText xml:space="preserve">Example 9 (Leave-one-out cross-validation of the</w:delText>
        </w:r>
      </w:del>
      <w:del w:id="4020" w:author="PR Preview" w:date="2026-01-01T00:00:00Z">
        <w:r>
          <w:rPr>
            <w:b/>
            <w:bCs/>
          </w:rPr>
          <w:delText xml:space="preserve"> </w:delText>
        </w:r>
      </w:del>
      <w:del w:id="4021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4022" w:author="PR Preview" w:date="2026-01-01T00:00:00Z">
        <w:r>
          <w:rPr>
            <w:b/>
            <w:bCs/>
          </w:rPr>
          <w:delText xml:space="preserve"> </w:delText>
        </w:r>
      </w:del>
      <w:del w:id="4023" w:author="PR Preview" w:date="2026-01-01T00:00:00Z">
        <w:r>
          <w:rPr>
            <w:b/>
            <w:bCs/>
          </w:rPr>
          <w:delText xml:space="preserve">polynomials)</w:delText>
        </w:r>
      </w:del>
      <w:del w:id="4024" w:author="PR Preview" w:date="2026-01-01T00:00:00Z">
        <w:r>
          <w:delText xml:space="preserve"> </w:delText>
        </w:r>
      </w:del>
      <w:del w:id="4025" w:author="PR Preview" w:date="2026-01-01T00:00:00Z">
        <w:r>
          <w:delText xml:space="preserve">This example computes</w:delText>
        </w:r>
      </w:del>
      <w:del w:id="402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4027" w:author="PR Preview" w:date="2026-01-01T00:00:00Z">
        <w:r>
          <w:delText xml:space="preserve"> </w:delText>
        </w:r>
      </w:del>
      <w:del w:id="4028" w:author="PR Preview" w:date="2026-01-01T00:00:00Z">
        <w:r>
          <w:delText xml:space="preserve">for the four</w:delText>
        </w:r>
      </w:del>
      <w:del w:id="4029" w:author="PR Preview" w:date="2026-01-01T00:00:00Z">
        <w:r>
          <w:delText xml:space="preserve"> </w:delText>
        </w:r>
      </w:del>
      <w:del w:id="4030" w:author="PR Preview" w:date="2026-01-01T00:00:00Z">
        <w:r>
          <w:rPr>
            <w:rStyle w:val="VerbatimChar"/>
          </w:rPr>
          <w:delText xml:space="preserve">mtcars</w:delText>
        </w:r>
      </w:del>
      <w:del w:id="4031" w:author="PR Preview" w:date="2026-01-01T00:00:00Z">
        <w:r>
          <w:delText xml:space="preserve"> </w:delText>
        </w:r>
      </w:del>
      <w:del w:id="4032" w:author="PR Preview" w:date="2026-01-01T00:00:00Z">
        <w:r>
          <w:delText xml:space="preserve">polynomials</w:delText>
        </w:r>
      </w:del>
      <w:del w:id="4033" w:author="PR Preview" w:date="2026-01-01T00:00:00Z">
        <w:r>
          <w:delText xml:space="preserve"> </w:delText>
        </w:r>
      </w:del>
      <w:del w:id="4034" w:author="PR Preview" w:date="2026-01-01T00:00:00Z">
        <w:r>
          <w:delText xml:space="preserve">of</w:delText>
        </w:r>
      </w:del>
      <w:del w:id="4035" w:author="PR Preview" w:date="2026-01-01T00:00:00Z">
        <w:r>
          <w:delText xml:space="preserve"> </w:delText>
        </w:r>
      </w:del>
      <w:hyperlink w:anchor="exr-overfitting">
        <w:del w:id="4036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4037" w:author="PR Preview" w:date="2026-01-01T00:00:00Z">
        <w:r>
          <w:delText xml:space="preserve"> </w:delText>
        </w:r>
      </w:del>
      <w:del w:id="4038" w:author="PR Preview" w:date="2026-01-01T00:00:00Z">
        <w:r>
          <w:delText xml:space="preserve">in two ways:</w:delText>
        </w:r>
      </w:del>
      <w:del w:id="4039" w:author="PR Preview" w:date="2026-01-01T00:00:00Z">
        <w:r>
          <w:delText xml:space="preserve"> </w:delText>
        </w:r>
      </w:del>
      <w:del w:id="4040" w:author="PR Preview" w:date="2026-01-01T00:00:00Z">
        <w:r>
          <w:delText xml:space="preserve">by fitting each model 32 times, as in</w:delText>
        </w:r>
      </w:del>
      <w:del w:id="4041" w:author="PR Preview" w:date="2026-01-01T00:00:00Z">
        <w:r>
          <w:delText xml:space="preserve"> </w:delText>
        </w:r>
      </w:del>
      <w:hyperlink w:anchor="eq-loocv">
        <w:del w:id="4042" w:author="PR Preview" w:date="2026-01-01T00:00:00Z">
          <w:r>
            <w:rPr>
              <w:rStyle w:val="Hyperlink"/>
            </w:rPr>
            <w:delText xml:space="preserve">Equation 28</w:delText>
          </w:r>
        </w:del>
      </w:hyperlink>
      <w:del w:id="4043" w:author="PR Preview" w:date="2026-01-01T00:00:00Z">
        <w:r>
          <w:delText xml:space="preserve">,</w:delText>
        </w:r>
      </w:del>
      <w:del w:id="4044" w:author="PR Preview" w:date="2026-01-01T00:00:00Z">
        <w:r>
          <w:delText xml:space="preserve"> </w:delText>
        </w:r>
      </w:del>
      <w:del w:id="4045" w:author="PR Preview" w:date="2026-01-01T00:00:00Z">
        <w:r>
          <w:delText xml:space="preserve">and by the single-fit formula of</w:delText>
        </w:r>
      </w:del>
      <w:del w:id="4046" w:author="PR Preview" w:date="2026-01-01T00:00:00Z">
        <w:r>
          <w:delText xml:space="preserve"> </w:delText>
        </w:r>
      </w:del>
      <w:hyperlink w:anchor="thm-loocv-shortcut">
        <w:del w:id="4047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4048" w:author="PR Preview" w:date="2026-01-01T00:00:00Z">
        <w:r>
          <w:delText xml:space="preserve">,</w:delText>
        </w:r>
      </w:del>
      <w:del w:id="4049" w:author="PR Preview" w:date="2026-01-01T00:00:00Z">
        <w:r>
          <w:delText xml:space="preserve"> </w:delText>
        </w:r>
      </w:del>
      <w:del w:id="4050" w:author="PR Preview" w:date="2026-01-01T00:00:00Z">
        <w:r>
          <w:delText xml:space="preserve">with the leverages from</w:delText>
        </w:r>
      </w:del>
      <w:del w:id="4051" w:author="PR Preview" w:date="2026-01-01T00:00:00Z">
        <w:r>
          <w:delText xml:space="preserve"> </w:delText>
        </w:r>
      </w:del>
      <w:del w:id="4052" w:author="PR Preview" w:date="2026-01-01T00:00:00Z">
        <w:r>
          <w:rPr>
            <w:rStyle w:val="VerbatimChar"/>
          </w:rPr>
          <w:delText xml:space="preserve">hatvalues()</w:delText>
        </w:r>
      </w:del>
      <w:del w:id="4053" w:author="PR Preview" w:date="2026-01-01T00:00:00Z">
        <w:r>
          <w:delText xml:space="preserve">.</w:delText>
        </w:r>
      </w:del>
    </w:p>
    <w:p>
      <w:pPr>
        <w:pStyle w:val="BodyText"/>
      </w:pPr>
      <w:ins w:id="4054" w:author="PR Preview" w:date="2026-01-01T00:00:00Z">
        <w:r>
          <w:rPr>
            <w:b/>
            <w:bCs/>
          </w:rPr>
          <w:t xml:space="preserve">Example 10 (Leave-one-out cross-validation of the</w:t>
        </w:r>
      </w:ins>
      <w:ins w:id="4055" w:author="PR Preview" w:date="2026-01-01T00:00:00Z">
        <w:r>
          <w:rPr>
            <w:b/>
            <w:bCs/>
          </w:rPr>
          <w:t xml:space="preserve"> </w:t>
        </w:r>
      </w:ins>
      <w:ins w:id="4056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4057" w:author="PR Preview" w:date="2026-01-01T00:00:00Z">
        <w:r>
          <w:rPr>
            <w:b/>
            <w:bCs/>
          </w:rPr>
          <w:t xml:space="preserve"> </w:t>
        </w:r>
      </w:ins>
      <w:ins w:id="4058" w:author="PR Preview" w:date="2026-01-01T00:00:00Z">
        <w:r>
          <w:rPr>
            <w:b/>
            <w:bCs/>
          </w:rPr>
          <w:t xml:space="preserve">polynomials)</w:t>
        </w:r>
      </w:ins>
      <w:ins w:id="4059" w:author="PR Preview" w:date="2026-01-01T00:00:00Z">
        <w:r>
          <w:t xml:space="preserve"> </w:t>
        </w:r>
      </w:ins>
      <w:ins w:id="4060" w:author="PR Preview" w:date="2026-01-01T00:00:00Z">
        <w:r>
          <w:t xml:space="preserve">This example computes</w:t>
        </w:r>
      </w:ins>
      <w:ins w:id="406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4062" w:author="PR Preview" w:date="2026-01-01T00:00:00Z">
        <w:r>
          <w:t xml:space="preserve"> </w:t>
        </w:r>
      </w:ins>
      <w:ins w:id="4063" w:author="PR Preview" w:date="2026-01-01T00:00:00Z">
        <w:r>
          <w:t xml:space="preserve">for the four</w:t>
        </w:r>
      </w:ins>
      <w:ins w:id="4064" w:author="PR Preview" w:date="2026-01-01T00:00:00Z">
        <w:r>
          <w:t xml:space="preserve"> </w:t>
        </w:r>
      </w:ins>
      <w:ins w:id="4065" w:author="PR Preview" w:date="2026-01-01T00:00:00Z">
        <w:r>
          <w:rPr>
            <w:rStyle w:val="VerbatimChar"/>
          </w:rPr>
          <w:t xml:space="preserve">mtcars</w:t>
        </w:r>
      </w:ins>
      <w:ins w:id="4066" w:author="PR Preview" w:date="2026-01-01T00:00:00Z">
        <w:r>
          <w:t xml:space="preserve"> </w:t>
        </w:r>
      </w:ins>
      <w:ins w:id="4067" w:author="PR Preview" w:date="2026-01-01T00:00:00Z">
        <w:r>
          <w:t xml:space="preserve">polynomials</w:t>
        </w:r>
      </w:ins>
      <w:ins w:id="4068" w:author="PR Preview" w:date="2026-01-01T00:00:00Z">
        <w:r>
          <w:t xml:space="preserve"> </w:t>
        </w:r>
      </w:ins>
      <w:ins w:id="4069" w:author="PR Preview" w:date="2026-01-01T00:00:00Z">
        <w:r>
          <w:t xml:space="preserve">of</w:t>
        </w:r>
      </w:ins>
      <w:ins w:id="4070" w:author="PR Preview" w:date="2026-01-01T00:00:00Z">
        <w:r>
          <w:t xml:space="preserve"> </w:t>
        </w:r>
      </w:ins>
      <w:hyperlink w:anchor="exr-overfitting">
        <w:ins w:id="407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072" w:author="PR Preview" w:date="2026-01-01T00:00:00Z">
        <w:r>
          <w:t xml:space="preserve"> </w:t>
        </w:r>
      </w:ins>
      <w:ins w:id="4073" w:author="PR Preview" w:date="2026-01-01T00:00:00Z">
        <w:r>
          <w:t xml:space="preserve">in two ways:</w:t>
        </w:r>
      </w:ins>
      <w:ins w:id="4074" w:author="PR Preview" w:date="2026-01-01T00:00:00Z">
        <w:r>
          <w:t xml:space="preserve"> </w:t>
        </w:r>
      </w:ins>
      <w:ins w:id="4075" w:author="PR Preview" w:date="2026-01-01T00:00:00Z">
        <w:r>
          <w:t xml:space="preserve">by fitting each model 32 times, as in</w:t>
        </w:r>
      </w:ins>
      <w:ins w:id="4076" w:author="PR Preview" w:date="2026-01-01T00:00:00Z">
        <w:r>
          <w:t xml:space="preserve"> </w:t>
        </w:r>
      </w:ins>
      <w:hyperlink w:anchor="eq-loocv">
        <w:ins w:id="4077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4078" w:author="PR Preview" w:date="2026-01-01T00:00:00Z">
        <w:r>
          <w:t xml:space="preserve">,</w:t>
        </w:r>
      </w:ins>
      <w:ins w:id="4079" w:author="PR Preview" w:date="2026-01-01T00:00:00Z">
        <w:r>
          <w:t xml:space="preserve"> </w:t>
        </w:r>
      </w:ins>
      <w:ins w:id="4080" w:author="PR Preview" w:date="2026-01-01T00:00:00Z">
        <w:r>
          <w:t xml:space="preserve">and by the single-fit formula of</w:t>
        </w:r>
      </w:ins>
      <w:ins w:id="4081" w:author="PR Preview" w:date="2026-01-01T00:00:00Z">
        <w:r>
          <w:t xml:space="preserve"> </w:t>
        </w:r>
      </w:ins>
      <w:hyperlink w:anchor="thm-loocv-shortcut">
        <w:ins w:id="408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4083" w:author="PR Preview" w:date="2026-01-01T00:00:00Z">
        <w:r>
          <w:t xml:space="preserve">,</w:t>
        </w:r>
      </w:ins>
      <w:ins w:id="4084" w:author="PR Preview" w:date="2026-01-01T00:00:00Z">
        <w:r>
          <w:t xml:space="preserve"> </w:t>
        </w:r>
      </w:ins>
      <w:ins w:id="4085" w:author="PR Preview" w:date="2026-01-01T00:00:00Z">
        <w:r>
          <w:t xml:space="preserve">with the leverages from</w:t>
        </w:r>
      </w:ins>
      <w:ins w:id="4086" w:author="PR Preview" w:date="2026-01-01T00:00:00Z">
        <w:r>
          <w:t xml:space="preserve"> </w:t>
        </w:r>
      </w:ins>
      <w:ins w:id="4087" w:author="PR Preview" w:date="2026-01-01T00:00:00Z">
        <w:r>
          <w:rPr>
            <w:rStyle w:val="VerbatimChar"/>
          </w:rPr>
          <w:t xml:space="preserve">hatvalues()</w:t>
        </w:r>
      </w:ins>
      <w:ins w:id="4088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4089" w:author="PR Preview" w:date="2026-01-01T00:00:00Z">
        <w:r>
          <w:rPr>
            <w:rStyle w:val="NormalTok"/>
          </w:rPr>
          <w:delText xml:space="preserve">loocv_max_diff </w:delText>
        </w:r>
      </w:del>
      <w:del w:id="4090" w:author="PR Preview" w:date="2026-01-01T00:00:00Z">
        <w:r>
          <w:rPr>
            <w:rStyle w:val="OtherTok"/>
          </w:rPr>
          <w:delText xml:space="preserve">&lt;-</w:delText>
        </w:r>
      </w:del>
      <w:del w:id="4091" w:author="PR Preview" w:date="2026-01-01T00:00:00Z">
        <w:r>
          <w:rPr>
            <w:rStyle w:val="NormalTok"/>
          </w:rPr>
          <w:delText xml:space="preserve"> </w:delText>
        </w:r>
      </w:del>
      <w:del w:id="4092" w:author="PR Preview" w:date="2026-01-01T00:00:00Z">
        <w:r>
          <w:rPr>
            <w:rStyle w:val="FunctionTok"/>
          </w:rPr>
          <w:delText xml:space="preserve">max</w:delText>
        </w:r>
      </w:del>
      <w:del w:id="4093" w:author="PR Preview" w:date="2026-01-01T00:00:00Z">
        <w:r>
          <w:rPr>
            <w:rStyle w:val="NormalTok"/>
          </w:rPr>
          <w:delText xml:space="preserve">(</w:delText>
        </w:r>
      </w:del>
      <w:del w:id="4094" w:author="PR Preview" w:date="2026-01-01T00:00:00Z">
        <w:r>
          <w:rPr>
            <w:rStyle w:val="FunctionTok"/>
          </w:rPr>
          <w:delText xml:space="preserve">abs</w:delText>
        </w:r>
      </w:del>
      <w:del w:id="4095" w:author="PR Preview" w:date="2026-01-01T00:00:00Z">
        <w:r>
          <w:rPr>
            <w:rStyle w:val="NormalTok"/>
          </w:rPr>
          <w:delText xml:space="preserve">(mtcars_loocv</w:delText>
        </w:r>
      </w:del>
      <w:del w:id="4096" w:author="PR Preview" w:date="2026-01-01T00:00:00Z">
        <w:r>
          <w:rPr>
            <w:rStyle w:val="SpecialCharTok"/>
          </w:rPr>
          <w:delText xml:space="preserve">$</w:delText>
        </w:r>
      </w:del>
      <w:del w:id="4097" w:author="PR Preview" w:date="2026-01-01T00:00:00Z">
        <w:r>
          <w:rPr>
            <w:rStyle w:val="NormalTok"/>
          </w:rPr>
          <w:delText xml:space="preserve">refitting </w:delText>
        </w:r>
      </w:del>
      <w:del w:id="4098" w:author="PR Preview" w:date="2026-01-01T00:00:00Z">
        <w:r>
          <w:rPr>
            <w:rStyle w:val="SpecialCharTok"/>
          </w:rPr>
          <w:delText xml:space="preserve">-</w:delText>
        </w:r>
      </w:del>
      <w:del w:id="4099" w:author="PR Preview" w:date="2026-01-01T00:00:00Z">
        <w:r>
          <w:rPr>
            <w:rStyle w:val="NormalTok"/>
          </w:rPr>
          <w:delText xml:space="preserve"> mtcars_loocv</w:delText>
        </w:r>
      </w:del>
      <w:del w:id="4100" w:author="PR Preview" w:date="2026-01-01T00:00:00Z">
        <w:r>
          <w:rPr>
            <w:rStyle w:val="SpecialCharTok"/>
          </w:rPr>
          <w:delText xml:space="preserve">$</w:delText>
        </w:r>
      </w:del>
      <w:del w:id="4101" w:author="PR Preview" w:date="2026-01-01T00:00:00Z">
        <w:r>
          <w:rPr>
            <w:rStyle w:val="NormalTok"/>
          </w:rPr>
          <w:delText xml:space="preserve">formula))</w:delText>
        </w:r>
      </w:del>
      <w:del w:id="4102" w:author="PR Preview" w:date="2026-01-01T00:00:00Z">
        <w:r>
          <w:br/>
        </w:r>
      </w:del>
      <w:del w:id="4103" w:author="PR Preview" w:date="2026-01-01T00:00:00Z">
        <w:r>
          <w:rPr>
            <w:rStyle w:val="NormalTok"/>
          </w:rPr>
          <w:delText xml:space="preserve">mtcars_best_loocv </w:delText>
        </w:r>
      </w:del>
      <w:del w:id="4104" w:author="PR Preview" w:date="2026-01-01T00:00:00Z">
        <w:r>
          <w:rPr>
            <w:rStyle w:val="OtherTok"/>
          </w:rPr>
          <w:delText xml:space="preserve">&lt;-</w:delText>
        </w:r>
      </w:del>
      <w:del w:id="4105" w:author="PR Preview" w:date="2026-01-01T00:00:00Z">
        <w:r>
          <w:br/>
        </w:r>
      </w:del>
      <w:del w:id="4106" w:author="PR Preview" w:date="2026-01-01T00:00:00Z">
        <w:r>
          <w:rPr>
            <w:rStyle w:val="NormalTok"/>
          </w:rPr>
          <w:delText xml:space="preserve">  mtcars_loocv</w:delText>
        </w:r>
      </w:del>
      <w:del w:id="4107" w:author="PR Preview" w:date="2026-01-01T00:00:00Z">
        <w:r>
          <w:rPr>
            <w:rStyle w:val="SpecialCharTok"/>
          </w:rPr>
          <w:delText xml:space="preserve">$</w:delText>
        </w:r>
      </w:del>
      <w:del w:id="4108" w:author="PR Preview" w:date="2026-01-01T00:00:00Z">
        <w:r>
          <w:rPr>
            <w:rStyle w:val="NormalTok"/>
          </w:rPr>
          <w:delText xml:space="preserve">degree[</w:delText>
        </w:r>
      </w:del>
      <w:del w:id="4109" w:author="PR Preview" w:date="2026-01-01T00:00:00Z">
        <w:r>
          <w:rPr>
            <w:rStyle w:val="FunctionTok"/>
          </w:rPr>
          <w:delText xml:space="preserve">which.min</w:delText>
        </w:r>
      </w:del>
      <w:del w:id="4110" w:author="PR Preview" w:date="2026-01-01T00:00:00Z">
        <w:r>
          <w:rPr>
            <w:rStyle w:val="NormalTok"/>
          </w:rPr>
          <w:delText xml:space="preserve">(mtcars_loocv</w:delText>
        </w:r>
      </w:del>
      <w:del w:id="4111" w:author="PR Preview" w:date="2026-01-01T00:00:00Z">
        <w:r>
          <w:rPr>
            <w:rStyle w:val="SpecialCharTok"/>
          </w:rPr>
          <w:delText xml:space="preserve">$</w:delText>
        </w:r>
      </w:del>
      <w:del w:id="4112" w:author="PR Preview" w:date="2026-01-01T00:00:00Z">
        <w:r>
          <w:rPr>
            <w:rStyle w:val="NormalTok"/>
          </w:rPr>
          <w:delText xml:space="preserve">formula)]</w:delText>
        </w:r>
      </w:del>
      <w:del w:id="4113" w:author="PR Preview" w:date="2026-01-01T00:00:00Z">
        <w:r>
          <w:br/>
        </w:r>
      </w:del>
      <w:del w:id="4114" w:author="PR Preview" w:date="2026-01-01T00:00:00Z">
        <w:r>
          <w:rPr>
            <w:rStyle w:val="FunctionTok"/>
          </w:rPr>
          <w:delText xml:space="preserve">c</w:delText>
        </w:r>
      </w:del>
      <w:del w:id="4115" w:author="PR Preview" w:date="2026-01-01T00:00:00Z">
        <w:r>
          <w:rPr>
            <w:rStyle w:val="NormalTok"/>
          </w:rPr>
          <w:delText xml:space="preserve">(</w:delText>
        </w:r>
      </w:del>
      <w:del w:id="4116" w:author="PR Preview" w:date="2026-01-01T00:00:00Z">
        <w:r>
          <w:rPr>
            <w:rStyle w:val="AttributeTok"/>
          </w:rPr>
          <w:delText xml:space="preserve">max_difference =</w:delText>
        </w:r>
      </w:del>
      <w:del w:id="4117" w:author="PR Preview" w:date="2026-01-01T00:00:00Z">
        <w:r>
          <w:rPr>
            <w:rStyle w:val="NormalTok"/>
          </w:rPr>
          <w:delText xml:space="preserve"> loocv_max_diff, </w:delText>
        </w:r>
      </w:del>
      <w:del w:id="4118" w:author="PR Preview" w:date="2026-01-01T00:00:00Z">
        <w:r>
          <w:rPr>
            <w:rStyle w:val="AttributeTok"/>
          </w:rPr>
          <w:delText xml:space="preserve">best_degree =</w:delText>
        </w:r>
      </w:del>
      <w:del w:id="4119" w:author="PR Preview" w:date="2026-01-01T00:00:00Z">
        <w:r>
          <w:rPr>
            <w:rStyle w:val="NormalTok"/>
          </w:rPr>
          <w:delText xml:space="preserve"> mtcars_best_loocv)</w:delText>
        </w:r>
      </w:del>
      <w:del w:id="4120" w:author="PR Preview" w:date="2026-01-01T00:00:00Z">
        <w:r>
          <w:br/>
        </w:r>
      </w:del>
      <w:del w:id="4121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4122" w:author="PR Preview" w:date="2026-01-01T00:00:00Z">
        <w:r>
          <w:br/>
        </w:r>
      </w:del>
      <w:del w:id="4123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4124" w:author="PR Preview" w:date="2026-01-01T00:00:00Z">
        <w:r>
          <w:delText xml:space="preserve">The two columns differ by at most 7.1e-15,</w:delText>
        </w:r>
      </w:del>
      <w:del w:id="4125" w:author="PR Preview" w:date="2026-01-01T00:00:00Z">
        <w:r>
          <w:delText xml:space="preserve"> </w:delText>
        </w:r>
      </w:del>
      <w:del w:id="4126" w:author="PR Preview" w:date="2026-01-01T00:00:00Z">
        <w:r>
          <w:delText xml:space="preserve">which is rounding error.</w:delText>
        </w:r>
      </w:del>
      <w:del w:id="4127" w:author="PR Preview" w:date="2026-01-01T00:00:00Z">
        <w:r>
          <w:delText xml:space="preserve"> </w:delText>
        </w:r>
      </w:del>
      <w:del w:id="4128" w:author="PR Preview" w:date="2026-01-01T00:00:00Z">
        <w:r>
          <w:delText xml:space="preserve">The single-fit formula needs one fit per model instead of 32.</w:delText>
        </w:r>
      </w:del>
      <w:del w:id="4129" w:author="PR Preview" w:date="2026-01-01T00:00:00Z">
        <w:r>
          <w:delText xml:space="preserve"> </w:delText>
        </w:r>
      </w:del>
      <w:del w:id="4130" w:author="PR Preview" w:date="2026-01-01T00:00:00Z">
        <w:r>
          <w:delText xml:space="preserve">LOOCV picks degree 2,</w:delText>
        </w:r>
      </w:del>
      <w:del w:id="4131" w:author="PR Preview" w:date="2026-01-01T00:00:00Z">
        <w:r>
          <w:delText xml:space="preserve"> </w:delText>
        </w:r>
      </w:del>
      <w:del w:id="4132" w:author="PR Preview" w:date="2026-01-01T00:00:00Z">
        <w:r>
          <w:delText xml:space="preserve">and because LOOCV is not random (</w:delText>
        </w:r>
      </w:del>
      <w:hyperlink w:anchor="sol-loocv">
        <w:del w:id="4133" w:author="PR Preview" w:date="2026-01-01T00:00:00Z">
          <w:r>
            <w:rPr>
              <w:rStyle w:val="Hyperlink"/>
            </w:rPr>
            <w:delText xml:space="preserve">Solution 9</w:delText>
          </w:r>
        </w:del>
      </w:hyperlink>
      <w:del w:id="4134" w:author="PR Preview" w:date="2026-01-01T00:00:00Z">
        <w:r>
          <w:delText xml:space="preserve">),</w:delText>
        </w:r>
      </w:del>
      <w:del w:id="4135" w:author="PR Preview" w:date="2026-01-01T00:00:00Z">
        <w:r>
          <w:delText xml:space="preserve"> </w:delText>
        </w:r>
      </w:del>
      <w:del w:id="4136" w:author="PR Preview" w:date="2026-01-01T00:00:00Z">
        <w:r>
          <w:delText xml:space="preserve">rerunning it always gives the same choice.</w:delText>
        </w:r>
      </w:del>
    </w:p>
    <w:p>
      <w:pPr>
        <w:pStyle w:val="BodyText"/>
      </w:pPr>
      <w:del w:id="4137" w:author="PR Preview" w:date="2026-01-01T00:00:00Z">
        <w:r>
          <w:rPr>
            <w:i/>
            <w:iCs/>
          </w:rPr>
          <w:delText xml:space="preserve">Remark 12</w:delText>
        </w:r>
      </w:del>
      <w:del w:id="4138" w:author="PR Preview" w:date="2026-01-01T00:00:00Z">
        <w:r>
          <w:delText xml:space="preserve"> (When to use leave-one-out cross-validation). </w:delText>
        </w:r>
      </w:del>
      <w:del w:id="4139" w:author="PR Preview" w:date="2026-01-01T00:00:00Z">
        <w:r>
          <w:delText xml:space="preserve">LOOCV is the</w:delText>
        </w:r>
      </w:del>
      <w:del w:id="414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141" w:author="PR Preview" w:date="2026-01-01T00:00:00Z">
        <w:r>
          <w:delText xml:space="preserve"> </w:delText>
        </w:r>
      </w:del>
      <w:del w:id="4142" w:author="PR Preview" w:date="2026-01-01T00:00:00Z">
        <w:r>
          <w:delText xml:space="preserve">end of</w:delText>
        </w:r>
      </w:del>
      <w:del w:id="4143" w:author="PR Preview" w:date="2026-01-01T00:00:00Z">
        <w:r>
          <w:delText xml:space="preserve"> </w:delText>
        </w:r>
      </w:del>
      <w:hyperlink w:anchor="rem-choosing-k">
        <w:del w:id="4144" w:author="PR Preview" w:date="2026-01-01T00:00:00Z">
          <w:r>
            <w:rPr>
              <w:rStyle w:val="Hyperlink"/>
            </w:rPr>
            <w:delText xml:space="preserve">Remark 9</w:delText>
          </w:r>
        </w:del>
      </w:hyperlink>
      <w:del w:id="4145" w:author="PR Preview" w:date="2026-01-01T00:00:00Z">
        <w:r>
          <w:delText xml:space="preserve">.</w:delText>
        </w:r>
      </w:del>
      <w:del w:id="4146" w:author="PR Preview" w:date="2026-01-01T00:00:00Z">
        <w:r>
          <w:delText xml:space="preserve"> </w:delText>
        </w:r>
      </w:del>
      <w:del w:id="4147" w:author="PR Preview" w:date="2026-01-01T00:00:00Z">
        <w:r>
          <w:delText xml:space="preserve">By</w:delText>
        </w:r>
      </w:del>
      <w:del w:id="4148" w:author="PR Preview" w:date="2026-01-01T00:00:00Z">
        <w:r>
          <w:delText xml:space="preserve"> </w:delText>
        </w:r>
      </w:del>
      <w:hyperlink w:anchor="rem-cv-estimate">
        <w:del w:id="4149" w:author="PR Preview" w:date="2026-01-01T00:00:00Z">
          <w:r>
            <w:rPr>
              <w:rStyle w:val="Hyperlink"/>
            </w:rPr>
            <w:delText xml:space="preserve">Remark 8</w:delText>
          </w:r>
        </w:del>
      </w:hyperlink>
      <w:del w:id="4150" w:author="PR Preview" w:date="2026-01-01T00:00:00Z">
        <w:r>
          <w:delText xml:space="preserve">,</w:delText>
        </w:r>
      </w:del>
      <w:del w:id="415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4152" w:author="PR Preview" w:date="2026-01-01T00:00:00Z">
        <w:r>
          <w:delText xml:space="preserve"> </w:delText>
        </w:r>
      </w:del>
      <w:del w:id="4153" w:author="PR Preview" w:date="2026-01-01T00:00:00Z">
        <w:r>
          <w:delText xml:space="preserve">estimates</w:delText>
        </w:r>
      </w:del>
      <w:del w:id="415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4155" w:author="PR Preview" w:date="2026-01-01T00:00:00Z">
        <w:r>
          <w:delText xml:space="preserve"> </w:delText>
        </w:r>
      </w:del>
      <w:del w:id="4156" w:author="PR Preview" w:date="2026-01-01T00:00:00Z">
        <w:r>
          <w:delText xml:space="preserve">for the fitting procedure</w:delText>
        </w:r>
      </w:del>
      <w:del w:id="4157" w:author="PR Preview" w:date="2026-01-01T00:00:00Z">
        <w:r>
          <w:delText xml:space="preserve"> </w:delText>
        </w:r>
      </w:del>
      <m:oMath>
        <m:r>
          <m:t>g</m:t>
        </m:r>
      </m:oMath>
      <w:del w:id="4158" w:author="PR Preview" w:date="2026-01-01T00:00:00Z">
        <w:r>
          <w:delText xml:space="preserve">:</w:delText>
        </w:r>
      </w:del>
      <w:del w:id="4159" w:author="PR Preview" w:date="2026-01-01T00:00:00Z">
        <w:r>
          <w:delText xml:space="preserve"> </w:delText>
        </w:r>
      </w:del>
      <w:del w:id="4160" w:author="PR Preview" w:date="2026-01-01T00:00:00Z">
        <w:r>
          <w:delText xml:space="preserve">each rule is fitted to</w:delText>
        </w:r>
      </w:del>
      <w:del w:id="416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4162" w:author="PR Preview" w:date="2026-01-01T00:00:00Z">
        <w:r>
          <w:delText xml:space="preserve"> </w:delText>
        </w:r>
      </w:del>
      <w:del w:id="4163" w:author="PR Preview" w:date="2026-01-01T00:00:00Z">
        <w:r>
          <w:delText xml:space="preserve">observations,</w:delText>
        </w:r>
      </w:del>
      <w:del w:id="4164" w:author="PR Preview" w:date="2026-01-01T00:00:00Z">
        <w:r>
          <w:delText xml:space="preserve"> </w:delText>
        </w:r>
      </w:del>
      <w:del w:id="4165" w:author="PR Preview" w:date="2026-01-01T00:00:00Z">
        <w:r>
          <w:delText xml:space="preserve">so the bias of</w:delText>
        </w:r>
      </w:del>
      <w:del w:id="416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4167" w:author="PR Preview" w:date="2026-01-01T00:00:00Z">
        <w:r>
          <w:delText xml:space="preserve"> </w:delText>
        </w:r>
      </w:del>
      <w:del w:id="4168" w:author="PR Preview" w:date="2026-01-01T00:00:00Z">
        <w:r>
          <w:delText xml:space="preserve">as an estimate of</w:delText>
        </w:r>
      </w:del>
      <w:del w:id="416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4170" w:author="PR Preview" w:date="2026-01-01T00:00:00Z">
        <w:r>
          <w:delText xml:space="preserve"> </w:delText>
        </w:r>
      </w:del>
      <w:del w:id="4171" w:author="PR Preview" w:date="2026-01-01T00:00:00Z">
        <w:r>
          <w:delText xml:space="preserve">is the smallest of any</w:delText>
        </w:r>
      </w:del>
      <w:del w:id="4172" w:author="PR Preview" w:date="2026-01-01T00:00:00Z">
        <w:r>
          <w:delText xml:space="preserve"> </w:delText>
        </w:r>
      </w:del>
      <m:oMath>
        <m:r>
          <m:t>k</m:t>
        </m:r>
      </m:oMath>
      <w:del w:id="4173" w:author="PR Preview" w:date="2026-01-01T00:00:00Z">
        <w:r>
          <w:delText xml:space="preserve">.</w:delText>
        </w:r>
      </w:del>
      <w:del w:id="4174" w:author="PR Preview" w:date="2026-01-01T00:00:00Z">
        <w:r>
          <w:delText xml:space="preserve"> </w:delText>
        </w:r>
      </w:del>
      <w:del w:id="4175" w:author="PR Preview" w:date="2026-01-01T00:00:00Z">
        <w:r>
          <w:delText xml:space="preserve">But the</w:delText>
        </w:r>
      </w:del>
      <w:del w:id="4176" w:author="PR Preview" w:date="2026-01-01T00:00:00Z">
        <w:r>
          <w:delText xml:space="preserve"> </w:delText>
        </w:r>
      </w:del>
      <m:oMath>
        <m:r>
          <m:t>n</m:t>
        </m:r>
      </m:oMath>
      <w:del w:id="4177" w:author="PR Preview" w:date="2026-01-01T00:00:00Z">
        <w:r>
          <w:delText xml:space="preserve"> </w:delText>
        </w:r>
      </w:del>
      <w:del w:id="4178" w:author="PR Preview" w:date="2026-01-01T00:00:00Z">
        <w:r>
          <w:delText xml:space="preserve">training sets are nearly identical,</w:delText>
        </w:r>
      </w:del>
      <w:del w:id="4179" w:author="PR Preview" w:date="2026-01-01T00:00:00Z">
        <w:r>
          <w:delText xml:space="preserve"> </w:delText>
        </w:r>
      </w:del>
      <w:del w:id="4180" w:author="PR Preview" w:date="2026-01-01T00:00:00Z">
        <w:r>
          <w:delText xml:space="preserve">so the variance of</w:delText>
        </w:r>
      </w:del>
      <w:del w:id="418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4182" w:author="PR Preview" w:date="2026-01-01T00:00:00Z">
        <w:r>
          <w:delText xml:space="preserve"> </w:delText>
        </w:r>
      </w:del>
      <w:del w:id="4183" w:author="PR Preview" w:date="2026-01-01T00:00:00Z">
        <w:r>
          <w:delText xml:space="preserve">can be larger than that of 5- or 10-fold cross-validation</w:delText>
        </w:r>
      </w:del>
      <w:del w:id="4184" w:author="PR Preview" w:date="2026-01-01T00:00:00Z">
        <w:r>
          <w:delText xml:space="preserve"> </w:delText>
        </w:r>
      </w:del>
      <w:del w:id="4185" w:author="PR Preview" w:date="2026-01-01T00:00:00Z">
        <w:r>
          <w:delText xml:space="preserve">(James et al. 2021, sec. 5.1.4)</w:delText>
        </w:r>
      </w:del>
      <w:del w:id="4186" w:author="PR Preview" w:date="2026-01-01T00:00:00Z">
        <w:r>
          <w:delText xml:space="preserve">.</w:delText>
        </w:r>
      </w:del>
      <w:del w:id="4187" w:author="PR Preview" w:date="2026-01-01T00:00:00Z">
        <w:r>
          <w:delText xml:space="preserve"> </w:delText>
        </w:r>
      </w:del>
      <w:del w:id="4188" w:author="PR Preview" w:date="2026-01-01T00:00:00Z">
        <w:r>
          <w:delText xml:space="preserve">For least squares fits,</w:delText>
        </w:r>
      </w:del>
      <w:del w:id="4189" w:author="PR Preview" w:date="2026-01-01T00:00:00Z">
        <w:r>
          <w:delText xml:space="preserve"> </w:delText>
        </w:r>
      </w:del>
      <w:hyperlink w:anchor="thm-loocv-shortcut">
        <w:del w:id="419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4191" w:author="PR Preview" w:date="2026-01-01T00:00:00Z">
        <w:r>
          <w:delText xml:space="preserve"> </w:delText>
        </w:r>
      </w:del>
      <w:del w:id="4192" w:author="PR Preview" w:date="2026-01-01T00:00:00Z">
        <w:r>
          <w:delText xml:space="preserve">computes LOOCV from a single fit;</w:delText>
        </w:r>
      </w:del>
      <w:del w:id="4193" w:author="PR Preview" w:date="2026-01-01T00:00:00Z">
        <w:r>
          <w:delText xml:space="preserve"> </w:delText>
        </w:r>
      </w:del>
      <w:del w:id="4194" w:author="PR Preview" w:date="2026-01-01T00:00:00Z">
        <w:r>
          <w:delText xml:space="preserve">for most other fitting methods,</w:delText>
        </w:r>
      </w:del>
      <w:del w:id="4195" w:author="PR Preview" w:date="2026-01-01T00:00:00Z">
        <w:r>
          <w:delText xml:space="preserve"> </w:delText>
        </w:r>
      </w:del>
      <w:del w:id="4196" w:author="PR Preview" w:date="2026-01-01T00:00:00Z">
        <w:r>
          <w:delText xml:space="preserve">LOOCV requires</w:delText>
        </w:r>
      </w:del>
      <w:del w:id="4197" w:author="PR Preview" w:date="2026-01-01T00:00:00Z">
        <w:r>
          <w:delText xml:space="preserve"> </w:delText>
        </w:r>
      </w:del>
      <m:oMath>
        <m:r>
          <m:t>n</m:t>
        </m:r>
      </m:oMath>
      <w:del w:id="4198" w:author="PR Preview" w:date="2026-01-01T00:00:00Z">
        <w:r>
          <w:delText xml:space="preserve"> </w:delText>
        </w:r>
      </w:del>
      <w:del w:id="4199" w:author="PR Preview" w:date="2026-01-01T00:00:00Z">
        <w:r>
          <w:delText xml:space="preserve">fits.</w:delText>
        </w:r>
      </w:del>
    </w:p>
    <w:p>
      <w:pPr>
        <w:pStyle w:val="Heading2"/>
      </w:pPr>
      <w:del w:id="4200" w:author="PR Preview" w:date="2026-01-01T00:00:00Z">
        <w:r>
          <w:delText xml:space="preserve">7 Choosing a model by cross-validation</w:delText>
        </w:r>
      </w:del>
    </w:p>
    <w:p>
      <w:pPr>
        <w:pStyle w:val="FirstParagraph"/>
      </w:pPr>
      <w:del w:id="4201" w:author="PR Preview" w:date="2026-01-01T00:00:00Z">
        <w:r>
          <w:rPr>
            <w:b/>
            <w:bCs/>
          </w:rPr>
          <w:delText xml:space="preserve">Definition 32 (Cross-validation estimate of a named procedure)</w:delText>
        </w:r>
      </w:del>
      <w:del w:id="4202" w:author="PR Preview" w:date="2026-01-01T00:00:00Z">
        <w:r>
          <w:delText xml:space="preserve"> </w:delText>
        </w:r>
      </w:del>
      <w:del w:id="4203" w:author="PR Preview" w:date="2026-01-01T00:00:00Z">
        <w:r>
          <w:delText xml:space="preserve">Let a</w:delText>
        </w:r>
      </w:del>
      <w:del w:id="4204" w:author="PR Preview" w:date="2026-01-01T00:00:00Z">
        <w:r>
          <w:delText xml:space="preserve"> </w:delText>
        </w:r>
      </w:del>
      <w:hyperlink w:anchor="def-training-set">
        <w:del w:id="420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20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207" w:author="PR Preview" w:date="2026-01-01T00:00:00Z">
        <w:r>
          <w:delText xml:space="preserve">, indexed by</w:delText>
        </w:r>
      </w:del>
      <w:del w:id="4208" w:author="PR Preview" w:date="2026-01-01T00:00:00Z">
        <w:r>
          <w:delText xml:space="preserve"> </w:delText>
        </w:r>
      </w:del>
      <m:oMath>
        <m:r>
          <m:t>I</m:t>
        </m:r>
      </m:oMath>
      <w:del w:id="4209" w:author="PR Preview" w:date="2026-01-01T00:00:00Z">
        <w:r>
          <w:delText xml:space="preserve">,</w:delText>
        </w:r>
      </w:del>
      <w:del w:id="4210" w:author="PR Preview" w:date="2026-01-01T00:00:00Z">
        <w:r>
          <w:delText xml:space="preserve"> </w:delText>
        </w:r>
      </w:del>
      <w:del w:id="4211" w:author="PR Preview" w:date="2026-01-01T00:00:00Z">
        <w:r>
          <w:delText xml:space="preserve">be divided into</w:delText>
        </w:r>
      </w:del>
      <w:del w:id="4212" w:author="PR Preview" w:date="2026-01-01T00:00:00Z">
        <w:r>
          <w:delText xml:space="preserve"> </w:delText>
        </w:r>
      </w:del>
      <w:hyperlink w:anchor="def-folds">
        <w:del w:id="4213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21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4215" w:author="PR Preview" w:date="2026-01-01T00:00:00Z">
        <w:r>
          <w:delText xml:space="preserve">.</w:delText>
        </w:r>
      </w:del>
      <w:del w:id="4216" w:author="PR Preview" w:date="2026-01-01T00:00:00Z">
        <w:r>
          <w:delText xml:space="preserve"> </w:delText>
        </w:r>
      </w:del>
      <w:del w:id="4217" w:author="PR Preview" w:date="2026-01-01T00:00:00Z">
        <w:r>
          <w:delText xml:space="preserve">The</w:delText>
        </w:r>
      </w:del>
      <w:del w:id="4218" w:author="PR Preview" w:date="2026-01-01T00:00:00Z">
        <w:r>
          <w:delText xml:space="preserve"> </w:delText>
        </w:r>
      </w:del>
      <w:del w:id="4219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4220" w:author="PR Preview" w:date="2026-01-01T00:00:00Z">
        <w:r>
          <w:delText xml:space="preserve"> </w:delText>
        </w:r>
      </w:del>
      <m:oMath>
        <m:r>
          <m:t>g</m:t>
        </m:r>
      </m:oMath>
      <w:del w:id="4221" w:author="PR Preview" w:date="2026-01-01T00:00:00Z">
        <w:r>
          <w:delText xml:space="preserve"> </w:delText>
        </w:r>
      </w:del>
      <w:del w:id="4222" w:author="PR Preview" w:date="2026-01-01T00:00:00Z">
        <w:r>
          <w:delText xml:space="preserve">on</w:delText>
        </w:r>
      </w:del>
      <w:del w:id="422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224" w:author="PR Preview" w:date="2026-01-01T00:00:00Z">
        <w:r>
          <w:delText xml:space="preserve">,</w:delText>
        </w:r>
      </w:del>
      <w:del w:id="4225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4226" w:author="PR Preview" w:date="2026-01-01T00:00:00Z">
        <w:r>
          <w:delText xml:space="preserve">,</w:delText>
        </w:r>
      </w:del>
      <w:del w:id="4227" w:author="PR Preview" w:date="2026-01-01T00:00:00Z">
        <w:r>
          <w:delText xml:space="preserve"> </w:delText>
        </w:r>
      </w:del>
      <w:del w:id="4228" w:author="PR Preview" w:date="2026-01-01T00:00:00Z">
        <w:r>
          <w:delText xml:space="preserve">is the</w:delText>
        </w:r>
      </w:del>
      <w:del w:id="4229" w:author="PR Preview" w:date="2026-01-01T00:00:00Z">
        <w:r>
          <w:delText xml:space="preserve"> </w:delText>
        </w:r>
      </w:del>
      <w:hyperlink w:anchor="def-cv-estimate">
        <w:del w:id="4230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231" w:author="PR Preview" w:date="2026-01-01T00:00:00Z">
        <w:r>
          <w:delText xml:space="preserve"> </w:delText>
        </w:r>
      </w:del>
      <w:del w:id="4232" w:author="PR Preview" w:date="2026-01-01T00:00:00Z">
        <w:r>
          <w:delText xml:space="preserve">computed with</w:delText>
        </w:r>
      </w:del>
      <w:del w:id="4233" w:author="PR Preview" w:date="2026-01-01T00:00:00Z">
        <w:r>
          <w:delText xml:space="preserve"> </w:delText>
        </w:r>
      </w:del>
      <w:hyperlink w:anchor="def-fold-out-rule">
        <w:del w:id="4234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4235" w:author="PR Preview" w:date="2026-01-01T00:00:00Z">
        <w:r>
          <w:delText xml:space="preserve"> </w:delText>
        </w:r>
      </w:del>
      <w:del w:id="4236" w:author="PR Preview" w:date="2026-01-01T00:00:00Z">
        <w:r>
          <w:delText xml:space="preserve">that</w:delText>
        </w:r>
      </w:del>
      <w:del w:id="4237" w:author="PR Preview" w:date="2026-01-01T00:00:00Z">
        <w:r>
          <w:delText xml:space="preserve"> </w:delText>
        </w:r>
      </w:del>
      <m:oMath>
        <m:r>
          <m:t>g</m:t>
        </m:r>
      </m:oMath>
      <w:del w:id="4238" w:author="PR Preview" w:date="2026-01-01T00:00:00Z">
        <w:r>
          <w:delText xml:space="preserve"> </w:delText>
        </w:r>
      </w:del>
      <w:del w:id="4239" w:author="PR Preview" w:date="2026-01-01T00:00:00Z">
        <w:r>
          <w:delText xml:space="preserve">produces from</w:delText>
        </w:r>
      </w:del>
      <w:del w:id="424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241" w:author="PR Preview" w:date="2026-01-01T00:00:00Z">
        <w:r>
          <w:delText xml:space="preserve">:</w:delText>
        </w:r>
      </w:del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del w:id="4242" w:author="PR Preview" w:date="2026-01-01T00:00:00Z">
        <w:r>
          <w:rPr>
            <w:b/>
            <w:bCs/>
          </w:rPr>
          <w:delText xml:space="preserve">Definition 33 (Cross-validation choice procedure)</w:delText>
        </w:r>
      </w:del>
      <w:del w:id="4243" w:author="PR Preview" w:date="2026-01-01T00:00:00Z">
        <w:r>
          <w:delText xml:space="preserve"> </w:delText>
        </w:r>
      </w:del>
      <w:del w:id="4244" w:author="PR Preview" w:date="2026-01-01T00:00:00Z">
        <w:r>
          <w:delText xml:space="preserve">Given candidate</w:delText>
        </w:r>
      </w:del>
      <w:del w:id="4245" w:author="PR Preview" w:date="2026-01-01T00:00:00Z">
        <w:r>
          <w:delText xml:space="preserve"> </w:delText>
        </w:r>
      </w:del>
      <w:hyperlink w:anchor="def-fitting-procedure">
        <w:del w:id="4246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424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4248" w:author="PR Preview" w:date="2026-01-01T00:00:00Z">
        <w:r>
          <w:delText xml:space="preserve">,</w:delText>
        </w:r>
      </w:del>
      <w:del w:id="4249" w:author="PR Preview" w:date="2026-01-01T00:00:00Z">
        <w:r>
          <w:delText xml:space="preserve"> </w:delText>
        </w:r>
      </w:del>
      <w:del w:id="4250" w:author="PR Preview" w:date="2026-01-01T00:00:00Z">
        <w:r>
          <w:delText xml:space="preserve">the</w:delText>
        </w:r>
      </w:del>
      <w:del w:id="4251" w:author="PR Preview" w:date="2026-01-01T00:00:00Z">
        <w:r>
          <w:delText xml:space="preserve"> </w:delText>
        </w:r>
      </w:del>
      <w:del w:id="4252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4253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254" w:author="PR Preview" w:date="2026-01-01T00:00:00Z">
        <w:r>
          <w:delText xml:space="preserve"> </w:delText>
        </w:r>
      </w:del>
      <w:del w:id="4255" w:author="PR Preview" w:date="2026-01-01T00:00:00Z">
        <w:r>
          <w:delText xml:space="preserve">is the fitting procedure that,</w:delText>
        </w:r>
      </w:del>
      <w:del w:id="4256" w:author="PR Preview" w:date="2026-01-01T00:00:00Z">
        <w:r>
          <w:delText xml:space="preserve"> </w:delText>
        </w:r>
      </w:del>
      <w:del w:id="4257" w:author="PR Preview" w:date="2026-01-01T00:00:00Z">
        <w:r>
          <w:delText xml:space="preserve">applied to a</w:delText>
        </w:r>
      </w:del>
      <w:del w:id="4258" w:author="PR Preview" w:date="2026-01-01T00:00:00Z">
        <w:r>
          <w:delText xml:space="preserve"> </w:delText>
        </w:r>
      </w:del>
      <w:hyperlink w:anchor="def-training-set">
        <w:del w:id="425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2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261" w:author="PR Preview" w:date="2026-01-01T00:00:00Z">
        <w:r>
          <w:delText xml:space="preserve">,</w:delText>
        </w:r>
      </w:del>
      <w:del w:id="4262" w:author="PR Preview" w:date="2026-01-01T00:00:00Z">
        <w:r>
          <w:delText xml:space="preserve"> </w:delText>
        </w:r>
      </w:del>
      <w:del w:id="4263" w:author="PR Preview" w:date="2026-01-01T00:00:00Z">
        <w:r>
          <w:delText xml:space="preserve">divides</w:delText>
        </w:r>
      </w:del>
      <w:del w:id="426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265" w:author="PR Preview" w:date="2026-01-01T00:00:00Z">
        <w:r>
          <w:delText xml:space="preserve"> </w:delText>
        </w:r>
      </w:del>
      <w:del w:id="4266" w:author="PR Preview" w:date="2026-01-01T00:00:00Z">
        <w:r>
          <w:delText xml:space="preserve">into</w:delText>
        </w:r>
      </w:del>
      <w:del w:id="4267" w:author="PR Preview" w:date="2026-01-01T00:00:00Z">
        <w:r>
          <w:delText xml:space="preserve"> </w:delText>
        </w:r>
      </w:del>
      <m:oMath>
        <m:r>
          <m:t>k</m:t>
        </m:r>
      </m:oMath>
      <w:del w:id="4268" w:author="PR Preview" w:date="2026-01-01T00:00:00Z">
        <w:r>
          <w:delText xml:space="preserve"> </w:delText>
        </w:r>
      </w:del>
      <w:hyperlink w:anchor="def-folds">
        <w:del w:id="4269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270" w:author="PR Preview" w:date="2026-01-01T00:00:00Z">
        <w:r>
          <w:delText xml:space="preserve">,</w:delText>
        </w:r>
      </w:del>
      <w:del w:id="4271" w:author="PR Preview" w:date="2026-01-01T00:00:00Z">
        <w:r>
          <w:delText xml:space="preserve"> </w:delText>
        </w:r>
      </w:del>
      <w:del w:id="4272" w:author="PR Preview" w:date="2026-01-01T00:00:00Z">
        <w:r>
          <w:delText xml:space="preserve">computes each candidate’s</w:delText>
        </w:r>
      </w:del>
      <w:del w:id="4273" w:author="PR Preview" w:date="2026-01-01T00:00:00Z">
        <w:r>
          <w:delText xml:space="preserve"> </w:delText>
        </w:r>
      </w:del>
      <w:hyperlink w:anchor="def-cv-estimate-indexed">
        <w:del w:id="4274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275" w:author="PR Preview" w:date="2026-01-01T00:00:00Z">
        <w:r>
          <w:delText xml:space="preserve"> </w:delText>
        </w:r>
      </w:del>
      <w:del w:id="4276" w:author="PR Preview" w:date="2026-01-01T00:00:00Z">
        <w:r>
          <w:delText xml:space="preserve">on</w:delText>
        </w:r>
      </w:del>
      <w:del w:id="427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278" w:author="PR Preview" w:date="2026-01-01T00:00:00Z">
        <w:r>
          <w:delText xml:space="preserve"> </w:delText>
        </w:r>
      </w:del>
      <w:del w:id="4279" w:author="PR Preview" w:date="2026-01-01T00:00:00Z">
        <w:r>
          <w:delText xml:space="preserve">with those folds,</w:delText>
        </w:r>
      </w:del>
      <w:del w:id="4280" w:author="PR Preview" w:date="2026-01-01T00:00:00Z">
        <w:r>
          <w:delText xml:space="preserve"> </w:delText>
        </w:r>
      </w:del>
      <w:del w:id="4281" w:author="PR Preview" w:date="2026-01-01T00:00:00Z">
        <w:r>
          <w:delText xml:space="preserve">and applies to</w:delText>
        </w:r>
      </w:del>
      <w:del w:id="428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283" w:author="PR Preview" w:date="2026-01-01T00:00:00Z">
        <w:r>
          <w:delText xml:space="preserve"> </w:delText>
        </w:r>
      </w:del>
      <w:del w:id="4284" w:author="PR Preview" w:date="2026-01-01T00:00:00Z">
        <w:r>
          <w:delText xml:space="preserve">the candidate with the smallest estimate,</w:delText>
        </w:r>
      </w:del>
      <w:del w:id="4285" w:author="PR Preview" w:date="2026-01-01T00:00:00Z">
        <w:r>
          <w:delText xml:space="preserve"> </w:delText>
        </w:r>
      </w:del>
      <w:del w:id="4286" w:author="PR Preview" w:date="2026-01-01T00:00:00Z">
        <w:r>
          <w:delText xml:space="preserve">taking the smallest</w:delText>
        </w:r>
      </w:del>
      <w:del w:id="4287" w:author="PR Preview" w:date="2026-01-01T00:00:00Z">
        <w:r>
          <w:delText xml:space="preserve"> </w:delText>
        </w:r>
      </w:del>
      <m:oMath>
        <m:r>
          <m:t>l</m:t>
        </m:r>
      </m:oMath>
      <w:del w:id="4288" w:author="PR Preview" w:date="2026-01-01T00:00:00Z">
        <w:r>
          <w:delText xml:space="preserve"> </w:delText>
        </w:r>
      </w:del>
      <w:del w:id="4289" w:author="PR Preview" w:date="2026-01-01T00:00:00Z">
        <w:r>
          <w:delText xml:space="preserve">if several tie:</w:delText>
        </w:r>
      </w:del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4"/>
    </w:p>
    <w:p>
      <w:pPr>
        <w:pStyle w:val="FirstParagraph"/>
      </w:pPr>
      <w:del w:id="4290" w:author="PR Preview" w:date="2026-01-01T00:00:00Z">
        <w:r>
          <w:rPr>
            <w:b/>
            <w:bCs/>
          </w:rPr>
          <w:delText xml:space="preserve">Definition 34 (Nested cross-validation)</w:delText>
        </w:r>
      </w:del>
      <w:del w:id="4291" w:author="PR Preview" w:date="2026-01-01T00:00:00Z">
        <w:r>
          <w:delText xml:space="preserve"> </w:delText>
        </w:r>
      </w:del>
      <w:del w:id="4292" w:author="PR Preview" w:date="2026-01-01T00:00:00Z">
        <w:r>
          <w:rPr>
            <w:b/>
            <w:bCs/>
          </w:rPr>
          <w:delText xml:space="preserve">Nested cross-validation</w:delText>
        </w:r>
      </w:del>
      <w:del w:id="4293" w:author="PR Preview" w:date="2026-01-01T00:00:00Z">
        <w:r>
          <w:delText xml:space="preserve"> </w:delText>
        </w:r>
      </w:del>
      <w:del w:id="4294" w:author="PR Preview" w:date="2026-01-01T00:00:00Z">
        <w:r>
          <w:delText xml:space="preserve">is</w:delText>
        </w:r>
      </w:del>
      <w:del w:id="4295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4296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4297" w:author="PR Preview" w:date="2026-01-01T00:00:00Z">
        <w:r>
          <w:delText xml:space="preserve"> </w:delText>
        </w:r>
      </w:del>
      <w:del w:id="4298" w:author="PR Preview" w:date="2026-01-01T00:00:00Z">
        <w:r>
          <w:delText xml:space="preserve">of the</w:delText>
        </w:r>
      </w:del>
      <w:del w:id="4299" w:author="PR Preview" w:date="2026-01-01T00:00:00Z">
        <w:r>
          <w:delText xml:space="preserve"> </w:delText>
        </w:r>
      </w:del>
      <w:hyperlink w:anchor="def-cv-choice">
        <w:del w:id="4300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4301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302" w:author="PR Preview" w:date="2026-01-01T00:00:00Z">
        <w:r>
          <w:delText xml:space="preserve">:</w:delText>
        </w:r>
      </w:del>
      <w:del w:id="4303" w:author="PR Preview" w:date="2026-01-01T00:00:00Z">
        <w:r>
          <w:delText xml:space="preserve"> </w:delText>
        </w:r>
      </w:del>
      <w:del w:id="4304" w:author="PR Preview" w:date="2026-01-01T00:00:00Z">
        <w:r>
          <w:delText xml:space="preserve">its estimate on a training set</w:delText>
        </w:r>
      </w:del>
      <w:del w:id="430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306" w:author="PR Preview" w:date="2026-01-01T00:00:00Z">
        <w:r>
          <w:delText xml:space="preserve"> </w:delText>
        </w:r>
      </w:del>
      <w:del w:id="4307" w:author="PR Preview" w:date="2026-01-01T00:00:00Z">
        <w:r>
          <w:delText xml:space="preserve">is</w:delText>
        </w:r>
      </w:del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6"/>
    </w:p>
    <w:p>
      <w:pPr>
        <w:pStyle w:val="BodyText"/>
      </w:pPr>
      <w:del w:id="4308" w:author="PR Preview" w:date="2026-01-01T00:00:00Z">
        <w:r>
          <w:rPr>
            <w:i/>
            <w:iCs/>
          </w:rPr>
          <w:delText xml:space="preserve">Remark 13</w:delText>
        </w:r>
      </w:del>
      <w:del w:id="4309" w:author="PR Preview" w:date="2026-01-01T00:00:00Z">
        <w:r>
          <w:delText xml:space="preserve"> (What is nested). </w:delText>
        </w:r>
      </w:del>
      <w:del w:id="4310" w:author="PR Preview" w:date="2026-01-01T00:00:00Z">
        <w:r>
          <w:delText xml:space="preserve">Each fold-out rule of</w:delText>
        </w:r>
      </w:del>
      <w:del w:id="4311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312" w:author="PR Preview" w:date="2026-01-01T00:00:00Z">
        <w:r>
          <w:delText xml:space="preserve"> </w:delText>
        </w:r>
      </w:del>
      <w:del w:id="4313" w:author="PR Preview" w:date="2026-01-01T00:00:00Z">
        <w:r>
          <w:delText xml:space="preserve">is computed from the observations outside one outer</w:delText>
        </w:r>
      </w:del>
      <w:del w:id="4314" w:author="PR Preview" w:date="2026-01-01T00:00:00Z">
        <w:r>
          <w:delText xml:space="preserve"> </w:delText>
        </w:r>
      </w:del>
      <w:hyperlink w:anchor="def-folds">
        <w:del w:id="4315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3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317" w:author="PR Preview" w:date="2026-01-01T00:00:00Z">
        <w:r>
          <w:delText xml:space="preserve">,</w:delText>
        </w:r>
      </w:del>
      <w:del w:id="4318" w:author="PR Preview" w:date="2026-01-01T00:00:00Z">
        <w:r>
          <w:delText xml:space="preserve"> </w:delText>
        </w:r>
      </w:del>
      <w:del w:id="4319" w:author="PR Preview" w:date="2026-01-01T00:00:00Z">
        <w:r>
          <w:delText xml:space="preserve">so the whole choice,</w:delText>
        </w:r>
      </w:del>
      <w:del w:id="4320" w:author="PR Preview" w:date="2026-01-01T00:00:00Z">
        <w:r>
          <w:delText xml:space="preserve"> </w:delText>
        </w:r>
      </w:del>
      <w:del w:id="4321" w:author="PR Preview" w:date="2026-01-01T00:00:00Z">
        <w:r>
          <w:delText xml:space="preserve">including the cross-validation that</w:delText>
        </w:r>
      </w:del>
      <w:del w:id="4322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323" w:author="PR Preview" w:date="2026-01-01T00:00:00Z">
        <w:r>
          <w:delText xml:space="preserve"> </w:delText>
        </w:r>
      </w:del>
      <w:del w:id="4324" w:author="PR Preview" w:date="2026-01-01T00:00:00Z">
        <w:r>
          <w:delText xml:space="preserve">runs inside those observations,</w:delText>
        </w:r>
      </w:del>
      <w:del w:id="4325" w:author="PR Preview" w:date="2026-01-01T00:00:00Z">
        <w:r>
          <w:delText xml:space="preserve"> </w:delText>
        </w:r>
      </w:del>
      <w:del w:id="4326" w:author="PR Preview" w:date="2026-01-01T00:00:00Z">
        <w:r>
          <w:delText xml:space="preserve">never sees</w:delText>
        </w:r>
      </w:del>
      <w:del w:id="432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328" w:author="PR Preview" w:date="2026-01-01T00:00:00Z">
        <w:r>
          <w:delText xml:space="preserve">.</w:delText>
        </w:r>
      </w:del>
      <w:del w:id="4329" w:author="PR Preview" w:date="2026-01-01T00:00:00Z">
        <w:r>
          <w:delText xml:space="preserve"> </w:delText>
        </w:r>
      </w:del>
      <w:del w:id="4330" w:author="PR Preview" w:date="2026-01-01T00:00:00Z">
        <w:r>
          <w:delText xml:space="preserve">That inner cross-validation is the nested one.</w:delText>
        </w:r>
      </w:del>
    </w:p>
    <w:p>
      <w:pPr>
        <w:pStyle w:val="BodyText"/>
      </w:pPr>
      <w:del w:id="4331" w:author="PR Preview" w:date="2026-01-01T00:00:00Z">
        <w:r>
          <w:rPr>
            <w:i/>
            <w:iCs/>
          </w:rPr>
          <w:delText xml:space="preserve">Remark 14</w:delText>
        </w:r>
      </w:del>
      <w:del w:id="4332" w:author="PR Preview" w:date="2026-01-01T00:00:00Z">
        <w:r>
          <w:delText xml:space="preserve"> (Cross-validation replaces the validation set, not the test set). </w:delText>
        </w:r>
      </w:del>
      <w:del w:id="4333" w:author="PR Preview" w:date="2026-01-01T00:00:00Z">
        <w:r>
          <w:delText xml:space="preserve">Used to choose between models,</w:delText>
        </w:r>
      </w:del>
      <w:del w:id="4334" w:author="PR Preview" w:date="2026-01-01T00:00:00Z">
        <w:r>
          <w:delText xml:space="preserve"> </w:delText>
        </w:r>
      </w:del>
      <w:del w:id="4335" w:author="PR Preview" w:date="2026-01-01T00:00:00Z">
        <w:r>
          <w:delText xml:space="preserve">cross-validation takes the place of the</w:delText>
        </w:r>
      </w:del>
      <w:del w:id="4336" w:author="PR Preview" w:date="2026-01-01T00:00:00Z">
        <w:r>
          <w:delText xml:space="preserve"> </w:delText>
        </w:r>
      </w:del>
      <w:del w:id="4337" w:author="PR Preview" w:date="2026-01-01T00:00:00Z">
        <w:r>
          <w:rPr>
            <w:i/>
            <w:iCs/>
          </w:rPr>
          <w:delText xml:space="preserve">validation</w:delText>
        </w:r>
      </w:del>
      <w:del w:id="4338" w:author="PR Preview" w:date="2026-01-01T00:00:00Z">
        <w:r>
          <w:delText xml:space="preserve"> </w:delText>
        </w:r>
      </w:del>
      <w:del w:id="4339" w:author="PR Preview" w:date="2026-01-01T00:00:00Z">
        <w:r>
          <w:delText xml:space="preserve">set</w:delText>
        </w:r>
      </w:del>
      <w:del w:id="4340" w:author="PR Preview" w:date="2026-01-01T00:00:00Z">
        <w:r>
          <w:delText xml:space="preserve"> </w:delText>
        </w:r>
      </w:del>
      <w:del w:id="4341" w:author="PR Preview" w:date="2026-01-01T00:00:00Z">
        <w:r>
          <w:delText xml:space="preserve">of</w:delText>
        </w:r>
      </w:del>
      <w:del w:id="4342" w:author="PR Preview" w:date="2026-01-01T00:00:00Z">
        <w:r>
          <w:delText xml:space="preserve"> </w:delText>
        </w:r>
      </w:del>
      <w:hyperlink w:anchor="def-data-splits">
        <w:del w:id="4343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4344" w:author="PR Preview" w:date="2026-01-01T00:00:00Z">
        <w:r>
          <w:delText xml:space="preserve">,</w:delText>
        </w:r>
      </w:del>
      <w:del w:id="4345" w:author="PR Preview" w:date="2026-01-01T00:00:00Z">
        <w:r>
          <w:delText xml:space="preserve"> </w:delText>
        </w:r>
      </w:del>
      <w:del w:id="4346" w:author="PR Preview" w:date="2026-01-01T00:00:00Z">
        <w:r>
          <w:delText xml:space="preserve">the one consulted again and again,</w:delText>
        </w:r>
      </w:del>
      <w:del w:id="4347" w:author="PR Preview" w:date="2026-01-01T00:00:00Z">
        <w:r>
          <w:delText xml:space="preserve"> </w:delText>
        </w:r>
      </w:del>
      <w:del w:id="4348" w:author="PR Preview" w:date="2026-01-01T00:00:00Z">
        <w:r>
          <w:delText xml:space="preserve">and not of the test set, which stays unused until the end.</w:delText>
        </w:r>
      </w:del>
      <w:del w:id="4349" w:author="PR Preview" w:date="2026-01-01T00:00:00Z">
        <w:r>
          <w:delText xml:space="preserve"> </w:delText>
        </w:r>
      </w:del>
      <w:del w:id="4350" w:author="PR Preview" w:date="2026-01-01T00:00:00Z">
        <w:r>
          <w:delText xml:space="preserve">The cross-validation estimate of the winning model is optimistic:</w:delText>
        </w:r>
      </w:del>
      <w:del w:id="4351" w:author="PR Preview" w:date="2026-01-01T00:00:00Z">
        <w:r>
          <w:delText xml:space="preserve"> </w:delText>
        </w:r>
      </w:del>
      <w:del w:id="4352" w:author="PR Preview" w:date="2026-01-01T00:00:00Z">
        <w:r>
          <w:delText xml:space="preserve">that model won partly because the particular sample and split happened to favor it,</w:delText>
        </w:r>
      </w:del>
      <w:del w:id="4353" w:author="PR Preview" w:date="2026-01-01T00:00:00Z">
        <w:r>
          <w:delText xml:space="preserve"> </w:delText>
        </w:r>
      </w:del>
      <w:del w:id="4354" w:author="PR Preview" w:date="2026-01-01T00:00:00Z">
        <w:r>
          <w:delText xml:space="preserve">so its estimate is the smallest of several noisy estimates.</w:delText>
        </w:r>
      </w:del>
      <w:del w:id="4355" w:author="PR Preview" w:date="2026-01-01T00:00:00Z">
        <w:r>
          <w:delText xml:space="preserve"> </w:delText>
        </w:r>
      </w:del>
      <w:del w:id="4356" w:author="PR Preview" w:date="2026-01-01T00:00:00Z">
        <w:r>
          <w:delText xml:space="preserve">An honest estimate of the chosen model’s error needs data</w:delText>
        </w:r>
      </w:del>
      <w:del w:id="4357" w:author="PR Preview" w:date="2026-01-01T00:00:00Z">
        <w:r>
          <w:delText xml:space="preserve"> </w:delText>
        </w:r>
      </w:del>
      <w:del w:id="4358" w:author="PR Preview" w:date="2026-01-01T00:00:00Z">
        <w:r>
          <w:delText xml:space="preserve">that took no part in the choice</w:delText>
        </w:r>
      </w:del>
      <w:del w:id="4359" w:author="PR Preview" w:date="2026-01-01T00:00:00Z">
        <w:r>
          <w:delText xml:space="preserve"> </w:delText>
        </w:r>
      </w:del>
      <w:del w:id="4360" w:author="PR Preview" w:date="2026-01-01T00:00:00Z">
        <w:r>
          <w:delText xml:space="preserve">(Hastie et al. 2009, sec. 7.2)</w:delText>
        </w:r>
      </w:del>
      <w:del w:id="4361" w:author="PR Preview" w:date="2026-01-01T00:00:00Z">
        <w:r>
          <w:delText xml:space="preserve">,</w:delText>
        </w:r>
      </w:del>
      <w:del w:id="4362" w:author="PR Preview" w:date="2026-01-01T00:00:00Z">
        <w:r>
          <w:delText xml:space="preserve"> </w:delText>
        </w:r>
      </w:del>
      <w:del w:id="4363" w:author="PR Preview" w:date="2026-01-01T00:00:00Z">
        <w:r>
          <w:delText xml:space="preserve">such as a</w:delText>
        </w:r>
      </w:del>
      <w:del w:id="4364" w:author="PR Preview" w:date="2026-01-01T00:00:00Z">
        <w:r>
          <w:delText xml:space="preserve"> </w:delText>
        </w:r>
      </w:del>
      <w:hyperlink w:anchor="def-test-set">
        <w:del w:id="4365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4366" w:author="PR Preview" w:date="2026-01-01T00:00:00Z">
        <w:r>
          <w:delText xml:space="preserve">,</w:delText>
        </w:r>
      </w:del>
      <w:del w:id="4367" w:author="PR Preview" w:date="2026-01-01T00:00:00Z">
        <w:r>
          <w:delText xml:space="preserve"> </w:delText>
        </w:r>
      </w:del>
      <w:del w:id="4368" w:author="PR Preview" w:date="2026-01-01T00:00:00Z">
        <w:r>
          <w:delText xml:space="preserve">or the outer folds of</w:delText>
        </w:r>
      </w:del>
      <w:del w:id="4369" w:author="PR Preview" w:date="2026-01-01T00:00:00Z">
        <w:r>
          <w:delText xml:space="preserve"> </w:delText>
        </w:r>
      </w:del>
      <w:hyperlink w:anchor="def-nested-cv">
        <w:del w:id="4370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4371" w:author="PR Preview" w:date="2026-01-01T00:00:00Z">
        <w:r>
          <w:delText xml:space="preserve">.</w:delText>
        </w:r>
      </w:del>
    </w:p>
    <w:p>
      <w:pPr>
        <w:pStyle w:val="BodyText"/>
      </w:pPr>
      <w:del w:id="4372" w:author="PR Preview" w:date="2026-01-01T00:00:00Z">
        <w:r>
          <w:rPr>
            <w:b/>
            <w:bCs/>
          </w:rPr>
          <w:delText xml:space="preserve">Definition 35 (Fold-based standard error)</w:delText>
        </w:r>
      </w:del>
      <w:del w:id="4373" w:author="PR Preview" w:date="2026-01-01T00:00:00Z">
        <w:r>
          <w:delText xml:space="preserve"> </w:delText>
        </w:r>
      </w:del>
      <w:del w:id="4374" w:author="PR Preview" w:date="2026-01-01T00:00:00Z">
        <w:r>
          <w:delText xml:space="preserve">The</w:delText>
        </w:r>
      </w:del>
      <w:del w:id="4375" w:author="PR Preview" w:date="2026-01-01T00:00:00Z">
        <w:r>
          <w:delText xml:space="preserve"> </w:delText>
        </w:r>
      </w:del>
      <w:del w:id="4376" w:author="PR Preview" w:date="2026-01-01T00:00:00Z">
        <w:r>
          <w:rPr>
            <w:b/>
            <w:bCs/>
          </w:rPr>
          <w:delText xml:space="preserve">fold-based standard error</w:delText>
        </w:r>
      </w:del>
      <w:del w:id="437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378" w:author="PR Preview" w:date="2026-01-01T00:00:00Z">
        <w:r>
          <w:delText xml:space="preserve"> </w:delText>
        </w:r>
      </w:del>
      <w:del w:id="4379" w:author="PR Preview" w:date="2026-01-01T00:00:00Z">
        <w:r>
          <w:delText xml:space="preserve">of a</w:delText>
        </w:r>
      </w:del>
      <w:del w:id="4380" w:author="PR Preview" w:date="2026-01-01T00:00:00Z">
        <w:r>
          <w:delText xml:space="preserve"> </w:delText>
        </w:r>
      </w:del>
      <m:oMath>
        <m:r>
          <m:t>k</m:t>
        </m:r>
      </m:oMath>
      <w:del w:id="4381" w:author="PR Preview" w:date="2026-01-01T00:00:00Z">
        <w:r>
          <w:delText xml:space="preserve">-fold</w:delText>
        </w:r>
      </w:del>
      <w:del w:id="4382" w:author="PR Preview" w:date="2026-01-01T00:00:00Z">
        <w:r>
          <w:delText xml:space="preserve"> </w:delText>
        </w:r>
      </w:del>
      <w:hyperlink w:anchor="def-cv-estimate">
        <w:del w:id="4383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384" w:author="PR Preview" w:date="2026-01-01T00:00:00Z">
        <w:r>
          <w:delText xml:space="preserve"> </w:delText>
        </w:r>
      </w:del>
      <w:del w:id="4385" w:author="PR Preview" w:date="2026-01-01T00:00:00Z">
        <w:r>
          <w:delText xml:space="preserve">is the</w:delText>
        </w:r>
      </w:del>
      <w:del w:id="4386" w:author="PR Preview" w:date="2026-01-01T00:00:00Z">
        <w:r>
          <w:delText xml:space="preserve"> </w:delText>
        </w:r>
      </w:del>
      <w:hyperlink r:id="rId233">
        <w:del w:id="4387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4388" w:author="PR Preview" w:date="2026-01-01T00:00:00Z">
        <w:r>
          <w:delText xml:space="preserve"> </w:delText>
        </w:r>
      </w:del>
      <w:del w:id="4389" w:author="PR Preview" w:date="2026-01-01T00:00:00Z">
        <w:r>
          <w:delText xml:space="preserve">of the</w:delText>
        </w:r>
      </w:del>
      <w:del w:id="4390" w:author="PR Preview" w:date="2026-01-01T00:00:00Z">
        <w:r>
          <w:delText xml:space="preserve"> </w:delText>
        </w:r>
      </w:del>
      <m:oMath>
        <m:r>
          <m:t>k</m:t>
        </m:r>
      </m:oMath>
      <w:del w:id="4391" w:author="PR Preview" w:date="2026-01-01T00:00:00Z">
        <w:r>
          <w:delText xml:space="preserve"> </w:delText>
        </w:r>
      </w:del>
      <w:hyperlink w:anchor="def-fold-mse">
        <w:del w:id="4392" w:author="PR Preview" w:date="2026-01-01T00:00:00Z">
          <w:r>
            <w:rPr>
              <w:rStyle w:val="Hyperlink"/>
            </w:rPr>
            <w:delText xml:space="preserve">fold mean squared errors</w:delText>
          </w:r>
        </w:del>
      </w:hyperlink>
      <w:del w:id="4393" w:author="PR Preview" w:date="2026-01-01T00:00:00Z">
        <w:r>
          <w:delText xml:space="preserve">,</w:delText>
        </w:r>
      </w:del>
      <w:del w:id="4394" w:author="PR Preview" w:date="2026-01-01T00:00:00Z">
        <w:r>
          <w:delText xml:space="preserve"> </w:delText>
        </w:r>
      </w:del>
      <w:del w:id="4395" w:author="PR Preview" w:date="2026-01-01T00:00:00Z">
        <w:r>
          <w:delText xml:space="preserve">divided by</w:delText>
        </w:r>
      </w:del>
      <w:del w:id="4396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4397" w:author="PR Preview" w:date="2026-01-01T00:00:00Z">
        <w:r>
          <w:delText xml:space="preserve">:</w:delText>
        </w:r>
      </w:del>
    </w:p>
    <w:p>
      <w:pPr>
        <w:pStyle w:val="BodyText"/>
      </w:pPr>
      <w:bookmarkStart w:id="225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BodyText"/>
      </w:pPr>
      <w:del w:id="4398" w:author="PR Preview" w:date="2026-01-01T00:00:00Z">
        <w:r>
          <w:rPr>
            <w:i/>
            <w:iCs/>
          </w:rPr>
          <w:delText xml:space="preserve">Remark 15</w:delText>
        </w:r>
      </w:del>
      <w:del w:id="4399" w:author="PR Preview" w:date="2026-01-01T00:00:00Z">
        <w:r>
          <w:delText xml:space="preserve"> (The fold-based standard error is only a rough guide). </w:delText>
        </w:r>
      </w:del>
      <w:del w:id="4400" w:author="PR Preview" w:date="2026-01-01T00:00:00Z">
        <w:r>
          <w:delText xml:space="preserve">Hastie et al. (2009, sec. 7.10.1)</w:delText>
        </w:r>
      </w:del>
      <w:del w:id="4401" w:author="PR Preview" w:date="2026-01-01T00:00:00Z">
        <w:r>
          <w:delText xml:space="preserve"> </w:delText>
        </w:r>
      </w:del>
      <w:del w:id="4402" w:author="PR Preview" w:date="2026-01-01T00:00:00Z">
        <w:r>
          <w:delText xml:space="preserve">draw standard-error bars</w:delText>
        </w:r>
      </w:del>
      <w:del w:id="4403" w:author="PR Preview" w:date="2026-01-01T00:00:00Z">
        <w:r>
          <w:delText xml:space="preserve"> </w:delText>
        </w:r>
      </w:del>
      <w:del w:id="4404" w:author="PR Preview" w:date="2026-01-01T00:00:00Z">
        <w:r>
          <w:delText xml:space="preserve">computed from the per-fold errors as in</w:delText>
        </w:r>
      </w:del>
      <w:del w:id="4405" w:author="PR Preview" w:date="2026-01-01T00:00:00Z">
        <w:r>
          <w:delText xml:space="preserve"> </w:delText>
        </w:r>
      </w:del>
      <w:hyperlink w:anchor="eq-cv-se">
        <w:del w:id="4406" w:author="PR Preview" w:date="2026-01-01T00:00:00Z">
          <w:r>
            <w:rPr>
              <w:rStyle w:val="Hyperlink"/>
            </w:rPr>
            <w:delText xml:space="preserve">Equation 36</w:delText>
          </w:r>
        </w:del>
      </w:hyperlink>
      <w:del w:id="4407" w:author="PR Preview" w:date="2026-01-01T00:00:00Z">
        <w:r>
          <w:delText xml:space="preserve">.</w:delText>
        </w:r>
      </w:del>
      <w:del w:id="4408" w:author="PR Preview" w:date="2026-01-01T00:00:00Z">
        <w:r>
          <w:delText xml:space="preserve"> </w:delText>
        </w:r>
      </w:del>
      <w:del w:id="4409" w:author="PR Preview" w:date="2026-01-01T00:00:00Z">
        <w:r>
          <w:delText xml:space="preserve">That formula treats the</w:delText>
        </w:r>
      </w:del>
      <w:del w:id="4410" w:author="PR Preview" w:date="2026-01-01T00:00:00Z">
        <w:r>
          <w:delText xml:space="preserve"> </w:delText>
        </w:r>
      </w:del>
      <m:oMath>
        <m:r>
          <m:t>k</m:t>
        </m:r>
      </m:oMath>
      <w:del w:id="4411" w:author="PR Preview" w:date="2026-01-01T00:00:00Z">
        <w:r>
          <w:delText xml:space="preserve"> </w:delText>
        </w:r>
      </w:del>
      <w:del w:id="4412" w:author="PR Preview" w:date="2026-01-01T00:00:00Z">
        <w:r>
          <w:delText xml:space="preserve">fold errors</w:delText>
        </w:r>
      </w:del>
      <w:del w:id="4413" w:author="PR Preview" w:date="2026-01-01T00:00:00Z">
        <w:r>
          <w:delText xml:space="preserve"> </w:delText>
        </w:r>
      </w:del>
      <w:del w:id="4414" w:author="PR Preview" w:date="2026-01-01T00:00:00Z">
        <w:r>
          <w:delText xml:space="preserve">as if they were independent,</w:delText>
        </w:r>
      </w:del>
      <w:del w:id="4415" w:author="PR Preview" w:date="2026-01-01T00:00:00Z">
        <w:r>
          <w:delText xml:space="preserve"> </w:delText>
        </w:r>
      </w:del>
      <w:del w:id="4416" w:author="PR Preview" w:date="2026-01-01T00:00:00Z">
        <w:r>
          <w:delText xml:space="preserve">which they are not:</w:delText>
        </w:r>
      </w:del>
      <w:del w:id="4417" w:author="PR Preview" w:date="2026-01-01T00:00:00Z">
        <w:r>
          <w:delText xml:space="preserve"> </w:delText>
        </w:r>
      </w:del>
      <w:del w:id="4418" w:author="PR Preview" w:date="2026-01-01T00:00:00Z">
        <w:r>
          <w:delText xml:space="preserve">every pair of folds shares</w:delText>
        </w:r>
      </w:del>
      <w:del w:id="441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4420" w:author="PR Preview" w:date="2026-01-01T00:00:00Z">
        <w:r>
          <w:delText xml:space="preserve"> </w:delText>
        </w:r>
      </w:del>
      <w:del w:id="4421" w:author="PR Preview" w:date="2026-01-01T00:00:00Z">
        <w:r>
          <w:delText xml:space="preserve">folds of training data.</w:delText>
        </w:r>
      </w:del>
      <w:del w:id="4422" w:author="PR Preview" w:date="2026-01-01T00:00:00Z">
        <w:r>
          <w:delText xml:space="preserve"> </w:delText>
        </w:r>
      </w:del>
      <w:del w:id="4423" w:author="PR Preview" w:date="2026-01-01T00:00:00Z">
        <w:r>
          <w:delText xml:space="preserve">So</w:delText>
        </w:r>
      </w:del>
      <w:del w:id="442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425" w:author="PR Preview" w:date="2026-01-01T00:00:00Z">
        <w:r>
          <w:delText xml:space="preserve"> </w:delText>
        </w:r>
      </w:del>
      <w:del w:id="4426" w:author="PR Preview" w:date="2026-01-01T00:00:00Z">
        <w:r>
          <w:delText xml:space="preserve">is a rough indication</w:delText>
        </w:r>
      </w:del>
      <w:del w:id="4427" w:author="PR Preview" w:date="2026-01-01T00:00:00Z">
        <w:r>
          <w:delText xml:space="preserve"> </w:delText>
        </w:r>
      </w:del>
      <w:del w:id="4428" w:author="PR Preview" w:date="2026-01-01T00:00:00Z">
        <w:r>
          <w:delText xml:space="preserve">of how much</w:delText>
        </w:r>
      </w:del>
      <w:del w:id="442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430" w:author="PR Preview" w:date="2026-01-01T00:00:00Z">
        <w:r>
          <w:delText xml:space="preserve"> </w:delText>
        </w:r>
      </w:del>
      <w:del w:id="4431" w:author="PR Preview" w:date="2026-01-01T00:00:00Z">
        <w:r>
          <w:delText xml:space="preserve">might change with a different sample,</w:delText>
        </w:r>
      </w:del>
      <w:del w:id="4432" w:author="PR Preview" w:date="2026-01-01T00:00:00Z">
        <w:r>
          <w:delText xml:space="preserve"> </w:delText>
        </w:r>
      </w:del>
      <w:del w:id="4433" w:author="PR Preview" w:date="2026-01-01T00:00:00Z">
        <w:r>
          <w:delText xml:space="preserve">not a</w:delText>
        </w:r>
      </w:del>
      <w:del w:id="4434" w:author="PR Preview" w:date="2026-01-01T00:00:00Z">
        <w:r>
          <w:delText xml:space="preserve"> </w:delText>
        </w:r>
      </w:del>
      <w:hyperlink r:id="rId238">
        <w:del w:id="4435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4436" w:author="PR Preview" w:date="2026-01-01T00:00:00Z">
        <w:r>
          <w:delText xml:space="preserve"> </w:delText>
        </w:r>
      </w:del>
      <w:del w:id="4437" w:author="PR Preview" w:date="2026-01-01T00:00:00Z">
        <w:r>
          <w:delText xml:space="preserve">of</w:delText>
        </w:r>
      </w:del>
      <w:del w:id="443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439" w:author="PR Preview" w:date="2026-01-01T00:00:00Z">
        <w:r>
          <w:delText xml:space="preserve">.</w:delText>
        </w:r>
      </w:del>
    </w:p>
    <w:p>
      <w:pPr>
        <w:pStyle w:val="BodyText"/>
      </w:pPr>
      <w:del w:id="4440" w:author="PR Preview" w:date="2026-01-01T00:00:00Z">
        <w:r>
          <w:rPr>
            <w:b/>
            <w:bCs/>
          </w:rPr>
          <w:delText xml:space="preserve">Definition 36 (Fold mean squared error of a named procedure)</w:delText>
        </w:r>
      </w:del>
      <w:del w:id="4441" w:author="PR Preview" w:date="2026-01-01T00:00:00Z">
        <w:r>
          <w:delText xml:space="preserve"> </w:delText>
        </w:r>
      </w:del>
      <w:del w:id="4442" w:author="PR Preview" w:date="2026-01-01T00:00:00Z">
        <w:r>
          <w:delText xml:space="preserve">The</w:delText>
        </w:r>
      </w:del>
      <w:del w:id="4443" w:author="PR Preview" w:date="2026-01-01T00:00:00Z">
        <w:r>
          <w:delText xml:space="preserve"> </w:delText>
        </w:r>
      </w:del>
      <w:del w:id="4444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4445" w:author="PR Preview" w:date="2026-01-01T00:00:00Z">
        <w:r>
          <w:delText xml:space="preserve"> </w:delText>
        </w:r>
      </w:del>
      <m:oMath>
        <m:r>
          <m:t>g</m:t>
        </m:r>
      </m:oMath>
      <w:del w:id="4446" w:author="PR Preview" w:date="2026-01-01T00:00:00Z">
        <w:r>
          <w:delText xml:space="preserve"> </w:delText>
        </w:r>
      </w:del>
      <w:del w:id="4447" w:author="PR Preview" w:date="2026-01-01T00:00:00Z">
        <w:r>
          <w:delText xml:space="preserve">for</w:delText>
        </w:r>
      </w:del>
      <w:del w:id="4448" w:author="PR Preview" w:date="2026-01-01T00:00:00Z">
        <w:r>
          <w:delText xml:space="preserve"> </w:delText>
        </w:r>
      </w:del>
      <w:hyperlink w:anchor="def-folds">
        <w:del w:id="444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45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451" w:author="PR Preview" w:date="2026-01-01T00:00:00Z">
        <w:r>
          <w:delText xml:space="preserve"> </w:delText>
        </w:r>
      </w:del>
      <w:del w:id="4452" w:author="PR Preview" w:date="2026-01-01T00:00:00Z">
        <w:r>
          <w:delText xml:space="preserve">of a training set</w:delText>
        </w:r>
      </w:del>
      <w:del w:id="445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454" w:author="PR Preview" w:date="2026-01-01T00:00:00Z">
        <w:r>
          <w:delText xml:space="preserve">, indexed by</w:delText>
        </w:r>
      </w:del>
      <w:del w:id="4455" w:author="PR Preview" w:date="2026-01-01T00:00:00Z">
        <w:r>
          <w:delText xml:space="preserve"> </w:delText>
        </w:r>
      </w:del>
      <m:oMath>
        <m:r>
          <m:t>I</m:t>
        </m:r>
      </m:oMath>
      <w:del w:id="4456" w:author="PR Preview" w:date="2026-01-01T00:00:00Z">
        <w:r>
          <w:delText xml:space="preserve">,</w:delText>
        </w:r>
      </w:del>
      <w:del w:id="4457" w:author="PR Preview" w:date="2026-01-01T00:00:00Z">
        <w:r>
          <w:delText xml:space="preserve"> </w:delText>
        </w:r>
      </w:del>
      <w:del w:id="4458" w:author="PR Preview" w:date="2026-01-01T00:00:00Z">
        <w:r>
          <w:delText xml:space="preserve">is the</w:delText>
        </w:r>
      </w:del>
      <w:del w:id="4459" w:author="PR Preview" w:date="2026-01-01T00:00:00Z">
        <w:r>
          <w:delText xml:space="preserve"> </w:delText>
        </w:r>
      </w:del>
      <w:hyperlink w:anchor="def-fold-mse">
        <w:del w:id="4460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4461" w:author="PR Preview" w:date="2026-01-01T00:00:00Z">
        <w:r>
          <w:delText xml:space="preserve"> </w:delText>
        </w:r>
      </w:del>
      <w:del w:id="4462" w:author="PR Preview" w:date="2026-01-01T00:00:00Z">
        <w:r>
          <w:delText xml:space="preserve">computed with the</w:delText>
        </w:r>
      </w:del>
      <w:del w:id="4463" w:author="PR Preview" w:date="2026-01-01T00:00:00Z">
        <w:r>
          <w:delText xml:space="preserve"> </w:delText>
        </w:r>
      </w:del>
      <w:hyperlink w:anchor="def-fold-out-rule">
        <w:del w:id="4464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465" w:author="PR Preview" w:date="2026-01-01T00:00:00Z">
        <w:r>
          <w:delText xml:space="preserve"> </w:delText>
        </w:r>
      </w:del>
      <w:del w:id="4466" w:author="PR Preview" w:date="2026-01-01T00:00:00Z">
        <w:r>
          <w:delText xml:space="preserve">that</w:delText>
        </w:r>
      </w:del>
      <w:del w:id="4467" w:author="PR Preview" w:date="2026-01-01T00:00:00Z">
        <w:r>
          <w:delText xml:space="preserve"> </w:delText>
        </w:r>
      </w:del>
      <m:oMath>
        <m:r>
          <m:t>g</m:t>
        </m:r>
      </m:oMath>
      <w:del w:id="4468" w:author="PR Preview" w:date="2026-01-01T00:00:00Z">
        <w:r>
          <w:delText xml:space="preserve"> </w:delText>
        </w:r>
      </w:del>
      <w:del w:id="4469" w:author="PR Preview" w:date="2026-01-01T00:00:00Z">
        <w:r>
          <w:delText xml:space="preserve">produces:</w:delText>
        </w:r>
      </w:del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del w:id="4470" w:author="PR Preview" w:date="2026-01-01T00:00:00Z">
        <w:r>
          <w:rPr>
            <w:b/>
            <w:bCs/>
          </w:rPr>
          <w:delText xml:space="preserve">Definition 37 (Fold-based standard error of a named procedure)</w:delText>
        </w:r>
      </w:del>
      <w:del w:id="4471" w:author="PR Preview" w:date="2026-01-01T00:00:00Z">
        <w:r>
          <w:delText xml:space="preserve"> </w:delText>
        </w:r>
      </w:del>
      <w:del w:id="4472" w:author="PR Preview" w:date="2026-01-01T00:00:00Z">
        <w:r>
          <w:delText xml:space="preserve">The</w:delText>
        </w:r>
      </w:del>
      <w:del w:id="4473" w:author="PR Preview" w:date="2026-01-01T00:00:00Z">
        <w:r>
          <w:delText xml:space="preserve"> </w:delText>
        </w:r>
      </w:del>
      <w:del w:id="4474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4475" w:author="PR Preview" w:date="2026-01-01T00:00:00Z">
        <w:r>
          <w:delText xml:space="preserve"> </w:delText>
        </w:r>
      </w:del>
      <m:oMath>
        <m:r>
          <m:t>g</m:t>
        </m:r>
      </m:oMath>
      <w:del w:id="4476" w:author="PR Preview" w:date="2026-01-01T00:00:00Z">
        <w:r>
          <w:delText xml:space="preserve"> </w:delText>
        </w:r>
      </w:del>
      <w:del w:id="4477" w:author="PR Preview" w:date="2026-01-01T00:00:00Z">
        <w:r>
          <w:delText xml:space="preserve">on a training set</w:delText>
        </w:r>
      </w:del>
      <w:del w:id="447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479" w:author="PR Preview" w:date="2026-01-01T00:00:00Z">
        <w:r>
          <w:delText xml:space="preserve">,</w:delText>
        </w:r>
      </w:del>
      <w:del w:id="4480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4481" w:author="PR Preview" w:date="2026-01-01T00:00:00Z">
        <w:r>
          <w:delText xml:space="preserve">,</w:delText>
        </w:r>
      </w:del>
      <w:del w:id="4482" w:author="PR Preview" w:date="2026-01-01T00:00:00Z">
        <w:r>
          <w:delText xml:space="preserve"> </w:delText>
        </w:r>
      </w:del>
      <w:del w:id="4483" w:author="PR Preview" w:date="2026-01-01T00:00:00Z">
        <w:r>
          <w:delText xml:space="preserve">is the</w:delText>
        </w:r>
      </w:del>
      <w:del w:id="4484" w:author="PR Preview" w:date="2026-01-01T00:00:00Z">
        <w:r>
          <w:delText xml:space="preserve"> </w:delText>
        </w:r>
      </w:del>
      <w:hyperlink w:anchor="def-cv-se">
        <w:del w:id="4485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4486" w:author="PR Preview" w:date="2026-01-01T00:00:00Z">
        <w:r>
          <w:delText xml:space="preserve"> </w:delText>
        </w:r>
      </w:del>
      <w:del w:id="4487" w:author="PR Preview" w:date="2026-01-01T00:00:00Z">
        <w:r>
          <w:delText xml:space="preserve">computed from the</w:delText>
        </w:r>
      </w:del>
      <w:del w:id="4488" w:author="PR Preview" w:date="2026-01-01T00:00:00Z">
        <w:r>
          <w:delText xml:space="preserve"> </w:delText>
        </w:r>
      </w:del>
      <w:hyperlink w:anchor="def-fold-mse-indexed">
        <w:del w:id="4489" w:author="PR Preview" w:date="2026-01-01T00:00:00Z">
          <w:r>
            <w:rPr>
              <w:rStyle w:val="Hyperlink"/>
            </w:rPr>
            <w:delText xml:space="preserve">fold mean squared errors of</w:delText>
          </w:r>
        </w:del>
        <w:del w:id="4490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4491" w:author="PR Preview" w:date="2026-01-01T00:00:00Z">
        <w:r>
          <w:delText xml:space="preserve">:</w:delText>
        </w:r>
      </w:del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del w:id="4492" w:author="PR Preview" w:date="2026-01-01T00:00:00Z">
        <w:r>
          <w:rPr>
            <w:b/>
            <w:bCs/>
          </w:rPr>
          <w:delText xml:space="preserve">Definition 38 (One-standard-error rule)</w:delText>
        </w:r>
      </w:del>
      <w:del w:id="4493" w:author="PR Preview" w:date="2026-01-01T00:00:00Z">
        <w:r>
          <w:delText xml:space="preserve"> </w:delText>
        </w:r>
      </w:del>
      <w:del w:id="4494" w:author="PR Preview" w:date="2026-01-01T00:00:00Z">
        <w:r>
          <w:delText xml:space="preserve">Let</w:delText>
        </w:r>
      </w:del>
      <w:del w:id="449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4496" w:author="PR Preview" w:date="2026-01-01T00:00:00Z">
        <w:r>
          <w:delText xml:space="preserve"> </w:delText>
        </w:r>
      </w:del>
      <w:del w:id="4497" w:author="PR Preview" w:date="2026-01-01T00:00:00Z">
        <w:r>
          <w:delText xml:space="preserve">be candidate</w:delText>
        </w:r>
      </w:del>
      <w:del w:id="4498" w:author="PR Preview" w:date="2026-01-01T00:00:00Z">
        <w:r>
          <w:delText xml:space="preserve"> </w:delText>
        </w:r>
      </w:del>
      <w:hyperlink w:anchor="def-fitting-procedure">
        <w:del w:id="4499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4500" w:author="PR Preview" w:date="2026-01-01T00:00:00Z">
        <w:r>
          <w:delText xml:space="preserve">,</w:delText>
        </w:r>
      </w:del>
      <w:del w:id="4501" w:author="PR Preview" w:date="2026-01-01T00:00:00Z">
        <w:r>
          <w:delText xml:space="preserve"> </w:delText>
        </w:r>
      </w:del>
      <w:del w:id="4502" w:author="PR Preview" w:date="2026-01-01T00:00:00Z">
        <w:r>
          <w:delText xml:space="preserve">each</w:delText>
        </w:r>
      </w:del>
      <w:del w:id="4503" w:author="PR Preview" w:date="2026-01-01T00:00:00Z">
        <w:r>
          <w:delText xml:space="preserve"> </w:delText>
        </w:r>
      </w:del>
      <w:hyperlink w:anchor="def-flexibility">
        <w:del w:id="4504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4505" w:author="PR Preview" w:date="2026-01-01T00:00:00Z">
        <w:r>
          <w:delText xml:space="preserve"> </w:delText>
        </w:r>
      </w:del>
      <w:del w:id="4506" w:author="PR Preview" w:date="2026-01-01T00:00:00Z">
        <w:r>
          <w:delText xml:space="preserve">as the one before,</w:delText>
        </w:r>
      </w:del>
      <w:del w:id="4507" w:author="PR Preview" w:date="2026-01-01T00:00:00Z">
        <w:r>
          <w:delText xml:space="preserve"> </w:delText>
        </w:r>
      </w:del>
      <w:del w:id="4508" w:author="PR Preview" w:date="2026-01-01T00:00:00Z">
        <w:r>
          <w:delText xml:space="preserve">cross-validated on a training set</w:delText>
        </w:r>
      </w:del>
      <w:del w:id="450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10" w:author="PR Preview" w:date="2026-01-01T00:00:00Z">
        <w:r>
          <w:delText xml:space="preserve"> </w:delText>
        </w:r>
      </w:del>
      <w:del w:id="4511" w:author="PR Preview" w:date="2026-01-01T00:00:00Z">
        <w:r>
          <w:delText xml:space="preserve">with the same folds,</w:delText>
        </w:r>
      </w:del>
      <w:del w:id="4512" w:author="PR Preview" w:date="2026-01-01T00:00:00Z">
        <w:r>
          <w:delText xml:space="preserve"> </w:delText>
        </w:r>
      </w:del>
      <w:del w:id="4513" w:author="PR Preview" w:date="2026-01-01T00:00:00Z">
        <w:r>
          <w:delText xml:space="preserve">and let</w:delText>
        </w:r>
      </w:del>
      <w:del w:id="451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4515" w:author="PR Preview" w:date="2026-01-01T00:00:00Z">
        <w:r>
          <w:delText xml:space="preserve"> </w:delText>
        </w:r>
      </w:del>
      <w:del w:id="4516" w:author="PR Preview" w:date="2026-01-01T00:00:00Z">
        <w:r>
          <w:delText xml:space="preserve">be the one with the smallest</w:delText>
        </w:r>
      </w:del>
      <w:del w:id="4517" w:author="PR Preview" w:date="2026-01-01T00:00:00Z">
        <w:r>
          <w:delText xml:space="preserve"> </w:delText>
        </w:r>
      </w:del>
      <w:hyperlink w:anchor="def-cv-estimate-indexed">
        <w:del w:id="4518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519" w:author="PR Preview" w:date="2026-01-01T00:00:00Z">
        <w:r>
          <w:delText xml:space="preserve">.</w:delText>
        </w:r>
      </w:del>
      <w:del w:id="4520" w:author="PR Preview" w:date="2026-01-01T00:00:00Z">
        <w:r>
          <w:delText xml:space="preserve"> </w:delText>
        </w:r>
      </w:del>
      <w:del w:id="4521" w:author="PR Preview" w:date="2026-01-01T00:00:00Z">
        <w:r>
          <w:delText xml:space="preserve">The</w:delText>
        </w:r>
      </w:del>
      <w:del w:id="4522" w:author="PR Preview" w:date="2026-01-01T00:00:00Z">
        <w:r>
          <w:delText xml:space="preserve"> </w:delText>
        </w:r>
      </w:del>
      <w:del w:id="4523" w:author="PR Preview" w:date="2026-01-01T00:00:00Z">
        <w:r>
          <w:rPr>
            <w:b/>
            <w:bCs/>
          </w:rPr>
          <w:delText xml:space="preserve">one-standard-error rule</w:delText>
        </w:r>
      </w:del>
      <w:del w:id="4524" w:author="PR Preview" w:date="2026-01-01T00:00:00Z">
        <w:r>
          <w:delText xml:space="preserve"> </w:delText>
        </w:r>
      </w:del>
      <w:del w:id="4525" w:author="PR Preview" w:date="2026-01-01T00:00:00Z">
        <w:r>
          <w:delText xml:space="preserve">chooses the smallest</w:delText>
        </w:r>
      </w:del>
      <w:del w:id="4526" w:author="PR Preview" w:date="2026-01-01T00:00:00Z">
        <w:r>
          <w:delText xml:space="preserve"> </w:delText>
        </w:r>
      </w:del>
      <m:oMath>
        <m:r>
          <m:t>l</m:t>
        </m:r>
      </m:oMath>
      <w:del w:id="4527" w:author="PR Preview" w:date="2026-01-01T00:00:00Z">
        <w:r>
          <w:delText xml:space="preserve"> </w:delText>
        </w:r>
      </w:del>
      <w:del w:id="4528" w:author="PR Preview" w:date="2026-01-01T00:00:00Z">
        <w:r>
          <w:delText xml:space="preserve">whose estimate is within one</w:delText>
        </w:r>
      </w:del>
      <w:del w:id="4529" w:author="PR Preview" w:date="2026-01-01T00:00:00Z">
        <w:r>
          <w:delText xml:space="preserve"> </w:delText>
        </w:r>
      </w:del>
      <w:hyperlink w:anchor="def-cv-se-indexed">
        <w:del w:id="4530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4531" w:author="PR Preview" w:date="2026-01-01T00:00:00Z">
        <w:r>
          <w:delText xml:space="preserve"> </w:delText>
        </w:r>
      </w:del>
      <w:del w:id="4532" w:author="PR Preview" w:date="2026-01-01T00:00:00Z">
        <w:r>
          <w:delText xml:space="preserve">of the smallest:</w:delText>
        </w:r>
      </w:del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5"/>
    </w:p>
    <w:p>
      <w:pPr>
        <w:pStyle w:val="BodyText"/>
      </w:pPr>
      <w:del w:id="4533" w:author="PR Preview" w:date="2026-01-01T00:00:00Z">
        <w:r>
          <w:rPr>
            <w:b/>
            <w:bCs/>
          </w:rPr>
          <w:delText xml:space="preserve">Example 10 (The one-standard-error rule for the simulated polynomials)</w:delText>
        </w:r>
      </w:del>
      <w:del w:id="4534" w:author="PR Preview" w:date="2026-01-01T00:00:00Z">
        <w:r>
          <w:delText xml:space="preserve"> </w:delText>
        </w:r>
      </w:del>
      <w:del w:id="4535" w:author="PR Preview" w:date="2026-01-01T00:00:00Z">
        <w:r>
          <w:delText xml:space="preserve">This example applies 10-fold cross-validation</w:delText>
        </w:r>
      </w:del>
      <w:del w:id="4536" w:author="PR Preview" w:date="2026-01-01T00:00:00Z">
        <w:r>
          <w:delText xml:space="preserve"> </w:delText>
        </w:r>
      </w:del>
      <w:del w:id="4537" w:author="PR Preview" w:date="2026-01-01T00:00:00Z">
        <w:r>
          <w:delText xml:space="preserve">to the simulated training set of</w:delText>
        </w:r>
      </w:del>
      <w:del w:id="4538" w:author="PR Preview" w:date="2026-01-01T00:00:00Z">
        <w:r>
          <w:delText xml:space="preserve"> </w:delText>
        </w:r>
      </w:del>
      <w:hyperlink w:anchor="exm-train-test-error-simulated">
        <w:del w:id="4539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4540" w:author="PR Preview" w:date="2026-01-01T00:00:00Z">
        <w:r>
          <w:delText xml:space="preserve">,</w:delText>
        </w:r>
      </w:del>
      <w:del w:id="4541" w:author="PR Preview" w:date="2026-01-01T00:00:00Z">
        <w:r>
          <w:delText xml:space="preserve"> </w:delText>
        </w:r>
      </w:del>
      <w:del w:id="4542" w:author="PR Preview" w:date="2026-01-01T00:00:00Z">
        <w:r>
          <w:delText xml:space="preserve">records the mean squared error in each fold,</w:delText>
        </w:r>
      </w:del>
      <w:del w:id="4543" w:author="PR Preview" w:date="2026-01-01T00:00:00Z">
        <w:r>
          <w:delText xml:space="preserve"> </w:delText>
        </w:r>
      </w:del>
      <w:del w:id="4544" w:author="PR Preview" w:date="2026-01-01T00:00:00Z">
        <w:r>
          <w:delText xml:space="preserve">and applies</w:delText>
        </w:r>
      </w:del>
      <w:del w:id="4545" w:author="PR Preview" w:date="2026-01-01T00:00:00Z">
        <w:r>
          <w:delText xml:space="preserve"> </w:delText>
        </w:r>
      </w:del>
      <w:hyperlink w:anchor="def-one-se-rule">
        <w:del w:id="4546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4547" w:author="PR Preview" w:date="2026-01-01T00:00:00Z">
        <w:r>
          <w:delText xml:space="preserve"> </w:delText>
        </w:r>
      </w:del>
      <w:del w:id="4548" w:author="PR Preview" w:date="2026-01-01T00:00:00Z">
        <w:r>
          <w:delText xml:space="preserve">to the ten degrees.</w:delText>
        </w:r>
      </w:del>
    </w:p>
    <w:p>
      <w:pPr>
        <w:pStyle w:val="SourceCode"/>
      </w:pPr>
      <w:ins w:id="4549" w:author="PR Preview" w:date="2026-01-01T00:00:00Z">
        <w:r>
          <w:rPr>
            <w:rStyle w:val="NormalTok"/>
          </w:rPr>
          <w:t xml:space="preserve">loocv_max_diff </w:t>
        </w:r>
      </w:ins>
      <w:ins w:id="4550" w:author="PR Preview" w:date="2026-01-01T00:00:00Z">
        <w:r>
          <w:rPr>
            <w:rStyle w:val="OtherTok"/>
          </w:rPr>
          <w:t xml:space="preserve">&lt;-</w:t>
        </w:r>
      </w:ins>
      <w:ins w:id="4551" w:author="PR Preview" w:date="2026-01-01T00:00:00Z">
        <w:r>
          <w:rPr>
            <w:rStyle w:val="NormalTok"/>
          </w:rPr>
          <w:t xml:space="preserve"> </w:t>
        </w:r>
      </w:ins>
      <w:ins w:id="4552" w:author="PR Preview" w:date="2026-01-01T00:00:00Z">
        <w:r>
          <w:rPr>
            <w:rStyle w:val="FunctionTok"/>
          </w:rPr>
          <w:t xml:space="preserve">max</w:t>
        </w:r>
      </w:ins>
      <w:ins w:id="4553" w:author="PR Preview" w:date="2026-01-01T00:00:00Z">
        <w:r>
          <w:rPr>
            <w:rStyle w:val="NormalTok"/>
          </w:rPr>
          <w:t xml:space="preserve">(</w:t>
        </w:r>
      </w:ins>
      <w:ins w:id="4554" w:author="PR Preview" w:date="2026-01-01T00:00:00Z">
        <w:r>
          <w:rPr>
            <w:rStyle w:val="FunctionTok"/>
          </w:rPr>
          <w:t xml:space="preserve">abs</w:t>
        </w:r>
      </w:ins>
      <w:ins w:id="4555" w:author="PR Preview" w:date="2026-01-01T00:00:00Z">
        <w:r>
          <w:rPr>
            <w:rStyle w:val="NormalTok"/>
          </w:rPr>
          <w:t xml:space="preserve">(mtcars_loocv</w:t>
        </w:r>
      </w:ins>
      <w:ins w:id="4556" w:author="PR Preview" w:date="2026-01-01T00:00:00Z">
        <w:r>
          <w:rPr>
            <w:rStyle w:val="SpecialCharTok"/>
          </w:rPr>
          <w:t xml:space="preserve">$</w:t>
        </w:r>
      </w:ins>
      <w:ins w:id="4557" w:author="PR Preview" w:date="2026-01-01T00:00:00Z">
        <w:r>
          <w:rPr>
            <w:rStyle w:val="NormalTok"/>
          </w:rPr>
          <w:t xml:space="preserve">refitting </w:t>
        </w:r>
      </w:ins>
      <w:ins w:id="4558" w:author="PR Preview" w:date="2026-01-01T00:00:00Z">
        <w:r>
          <w:rPr>
            <w:rStyle w:val="SpecialCharTok"/>
          </w:rPr>
          <w:t xml:space="preserve">-</w:t>
        </w:r>
      </w:ins>
      <w:ins w:id="4559" w:author="PR Preview" w:date="2026-01-01T00:00:00Z">
        <w:r>
          <w:rPr>
            <w:rStyle w:val="NormalTok"/>
          </w:rPr>
          <w:t xml:space="preserve"> mtcars_loocv</w:t>
        </w:r>
      </w:ins>
      <w:ins w:id="4560" w:author="PR Preview" w:date="2026-01-01T00:00:00Z">
        <w:r>
          <w:rPr>
            <w:rStyle w:val="SpecialCharTok"/>
          </w:rPr>
          <w:t xml:space="preserve">$</w:t>
        </w:r>
      </w:ins>
      <w:ins w:id="4561" w:author="PR Preview" w:date="2026-01-01T00:00:00Z">
        <w:r>
          <w:rPr>
            <w:rStyle w:val="NormalTok"/>
          </w:rPr>
          <w:t xml:space="preserve">formula))</w:t>
        </w:r>
      </w:ins>
      <w:ins w:id="4562" w:author="PR Preview" w:date="2026-01-01T00:00:00Z">
        <w:r>
          <w:br/>
        </w:r>
      </w:ins>
      <w:ins w:id="4563" w:author="PR Preview" w:date="2026-01-01T00:00:00Z">
        <w:r>
          <w:rPr>
            <w:rStyle w:val="NormalTok"/>
          </w:rPr>
          <w:t xml:space="preserve">mtcars_best_loocv </w:t>
        </w:r>
      </w:ins>
      <w:ins w:id="4564" w:author="PR Preview" w:date="2026-01-01T00:00:00Z">
        <w:r>
          <w:rPr>
            <w:rStyle w:val="OtherTok"/>
          </w:rPr>
          <w:t xml:space="preserve">&lt;-</w:t>
        </w:r>
      </w:ins>
      <w:ins w:id="4565" w:author="PR Preview" w:date="2026-01-01T00:00:00Z">
        <w:r>
          <w:br/>
        </w:r>
      </w:ins>
      <w:ins w:id="4566" w:author="PR Preview" w:date="2026-01-01T00:00:00Z">
        <w:r>
          <w:rPr>
            <w:rStyle w:val="NormalTok"/>
          </w:rPr>
          <w:t xml:space="preserve">  mtcars_loocv</w:t>
        </w:r>
      </w:ins>
      <w:ins w:id="4567" w:author="PR Preview" w:date="2026-01-01T00:00:00Z">
        <w:r>
          <w:rPr>
            <w:rStyle w:val="SpecialCharTok"/>
          </w:rPr>
          <w:t xml:space="preserve">$</w:t>
        </w:r>
      </w:ins>
      <w:ins w:id="4568" w:author="PR Preview" w:date="2026-01-01T00:00:00Z">
        <w:r>
          <w:rPr>
            <w:rStyle w:val="NormalTok"/>
          </w:rPr>
          <w:t xml:space="preserve">degree[</w:t>
        </w:r>
      </w:ins>
      <w:ins w:id="4569" w:author="PR Preview" w:date="2026-01-01T00:00:00Z">
        <w:r>
          <w:rPr>
            <w:rStyle w:val="FunctionTok"/>
          </w:rPr>
          <w:t xml:space="preserve">which.min</w:t>
        </w:r>
      </w:ins>
      <w:ins w:id="4570" w:author="PR Preview" w:date="2026-01-01T00:00:00Z">
        <w:r>
          <w:rPr>
            <w:rStyle w:val="NormalTok"/>
          </w:rPr>
          <w:t xml:space="preserve">(mtcars_loocv</w:t>
        </w:r>
      </w:ins>
      <w:ins w:id="4571" w:author="PR Preview" w:date="2026-01-01T00:00:00Z">
        <w:r>
          <w:rPr>
            <w:rStyle w:val="SpecialCharTok"/>
          </w:rPr>
          <w:t xml:space="preserve">$</w:t>
        </w:r>
      </w:ins>
      <w:ins w:id="4572" w:author="PR Preview" w:date="2026-01-01T00:00:00Z">
        <w:r>
          <w:rPr>
            <w:rStyle w:val="NormalTok"/>
          </w:rPr>
          <w:t xml:space="preserve">formula)]</w:t>
        </w:r>
      </w:ins>
      <w:ins w:id="4573" w:author="PR Preview" w:date="2026-01-01T00:00:00Z">
        <w:r>
          <w:br/>
        </w:r>
      </w:ins>
      <w:ins w:id="4574" w:author="PR Preview" w:date="2026-01-01T00:00:00Z">
        <w:r>
          <w:rPr>
            <w:rStyle w:val="FunctionTok"/>
          </w:rPr>
          <w:t xml:space="preserve">c</w:t>
        </w:r>
      </w:ins>
      <w:ins w:id="4575" w:author="PR Preview" w:date="2026-01-01T00:00:00Z">
        <w:r>
          <w:rPr>
            <w:rStyle w:val="NormalTok"/>
          </w:rPr>
          <w:t xml:space="preserve">(</w:t>
        </w:r>
      </w:ins>
      <w:ins w:id="4576" w:author="PR Preview" w:date="2026-01-01T00:00:00Z">
        <w:r>
          <w:rPr>
            <w:rStyle w:val="AttributeTok"/>
          </w:rPr>
          <w:t xml:space="preserve">max_difference =</w:t>
        </w:r>
      </w:ins>
      <w:ins w:id="4577" w:author="PR Preview" w:date="2026-01-01T00:00:00Z">
        <w:r>
          <w:rPr>
            <w:rStyle w:val="NormalTok"/>
          </w:rPr>
          <w:t xml:space="preserve"> loocv_max_diff, </w:t>
        </w:r>
      </w:ins>
      <w:ins w:id="4578" w:author="PR Preview" w:date="2026-01-01T00:00:00Z">
        <w:r>
          <w:rPr>
            <w:rStyle w:val="AttributeTok"/>
          </w:rPr>
          <w:t xml:space="preserve">best_degree =</w:t>
        </w:r>
      </w:ins>
      <w:ins w:id="4579" w:author="PR Preview" w:date="2026-01-01T00:00:00Z">
        <w:r>
          <w:rPr>
            <w:rStyle w:val="NormalTok"/>
          </w:rPr>
          <w:t xml:space="preserve"> mtcars_best_loocv)</w:t>
        </w:r>
      </w:ins>
      <w:ins w:id="4580" w:author="PR Preview" w:date="2026-01-01T00:00:00Z">
        <w:r>
          <w:br/>
        </w:r>
      </w:ins>
      <w:ins w:id="4581" w:author="PR Preview" w:date="2026-01-01T00:00:00Z">
        <w:r>
          <w:rPr>
            <w:rStyle w:val="CommentTok"/>
          </w:rPr>
          <w:t xml:space="preserve">#&gt; max_difference    best_degree </w:t>
        </w:r>
      </w:ins>
      <w:ins w:id="4582" w:author="PR Preview" w:date="2026-01-01T00:00:00Z">
        <w:r>
          <w:br/>
        </w:r>
      </w:ins>
      <w:ins w:id="4583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4584" w:author="PR Preview" w:date="2026-01-01T00:00:00Z">
        <w:r>
          <w:t xml:space="preserve">The two columns differ by at most 8.9e-15,</w:t>
        </w:r>
      </w:ins>
      <w:ins w:id="4585" w:author="PR Preview" w:date="2026-01-01T00:00:00Z">
        <w:r>
          <w:t xml:space="preserve"> </w:t>
        </w:r>
      </w:ins>
      <w:ins w:id="4586" w:author="PR Preview" w:date="2026-01-01T00:00:00Z">
        <w:r>
          <w:t xml:space="preserve">which is rounding error.</w:t>
        </w:r>
      </w:ins>
      <w:ins w:id="4587" w:author="PR Preview" w:date="2026-01-01T00:00:00Z">
        <w:r>
          <w:t xml:space="preserve"> </w:t>
        </w:r>
      </w:ins>
      <w:ins w:id="4588" w:author="PR Preview" w:date="2026-01-01T00:00:00Z">
        <w:r>
          <w:t xml:space="preserve">The single-fit formula needs one fit per model instead of 32.</w:t>
        </w:r>
      </w:ins>
      <w:ins w:id="4589" w:author="PR Preview" w:date="2026-01-01T00:00:00Z">
        <w:r>
          <w:t xml:space="preserve"> </w:t>
        </w:r>
      </w:ins>
      <w:ins w:id="4590" w:author="PR Preview" w:date="2026-01-01T00:00:00Z">
        <w:r>
          <w:t xml:space="preserve">LOOCV picks degree 2,</w:t>
        </w:r>
      </w:ins>
      <w:ins w:id="4591" w:author="PR Preview" w:date="2026-01-01T00:00:00Z">
        <w:r>
          <w:t xml:space="preserve"> </w:t>
        </w:r>
      </w:ins>
      <w:ins w:id="4592" w:author="PR Preview" w:date="2026-01-01T00:00:00Z">
        <w:r>
          <w:t xml:space="preserve">and because LOOCV is not random (</w:t>
        </w:r>
      </w:ins>
      <w:hyperlink w:anchor="sol-loocv">
        <w:ins w:id="4593" w:author="PR Preview" w:date="2026-01-01T00:00:00Z">
          <w:r>
            <w:rPr>
              <w:rStyle w:val="Hyperlink"/>
            </w:rPr>
            <w:t xml:space="preserve">Solution 9</w:t>
          </w:r>
        </w:ins>
      </w:hyperlink>
      <w:ins w:id="4594" w:author="PR Preview" w:date="2026-01-01T00:00:00Z">
        <w:r>
          <w:t xml:space="preserve">),</w:t>
        </w:r>
      </w:ins>
      <w:ins w:id="4595" w:author="PR Preview" w:date="2026-01-01T00:00:00Z">
        <w:r>
          <w:t xml:space="preserve"> </w:t>
        </w:r>
      </w:ins>
      <w:ins w:id="4596" w:author="PR Preview" w:date="2026-01-01T00:00:00Z">
        <w:r>
          <w:t xml:space="preserve">rerunning it always gives the same choice.</w:t>
        </w:r>
      </w:ins>
    </w:p>
    <w:bookmarkEnd w:id="218"/>
    <w:bookmarkStart w:id="219" w:name="rem-loocv"/>
    <w:p>
      <w:pPr>
        <w:pStyle w:val="BodyText"/>
      </w:pPr>
      <w:ins w:id="4597" w:author="PR Preview" w:date="2026-01-01T00:00:00Z">
        <w:r>
          <w:rPr>
            <w:i/>
            <w:iCs/>
          </w:rPr>
          <w:t xml:space="preserve">Remark 13</w:t>
        </w:r>
      </w:ins>
      <w:ins w:id="4598" w:author="PR Preview" w:date="2026-01-01T00:00:00Z">
        <w:r>
          <w:t xml:space="preserve"> (When to use leave-one-out cross-validation). </w:t>
        </w:r>
      </w:ins>
      <w:ins w:id="4599" w:author="PR Preview" w:date="2026-01-01T00:00:00Z">
        <w:r>
          <w:t xml:space="preserve">LOOCV is the</w:t>
        </w:r>
      </w:ins>
      <w:ins w:id="460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601" w:author="PR Preview" w:date="2026-01-01T00:00:00Z">
        <w:r>
          <w:t xml:space="preserve"> </w:t>
        </w:r>
      </w:ins>
      <w:ins w:id="4602" w:author="PR Preview" w:date="2026-01-01T00:00:00Z">
        <w:r>
          <w:t xml:space="preserve">end of</w:t>
        </w:r>
      </w:ins>
      <w:ins w:id="4603" w:author="PR Preview" w:date="2026-01-01T00:00:00Z">
        <w:r>
          <w:t xml:space="preserve"> </w:t>
        </w:r>
      </w:ins>
      <w:hyperlink w:anchor="rem-choosing-k">
        <w:ins w:id="4604" w:author="PR Preview" w:date="2026-01-01T00:00:00Z">
          <w:r>
            <w:rPr>
              <w:rStyle w:val="Hyperlink"/>
            </w:rPr>
            <w:t xml:space="preserve">Remark 10</w:t>
          </w:r>
        </w:ins>
      </w:hyperlink>
      <w:ins w:id="4605" w:author="PR Preview" w:date="2026-01-01T00:00:00Z">
        <w:r>
          <w:t xml:space="preserve">.</w:t>
        </w:r>
      </w:ins>
      <w:ins w:id="4606" w:author="PR Preview" w:date="2026-01-01T00:00:00Z">
        <w:r>
          <w:t xml:space="preserve"> </w:t>
        </w:r>
      </w:ins>
      <w:ins w:id="4607" w:author="PR Preview" w:date="2026-01-01T00:00:00Z">
        <w:r>
          <w:t xml:space="preserve">By</w:t>
        </w:r>
      </w:ins>
      <w:ins w:id="4608" w:author="PR Preview" w:date="2026-01-01T00:00:00Z">
        <w:r>
          <w:t xml:space="preserve"> </w:t>
        </w:r>
      </w:ins>
      <w:hyperlink w:anchor="rem-cv-estimate">
        <w:ins w:id="4609" w:author="PR Preview" w:date="2026-01-01T00:00:00Z">
          <w:r>
            <w:rPr>
              <w:rStyle w:val="Hyperlink"/>
            </w:rPr>
            <w:t xml:space="preserve">Remark 9</w:t>
          </w:r>
        </w:ins>
      </w:hyperlink>
      <w:ins w:id="4610" w:author="PR Preview" w:date="2026-01-01T00:00:00Z">
        <w:r>
          <w:t xml:space="preserve">,</w:t>
        </w:r>
      </w:ins>
      <w:ins w:id="461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4612" w:author="PR Preview" w:date="2026-01-01T00:00:00Z">
        <w:r>
          <w:t xml:space="preserve"> </w:t>
        </w:r>
      </w:ins>
      <w:ins w:id="4613" w:author="PR Preview" w:date="2026-01-01T00:00:00Z">
        <w:r>
          <w:t xml:space="preserve">estimates</w:t>
        </w:r>
      </w:ins>
      <w:ins w:id="461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4615" w:author="PR Preview" w:date="2026-01-01T00:00:00Z">
        <w:r>
          <w:t xml:space="preserve"> </w:t>
        </w:r>
      </w:ins>
      <w:ins w:id="4616" w:author="PR Preview" w:date="2026-01-01T00:00:00Z">
        <w:r>
          <w:t xml:space="preserve">for the fitting procedure</w:t>
        </w:r>
      </w:ins>
      <w:ins w:id="4617" w:author="PR Preview" w:date="2026-01-01T00:00:00Z">
        <w:r>
          <w:t xml:space="preserve"> </w:t>
        </w:r>
      </w:ins>
      <m:oMath>
        <m:r>
          <m:t>g</m:t>
        </m:r>
      </m:oMath>
      <w:ins w:id="4618" w:author="PR Preview" w:date="2026-01-01T00:00:00Z">
        <w:r>
          <w:t xml:space="preserve">:</w:t>
        </w:r>
      </w:ins>
      <w:ins w:id="4619" w:author="PR Preview" w:date="2026-01-01T00:00:00Z">
        <w:r>
          <w:t xml:space="preserve"> </w:t>
        </w:r>
      </w:ins>
      <w:ins w:id="4620" w:author="PR Preview" w:date="2026-01-01T00:00:00Z">
        <w:r>
          <w:t xml:space="preserve">each rule is fitted to</w:t>
        </w:r>
      </w:ins>
      <w:ins w:id="462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4622" w:author="PR Preview" w:date="2026-01-01T00:00:00Z">
        <w:r>
          <w:t xml:space="preserve"> </w:t>
        </w:r>
      </w:ins>
      <w:ins w:id="4623" w:author="PR Preview" w:date="2026-01-01T00:00:00Z">
        <w:r>
          <w:t xml:space="preserve">observations,</w:t>
        </w:r>
      </w:ins>
      <w:ins w:id="4624" w:author="PR Preview" w:date="2026-01-01T00:00:00Z">
        <w:r>
          <w:t xml:space="preserve"> </w:t>
        </w:r>
      </w:ins>
      <w:ins w:id="4625" w:author="PR Preview" w:date="2026-01-01T00:00:00Z">
        <w:r>
          <w:t xml:space="preserve">so the bias of</w:t>
        </w:r>
      </w:ins>
      <w:ins w:id="462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4627" w:author="PR Preview" w:date="2026-01-01T00:00:00Z">
        <w:r>
          <w:t xml:space="preserve"> </w:t>
        </w:r>
      </w:ins>
      <w:ins w:id="4628" w:author="PR Preview" w:date="2026-01-01T00:00:00Z">
        <w:r>
          <w:t xml:space="preserve">as an estimate of</w:t>
        </w:r>
      </w:ins>
      <w:ins w:id="462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4630" w:author="PR Preview" w:date="2026-01-01T00:00:00Z">
        <w:r>
          <w:t xml:space="preserve"> </w:t>
        </w:r>
      </w:ins>
      <w:ins w:id="4631" w:author="PR Preview" w:date="2026-01-01T00:00:00Z">
        <w:r>
          <w:t xml:space="preserve">is the smallest of any</w:t>
        </w:r>
      </w:ins>
      <w:ins w:id="4632" w:author="PR Preview" w:date="2026-01-01T00:00:00Z">
        <w:r>
          <w:t xml:space="preserve"> </w:t>
        </w:r>
      </w:ins>
      <m:oMath>
        <m:r>
          <m:t>k</m:t>
        </m:r>
      </m:oMath>
      <w:ins w:id="4633" w:author="PR Preview" w:date="2026-01-01T00:00:00Z">
        <w:r>
          <w:t xml:space="preserve">.</w:t>
        </w:r>
      </w:ins>
      <w:ins w:id="4634" w:author="PR Preview" w:date="2026-01-01T00:00:00Z">
        <w:r>
          <w:t xml:space="preserve"> </w:t>
        </w:r>
      </w:ins>
      <w:ins w:id="4635" w:author="PR Preview" w:date="2026-01-01T00:00:00Z">
        <w:r>
          <w:t xml:space="preserve">But the</w:t>
        </w:r>
      </w:ins>
      <w:ins w:id="4636" w:author="PR Preview" w:date="2026-01-01T00:00:00Z">
        <w:r>
          <w:t xml:space="preserve"> </w:t>
        </w:r>
      </w:ins>
      <m:oMath>
        <m:r>
          <m:t>n</m:t>
        </m:r>
      </m:oMath>
      <w:ins w:id="4637" w:author="PR Preview" w:date="2026-01-01T00:00:00Z">
        <w:r>
          <w:t xml:space="preserve"> </w:t>
        </w:r>
      </w:ins>
      <w:ins w:id="4638" w:author="PR Preview" w:date="2026-01-01T00:00:00Z">
        <w:r>
          <w:t xml:space="preserve">training sets are nearly identical,</w:t>
        </w:r>
      </w:ins>
      <w:ins w:id="4639" w:author="PR Preview" w:date="2026-01-01T00:00:00Z">
        <w:r>
          <w:t xml:space="preserve"> </w:t>
        </w:r>
      </w:ins>
      <w:ins w:id="4640" w:author="PR Preview" w:date="2026-01-01T00:00:00Z">
        <w:r>
          <w:t xml:space="preserve">so the variance of</w:t>
        </w:r>
      </w:ins>
      <w:ins w:id="464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4642" w:author="PR Preview" w:date="2026-01-01T00:00:00Z">
        <w:r>
          <w:t xml:space="preserve"> </w:t>
        </w:r>
      </w:ins>
      <w:ins w:id="4643" w:author="PR Preview" w:date="2026-01-01T00:00:00Z">
        <w:r>
          <w:t xml:space="preserve">can be larger than that of 5- or 10-fold cross-validation</w:t>
        </w:r>
      </w:ins>
      <w:ins w:id="4644" w:author="PR Preview" w:date="2026-01-01T00:00:00Z">
        <w:r>
          <w:t xml:space="preserve"> </w:t>
        </w:r>
      </w:ins>
      <w:ins w:id="4645" w:author="PR Preview" w:date="2026-01-01T00:00:00Z">
        <w:r>
          <w:t xml:space="preserve">(James et al. 2021, sec. 5.1.4)</w:t>
        </w:r>
      </w:ins>
      <w:ins w:id="4646" w:author="PR Preview" w:date="2026-01-01T00:00:00Z">
        <w:r>
          <w:t xml:space="preserve">.</w:t>
        </w:r>
      </w:ins>
      <w:ins w:id="4647" w:author="PR Preview" w:date="2026-01-01T00:00:00Z">
        <w:r>
          <w:t xml:space="preserve"> </w:t>
        </w:r>
      </w:ins>
      <w:ins w:id="4648" w:author="PR Preview" w:date="2026-01-01T00:00:00Z">
        <w:r>
          <w:t xml:space="preserve">For least squares fits,</w:t>
        </w:r>
      </w:ins>
      <w:ins w:id="4649" w:author="PR Preview" w:date="2026-01-01T00:00:00Z">
        <w:r>
          <w:t xml:space="preserve"> </w:t>
        </w:r>
      </w:ins>
      <w:hyperlink w:anchor="thm-loocv-shortcut">
        <w:ins w:id="465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4651" w:author="PR Preview" w:date="2026-01-01T00:00:00Z">
        <w:r>
          <w:t xml:space="preserve"> </w:t>
        </w:r>
      </w:ins>
      <w:ins w:id="4652" w:author="PR Preview" w:date="2026-01-01T00:00:00Z">
        <w:r>
          <w:t xml:space="preserve">computes LOOCV from a single fit;</w:t>
        </w:r>
      </w:ins>
      <w:ins w:id="4653" w:author="PR Preview" w:date="2026-01-01T00:00:00Z">
        <w:r>
          <w:t xml:space="preserve"> </w:t>
        </w:r>
      </w:ins>
      <w:ins w:id="4654" w:author="PR Preview" w:date="2026-01-01T00:00:00Z">
        <w:r>
          <w:t xml:space="preserve">for most other fitting methods,</w:t>
        </w:r>
      </w:ins>
      <w:ins w:id="4655" w:author="PR Preview" w:date="2026-01-01T00:00:00Z">
        <w:r>
          <w:t xml:space="preserve"> </w:t>
        </w:r>
      </w:ins>
      <w:ins w:id="4656" w:author="PR Preview" w:date="2026-01-01T00:00:00Z">
        <w:r>
          <w:t xml:space="preserve">LOOCV requires</w:t>
        </w:r>
      </w:ins>
      <w:ins w:id="4657" w:author="PR Preview" w:date="2026-01-01T00:00:00Z">
        <w:r>
          <w:t xml:space="preserve"> </w:t>
        </w:r>
      </w:ins>
      <m:oMath>
        <m:r>
          <m:t>n</m:t>
        </m:r>
      </m:oMath>
      <w:ins w:id="4658" w:author="PR Preview" w:date="2026-01-01T00:00:00Z">
        <w:r>
          <w:t xml:space="preserve"> </w:t>
        </w:r>
      </w:ins>
      <w:ins w:id="4659" w:author="PR Preview" w:date="2026-01-01T00:00:00Z">
        <w:r>
          <w:t xml:space="preserve">fits.</w:t>
        </w:r>
      </w:ins>
    </w:p>
    <w:bookmarkEnd w:id="219"/>
    <w:bookmarkEnd w:id="220"/>
    <w:bookmarkStart w:id="253" w:name="sec-cv-model-choice"/>
    <w:p>
      <w:pPr>
        <w:pStyle w:val="Heading2"/>
      </w:pPr>
      <w:ins w:id="4660" w:author="PR Preview" w:date="2026-01-01T00:00:00Z">
        <w:r>
          <w:t xml:space="preserve">8 Choosing a model by cross-validation</w:t>
        </w:r>
      </w:ins>
    </w:p>
    <w:bookmarkStart w:id="222" w:name="def-cv-estimate-indexed"/>
    <w:p>
      <w:pPr>
        <w:pStyle w:val="FirstParagraph"/>
      </w:pPr>
      <w:ins w:id="4661" w:author="PR Preview" w:date="2026-01-01T00:00:00Z">
        <w:r>
          <w:rPr>
            <w:b/>
            <w:bCs/>
          </w:rPr>
          <w:t xml:space="preserve">Definition 35 (Cross-validation estimate of a named procedure)</w:t>
        </w:r>
      </w:ins>
      <w:ins w:id="4662" w:author="PR Preview" w:date="2026-01-01T00:00:00Z">
        <w:r>
          <w:t xml:space="preserve"> </w:t>
        </w:r>
      </w:ins>
      <w:ins w:id="4663" w:author="PR Preview" w:date="2026-01-01T00:00:00Z">
        <w:r>
          <w:t xml:space="preserve">Let a</w:t>
        </w:r>
      </w:ins>
      <w:ins w:id="4664" w:author="PR Preview" w:date="2026-01-01T00:00:00Z">
        <w:r>
          <w:t xml:space="preserve"> </w:t>
        </w:r>
      </w:ins>
      <w:hyperlink w:anchor="def-training-set">
        <w:ins w:id="466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66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67" w:author="PR Preview" w:date="2026-01-01T00:00:00Z">
        <w:r>
          <w:t xml:space="preserve">, indexed by</w:t>
        </w:r>
      </w:ins>
      <w:ins w:id="4668" w:author="PR Preview" w:date="2026-01-01T00:00:00Z">
        <w:r>
          <w:t xml:space="preserve"> </w:t>
        </w:r>
      </w:ins>
      <m:oMath>
        <m:r>
          <m:t>I</m:t>
        </m:r>
      </m:oMath>
      <w:ins w:id="4669" w:author="PR Preview" w:date="2026-01-01T00:00:00Z">
        <w:r>
          <w:t xml:space="preserve">,</w:t>
        </w:r>
      </w:ins>
      <w:ins w:id="4670" w:author="PR Preview" w:date="2026-01-01T00:00:00Z">
        <w:r>
          <w:t xml:space="preserve"> </w:t>
        </w:r>
      </w:ins>
      <w:ins w:id="4671" w:author="PR Preview" w:date="2026-01-01T00:00:00Z">
        <w:r>
          <w:t xml:space="preserve">be divided into</w:t>
        </w:r>
      </w:ins>
      <w:ins w:id="4672" w:author="PR Preview" w:date="2026-01-01T00:00:00Z">
        <w:r>
          <w:t xml:space="preserve"> </w:t>
        </w:r>
      </w:ins>
      <w:hyperlink w:anchor="def-folds">
        <w:ins w:id="4673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67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4675" w:author="PR Preview" w:date="2026-01-01T00:00:00Z">
        <w:r>
          <w:t xml:space="preserve">.</w:t>
        </w:r>
      </w:ins>
      <w:ins w:id="4676" w:author="PR Preview" w:date="2026-01-01T00:00:00Z">
        <w:r>
          <w:t xml:space="preserve"> </w:t>
        </w:r>
      </w:ins>
      <w:ins w:id="4677" w:author="PR Preview" w:date="2026-01-01T00:00:00Z">
        <w:r>
          <w:t xml:space="preserve">The</w:t>
        </w:r>
      </w:ins>
      <w:ins w:id="4678" w:author="PR Preview" w:date="2026-01-01T00:00:00Z">
        <w:r>
          <w:t xml:space="preserve"> </w:t>
        </w:r>
      </w:ins>
      <w:ins w:id="4679" w:author="PR Preview" w:date="2026-01-01T00:00:00Z">
        <w:r>
          <w:rPr>
            <w:b/>
            <w:bCs/>
          </w:rPr>
          <w:t xml:space="preserve">cross-validation estimate of procedure</w:t>
        </w:r>
      </w:ins>
      <w:ins w:id="4680" w:author="PR Preview" w:date="2026-01-01T00:00:00Z">
        <w:r>
          <w:t xml:space="preserve"> </w:t>
        </w:r>
      </w:ins>
      <m:oMath>
        <m:r>
          <m:t>g</m:t>
        </m:r>
      </m:oMath>
      <w:ins w:id="4681" w:author="PR Preview" w:date="2026-01-01T00:00:00Z">
        <w:r>
          <w:t xml:space="preserve"> </w:t>
        </w:r>
      </w:ins>
      <w:ins w:id="4682" w:author="PR Preview" w:date="2026-01-01T00:00:00Z">
        <w:r>
          <w:t xml:space="preserve">on</w:t>
        </w:r>
      </w:ins>
      <w:ins w:id="468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84" w:author="PR Preview" w:date="2026-01-01T00:00:00Z">
        <w:r>
          <w:t xml:space="preserve">,</w:t>
        </w:r>
      </w:ins>
      <w:ins w:id="4685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4686" w:author="PR Preview" w:date="2026-01-01T00:00:00Z">
        <w:r>
          <w:t xml:space="preserve">,</w:t>
        </w:r>
      </w:ins>
      <w:ins w:id="4687" w:author="PR Preview" w:date="2026-01-01T00:00:00Z">
        <w:r>
          <w:t xml:space="preserve"> </w:t>
        </w:r>
      </w:ins>
      <w:ins w:id="4688" w:author="PR Preview" w:date="2026-01-01T00:00:00Z">
        <w:r>
          <w:t xml:space="preserve">is the</w:t>
        </w:r>
      </w:ins>
      <w:ins w:id="4689" w:author="PR Preview" w:date="2026-01-01T00:00:00Z">
        <w:r>
          <w:t xml:space="preserve"> </w:t>
        </w:r>
      </w:ins>
      <w:hyperlink w:anchor="def-cv-estimate">
        <w:ins w:id="4690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691" w:author="PR Preview" w:date="2026-01-01T00:00:00Z">
        <w:r>
          <w:t xml:space="preserve"> </w:t>
        </w:r>
      </w:ins>
      <w:ins w:id="4692" w:author="PR Preview" w:date="2026-01-01T00:00:00Z">
        <w:r>
          <w:t xml:space="preserve">computed with</w:t>
        </w:r>
      </w:ins>
      <w:ins w:id="4693" w:author="PR Preview" w:date="2026-01-01T00:00:00Z">
        <w:r>
          <w:t xml:space="preserve"> </w:t>
        </w:r>
      </w:ins>
      <w:hyperlink w:anchor="def-fold-out-rule">
        <w:ins w:id="4694" w:author="PR Preview" w:date="2026-01-01T00:00:00Z">
          <w:r>
            <w:rPr>
              <w:rStyle w:val="Hyperlink"/>
            </w:rPr>
            <w:t xml:space="preserve">fold-out rules</w:t>
          </w:r>
        </w:ins>
      </w:hyperlink>
      <w:ins w:id="4695" w:author="PR Preview" w:date="2026-01-01T00:00:00Z">
        <w:r>
          <w:t xml:space="preserve"> </w:t>
        </w:r>
      </w:ins>
      <w:ins w:id="4696" w:author="PR Preview" w:date="2026-01-01T00:00:00Z">
        <w:r>
          <w:t xml:space="preserve">that</w:t>
        </w:r>
      </w:ins>
      <w:ins w:id="4697" w:author="PR Preview" w:date="2026-01-01T00:00:00Z">
        <w:r>
          <w:t xml:space="preserve"> </w:t>
        </w:r>
      </w:ins>
      <m:oMath>
        <m:r>
          <m:t>g</m:t>
        </m:r>
      </m:oMath>
      <w:ins w:id="4698" w:author="PR Preview" w:date="2026-01-01T00:00:00Z">
        <w:r>
          <w:t xml:space="preserve"> </w:t>
        </w:r>
      </w:ins>
      <w:ins w:id="4699" w:author="PR Preview" w:date="2026-01-01T00:00:00Z">
        <w:r>
          <w:t xml:space="preserve">produces from</w:t>
        </w:r>
      </w:ins>
      <w:ins w:id="470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701" w:author="PR Preview" w:date="2026-01-01T00:00:00Z">
        <w:r>
          <w:t xml:space="preserve">:</w:t>
        </w:r>
      </w:ins>
    </w:p>
    <w:p>
      <w:pPr>
        <w:pStyle w:val="BodyText"/>
      </w:pPr>
      <w:bookmarkStart w:id="22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cv-choice"/>
    <w:p>
      <w:pPr>
        <w:pStyle w:val="FirstParagraph"/>
      </w:pPr>
      <w:ins w:id="4702" w:author="PR Preview" w:date="2026-01-01T00:00:00Z">
        <w:r>
          <w:rPr>
            <w:b/>
            <w:bCs/>
          </w:rPr>
          <w:t xml:space="preserve">Definition 36 (Cross-validation choice procedure)</w:t>
        </w:r>
      </w:ins>
      <w:ins w:id="4703" w:author="PR Preview" w:date="2026-01-01T00:00:00Z">
        <w:r>
          <w:t xml:space="preserve"> </w:t>
        </w:r>
      </w:ins>
      <w:ins w:id="4704" w:author="PR Preview" w:date="2026-01-01T00:00:00Z">
        <w:r>
          <w:t xml:space="preserve">Given candidate</w:t>
        </w:r>
      </w:ins>
      <w:ins w:id="4705" w:author="PR Preview" w:date="2026-01-01T00:00:00Z">
        <w:r>
          <w:t xml:space="preserve"> </w:t>
        </w:r>
      </w:ins>
      <w:hyperlink w:anchor="def-fitting-procedure">
        <w:ins w:id="4706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470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4708" w:author="PR Preview" w:date="2026-01-01T00:00:00Z">
        <w:r>
          <w:t xml:space="preserve">,</w:t>
        </w:r>
      </w:ins>
      <w:ins w:id="4709" w:author="PR Preview" w:date="2026-01-01T00:00:00Z">
        <w:r>
          <w:t xml:space="preserve"> </w:t>
        </w:r>
      </w:ins>
      <w:ins w:id="4710" w:author="PR Preview" w:date="2026-01-01T00:00:00Z">
        <w:r>
          <w:t xml:space="preserve">the</w:t>
        </w:r>
      </w:ins>
      <w:ins w:id="4711" w:author="PR Preview" w:date="2026-01-01T00:00:00Z">
        <w:r>
          <w:t xml:space="preserve"> </w:t>
        </w:r>
      </w:ins>
      <w:ins w:id="4712" w:author="PR Preview" w:date="2026-01-01T00:00:00Z">
        <w:r>
          <w:rPr>
            <w:b/>
            <w:bCs/>
          </w:rPr>
          <w:t xml:space="preserve">cross-validation choice procedure</w:t>
        </w:r>
      </w:ins>
      <w:ins w:id="4713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4714" w:author="PR Preview" w:date="2026-01-01T00:00:00Z">
        <w:r>
          <w:t xml:space="preserve"> </w:t>
        </w:r>
      </w:ins>
      <w:ins w:id="4715" w:author="PR Preview" w:date="2026-01-01T00:00:00Z">
        <w:r>
          <w:t xml:space="preserve">is the fitting procedure that,</w:t>
        </w:r>
      </w:ins>
      <w:ins w:id="4716" w:author="PR Preview" w:date="2026-01-01T00:00:00Z">
        <w:r>
          <w:t xml:space="preserve"> </w:t>
        </w:r>
      </w:ins>
      <w:ins w:id="4717" w:author="PR Preview" w:date="2026-01-01T00:00:00Z">
        <w:r>
          <w:t xml:space="preserve">applied to a</w:t>
        </w:r>
      </w:ins>
      <w:ins w:id="4718" w:author="PR Preview" w:date="2026-01-01T00:00:00Z">
        <w:r>
          <w:t xml:space="preserve"> </w:t>
        </w:r>
      </w:ins>
      <w:hyperlink w:anchor="def-training-set">
        <w:ins w:id="471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72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721" w:author="PR Preview" w:date="2026-01-01T00:00:00Z">
        <w:r>
          <w:t xml:space="preserve">,</w:t>
        </w:r>
      </w:ins>
      <w:ins w:id="4722" w:author="PR Preview" w:date="2026-01-01T00:00:00Z">
        <w:r>
          <w:t xml:space="preserve"> </w:t>
        </w:r>
      </w:ins>
      <w:ins w:id="4723" w:author="PR Preview" w:date="2026-01-01T00:00:00Z">
        <w:r>
          <w:t xml:space="preserve">divides</w:t>
        </w:r>
      </w:ins>
      <w:ins w:id="47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725" w:author="PR Preview" w:date="2026-01-01T00:00:00Z">
        <w:r>
          <w:t xml:space="preserve"> </w:t>
        </w:r>
      </w:ins>
      <w:ins w:id="4726" w:author="PR Preview" w:date="2026-01-01T00:00:00Z">
        <w:r>
          <w:t xml:space="preserve">into</w:t>
        </w:r>
      </w:ins>
      <w:ins w:id="4727" w:author="PR Preview" w:date="2026-01-01T00:00:00Z">
        <w:r>
          <w:t xml:space="preserve"> </w:t>
        </w:r>
      </w:ins>
      <m:oMath>
        <m:r>
          <m:t>k</m:t>
        </m:r>
      </m:oMath>
      <w:ins w:id="4728" w:author="PR Preview" w:date="2026-01-01T00:00:00Z">
        <w:r>
          <w:t xml:space="preserve"> </w:t>
        </w:r>
      </w:ins>
      <w:hyperlink w:anchor="def-folds">
        <w:ins w:id="4729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730" w:author="PR Preview" w:date="2026-01-01T00:00:00Z">
        <w:r>
          <w:t xml:space="preserve">,</w:t>
        </w:r>
      </w:ins>
      <w:ins w:id="4731" w:author="PR Preview" w:date="2026-01-01T00:00:00Z">
        <w:r>
          <w:t xml:space="preserve"> </w:t>
        </w:r>
      </w:ins>
      <w:ins w:id="4732" w:author="PR Preview" w:date="2026-01-01T00:00:00Z">
        <w:r>
          <w:t xml:space="preserve">computes each candidate’s</w:t>
        </w:r>
      </w:ins>
      <w:ins w:id="4733" w:author="PR Preview" w:date="2026-01-01T00:00:00Z">
        <w:r>
          <w:t xml:space="preserve"> </w:t>
        </w:r>
      </w:ins>
      <w:hyperlink w:anchor="def-cv-estimate-indexed">
        <w:ins w:id="4734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735" w:author="PR Preview" w:date="2026-01-01T00:00:00Z">
        <w:r>
          <w:t xml:space="preserve"> </w:t>
        </w:r>
      </w:ins>
      <w:ins w:id="4736" w:author="PR Preview" w:date="2026-01-01T00:00:00Z">
        <w:r>
          <w:t xml:space="preserve">on</w:t>
        </w:r>
      </w:ins>
      <w:ins w:id="47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738" w:author="PR Preview" w:date="2026-01-01T00:00:00Z">
        <w:r>
          <w:t xml:space="preserve"> </w:t>
        </w:r>
      </w:ins>
      <w:ins w:id="4739" w:author="PR Preview" w:date="2026-01-01T00:00:00Z">
        <w:r>
          <w:t xml:space="preserve">with those folds,</w:t>
        </w:r>
      </w:ins>
      <w:ins w:id="4740" w:author="PR Preview" w:date="2026-01-01T00:00:00Z">
        <w:r>
          <w:t xml:space="preserve"> </w:t>
        </w:r>
      </w:ins>
      <w:ins w:id="4741" w:author="PR Preview" w:date="2026-01-01T00:00:00Z">
        <w:r>
          <w:t xml:space="preserve">and applies to</w:t>
        </w:r>
      </w:ins>
      <w:ins w:id="474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743" w:author="PR Preview" w:date="2026-01-01T00:00:00Z">
        <w:r>
          <w:t xml:space="preserve"> </w:t>
        </w:r>
      </w:ins>
      <w:ins w:id="4744" w:author="PR Preview" w:date="2026-01-01T00:00:00Z">
        <w:r>
          <w:t xml:space="preserve">the candidate with the smallest estimate,</w:t>
        </w:r>
      </w:ins>
      <w:ins w:id="4745" w:author="PR Preview" w:date="2026-01-01T00:00:00Z">
        <w:r>
          <w:t xml:space="preserve"> </w:t>
        </w:r>
      </w:ins>
      <w:ins w:id="4746" w:author="PR Preview" w:date="2026-01-01T00:00:00Z">
        <w:r>
          <w:t xml:space="preserve">taking the smallest</w:t>
        </w:r>
      </w:ins>
      <w:ins w:id="4747" w:author="PR Preview" w:date="2026-01-01T00:00:00Z">
        <w:r>
          <w:t xml:space="preserve"> </w:t>
        </w:r>
      </w:ins>
      <m:oMath>
        <m:r>
          <m:t>l</m:t>
        </m:r>
      </m:oMath>
      <w:ins w:id="4748" w:author="PR Preview" w:date="2026-01-01T00:00:00Z">
        <w:r>
          <w:t xml:space="preserve"> </w:t>
        </w:r>
      </w:ins>
      <w:ins w:id="4749" w:author="PR Preview" w:date="2026-01-01T00:00:00Z">
        <w:r>
          <w:t xml:space="preserve">if several tie:</w:t>
        </w:r>
      </w:ins>
    </w:p>
    <w:p>
      <w:pPr>
        <w:pStyle w:val="BodyText"/>
      </w:pPr>
      <w:bookmarkStart w:id="22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8" w:name="def-nested-cv"/>
    <w:p>
      <w:pPr>
        <w:pStyle w:val="FirstParagraph"/>
      </w:pPr>
      <w:ins w:id="4750" w:author="PR Preview" w:date="2026-01-01T00:00:00Z">
        <w:r>
          <w:rPr>
            <w:b/>
            <w:bCs/>
          </w:rPr>
          <w:t xml:space="preserve">Definition 37 (Nested cross-validation)</w:t>
        </w:r>
      </w:ins>
      <w:ins w:id="4751" w:author="PR Preview" w:date="2026-01-01T00:00:00Z">
        <w:r>
          <w:t xml:space="preserve"> </w:t>
        </w:r>
      </w:ins>
      <w:ins w:id="4752" w:author="PR Preview" w:date="2026-01-01T00:00:00Z">
        <w:r>
          <w:rPr>
            <w:b/>
            <w:bCs/>
          </w:rPr>
          <w:t xml:space="preserve">Nested cross-validation</w:t>
        </w:r>
      </w:ins>
      <w:ins w:id="4753" w:author="PR Preview" w:date="2026-01-01T00:00:00Z">
        <w:r>
          <w:t xml:space="preserve"> </w:t>
        </w:r>
      </w:ins>
      <w:ins w:id="4754" w:author="PR Preview" w:date="2026-01-01T00:00:00Z">
        <w:r>
          <w:t xml:space="preserve">is</w:t>
        </w:r>
      </w:ins>
      <w:ins w:id="4755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756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757" w:author="PR Preview" w:date="2026-01-01T00:00:00Z">
        <w:r>
          <w:t xml:space="preserve"> </w:t>
        </w:r>
      </w:ins>
      <w:ins w:id="4758" w:author="PR Preview" w:date="2026-01-01T00:00:00Z">
        <w:r>
          <w:t xml:space="preserve">of the</w:t>
        </w:r>
      </w:ins>
      <w:ins w:id="4759" w:author="PR Preview" w:date="2026-01-01T00:00:00Z">
        <w:r>
          <w:t xml:space="preserve"> </w:t>
        </w:r>
      </w:ins>
      <w:hyperlink w:anchor="def-cv-choice">
        <w:ins w:id="4760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4761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4762" w:author="PR Preview" w:date="2026-01-01T00:00:00Z">
        <w:r>
          <w:t xml:space="preserve">:</w:t>
        </w:r>
      </w:ins>
      <w:ins w:id="4763" w:author="PR Preview" w:date="2026-01-01T00:00:00Z">
        <w:r>
          <w:t xml:space="preserve"> </w:t>
        </w:r>
      </w:ins>
      <w:ins w:id="4764" w:author="PR Preview" w:date="2026-01-01T00:00:00Z">
        <w:r>
          <w:t xml:space="preserve">its estimate on a training set</w:t>
        </w:r>
      </w:ins>
      <w:ins w:id="47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766" w:author="PR Preview" w:date="2026-01-01T00:00:00Z">
        <w:r>
          <w:t xml:space="preserve"> </w:t>
        </w:r>
      </w:ins>
      <w:ins w:id="4767" w:author="PR Preview" w:date="2026-01-01T00:00:00Z">
        <w:r>
          <w:t xml:space="preserve">is</w:t>
        </w:r>
      </w:ins>
    </w:p>
    <w:p>
      <w:pPr>
        <w:pStyle w:val="BodyText"/>
      </w:pPr>
      <w:bookmarkStart w:id="22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28"/>
    <w:bookmarkStart w:id="229" w:name="rem-nested-cv"/>
    <w:p>
      <w:pPr>
        <w:pStyle w:val="BodyText"/>
      </w:pPr>
      <w:ins w:id="4768" w:author="PR Preview" w:date="2026-01-01T00:00:00Z">
        <w:r>
          <w:rPr>
            <w:i/>
            <w:iCs/>
          </w:rPr>
          <w:t xml:space="preserve">Remark 14</w:t>
        </w:r>
      </w:ins>
      <w:ins w:id="4769" w:author="PR Preview" w:date="2026-01-01T00:00:00Z">
        <w:r>
          <w:t xml:space="preserve"> (What is nested). </w:t>
        </w:r>
      </w:ins>
      <w:ins w:id="4770" w:author="PR Preview" w:date="2026-01-01T00:00:00Z">
        <w:r>
          <w:t xml:space="preserve">Each fold-out rule of</w:t>
        </w:r>
      </w:ins>
      <w:ins w:id="4771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4772" w:author="PR Preview" w:date="2026-01-01T00:00:00Z">
        <w:r>
          <w:t xml:space="preserve"> </w:t>
        </w:r>
      </w:ins>
      <w:ins w:id="4773" w:author="PR Preview" w:date="2026-01-01T00:00:00Z">
        <w:r>
          <w:t xml:space="preserve">is computed from the observations outside one outer</w:t>
        </w:r>
      </w:ins>
      <w:ins w:id="4774" w:author="PR Preview" w:date="2026-01-01T00:00:00Z">
        <w:r>
          <w:t xml:space="preserve"> </w:t>
        </w:r>
      </w:ins>
      <w:hyperlink w:anchor="def-folds">
        <w:ins w:id="477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77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777" w:author="PR Preview" w:date="2026-01-01T00:00:00Z">
        <w:r>
          <w:t xml:space="preserve">,</w:t>
        </w:r>
      </w:ins>
      <w:ins w:id="4778" w:author="PR Preview" w:date="2026-01-01T00:00:00Z">
        <w:r>
          <w:t xml:space="preserve"> </w:t>
        </w:r>
      </w:ins>
      <w:ins w:id="4779" w:author="PR Preview" w:date="2026-01-01T00:00:00Z">
        <w:r>
          <w:t xml:space="preserve">so the whole choice,</w:t>
        </w:r>
      </w:ins>
      <w:ins w:id="4780" w:author="PR Preview" w:date="2026-01-01T00:00:00Z">
        <w:r>
          <w:t xml:space="preserve"> </w:t>
        </w:r>
      </w:ins>
      <w:ins w:id="4781" w:author="PR Preview" w:date="2026-01-01T00:00:00Z">
        <w:r>
          <w:t xml:space="preserve">including the cross-validation that</w:t>
        </w:r>
      </w:ins>
      <w:ins w:id="4782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4783" w:author="PR Preview" w:date="2026-01-01T00:00:00Z">
        <w:r>
          <w:t xml:space="preserve"> </w:t>
        </w:r>
      </w:ins>
      <w:ins w:id="4784" w:author="PR Preview" w:date="2026-01-01T00:00:00Z">
        <w:r>
          <w:t xml:space="preserve">runs inside those observations,</w:t>
        </w:r>
      </w:ins>
      <w:ins w:id="4785" w:author="PR Preview" w:date="2026-01-01T00:00:00Z">
        <w:r>
          <w:t xml:space="preserve"> </w:t>
        </w:r>
      </w:ins>
      <w:ins w:id="4786" w:author="PR Preview" w:date="2026-01-01T00:00:00Z">
        <w:r>
          <w:t xml:space="preserve">never sees</w:t>
        </w:r>
      </w:ins>
      <w:ins w:id="478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788" w:author="PR Preview" w:date="2026-01-01T00:00:00Z">
        <w:r>
          <w:t xml:space="preserve">.</w:t>
        </w:r>
      </w:ins>
      <w:ins w:id="4789" w:author="PR Preview" w:date="2026-01-01T00:00:00Z">
        <w:r>
          <w:t xml:space="preserve"> </w:t>
        </w:r>
      </w:ins>
      <w:ins w:id="4790" w:author="PR Preview" w:date="2026-01-01T00:00:00Z">
        <w:r>
          <w:t xml:space="preserve">That inner cross-validation is the nested one.</w:t>
        </w:r>
      </w:ins>
    </w:p>
    <w:bookmarkEnd w:id="229"/>
    <w:bookmarkStart w:id="232" w:name="rem-cv-winner-optimistic"/>
    <w:p>
      <w:pPr>
        <w:pStyle w:val="BodyText"/>
      </w:pPr>
      <w:ins w:id="4791" w:author="PR Preview" w:date="2026-01-01T00:00:00Z">
        <w:r>
          <w:rPr>
            <w:i/>
            <w:iCs/>
          </w:rPr>
          <w:t xml:space="preserve">Remark 15</w:t>
        </w:r>
      </w:ins>
      <w:ins w:id="4792" w:author="PR Preview" w:date="2026-01-01T00:00:00Z">
        <w:r>
          <w:t xml:space="preserve"> (Cross-validation replaces the validation set, not the test set). </w:t>
        </w:r>
      </w:ins>
      <w:ins w:id="4793" w:author="PR Preview" w:date="2026-01-01T00:00:00Z">
        <w:r>
          <w:t xml:space="preserve">Used to choose between models,</w:t>
        </w:r>
      </w:ins>
      <w:ins w:id="4794" w:author="PR Preview" w:date="2026-01-01T00:00:00Z">
        <w:r>
          <w:t xml:space="preserve"> </w:t>
        </w:r>
      </w:ins>
      <w:ins w:id="4795" w:author="PR Preview" w:date="2026-01-01T00:00:00Z">
        <w:r>
          <w:t xml:space="preserve">cross-validation takes the place of the</w:t>
        </w:r>
      </w:ins>
      <w:ins w:id="4796" w:author="PR Preview" w:date="2026-01-01T00:00:00Z">
        <w:r>
          <w:t xml:space="preserve"> </w:t>
        </w:r>
      </w:ins>
      <w:ins w:id="4797" w:author="PR Preview" w:date="2026-01-01T00:00:00Z">
        <w:r>
          <w:rPr>
            <w:i/>
            <w:iCs/>
          </w:rPr>
          <w:t xml:space="preserve">validation</w:t>
        </w:r>
      </w:ins>
      <w:ins w:id="4798" w:author="PR Preview" w:date="2026-01-01T00:00:00Z">
        <w:r>
          <w:t xml:space="preserve"> </w:t>
        </w:r>
      </w:ins>
      <w:ins w:id="4799" w:author="PR Preview" w:date="2026-01-01T00:00:00Z">
        <w:r>
          <w:t xml:space="preserve">set</w:t>
        </w:r>
      </w:ins>
      <w:ins w:id="4800" w:author="PR Preview" w:date="2026-01-01T00:00:00Z">
        <w:r>
          <w:t xml:space="preserve"> </w:t>
        </w:r>
      </w:ins>
      <w:ins w:id="4801" w:author="PR Preview" w:date="2026-01-01T00:00:00Z">
        <w:r>
          <w:t xml:space="preserve">of</w:t>
        </w:r>
      </w:ins>
      <w:ins w:id="4802" w:author="PR Preview" w:date="2026-01-01T00:00:00Z">
        <w:r>
          <w:t xml:space="preserve"> </w:t>
        </w:r>
      </w:ins>
      <w:hyperlink w:anchor="def-data-splits">
        <w:ins w:id="4803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4804" w:author="PR Preview" w:date="2026-01-01T00:00:00Z">
        <w:r>
          <w:t xml:space="preserve">,</w:t>
        </w:r>
      </w:ins>
      <w:ins w:id="4805" w:author="PR Preview" w:date="2026-01-01T00:00:00Z">
        <w:r>
          <w:t xml:space="preserve"> </w:t>
        </w:r>
      </w:ins>
      <w:ins w:id="4806" w:author="PR Preview" w:date="2026-01-01T00:00:00Z">
        <w:r>
          <w:t xml:space="preserve">the one consulted again and again,</w:t>
        </w:r>
      </w:ins>
      <w:ins w:id="4807" w:author="PR Preview" w:date="2026-01-01T00:00:00Z">
        <w:r>
          <w:t xml:space="preserve"> </w:t>
        </w:r>
      </w:ins>
      <w:ins w:id="4808" w:author="PR Preview" w:date="2026-01-01T00:00:00Z">
        <w:r>
          <w:t xml:space="preserve">and not of the test set, which stays unused until the end.</w:t>
        </w:r>
      </w:ins>
      <w:ins w:id="4809" w:author="PR Preview" w:date="2026-01-01T00:00:00Z">
        <w:r>
          <w:t xml:space="preserve"> </w:t>
        </w:r>
      </w:ins>
      <w:ins w:id="4810" w:author="PR Preview" w:date="2026-01-01T00:00:00Z">
        <w:r>
          <w:t xml:space="preserve">The cross-validation estimate of the winning model is optimistic:</w:t>
        </w:r>
      </w:ins>
      <w:ins w:id="4811" w:author="PR Preview" w:date="2026-01-01T00:00:00Z">
        <w:r>
          <w:t xml:space="preserve"> </w:t>
        </w:r>
      </w:ins>
      <w:ins w:id="4812" w:author="PR Preview" w:date="2026-01-01T00:00:00Z">
        <w:r>
          <w:t xml:space="preserve">that model won partly because the particular sample and split happened to favor it,</w:t>
        </w:r>
      </w:ins>
      <w:ins w:id="4813" w:author="PR Preview" w:date="2026-01-01T00:00:00Z">
        <w:r>
          <w:t xml:space="preserve"> </w:t>
        </w:r>
      </w:ins>
      <w:ins w:id="4814" w:author="PR Preview" w:date="2026-01-01T00:00:00Z">
        <w:r>
          <w:t xml:space="preserve">so its estimate is the smallest of several noisy estimates.</w:t>
        </w:r>
      </w:ins>
      <w:ins w:id="4815" w:author="PR Preview" w:date="2026-01-01T00:00:00Z">
        <w:r>
          <w:t xml:space="preserve"> </w:t>
        </w:r>
      </w:ins>
      <w:ins w:id="4816" w:author="PR Preview" w:date="2026-01-01T00:00:00Z">
        <w:r>
          <w:t xml:space="preserve">An honest estimate of the chosen model’s error needs data</w:t>
        </w:r>
      </w:ins>
      <w:ins w:id="4817" w:author="PR Preview" w:date="2026-01-01T00:00:00Z">
        <w:r>
          <w:t xml:space="preserve"> </w:t>
        </w:r>
      </w:ins>
      <w:ins w:id="4818" w:author="PR Preview" w:date="2026-01-01T00:00:00Z">
        <w:r>
          <w:t xml:space="preserve">that took no part in the choice</w:t>
        </w:r>
      </w:ins>
      <w:ins w:id="4819" w:author="PR Preview" w:date="2026-01-01T00:00:00Z">
        <w:r>
          <w:t xml:space="preserve"> </w:t>
        </w:r>
      </w:ins>
      <w:ins w:id="4820" w:author="PR Preview" w:date="2026-01-01T00:00:00Z">
        <w:r>
          <w:t xml:space="preserve">(Hastie et al. 2009, sec. 7.2)</w:t>
        </w:r>
      </w:ins>
      <w:ins w:id="4821" w:author="PR Preview" w:date="2026-01-01T00:00:00Z">
        <w:r>
          <w:t xml:space="preserve">,</w:t>
        </w:r>
      </w:ins>
      <w:ins w:id="4822" w:author="PR Preview" w:date="2026-01-01T00:00:00Z">
        <w:r>
          <w:t xml:space="preserve"> </w:t>
        </w:r>
      </w:ins>
      <w:ins w:id="4823" w:author="PR Preview" w:date="2026-01-01T00:00:00Z">
        <w:r>
          <w:t xml:space="preserve">such as a</w:t>
        </w:r>
      </w:ins>
      <w:ins w:id="4824" w:author="PR Preview" w:date="2026-01-01T00:00:00Z">
        <w:r>
          <w:t xml:space="preserve"> </w:t>
        </w:r>
      </w:ins>
      <w:hyperlink w:anchor="def-test-set">
        <w:ins w:id="4825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4826" w:author="PR Preview" w:date="2026-01-01T00:00:00Z">
        <w:r>
          <w:t xml:space="preserve">,</w:t>
        </w:r>
      </w:ins>
      <w:ins w:id="4827" w:author="PR Preview" w:date="2026-01-01T00:00:00Z">
        <w:r>
          <w:t xml:space="preserve"> </w:t>
        </w:r>
      </w:ins>
      <w:ins w:id="4828" w:author="PR Preview" w:date="2026-01-01T00:00:00Z">
        <w:r>
          <w:t xml:space="preserve">or the outer folds of</w:t>
        </w:r>
      </w:ins>
      <w:ins w:id="4829" w:author="PR Preview" w:date="2026-01-01T00:00:00Z">
        <w:r>
          <w:t xml:space="preserve"> </w:t>
        </w:r>
      </w:ins>
      <w:hyperlink w:anchor="def-nested-cv">
        <w:ins w:id="4830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4831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2"/>
    <w:bookmarkStart w:id="237" w:name="def-cv-se"/>
    <w:p>
      <w:pPr>
        <w:pStyle w:val="BodyText"/>
      </w:pPr>
      <w:ins w:id="4832" w:author="PR Preview" w:date="2026-01-01T00:00:00Z">
        <w:r>
          <w:rPr>
            <w:b/>
            <w:bCs/>
          </w:rPr>
          <w:t xml:space="preserve">Definition 38 (Fold-based standard error)</w:t>
        </w:r>
      </w:ins>
      <w:ins w:id="4833" w:author="PR Preview" w:date="2026-01-01T00:00:00Z">
        <w:r>
          <w:t xml:space="preserve"> </w:t>
        </w:r>
      </w:ins>
      <w:ins w:id="4834" w:author="PR Preview" w:date="2026-01-01T00:00:00Z">
        <w:r>
          <w:t xml:space="preserve">The</w:t>
        </w:r>
      </w:ins>
      <w:ins w:id="4835" w:author="PR Preview" w:date="2026-01-01T00:00:00Z">
        <w:r>
          <w:t xml:space="preserve"> </w:t>
        </w:r>
      </w:ins>
      <w:ins w:id="4836" w:author="PR Preview" w:date="2026-01-01T00:00:00Z">
        <w:r>
          <w:rPr>
            <w:b/>
            <w:bCs/>
          </w:rPr>
          <w:t xml:space="preserve">fold-based standard error</w:t>
        </w:r>
      </w:ins>
      <w:ins w:id="483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838" w:author="PR Preview" w:date="2026-01-01T00:00:00Z">
        <w:r>
          <w:t xml:space="preserve"> </w:t>
        </w:r>
      </w:ins>
      <w:ins w:id="4839" w:author="PR Preview" w:date="2026-01-01T00:00:00Z">
        <w:r>
          <w:t xml:space="preserve">of a</w:t>
        </w:r>
      </w:ins>
      <w:ins w:id="4840" w:author="PR Preview" w:date="2026-01-01T00:00:00Z">
        <w:r>
          <w:t xml:space="preserve"> </w:t>
        </w:r>
      </w:ins>
      <m:oMath>
        <m:r>
          <m:t>k</m:t>
        </m:r>
      </m:oMath>
      <w:ins w:id="4841" w:author="PR Preview" w:date="2026-01-01T00:00:00Z">
        <w:r>
          <w:t xml:space="preserve">-fold</w:t>
        </w:r>
      </w:ins>
      <w:ins w:id="4842" w:author="PR Preview" w:date="2026-01-01T00:00:00Z">
        <w:r>
          <w:t xml:space="preserve"> </w:t>
        </w:r>
      </w:ins>
      <w:hyperlink w:anchor="def-cv-estimate">
        <w:ins w:id="4843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844" w:author="PR Preview" w:date="2026-01-01T00:00:00Z">
        <w:r>
          <w:t xml:space="preserve"> </w:t>
        </w:r>
      </w:ins>
      <w:ins w:id="4845" w:author="PR Preview" w:date="2026-01-01T00:00:00Z">
        <w:r>
          <w:t xml:space="preserve">is the</w:t>
        </w:r>
      </w:ins>
      <w:ins w:id="4846" w:author="PR Preview" w:date="2026-01-01T00:00:00Z">
        <w:r>
          <w:t xml:space="preserve"> </w:t>
        </w:r>
      </w:ins>
      <w:hyperlink r:id="rId233">
        <w:ins w:id="4847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4848" w:author="PR Preview" w:date="2026-01-01T00:00:00Z">
        <w:r>
          <w:t xml:space="preserve"> </w:t>
        </w:r>
      </w:ins>
      <w:ins w:id="4849" w:author="PR Preview" w:date="2026-01-01T00:00:00Z">
        <w:r>
          <w:t xml:space="preserve">of the</w:t>
        </w:r>
      </w:ins>
      <w:ins w:id="4850" w:author="PR Preview" w:date="2026-01-01T00:00:00Z">
        <w:r>
          <w:t xml:space="preserve"> </w:t>
        </w:r>
      </w:ins>
      <m:oMath>
        <m:r>
          <m:t>k</m:t>
        </m:r>
      </m:oMath>
      <w:ins w:id="4851" w:author="PR Preview" w:date="2026-01-01T00:00:00Z">
        <w:r>
          <w:t xml:space="preserve"> </w:t>
        </w:r>
      </w:ins>
      <w:hyperlink w:anchor="def-fold-mse">
        <w:ins w:id="4852" w:author="PR Preview" w:date="2026-01-01T00:00:00Z">
          <w:r>
            <w:rPr>
              <w:rStyle w:val="Hyperlink"/>
            </w:rPr>
            <w:t xml:space="preserve">fold mean squared errors</w:t>
          </w:r>
        </w:ins>
      </w:hyperlink>
      <w:ins w:id="4853" w:author="PR Preview" w:date="2026-01-01T00:00:00Z">
        <w:r>
          <w:t xml:space="preserve">,</w:t>
        </w:r>
      </w:ins>
      <w:ins w:id="4854" w:author="PR Preview" w:date="2026-01-01T00:00:00Z">
        <w:r>
          <w:t xml:space="preserve"> </w:t>
        </w:r>
      </w:ins>
      <w:ins w:id="4855" w:author="PR Preview" w:date="2026-01-01T00:00:00Z">
        <w:r>
          <w:t xml:space="preserve">divided by</w:t>
        </w:r>
      </w:ins>
      <w:ins w:id="4856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4857" w:author="PR Preview" w:date="2026-01-01T00:00:00Z">
        <w:r>
          <w:t xml:space="preserve">:</w:t>
        </w:r>
      </w:ins>
    </w:p>
    <w:p>
      <w:pPr>
        <w:pStyle w:val="BodyText"/>
      </w:pPr>
      <w:bookmarkStart w:id="23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37"/>
    <w:bookmarkStart w:id="239" w:name="rem-cv-se"/>
    <w:p>
      <w:pPr>
        <w:pStyle w:val="BodyText"/>
      </w:pPr>
      <w:ins w:id="4858" w:author="PR Preview" w:date="2026-01-01T00:00:00Z">
        <w:r>
          <w:rPr>
            <w:i/>
            <w:iCs/>
          </w:rPr>
          <w:t xml:space="preserve">Remark 16</w:t>
        </w:r>
      </w:ins>
      <w:ins w:id="4859" w:author="PR Preview" w:date="2026-01-01T00:00:00Z">
        <w:r>
          <w:t xml:space="preserve"> (The fold-based standard error is only a rough guide). </w:t>
        </w:r>
      </w:ins>
      <w:ins w:id="4860" w:author="PR Preview" w:date="2026-01-01T00:00:00Z">
        <w:r>
          <w:t xml:space="preserve">Hastie et al. (2009, sec. 7.10.1)</w:t>
        </w:r>
      </w:ins>
      <w:ins w:id="4861" w:author="PR Preview" w:date="2026-01-01T00:00:00Z">
        <w:r>
          <w:t xml:space="preserve"> </w:t>
        </w:r>
      </w:ins>
      <w:ins w:id="4862" w:author="PR Preview" w:date="2026-01-01T00:00:00Z">
        <w:r>
          <w:t xml:space="preserve">draw standard-error bars</w:t>
        </w:r>
      </w:ins>
      <w:ins w:id="4863" w:author="PR Preview" w:date="2026-01-01T00:00:00Z">
        <w:r>
          <w:t xml:space="preserve"> </w:t>
        </w:r>
      </w:ins>
      <w:ins w:id="4864" w:author="PR Preview" w:date="2026-01-01T00:00:00Z">
        <w:r>
          <w:t xml:space="preserve">computed from the per-fold errors as in</w:t>
        </w:r>
      </w:ins>
      <w:ins w:id="4865" w:author="PR Preview" w:date="2026-01-01T00:00:00Z">
        <w:r>
          <w:t xml:space="preserve"> </w:t>
        </w:r>
      </w:ins>
      <w:hyperlink w:anchor="eq-cv-se">
        <w:ins w:id="4866" w:author="PR Preview" w:date="2026-01-01T00:00:00Z">
          <w:r>
            <w:rPr>
              <w:rStyle w:val="Hyperlink"/>
            </w:rPr>
            <w:t xml:space="preserve">Equation 39</w:t>
          </w:r>
        </w:ins>
      </w:hyperlink>
      <w:ins w:id="4867" w:author="PR Preview" w:date="2026-01-01T00:00:00Z">
        <w:r>
          <w:t xml:space="preserve">.</w:t>
        </w:r>
      </w:ins>
      <w:ins w:id="4868" w:author="PR Preview" w:date="2026-01-01T00:00:00Z">
        <w:r>
          <w:t xml:space="preserve"> </w:t>
        </w:r>
      </w:ins>
      <w:ins w:id="4869" w:author="PR Preview" w:date="2026-01-01T00:00:00Z">
        <w:r>
          <w:t xml:space="preserve">That formula treats the</w:t>
        </w:r>
      </w:ins>
      <w:ins w:id="4870" w:author="PR Preview" w:date="2026-01-01T00:00:00Z">
        <w:r>
          <w:t xml:space="preserve"> </w:t>
        </w:r>
      </w:ins>
      <m:oMath>
        <m:r>
          <m:t>k</m:t>
        </m:r>
      </m:oMath>
      <w:ins w:id="4871" w:author="PR Preview" w:date="2026-01-01T00:00:00Z">
        <w:r>
          <w:t xml:space="preserve"> </w:t>
        </w:r>
      </w:ins>
      <w:ins w:id="4872" w:author="PR Preview" w:date="2026-01-01T00:00:00Z">
        <w:r>
          <w:t xml:space="preserve">fold errors</w:t>
        </w:r>
      </w:ins>
      <w:ins w:id="4873" w:author="PR Preview" w:date="2026-01-01T00:00:00Z">
        <w:r>
          <w:t xml:space="preserve"> </w:t>
        </w:r>
      </w:ins>
      <w:ins w:id="4874" w:author="PR Preview" w:date="2026-01-01T00:00:00Z">
        <w:r>
          <w:t xml:space="preserve">as if they were independent,</w:t>
        </w:r>
      </w:ins>
      <w:ins w:id="4875" w:author="PR Preview" w:date="2026-01-01T00:00:00Z">
        <w:r>
          <w:t xml:space="preserve"> </w:t>
        </w:r>
      </w:ins>
      <w:ins w:id="4876" w:author="PR Preview" w:date="2026-01-01T00:00:00Z">
        <w:r>
          <w:t xml:space="preserve">which they are not:</w:t>
        </w:r>
      </w:ins>
      <w:ins w:id="4877" w:author="PR Preview" w:date="2026-01-01T00:00:00Z">
        <w:r>
          <w:t xml:space="preserve"> </w:t>
        </w:r>
      </w:ins>
      <w:ins w:id="4878" w:author="PR Preview" w:date="2026-01-01T00:00:00Z">
        <w:r>
          <w:t xml:space="preserve">every pair of folds shares</w:t>
        </w:r>
      </w:ins>
      <w:ins w:id="487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4880" w:author="PR Preview" w:date="2026-01-01T00:00:00Z">
        <w:r>
          <w:t xml:space="preserve"> </w:t>
        </w:r>
      </w:ins>
      <w:ins w:id="4881" w:author="PR Preview" w:date="2026-01-01T00:00:00Z">
        <w:r>
          <w:t xml:space="preserve">folds of training data.</w:t>
        </w:r>
      </w:ins>
      <w:ins w:id="4882" w:author="PR Preview" w:date="2026-01-01T00:00:00Z">
        <w:r>
          <w:t xml:space="preserve"> </w:t>
        </w:r>
      </w:ins>
      <w:ins w:id="4883" w:author="PR Preview" w:date="2026-01-01T00:00:00Z">
        <w:r>
          <w:t xml:space="preserve">So</w:t>
        </w:r>
      </w:ins>
      <w:ins w:id="488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885" w:author="PR Preview" w:date="2026-01-01T00:00:00Z">
        <w:r>
          <w:t xml:space="preserve"> </w:t>
        </w:r>
      </w:ins>
      <w:ins w:id="4886" w:author="PR Preview" w:date="2026-01-01T00:00:00Z">
        <w:r>
          <w:t xml:space="preserve">is a rough indication</w:t>
        </w:r>
      </w:ins>
      <w:ins w:id="4887" w:author="PR Preview" w:date="2026-01-01T00:00:00Z">
        <w:r>
          <w:t xml:space="preserve"> </w:t>
        </w:r>
      </w:ins>
      <w:ins w:id="4888" w:author="PR Preview" w:date="2026-01-01T00:00:00Z">
        <w:r>
          <w:t xml:space="preserve">of how much</w:t>
        </w:r>
      </w:ins>
      <w:ins w:id="488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890" w:author="PR Preview" w:date="2026-01-01T00:00:00Z">
        <w:r>
          <w:t xml:space="preserve"> </w:t>
        </w:r>
      </w:ins>
      <w:ins w:id="4891" w:author="PR Preview" w:date="2026-01-01T00:00:00Z">
        <w:r>
          <w:t xml:space="preserve">might change with a different sample,</w:t>
        </w:r>
      </w:ins>
      <w:ins w:id="4892" w:author="PR Preview" w:date="2026-01-01T00:00:00Z">
        <w:r>
          <w:t xml:space="preserve"> </w:t>
        </w:r>
      </w:ins>
      <w:ins w:id="4893" w:author="PR Preview" w:date="2026-01-01T00:00:00Z">
        <w:r>
          <w:t xml:space="preserve">not a</w:t>
        </w:r>
      </w:ins>
      <w:ins w:id="4894" w:author="PR Preview" w:date="2026-01-01T00:00:00Z">
        <w:r>
          <w:t xml:space="preserve"> </w:t>
        </w:r>
      </w:ins>
      <w:hyperlink r:id="rId238">
        <w:ins w:id="4895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4896" w:author="PR Preview" w:date="2026-01-01T00:00:00Z">
        <w:r>
          <w:t xml:space="preserve"> </w:t>
        </w:r>
      </w:ins>
      <w:ins w:id="4897" w:author="PR Preview" w:date="2026-01-01T00:00:00Z">
        <w:r>
          <w:t xml:space="preserve">of</w:t>
        </w:r>
      </w:ins>
      <w:ins w:id="489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899" w:author="PR Preview" w:date="2026-01-01T00:00:00Z">
        <w:r>
          <w:t xml:space="preserve">.</w:t>
        </w:r>
      </w:ins>
    </w:p>
    <w:bookmarkEnd w:id="239"/>
    <w:bookmarkStart w:id="241" w:name="def-fold-mse-indexed"/>
    <w:p>
      <w:pPr>
        <w:pStyle w:val="BodyText"/>
      </w:pPr>
      <w:ins w:id="4900" w:author="PR Preview" w:date="2026-01-01T00:00:00Z">
        <w:r>
          <w:rPr>
            <w:b/>
            <w:bCs/>
          </w:rPr>
          <w:t xml:space="preserve">Definition 39 (Fold mean squared error of a named procedure)</w:t>
        </w:r>
      </w:ins>
      <w:ins w:id="4901" w:author="PR Preview" w:date="2026-01-01T00:00:00Z">
        <w:r>
          <w:t xml:space="preserve"> </w:t>
        </w:r>
      </w:ins>
      <w:ins w:id="4902" w:author="PR Preview" w:date="2026-01-01T00:00:00Z">
        <w:r>
          <w:t xml:space="preserve">The</w:t>
        </w:r>
      </w:ins>
      <w:ins w:id="4903" w:author="PR Preview" w:date="2026-01-01T00:00:00Z">
        <w:r>
          <w:t xml:space="preserve"> </w:t>
        </w:r>
      </w:ins>
      <w:ins w:id="4904" w:author="PR Preview" w:date="2026-01-01T00:00:00Z">
        <w:r>
          <w:rPr>
            <w:b/>
            <w:bCs/>
          </w:rPr>
          <w:t xml:space="preserve">fold mean squared error of procedure</w:t>
        </w:r>
      </w:ins>
      <w:ins w:id="4905" w:author="PR Preview" w:date="2026-01-01T00:00:00Z">
        <w:r>
          <w:t xml:space="preserve"> </w:t>
        </w:r>
      </w:ins>
      <m:oMath>
        <m:r>
          <m:t>g</m:t>
        </m:r>
      </m:oMath>
      <w:ins w:id="4906" w:author="PR Preview" w:date="2026-01-01T00:00:00Z">
        <w:r>
          <w:t xml:space="preserve"> </w:t>
        </w:r>
      </w:ins>
      <w:ins w:id="4907" w:author="PR Preview" w:date="2026-01-01T00:00:00Z">
        <w:r>
          <w:t xml:space="preserve">for</w:t>
        </w:r>
      </w:ins>
      <w:ins w:id="4908" w:author="PR Preview" w:date="2026-01-01T00:00:00Z">
        <w:r>
          <w:t xml:space="preserve"> </w:t>
        </w:r>
      </w:ins>
      <w:hyperlink w:anchor="def-folds">
        <w:ins w:id="490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91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911" w:author="PR Preview" w:date="2026-01-01T00:00:00Z">
        <w:r>
          <w:t xml:space="preserve"> </w:t>
        </w:r>
      </w:ins>
      <w:ins w:id="4912" w:author="PR Preview" w:date="2026-01-01T00:00:00Z">
        <w:r>
          <w:t xml:space="preserve">of a training set</w:t>
        </w:r>
      </w:ins>
      <w:ins w:id="491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914" w:author="PR Preview" w:date="2026-01-01T00:00:00Z">
        <w:r>
          <w:t xml:space="preserve">, indexed by</w:t>
        </w:r>
      </w:ins>
      <w:ins w:id="4915" w:author="PR Preview" w:date="2026-01-01T00:00:00Z">
        <w:r>
          <w:t xml:space="preserve"> </w:t>
        </w:r>
      </w:ins>
      <m:oMath>
        <m:r>
          <m:t>I</m:t>
        </m:r>
      </m:oMath>
      <w:ins w:id="4916" w:author="PR Preview" w:date="2026-01-01T00:00:00Z">
        <w:r>
          <w:t xml:space="preserve">,</w:t>
        </w:r>
      </w:ins>
      <w:ins w:id="4917" w:author="PR Preview" w:date="2026-01-01T00:00:00Z">
        <w:r>
          <w:t xml:space="preserve"> </w:t>
        </w:r>
      </w:ins>
      <w:ins w:id="4918" w:author="PR Preview" w:date="2026-01-01T00:00:00Z">
        <w:r>
          <w:t xml:space="preserve">is the</w:t>
        </w:r>
      </w:ins>
      <w:ins w:id="4919" w:author="PR Preview" w:date="2026-01-01T00:00:00Z">
        <w:r>
          <w:t xml:space="preserve"> </w:t>
        </w:r>
      </w:ins>
      <w:hyperlink w:anchor="def-fold-mse">
        <w:ins w:id="4920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4921" w:author="PR Preview" w:date="2026-01-01T00:00:00Z">
        <w:r>
          <w:t xml:space="preserve"> </w:t>
        </w:r>
      </w:ins>
      <w:ins w:id="4922" w:author="PR Preview" w:date="2026-01-01T00:00:00Z">
        <w:r>
          <w:t xml:space="preserve">computed with the</w:t>
        </w:r>
      </w:ins>
      <w:ins w:id="4923" w:author="PR Preview" w:date="2026-01-01T00:00:00Z">
        <w:r>
          <w:t xml:space="preserve"> </w:t>
        </w:r>
      </w:ins>
      <w:hyperlink w:anchor="def-fold-out-rule">
        <w:ins w:id="4924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925" w:author="PR Preview" w:date="2026-01-01T00:00:00Z">
        <w:r>
          <w:t xml:space="preserve"> </w:t>
        </w:r>
      </w:ins>
      <w:ins w:id="4926" w:author="PR Preview" w:date="2026-01-01T00:00:00Z">
        <w:r>
          <w:t xml:space="preserve">that</w:t>
        </w:r>
      </w:ins>
      <w:ins w:id="4927" w:author="PR Preview" w:date="2026-01-01T00:00:00Z">
        <w:r>
          <w:t xml:space="preserve"> </w:t>
        </w:r>
      </w:ins>
      <m:oMath>
        <m:r>
          <m:t>g</m:t>
        </m:r>
      </m:oMath>
      <w:ins w:id="4928" w:author="PR Preview" w:date="2026-01-01T00:00:00Z">
        <w:r>
          <w:t xml:space="preserve"> </w:t>
        </w:r>
      </w:ins>
      <w:ins w:id="4929" w:author="PR Preview" w:date="2026-01-01T00:00:00Z">
        <w:r>
          <w:t xml:space="preserve">produces:</w:t>
        </w:r>
      </w:ins>
    </w:p>
    <w:p>
      <w:pPr>
        <w:pStyle w:val="BodyText"/>
      </w:pPr>
      <w:bookmarkStart w:id="24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cv-se-indexed"/>
    <w:p>
      <w:pPr>
        <w:pStyle w:val="FirstParagraph"/>
      </w:pPr>
      <w:ins w:id="4930" w:author="PR Preview" w:date="2026-01-01T00:00:00Z">
        <w:r>
          <w:rPr>
            <w:b/>
            <w:bCs/>
          </w:rPr>
          <w:t xml:space="preserve">Definition 40 (Fold-based standard error of a named procedure)</w:t>
        </w:r>
      </w:ins>
      <w:ins w:id="4931" w:author="PR Preview" w:date="2026-01-01T00:00:00Z">
        <w:r>
          <w:t xml:space="preserve"> </w:t>
        </w:r>
      </w:ins>
      <w:ins w:id="4932" w:author="PR Preview" w:date="2026-01-01T00:00:00Z">
        <w:r>
          <w:t xml:space="preserve">The</w:t>
        </w:r>
      </w:ins>
      <w:ins w:id="4933" w:author="PR Preview" w:date="2026-01-01T00:00:00Z">
        <w:r>
          <w:t xml:space="preserve"> </w:t>
        </w:r>
      </w:ins>
      <w:ins w:id="4934" w:author="PR Preview" w:date="2026-01-01T00:00:00Z">
        <w:r>
          <w:rPr>
            <w:b/>
            <w:bCs/>
          </w:rPr>
          <w:t xml:space="preserve">fold-based standard error of procedure</w:t>
        </w:r>
      </w:ins>
      <w:ins w:id="4935" w:author="PR Preview" w:date="2026-01-01T00:00:00Z">
        <w:r>
          <w:t xml:space="preserve"> </w:t>
        </w:r>
      </w:ins>
      <m:oMath>
        <m:r>
          <m:t>g</m:t>
        </m:r>
      </m:oMath>
      <w:ins w:id="4936" w:author="PR Preview" w:date="2026-01-01T00:00:00Z">
        <w:r>
          <w:t xml:space="preserve"> </w:t>
        </w:r>
      </w:ins>
      <w:ins w:id="4937" w:author="PR Preview" w:date="2026-01-01T00:00:00Z">
        <w:r>
          <w:t xml:space="preserve">on a training set</w:t>
        </w:r>
      </w:ins>
      <w:ins w:id="493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939" w:author="PR Preview" w:date="2026-01-01T00:00:00Z">
        <w:r>
          <w:t xml:space="preserve">,</w:t>
        </w:r>
      </w:ins>
      <w:ins w:id="4940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4941" w:author="PR Preview" w:date="2026-01-01T00:00:00Z">
        <w:r>
          <w:t xml:space="preserve">,</w:t>
        </w:r>
      </w:ins>
      <w:ins w:id="4942" w:author="PR Preview" w:date="2026-01-01T00:00:00Z">
        <w:r>
          <w:t xml:space="preserve"> </w:t>
        </w:r>
      </w:ins>
      <w:ins w:id="4943" w:author="PR Preview" w:date="2026-01-01T00:00:00Z">
        <w:r>
          <w:t xml:space="preserve">is the</w:t>
        </w:r>
      </w:ins>
      <w:ins w:id="4944" w:author="PR Preview" w:date="2026-01-01T00:00:00Z">
        <w:r>
          <w:t xml:space="preserve"> </w:t>
        </w:r>
      </w:ins>
      <w:hyperlink w:anchor="def-cv-se">
        <w:ins w:id="4945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4946" w:author="PR Preview" w:date="2026-01-01T00:00:00Z">
        <w:r>
          <w:t xml:space="preserve"> </w:t>
        </w:r>
      </w:ins>
      <w:ins w:id="4947" w:author="PR Preview" w:date="2026-01-01T00:00:00Z">
        <w:r>
          <w:t xml:space="preserve">computed from the</w:t>
        </w:r>
      </w:ins>
      <w:ins w:id="4948" w:author="PR Preview" w:date="2026-01-01T00:00:00Z">
        <w:r>
          <w:t xml:space="preserve"> </w:t>
        </w:r>
      </w:ins>
      <w:hyperlink w:anchor="def-fold-mse-indexed">
        <w:ins w:id="4949" w:author="PR Preview" w:date="2026-01-01T00:00:00Z">
          <w:r>
            <w:rPr>
              <w:rStyle w:val="Hyperlink"/>
            </w:rPr>
            <w:t xml:space="preserve">fold mean squared errors of</w:t>
          </w:r>
        </w:ins>
        <w:ins w:id="4950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4951" w:author="PR Preview" w:date="2026-01-01T00:00:00Z">
        <w:r>
          <w:t xml:space="preserve">:</w:t>
        </w:r>
      </w:ins>
    </w:p>
    <w:p>
      <w:pPr>
        <w:pStyle w:val="BodyText"/>
      </w:pPr>
      <w:bookmarkStart w:id="24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7" w:name="def-one-se-rule"/>
    <w:p>
      <w:pPr>
        <w:pStyle w:val="FirstParagraph"/>
      </w:pPr>
      <w:ins w:id="4952" w:author="PR Preview" w:date="2026-01-01T00:00:00Z">
        <w:r>
          <w:rPr>
            <w:b/>
            <w:bCs/>
          </w:rPr>
          <w:t xml:space="preserve">Definition 41 (One-standard-error rule)</w:t>
        </w:r>
      </w:ins>
      <w:ins w:id="4953" w:author="PR Preview" w:date="2026-01-01T00:00:00Z">
        <w:r>
          <w:t xml:space="preserve"> </w:t>
        </w:r>
      </w:ins>
      <w:ins w:id="4954" w:author="PR Preview" w:date="2026-01-01T00:00:00Z">
        <w:r>
          <w:t xml:space="preserve">Let</w:t>
        </w:r>
      </w:ins>
      <w:ins w:id="495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4956" w:author="PR Preview" w:date="2026-01-01T00:00:00Z">
        <w:r>
          <w:t xml:space="preserve"> </w:t>
        </w:r>
      </w:ins>
      <w:ins w:id="4957" w:author="PR Preview" w:date="2026-01-01T00:00:00Z">
        <w:r>
          <w:t xml:space="preserve">be candidate</w:t>
        </w:r>
      </w:ins>
      <w:ins w:id="4958" w:author="PR Preview" w:date="2026-01-01T00:00:00Z">
        <w:r>
          <w:t xml:space="preserve"> </w:t>
        </w:r>
      </w:ins>
      <w:hyperlink w:anchor="def-fitting-procedure">
        <w:ins w:id="4959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4960" w:author="PR Preview" w:date="2026-01-01T00:00:00Z">
        <w:r>
          <w:t xml:space="preserve">,</w:t>
        </w:r>
      </w:ins>
      <w:ins w:id="4961" w:author="PR Preview" w:date="2026-01-01T00:00:00Z">
        <w:r>
          <w:t xml:space="preserve"> </w:t>
        </w:r>
      </w:ins>
      <w:ins w:id="4962" w:author="PR Preview" w:date="2026-01-01T00:00:00Z">
        <w:r>
          <w:t xml:space="preserve">each</w:t>
        </w:r>
      </w:ins>
      <w:ins w:id="4963" w:author="PR Preview" w:date="2026-01-01T00:00:00Z">
        <w:r>
          <w:t xml:space="preserve"> </w:t>
        </w:r>
      </w:ins>
      <w:hyperlink w:anchor="def-flexibility">
        <w:ins w:id="4964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4965" w:author="PR Preview" w:date="2026-01-01T00:00:00Z">
        <w:r>
          <w:t xml:space="preserve"> </w:t>
        </w:r>
      </w:ins>
      <w:ins w:id="4966" w:author="PR Preview" w:date="2026-01-01T00:00:00Z">
        <w:r>
          <w:t xml:space="preserve">as the one before,</w:t>
        </w:r>
      </w:ins>
      <w:ins w:id="4967" w:author="PR Preview" w:date="2026-01-01T00:00:00Z">
        <w:r>
          <w:t xml:space="preserve"> </w:t>
        </w:r>
      </w:ins>
      <w:ins w:id="4968" w:author="PR Preview" w:date="2026-01-01T00:00:00Z">
        <w:r>
          <w:t xml:space="preserve">cross-validated on a training set</w:t>
        </w:r>
      </w:ins>
      <w:ins w:id="496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970" w:author="PR Preview" w:date="2026-01-01T00:00:00Z">
        <w:r>
          <w:t xml:space="preserve"> </w:t>
        </w:r>
      </w:ins>
      <w:ins w:id="4971" w:author="PR Preview" w:date="2026-01-01T00:00:00Z">
        <w:r>
          <w:t xml:space="preserve">with the same folds,</w:t>
        </w:r>
      </w:ins>
      <w:ins w:id="4972" w:author="PR Preview" w:date="2026-01-01T00:00:00Z">
        <w:r>
          <w:t xml:space="preserve"> </w:t>
        </w:r>
      </w:ins>
      <w:ins w:id="4973" w:author="PR Preview" w:date="2026-01-01T00:00:00Z">
        <w:r>
          <w:t xml:space="preserve">and let</w:t>
        </w:r>
      </w:ins>
      <w:ins w:id="497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4975" w:author="PR Preview" w:date="2026-01-01T00:00:00Z">
        <w:r>
          <w:t xml:space="preserve"> </w:t>
        </w:r>
      </w:ins>
      <w:ins w:id="4976" w:author="PR Preview" w:date="2026-01-01T00:00:00Z">
        <w:r>
          <w:t xml:space="preserve">be the one with the smallest</w:t>
        </w:r>
      </w:ins>
      <w:ins w:id="4977" w:author="PR Preview" w:date="2026-01-01T00:00:00Z">
        <w:r>
          <w:t xml:space="preserve"> </w:t>
        </w:r>
      </w:ins>
      <w:hyperlink w:anchor="def-cv-estimate-indexed">
        <w:ins w:id="4978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979" w:author="PR Preview" w:date="2026-01-01T00:00:00Z">
        <w:r>
          <w:t xml:space="preserve">.</w:t>
        </w:r>
      </w:ins>
      <w:ins w:id="4980" w:author="PR Preview" w:date="2026-01-01T00:00:00Z">
        <w:r>
          <w:t xml:space="preserve"> </w:t>
        </w:r>
      </w:ins>
      <w:ins w:id="4981" w:author="PR Preview" w:date="2026-01-01T00:00:00Z">
        <w:r>
          <w:t xml:space="preserve">The</w:t>
        </w:r>
      </w:ins>
      <w:ins w:id="4982" w:author="PR Preview" w:date="2026-01-01T00:00:00Z">
        <w:r>
          <w:t xml:space="preserve"> </w:t>
        </w:r>
      </w:ins>
      <w:ins w:id="4983" w:author="PR Preview" w:date="2026-01-01T00:00:00Z">
        <w:r>
          <w:rPr>
            <w:b/>
            <w:bCs/>
          </w:rPr>
          <w:t xml:space="preserve">one-standard-error rule</w:t>
        </w:r>
      </w:ins>
      <w:ins w:id="4984" w:author="PR Preview" w:date="2026-01-01T00:00:00Z">
        <w:r>
          <w:t xml:space="preserve"> </w:t>
        </w:r>
      </w:ins>
      <w:ins w:id="4985" w:author="PR Preview" w:date="2026-01-01T00:00:00Z">
        <w:r>
          <w:t xml:space="preserve">chooses the smallest</w:t>
        </w:r>
      </w:ins>
      <w:ins w:id="4986" w:author="PR Preview" w:date="2026-01-01T00:00:00Z">
        <w:r>
          <w:t xml:space="preserve"> </w:t>
        </w:r>
      </w:ins>
      <m:oMath>
        <m:r>
          <m:t>l</m:t>
        </m:r>
      </m:oMath>
      <w:ins w:id="4987" w:author="PR Preview" w:date="2026-01-01T00:00:00Z">
        <w:r>
          <w:t xml:space="preserve"> </w:t>
        </w:r>
      </w:ins>
      <w:ins w:id="4988" w:author="PR Preview" w:date="2026-01-01T00:00:00Z">
        <w:r>
          <w:t xml:space="preserve">whose estimate is within one</w:t>
        </w:r>
      </w:ins>
      <w:ins w:id="4989" w:author="PR Preview" w:date="2026-01-01T00:00:00Z">
        <w:r>
          <w:t xml:space="preserve"> </w:t>
        </w:r>
      </w:ins>
      <w:hyperlink w:anchor="def-cv-se-indexed">
        <w:ins w:id="4990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4991" w:author="PR Preview" w:date="2026-01-01T00:00:00Z">
        <w:r>
          <w:t xml:space="preserve"> </w:t>
        </w:r>
      </w:ins>
      <w:ins w:id="4992" w:author="PR Preview" w:date="2026-01-01T00:00:00Z">
        <w:r>
          <w:t xml:space="preserve">of the smallest:</w:t>
        </w:r>
      </w:ins>
    </w:p>
    <w:p>
      <w:pPr>
        <w:pStyle w:val="BodyText"/>
      </w:pPr>
      <w:bookmarkStart w:id="24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47"/>
    <w:bookmarkStart w:id="252" w:name="exm-one-se-rule"/>
    <w:p>
      <w:pPr>
        <w:pStyle w:val="BodyText"/>
      </w:pPr>
      <w:ins w:id="4993" w:author="PR Preview" w:date="2026-01-01T00:00:00Z">
        <w:r>
          <w:rPr>
            <w:b/>
            <w:bCs/>
          </w:rPr>
          <w:t xml:space="preserve">Example 11 (The one-standard-error rule for the simulated polynomials)</w:t>
        </w:r>
      </w:ins>
      <w:ins w:id="4994" w:author="PR Preview" w:date="2026-01-01T00:00:00Z">
        <w:r>
          <w:t xml:space="preserve"> </w:t>
        </w:r>
      </w:ins>
      <w:ins w:id="4995" w:author="PR Preview" w:date="2026-01-01T00:00:00Z">
        <w:r>
          <w:t xml:space="preserve">This example applies 10-fold cross-validation</w:t>
        </w:r>
      </w:ins>
      <w:ins w:id="4996" w:author="PR Preview" w:date="2026-01-01T00:00:00Z">
        <w:r>
          <w:t xml:space="preserve"> </w:t>
        </w:r>
      </w:ins>
      <w:ins w:id="4997" w:author="PR Preview" w:date="2026-01-01T00:00:00Z">
        <w:r>
          <w:t xml:space="preserve">to the simulated training set of</w:t>
        </w:r>
      </w:ins>
      <w:ins w:id="4998" w:author="PR Preview" w:date="2026-01-01T00:00:00Z">
        <w:r>
          <w:t xml:space="preserve"> </w:t>
        </w:r>
      </w:ins>
      <w:hyperlink w:anchor="exm-train-test-error-simulated">
        <w:ins w:id="4999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5000" w:author="PR Preview" w:date="2026-01-01T00:00:00Z">
        <w:r>
          <w:t xml:space="preserve">,</w:t>
        </w:r>
      </w:ins>
      <w:ins w:id="5001" w:author="PR Preview" w:date="2026-01-01T00:00:00Z">
        <w:r>
          <w:t xml:space="preserve"> </w:t>
        </w:r>
      </w:ins>
      <w:ins w:id="5002" w:author="PR Preview" w:date="2026-01-01T00:00:00Z">
        <w:r>
          <w:t xml:space="preserve">records the mean squared error in each fold,</w:t>
        </w:r>
      </w:ins>
      <w:ins w:id="5003" w:author="PR Preview" w:date="2026-01-01T00:00:00Z">
        <w:r>
          <w:t xml:space="preserve"> </w:t>
        </w:r>
      </w:ins>
      <w:ins w:id="5004" w:author="PR Preview" w:date="2026-01-01T00:00:00Z">
        <w:r>
          <w:t xml:space="preserve">and applies</w:t>
        </w:r>
      </w:ins>
      <w:ins w:id="5005" w:author="PR Preview" w:date="2026-01-01T00:00:00Z">
        <w:r>
          <w:t xml:space="preserve"> </w:t>
        </w:r>
      </w:ins>
      <w:hyperlink w:anchor="def-one-se-rule">
        <w:ins w:id="5006" w:author="PR Preview" w:date="2026-01-01T00:00:00Z">
          <w:r>
            <w:rPr>
              <w:rStyle w:val="Hyperlink"/>
            </w:rPr>
            <w:t xml:space="preserve">Definition 41</w:t>
          </w:r>
        </w:ins>
      </w:hyperlink>
      <w:ins w:id="5007" w:author="PR Preview" w:date="2026-01-01T00:00:00Z">
        <w:r>
          <w:t xml:space="preserve"> </w:t>
        </w:r>
      </w:ins>
      <w:ins w:id="5008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del w:id="5009" w:author="PR Preview" w:date="2026-01-01T00:00:00Z">
        <w:r>
          <w:delText xml:space="preserve">With 30 observations and 10 folds,</w:delText>
        </w:r>
      </w:del>
      <w:del w:id="5010" w:author="PR Preview" w:date="2026-01-01T00:00:00Z">
        <w:r>
          <w:delText xml:space="preserve"> </w:delText>
        </w:r>
      </w:del>
      <w:del w:id="5011" w:author="PR Preview" w:date="2026-01-01T00:00:00Z">
        <w:r>
          <w:delText xml:space="preserve">each fold holds 3 observations,</w:delText>
        </w:r>
      </w:del>
      <w:del w:id="5012" w:author="PR Preview" w:date="2026-01-01T00:00:00Z">
        <w:r>
          <w:delText xml:space="preserve"> </w:delText>
        </w:r>
      </w:del>
      <w:del w:id="5013" w:author="PR Preview" w:date="2026-01-01T00:00:00Z">
        <w:r>
          <w:delText xml:space="preserve">so all ten folds have equal size</w:delText>
        </w:r>
      </w:del>
      <w:del w:id="5014" w:author="PR Preview" w:date="2026-01-01T00:00:00Z">
        <w:r>
          <w:delText xml:space="preserve"> </w:delText>
        </w:r>
      </w:del>
      <w:del w:id="5015" w:author="PR Preview" w:date="2026-01-01T00:00:00Z">
        <w:r>
          <w:delText xml:space="preserve">and</w:delText>
        </w:r>
      </w:del>
      <w:del w:id="5016" w:author="PR Preview" w:date="2026-01-01T00:00:00Z">
        <w:r>
          <w:delText xml:space="preserve"> </w:delText>
        </w:r>
      </w:del>
      <w:del w:id="5017" w:author="PR Preview" w:date="2026-01-01T00:00:00Z">
        <w:r>
          <w:rPr>
            <w:rStyle w:val="VerbatimChar"/>
          </w:rPr>
          <w:delText xml:space="preserve">cv</w:delText>
        </w:r>
      </w:del>
      <w:del w:id="5018" w:author="PR Preview" w:date="2026-01-01T00:00:00Z">
        <w:r>
          <w:delText xml:space="preserve"> </w:delText>
        </w:r>
      </w:del>
      <w:del w:id="5019" w:author="PR Preview" w:date="2026-01-01T00:00:00Z">
        <w:r>
          <w:delText xml:space="preserve">is</w:delText>
        </w:r>
      </w:del>
      <w:del w:id="502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del w:id="5021" w:author="PR Preview" w:date="2026-01-01T00:00:00Z">
        <w:r>
          <w:delText xml:space="preserve"> </w:delText>
        </w:r>
      </w:del>
      <w:del w:id="5022" w:author="PR Preview" w:date="2026-01-01T00:00:00Z">
        <w:r>
          <w:delText xml:space="preserve">(</w:delText>
        </w:r>
      </w:del>
      <w:hyperlink w:anchor="rem-cv-estimate">
        <w:del w:id="5023" w:author="PR Preview" w:date="2026-01-01T00:00:00Z">
          <w:r>
            <w:rPr>
              <w:rStyle w:val="Hyperlink"/>
            </w:rPr>
            <w:delText xml:space="preserve">Remark 8</w:delText>
          </w:r>
        </w:del>
      </w:hyperlink>
      <w:del w:id="5024" w:author="PR Preview" w:date="2026-01-01T00:00:00Z">
        <w:r>
          <w:delText xml:space="preserve">).</w:delText>
        </w:r>
      </w:del>
    </w:p>
    <w:p>
      <w:pPr>
        <w:pStyle w:val="BodyText"/>
      </w:pPr>
      <w:del w:id="5025" w:author="PR Preview" w:date="2026-01-01T00:00:00Z">
        <w:r>
          <w:delText xml:space="preserve">The smallest estimate is at degree 8.</w:delText>
        </w:r>
      </w:del>
      <w:del w:id="5026" w:author="PR Preview" w:date="2026-01-01T00:00:00Z">
        <w:r>
          <w:delText xml:space="preserve"> </w:delText>
        </w:r>
      </w:del>
      <w:del w:id="5027" w:author="PR Preview" w:date="2026-01-01T00:00:00Z">
        <w:r>
          <w:delText xml:space="preserve">The lowest degree within one fold-based standard error of it</w:delText>
        </w:r>
      </w:del>
      <w:del w:id="5028" w:author="PR Preview" w:date="2026-01-01T00:00:00Z">
        <w:r>
          <w:delText xml:space="preserve"> </w:delText>
        </w:r>
      </w:del>
      <w:del w:id="5029" w:author="PR Preview" w:date="2026-01-01T00:00:00Z">
        <w:r>
          <w:delText xml:space="preserve">is degree 3,</w:delText>
        </w:r>
      </w:del>
      <w:del w:id="5030" w:author="PR Preview" w:date="2026-01-01T00:00:00Z">
        <w:r>
          <w:delText xml:space="preserve"> </w:delText>
        </w:r>
      </w:del>
      <w:del w:id="5031" w:author="PR Preview" w:date="2026-01-01T00:00:00Z">
        <w:r>
          <w:delText xml:space="preserve">which is the one-standard-error rule’s choice.</w:delText>
        </w:r>
      </w:del>
      <w:del w:id="5032" w:author="PR Preview" w:date="2026-01-01T00:00:00Z">
        <w:r>
          <w:delText xml:space="preserve"> </w:delText>
        </w:r>
      </w:del>
      <w:del w:id="5033" w:author="PR Preview" w:date="2026-01-01T00:00:00Z">
        <w:r>
          <w:delText xml:space="preserve">The rule prefers the simpler model</w:delText>
        </w:r>
      </w:del>
      <w:del w:id="5034" w:author="PR Preview" w:date="2026-01-01T00:00:00Z">
        <w:r>
          <w:delText xml:space="preserve"> </w:delText>
        </w:r>
      </w:del>
      <w:del w:id="5035" w:author="PR Preview" w:date="2026-01-01T00:00:00Z">
        <w:r>
          <w:delText xml:space="preserve">when the data cannot clearly tell it apart from the degree with the smallest estimate.</w:delText>
        </w:r>
      </w:del>
      <w:del w:id="5036" w:author="PR Preview" w:date="2026-01-01T00:00:00Z">
        <w:r>
          <w:delText xml:space="preserve"> </w:delText>
        </w:r>
      </w:del>
      <w:del w:id="5037" w:author="PR Preview" w:date="2026-01-01T00:00:00Z">
        <w:r>
          <w:delText xml:space="preserve">Because the data are simulated,</w:delText>
        </w:r>
      </w:del>
      <w:del w:id="5038" w:author="PR Preview" w:date="2026-01-01T00:00:00Z">
        <w:r>
          <w:delText xml:space="preserve"> </w:delText>
        </w:r>
      </w:del>
      <w:del w:id="5039" w:author="PR Preview" w:date="2026-01-01T00:00:00Z">
        <w:r>
          <w:delText xml:space="preserve">we can check both choices against</w:delText>
        </w:r>
      </w:del>
      <w:del w:id="5040" w:author="PR Preview" w:date="2026-01-01T00:00:00Z">
        <w:r>
          <w:delText xml:space="preserve"> </w:delText>
        </w:r>
      </w:del>
      <w:del w:id="5041" w:author="PR Preview" w:date="2026-01-01T00:00:00Z">
        <w:r>
          <w:delText xml:space="preserve">the estimated generalization RMSE of</w:delText>
        </w:r>
      </w:del>
      <w:del w:id="5042" w:author="PR Preview" w:date="2026-01-01T00:00:00Z">
        <w:r>
          <w:delText xml:space="preserve"> </w:delText>
        </w:r>
      </w:del>
      <w:hyperlink w:anchor="exm-train-test-error-simulated">
        <w:del w:id="5043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5044" w:author="PR Preview" w:date="2026-01-01T00:00:00Z">
        <w:r>
          <w:delText xml:space="preserve"> </w:delText>
        </w:r>
      </w:del>
      <w:del w:id="5045" w:author="PR Preview" w:date="2026-01-01T00:00:00Z">
        <w:r>
          <w:delText xml:space="preserve">for each:</w:delText>
        </w:r>
      </w:del>
      <w:del w:id="5046" w:author="PR Preview" w:date="2026-01-01T00:00:00Z">
        <w:r>
          <w:delText xml:space="preserve"> </w:delText>
        </w:r>
      </w:del>
      <w:del w:id="5047" w:author="PR Preview" w:date="2026-01-01T00:00:00Z">
        <w:r>
          <w:delText xml:space="preserve">0.335 for degree 8</w:delText>
        </w:r>
      </w:del>
      <w:del w:id="5048" w:author="PR Preview" w:date="2026-01-01T00:00:00Z">
        <w:r>
          <w:delText xml:space="preserve"> </w:delText>
        </w:r>
      </w:del>
      <w:del w:id="5049" w:author="PR Preview" w:date="2026-01-01T00:00:00Z">
        <w:r>
          <w:delText xml:space="preserve">and 0.315 for degree 3.</w:delText>
        </w:r>
      </w:del>
    </w:p>
    <w:p>
      <w:pPr>
        <w:pStyle w:val="Heading2"/>
      </w:pPr>
      <w:del w:id="5050" w:author="PR Preview" w:date="2026-01-01T00:00:00Z">
        <w:r>
          <w:delText xml:space="preserve">8 Cross-validating the whole procedure</w:delText>
        </w:r>
      </w:del>
    </w:p>
    <w:p>
      <w:pPr>
        <w:pStyle w:val="FirstParagraph"/>
      </w:pPr>
      <w:ins w:id="5051" w:author="PR Preview" w:date="2026-01-01T00:00:00Z">
        <w:r>
          <w:t xml:space="preserve">With 30 observations and 10 folds,</w:t>
        </w:r>
      </w:ins>
      <w:ins w:id="5052" w:author="PR Preview" w:date="2026-01-01T00:00:00Z">
        <w:r>
          <w:t xml:space="preserve"> </w:t>
        </w:r>
      </w:ins>
      <w:ins w:id="5053" w:author="PR Preview" w:date="2026-01-01T00:00:00Z">
        <w:r>
          <w:t xml:space="preserve">each fold holds 3 observations,</w:t>
        </w:r>
      </w:ins>
      <w:ins w:id="5054" w:author="PR Preview" w:date="2026-01-01T00:00:00Z">
        <w:r>
          <w:t xml:space="preserve"> </w:t>
        </w:r>
      </w:ins>
      <w:ins w:id="5055" w:author="PR Preview" w:date="2026-01-01T00:00:00Z">
        <w:r>
          <w:t xml:space="preserve">so all ten folds have equal size</w:t>
        </w:r>
      </w:ins>
      <w:ins w:id="5056" w:author="PR Preview" w:date="2026-01-01T00:00:00Z">
        <w:r>
          <w:t xml:space="preserve"> </w:t>
        </w:r>
      </w:ins>
      <w:ins w:id="5057" w:author="PR Preview" w:date="2026-01-01T00:00:00Z">
        <w:r>
          <w:t xml:space="preserve">and</w:t>
        </w:r>
      </w:ins>
      <w:ins w:id="5058" w:author="PR Preview" w:date="2026-01-01T00:00:00Z">
        <w:r>
          <w:t xml:space="preserve"> </w:t>
        </w:r>
      </w:ins>
      <w:ins w:id="5059" w:author="PR Preview" w:date="2026-01-01T00:00:00Z">
        <w:r>
          <w:rPr>
            <w:rStyle w:val="VerbatimChar"/>
          </w:rPr>
          <w:t xml:space="preserve">cv</w:t>
        </w:r>
      </w:ins>
      <w:ins w:id="5060" w:author="PR Preview" w:date="2026-01-01T00:00:00Z">
        <w:r>
          <w:t xml:space="preserve"> </w:t>
        </w:r>
      </w:ins>
      <w:ins w:id="5061" w:author="PR Preview" w:date="2026-01-01T00:00:00Z">
        <w:r>
          <w:t xml:space="preserve">is</w:t>
        </w:r>
      </w:ins>
      <w:ins w:id="506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ins w:id="5063" w:author="PR Preview" w:date="2026-01-01T00:00:00Z">
        <w:r>
          <w:t xml:space="preserve"> </w:t>
        </w:r>
      </w:ins>
      <w:ins w:id="5064" w:author="PR Preview" w:date="2026-01-01T00:00:00Z">
        <w:r>
          <w:t xml:space="preserve">(</w:t>
        </w:r>
      </w:ins>
      <w:hyperlink w:anchor="rem-cv-estimate">
        <w:ins w:id="5065" w:author="PR Preview" w:date="2026-01-01T00:00:00Z">
          <w:r>
            <w:rPr>
              <w:rStyle w:val="Hyperlink"/>
            </w:rPr>
            <w:t xml:space="preserve">Remark 9</w:t>
          </w:r>
        </w:ins>
      </w:hyperlink>
      <w:ins w:id="5066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ins w:id="5067" w:author="PR Preview" w:date="2026-01-01T00:00:00Z">
        <w:r>
          <w:t xml:space="preserve">The smallest estimate is at degree 8.</w:t>
        </w:r>
      </w:ins>
      <w:ins w:id="5068" w:author="PR Preview" w:date="2026-01-01T00:00:00Z">
        <w:r>
          <w:t xml:space="preserve"> </w:t>
        </w:r>
      </w:ins>
      <w:ins w:id="5069" w:author="PR Preview" w:date="2026-01-01T00:00:00Z">
        <w:r>
          <w:t xml:space="preserve">The lowest degree within one fold-based standard error of it</w:t>
        </w:r>
      </w:ins>
      <w:ins w:id="5070" w:author="PR Preview" w:date="2026-01-01T00:00:00Z">
        <w:r>
          <w:t xml:space="preserve"> </w:t>
        </w:r>
      </w:ins>
      <w:ins w:id="5071" w:author="PR Preview" w:date="2026-01-01T00:00:00Z">
        <w:r>
          <w:t xml:space="preserve">is degree 3,</w:t>
        </w:r>
      </w:ins>
      <w:ins w:id="5072" w:author="PR Preview" w:date="2026-01-01T00:00:00Z">
        <w:r>
          <w:t xml:space="preserve"> </w:t>
        </w:r>
      </w:ins>
      <w:ins w:id="5073" w:author="PR Preview" w:date="2026-01-01T00:00:00Z">
        <w:r>
          <w:t xml:space="preserve">which is the one-standard-error rule’s choice.</w:t>
        </w:r>
      </w:ins>
      <w:ins w:id="5074" w:author="PR Preview" w:date="2026-01-01T00:00:00Z">
        <w:r>
          <w:t xml:space="preserve"> </w:t>
        </w:r>
      </w:ins>
      <w:ins w:id="5075" w:author="PR Preview" w:date="2026-01-01T00:00:00Z">
        <w:r>
          <w:t xml:space="preserve">The rule prefers the simpler model</w:t>
        </w:r>
      </w:ins>
      <w:ins w:id="5076" w:author="PR Preview" w:date="2026-01-01T00:00:00Z">
        <w:r>
          <w:t xml:space="preserve"> </w:t>
        </w:r>
      </w:ins>
      <w:ins w:id="5077" w:author="PR Preview" w:date="2026-01-01T00:00:00Z">
        <w:r>
          <w:t xml:space="preserve">when the data cannot clearly tell it apart from the degree with the smallest estimate.</w:t>
        </w:r>
      </w:ins>
      <w:ins w:id="5078" w:author="PR Preview" w:date="2026-01-01T00:00:00Z">
        <w:r>
          <w:t xml:space="preserve"> </w:t>
        </w:r>
      </w:ins>
      <w:ins w:id="5079" w:author="PR Preview" w:date="2026-01-01T00:00:00Z">
        <w:r>
          <w:t xml:space="preserve">Because the data are simulated,</w:t>
        </w:r>
      </w:ins>
      <w:ins w:id="5080" w:author="PR Preview" w:date="2026-01-01T00:00:00Z">
        <w:r>
          <w:t xml:space="preserve"> </w:t>
        </w:r>
      </w:ins>
      <w:ins w:id="5081" w:author="PR Preview" w:date="2026-01-01T00:00:00Z">
        <w:r>
          <w:t xml:space="preserve">we can check both choices against</w:t>
        </w:r>
      </w:ins>
      <w:ins w:id="5082" w:author="PR Preview" w:date="2026-01-01T00:00:00Z">
        <w:r>
          <w:t xml:space="preserve"> </w:t>
        </w:r>
      </w:ins>
      <w:ins w:id="5083" w:author="PR Preview" w:date="2026-01-01T00:00:00Z">
        <w:r>
          <w:t xml:space="preserve">the estimated generalization RMSE of</w:t>
        </w:r>
      </w:ins>
      <w:ins w:id="5084" w:author="PR Preview" w:date="2026-01-01T00:00:00Z">
        <w:r>
          <w:t xml:space="preserve"> </w:t>
        </w:r>
      </w:ins>
      <w:hyperlink w:anchor="exm-train-test-error-simulated">
        <w:ins w:id="5085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5086" w:author="PR Preview" w:date="2026-01-01T00:00:00Z">
        <w:r>
          <w:t xml:space="preserve"> </w:t>
        </w:r>
      </w:ins>
      <w:ins w:id="5087" w:author="PR Preview" w:date="2026-01-01T00:00:00Z">
        <w:r>
          <w:t xml:space="preserve">for each:</w:t>
        </w:r>
      </w:ins>
      <w:ins w:id="5088" w:author="PR Preview" w:date="2026-01-01T00:00:00Z">
        <w:r>
          <w:t xml:space="preserve"> </w:t>
        </w:r>
      </w:ins>
      <w:ins w:id="5089" w:author="PR Preview" w:date="2026-01-01T00:00:00Z">
        <w:r>
          <w:t xml:space="preserve">0.335 for degree 8</w:t>
        </w:r>
      </w:ins>
      <w:ins w:id="5090" w:author="PR Preview" w:date="2026-01-01T00:00:00Z">
        <w:r>
          <w:t xml:space="preserve"> </w:t>
        </w:r>
      </w:ins>
      <w:ins w:id="5091" w:author="PR Preview" w:date="2026-01-01T00:00:00Z">
        <w:r>
          <w:t xml:space="preserve">and 0.315 for degree 3.</w:t>
        </w:r>
      </w:ins>
    </w:p>
    <w:bookmarkEnd w:id="252"/>
    <w:bookmarkEnd w:id="253"/>
    <w:bookmarkStart w:id="260" w:name="sec-cv-whole-procedure"/>
    <w:p>
      <w:pPr>
        <w:pStyle w:val="Heading2"/>
      </w:pPr>
      <w:ins w:id="5092" w:author="PR Preview" w:date="2026-01-01T00:00:00Z">
        <w:r>
          <w:t xml:space="preserve">9 Cross-validating the whole procedure</w:t>
        </w:r>
      </w:ins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del w:id="5093" w:author="PR Preview" w:date="2026-01-01T00:00:00Z">
        <w:r>
          <w:delText xml:space="preserve">What is the smallest possible generalization error (</w:delText>
        </w:r>
      </w:del>
      <w:hyperlink w:anchor="eq-generalization-error">
        <w:del w:id="5094" w:author="PR Preview" w:date="2026-01-01T00:00:00Z">
          <w:r>
            <w:rPr>
              <w:rStyle w:val="Hyperlink"/>
            </w:rPr>
            <w:delText xml:space="preserve">Equation 4</w:delText>
          </w:r>
        </w:del>
      </w:hyperlink>
      <w:del w:id="5095" w:author="PR Preview" w:date="2026-01-01T00:00:00Z">
        <w:r>
          <w:delText xml:space="preserve">)</w:delText>
        </w:r>
      </w:del>
      <w:del w:id="5096" w:author="PR Preview" w:date="2026-01-01T00:00:00Z">
        <w:r>
          <w:delText xml:space="preserve"> </w:delText>
        </w:r>
      </w:del>
      <w:del w:id="5097" w:author="PR Preview" w:date="2026-01-01T00:00:00Z">
        <w:r>
          <w:delText xml:space="preserve">of any prediction rule for</w:delText>
        </w:r>
      </w:del>
      <w:del w:id="5098" w:author="PR Preview" w:date="2026-01-01T00:00:00Z">
        <w:r>
          <w:delText xml:space="preserve"> </w:delText>
        </w:r>
      </w:del>
      <m:oMath>
        <m:r>
          <m:t>Y</m:t>
        </m:r>
      </m:oMath>
      <w:del w:id="5099" w:author="PR Preview" w:date="2026-01-01T00:00:00Z">
        <w:r>
          <w:delText xml:space="preserve"> </w:delText>
        </w:r>
      </w:del>
      <w:del w:id="5100" w:author="PR Preview" w:date="2026-01-01T00:00:00Z">
        <w:r>
          <w:delText xml:space="preserve">here?</w:delText>
        </w:r>
      </w:del>
    </w:p>
    <w:p>
      <w:pPr>
        <w:pStyle w:val="Compact"/>
        <w:numPr>
          <w:ilvl w:val="0"/>
          <w:numId w:val="1017"/>
        </w:numPr>
      </w:pPr>
      <w:ins w:id="5101" w:author="PR Preview" w:date="2026-01-01T00:00:00Z">
        <w:r>
          <w:t xml:space="preserve">What is the smallest possible generalization error (</w:t>
        </w:r>
      </w:ins>
      <w:hyperlink w:anchor="eq-generalization-error">
        <w:ins w:id="5102" w:author="PR Preview" w:date="2026-01-01T00:00:00Z">
          <w:r>
            <w:rPr>
              <w:rStyle w:val="Hyperlink"/>
            </w:rPr>
            <w:t xml:space="preserve">Equation 7</w:t>
          </w:r>
        </w:ins>
      </w:hyperlink>
      <w:ins w:id="5103" w:author="PR Preview" w:date="2026-01-01T00:00:00Z">
        <w:r>
          <w:t xml:space="preserve">)</w:t>
        </w:r>
      </w:ins>
      <w:ins w:id="5104" w:author="PR Preview" w:date="2026-01-01T00:00:00Z">
        <w:r>
          <w:t xml:space="preserve"> </w:t>
        </w:r>
      </w:ins>
      <w:ins w:id="5105" w:author="PR Preview" w:date="2026-01-01T00:00:00Z">
        <w:r>
          <w:t xml:space="preserve">of any prediction rule for</w:t>
        </w:r>
      </w:ins>
      <w:ins w:id="5106" w:author="PR Preview" w:date="2026-01-01T00:00:00Z">
        <w:r>
          <w:t xml:space="preserve"> </w:t>
        </w:r>
      </w:ins>
      <m:oMath>
        <m:r>
          <m:t>Y</m:t>
        </m:r>
      </m:oMath>
      <w:ins w:id="5107" w:author="PR Preview" w:date="2026-01-01T00:00:00Z">
        <w:r>
          <w:t xml:space="preserve"> </w:t>
        </w:r>
      </w:ins>
      <w:ins w:id="5108" w:author="PR Preview" w:date="2026-01-01T00:00:00Z">
        <w:r>
          <w:t xml:space="preserve">here?</w:t>
        </w:r>
      </w:ins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del w:id="5109" w:author="PR Preview" w:date="2026-01-01T00:00:00Z">
        <w:r>
          <w:rPr>
            <w:i/>
            <w:iCs/>
          </w:rPr>
          <w:delText xml:space="preserve">Remark 16</w:delText>
        </w:r>
      </w:del>
      <w:del w:id="5110" w:author="PR Preview" w:date="2026-01-01T00:00:00Z">
        <w:r>
          <w:delText xml:space="preserve"> (Cross-validate the whole procedure). </w:delText>
        </w:r>
      </w:del>
      <w:del w:id="5111" w:author="PR Preview" w:date="2026-01-01T00:00:00Z">
        <w:r>
          <w:delText xml:space="preserve">Every step that uses the outcome is part of fitting,</w:delText>
        </w:r>
      </w:del>
      <w:del w:id="5112" w:author="PR Preview" w:date="2026-01-01T00:00:00Z">
        <w:r>
          <w:delText xml:space="preserve"> </w:delText>
        </w:r>
      </w:del>
      <w:del w:id="5113" w:author="PR Preview" w:date="2026-01-01T00:00:00Z">
        <w:r>
          <w:delText xml:space="preserve">and must be repeated inside each fold</w:delText>
        </w:r>
      </w:del>
      <w:del w:id="5114" w:author="PR Preview" w:date="2026-01-01T00:00:00Z">
        <w:r>
          <w:delText xml:space="preserve"> </w:delText>
        </w:r>
      </w:del>
      <w:del w:id="5115" w:author="PR Preview" w:date="2026-01-01T00:00:00Z">
        <w:r>
          <w:delText xml:space="preserve">using only that fold’s training observations</w:delText>
        </w:r>
      </w:del>
      <w:del w:id="5116" w:author="PR Preview" w:date="2026-01-01T00:00:00Z">
        <w:r>
          <w:delText xml:space="preserve"> </w:delText>
        </w:r>
      </w:del>
      <w:del w:id="5117" w:author="PR Preview" w:date="2026-01-01T00:00:00Z">
        <w:r>
          <w:delText xml:space="preserve">(Hastie et al. 2009, sec. 7.10.2)</w:delText>
        </w:r>
      </w:del>
      <w:del w:id="5118" w:author="PR Preview" w:date="2026-01-01T00:00:00Z">
        <w:r>
          <w:delText xml:space="preserve">.</w:delText>
        </w:r>
      </w:del>
      <w:del w:id="5119" w:author="PR Preview" w:date="2026-01-01T00:00:00Z">
        <w:r>
          <w:delText xml:space="preserve"> </w:delText>
        </w:r>
      </w:del>
      <w:del w:id="5120" w:author="PR Preview" w:date="2026-01-01T00:00:00Z">
        <w:r>
          <w:delText xml:space="preserve">Such steps include:</w:delText>
        </w:r>
      </w:del>
    </w:p>
    <w:p>
      <w:pPr>
        <w:pStyle w:val="BodyText"/>
      </w:pPr>
      <w:ins w:id="5121" w:author="PR Preview" w:date="2026-01-01T00:00:00Z">
        <w:r>
          <w:rPr>
            <w:i/>
            <w:iCs/>
          </w:rPr>
          <w:t xml:space="preserve">Remark 17</w:t>
        </w:r>
      </w:ins>
      <w:ins w:id="5122" w:author="PR Preview" w:date="2026-01-01T00:00:00Z">
        <w:r>
          <w:t xml:space="preserve"> (Cross-validate the whole procedure). </w:t>
        </w:r>
      </w:ins>
      <w:ins w:id="5123" w:author="PR Preview" w:date="2026-01-01T00:00:00Z">
        <w:r>
          <w:t xml:space="preserve">Every step that uses the outcome is part of fitting,</w:t>
        </w:r>
      </w:ins>
      <w:ins w:id="5124" w:author="PR Preview" w:date="2026-01-01T00:00:00Z">
        <w:r>
          <w:t xml:space="preserve"> </w:t>
        </w:r>
      </w:ins>
      <w:ins w:id="5125" w:author="PR Preview" w:date="2026-01-01T00:00:00Z">
        <w:r>
          <w:t xml:space="preserve">and must be repeated inside each fold</w:t>
        </w:r>
      </w:ins>
      <w:ins w:id="5126" w:author="PR Preview" w:date="2026-01-01T00:00:00Z">
        <w:r>
          <w:t xml:space="preserve"> </w:t>
        </w:r>
      </w:ins>
      <w:ins w:id="5127" w:author="PR Preview" w:date="2026-01-01T00:00:00Z">
        <w:r>
          <w:t xml:space="preserve">using only that fold’s training observations</w:t>
        </w:r>
      </w:ins>
      <w:ins w:id="5128" w:author="PR Preview" w:date="2026-01-01T00:00:00Z">
        <w:r>
          <w:t xml:space="preserve"> </w:t>
        </w:r>
      </w:ins>
      <w:ins w:id="5129" w:author="PR Preview" w:date="2026-01-01T00:00:00Z">
        <w:r>
          <w:t xml:space="preserve">(Hastie et al. 2009, sec. 7.10.2)</w:t>
        </w:r>
      </w:ins>
      <w:ins w:id="5130" w:author="PR Preview" w:date="2026-01-01T00:00:00Z">
        <w:r>
          <w:t xml:space="preserve">.</w:t>
        </w:r>
      </w:ins>
      <w:ins w:id="5131" w:author="PR Preview" w:date="2026-01-01T00:00:00Z">
        <w:r>
          <w:t xml:space="preserve"> </w:t>
        </w:r>
      </w:ins>
      <w:ins w:id="5132" w:author="PR Preview" w:date="2026-01-01T00:00:00Z">
        <w:r>
          <w:t xml:space="preserve">Such steps include:</w:t>
        </w:r>
      </w:ins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del w:id="5133" w:author="PR Preview" w:date="2026-01-01T00:00:00Z">
        <w:r>
          <w:delText xml:space="preserve">9 Further reading</w:delText>
        </w:r>
      </w:del>
    </w:p>
    <w:p>
      <w:pPr>
        <w:pStyle w:val="Heading2"/>
      </w:pPr>
      <w:ins w:id="5134" w:author="PR Preview" w:date="2026-01-01T00:00:00Z">
        <w:r>
          <w:t xml:space="preserve">10 Further reading</w:t>
        </w:r>
      </w:ins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81" Type="http://schemas.openxmlformats.org/officeDocument/2006/relationships/image" Target="media/rId181.png"/><Relationship Id="rId248" Type="http://schemas.openxmlformats.org/officeDocument/2006/relationships/image" Target="media/rId248.png"/><Relationship Id="rId100" Type="http://schemas.openxmlformats.org/officeDocument/2006/relationships/image" Target="media/rId100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39" Type="http://schemas.openxmlformats.org/officeDocument/2006/relationships/image" Target="media/rId139.png"/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70" Type="http://schemas.openxmlformats.org/officeDocument/2006/relationships/hyperlink" Target="estimation.qmd#def-bias" TargetMode="External"/><Relationship Id="rId42" Type="http://schemas.openxmlformats.org/officeDocument/2006/relationships/hyperlink" Target="estimation.qmd#def-fitted-value" TargetMode="External"/><Relationship Id="rId18" Type="http://schemas.openxmlformats.org/officeDocument/2006/relationships/hyperlink" Target="estimation.qmd#def-prediction" TargetMode="External"/><Relationship Id="rId30" Type="http://schemas.openxmlformats.org/officeDocument/2006/relationships/hyperlink" Target="estimation.qmd#def-prediction-error" TargetMode="External"/><Relationship Id="rId39" Type="http://schemas.openxmlformats.org/officeDocument/2006/relationships/hyperlink" Target="estimation.qmd#def-prediction-mse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79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80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/Relationships>
</file>

<file path=word/_rels/footnotes.xml.rels><?xml version='1.0' encoding='UTF-8' standalone='yes'?>
<Relationships xmlns="http://schemas.openxmlformats.org/package/2006/relationships"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70" Type="http://schemas.openxmlformats.org/officeDocument/2006/relationships/hyperlink" Target="estimation.qmd#def-bias" TargetMode="External"/><Relationship Id="rId42" Type="http://schemas.openxmlformats.org/officeDocument/2006/relationships/hyperlink" Target="estimation.qmd#def-fitted-value" TargetMode="External"/><Relationship Id="rId18" Type="http://schemas.openxmlformats.org/officeDocument/2006/relationships/hyperlink" Target="estimation.qmd#def-prediction" TargetMode="External"/><Relationship Id="rId30" Type="http://schemas.openxmlformats.org/officeDocument/2006/relationships/hyperlink" Target="estimation.qmd#def-prediction-error" TargetMode="External"/><Relationship Id="rId39" Type="http://schemas.openxmlformats.org/officeDocument/2006/relationships/hyperlink" Target="estimation.qmd#def-prediction-mse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79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80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2026-10-15T06:52:29Z</dcterms:created>
  <dcterms:modified xsi:type="dcterms:W3CDTF">2026-10-15T06:52:29Z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