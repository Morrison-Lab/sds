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4</w:delText>
        </w:r>
      </w:del>
      <w:del w:id="4" w:author="PR Preview" w:date="2026-01-01T00:00:00Z">
        <w:r>
          <w:delText xml:space="preserve"> (Interpreting the parameters). </w:delText>
        </w:r>
      </w:del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is the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rPr>
            <w:b/>
            <w:bCs/>
          </w:rPr>
          <w:delText xml:space="preserve">intercept</w:delText>
        </w:r>
      </w:del>
      <w:del w:id="9" w:author="PR Preview" w:date="2026-01-01T00:00:00Z">
        <w:r>
          <w:delText xml:space="preserve">: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the mean of</w:delText>
        </w:r>
      </w:del>
      <w:del w:id="12" w:author="PR Preview" w:date="2026-01-01T00:00:00Z">
        <w:r>
          <w:delText xml:space="preserve"> </w:delText>
        </w:r>
      </w:del>
      <m:oMath>
        <m:r>
          <m:t>Y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among observations with</w:delText>
        </w:r>
      </w:del>
      <w:del w:id="1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1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is the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rPr>
            <w:b/>
            <w:bCs/>
          </w:rPr>
          <w:delText xml:space="preserve">slope</w:delText>
        </w:r>
      </w:del>
      <w:del w:id="21" w:author="PR Preview" w:date="2026-01-01T00:00:00Z">
        <w:r>
          <w:delText xml:space="preserve">: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the difference in the mean of</w:delText>
        </w:r>
      </w:del>
      <w:del w:id="24" w:author="PR Preview" w:date="2026-01-01T00:00:00Z">
        <w:r>
          <w:delText xml:space="preserve"> </w:delText>
        </w:r>
      </w:del>
      <m:oMath>
        <m:r>
          <m:t>Y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between two groups whose values of</w:delText>
        </w:r>
      </w:del>
      <w:del w:id="27" w:author="PR Preview" w:date="2026-01-01T00:00:00Z">
        <w:r>
          <w:delText xml:space="preserve"> </w:delText>
        </w:r>
      </w:del>
      <m:oMath>
        <m:r>
          <m:t>X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differ by one unit.</w:delText>
        </w:r>
      </w:del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 the variance of</w:delText>
        </w:r>
      </w:del>
      <w:del w:id="32" w:author="PR Preview" w:date="2026-01-01T00:00:00Z">
        <w:r>
          <w:delText xml:space="preserve"> </w:delText>
        </w:r>
      </w:del>
      <m:oMath>
        <m:r>
          <m:t>Y</m:t>
        </m:r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around its mean at each value of</w:delText>
        </w:r>
      </w:del>
      <w:del w:id="35" w:author="PR Preview" w:date="2026-01-01T00:00:00Z">
        <w:r>
          <w:delText xml:space="preserve"> </w:delText>
        </w:r>
      </w:del>
      <m:oMath>
        <m:r>
          <m:t>X</m:t>
        </m:r>
      </m:oMath>
      <w:del w:id="36" w:author="PR Preview" w:date="2026-01-01T00:00:00Z">
        <w:r>
          <w:delText xml:space="preserve">.</w:delText>
        </w:r>
      </w:del>
    </w:p>
    <w:p>
      <w:pPr>
        <w:pStyle w:val="FirstParagraph"/>
      </w:pPr>
      <w:ins w:id="37" w:author="PR Preview" w:date="2026-01-01T00:00:00Z">
        <w:r>
          <w:rPr>
            <w:b/>
            <w:bCs/>
          </w:rPr>
          <w:t xml:space="preserve">Definition 9 (Intercept)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In a simple linear regression model (</w:t>
        </w:r>
      </w:ins>
      <w:hyperlink w:anchor="def-slr">
        <w:ins w:id="4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1" w:author="PR Preview" w:date="2026-01-01T00:00:00Z">
        <w:r>
          <w:t xml:space="preserve">),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the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rPr>
            <w:b/>
            <w:bCs/>
          </w:rPr>
          <w:t xml:space="preserve">intercept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is</w:t>
        </w:r>
      </w:ins>
      <w:ins w:id="48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ins w:id="49" w:author="PR Preview" w:date="2026-01-01T00:00:00Z">
        <w:r>
          <w:t xml:space="preserve">: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the mean of</w:t>
        </w:r>
      </w:ins>
      <w:ins w:id="52" w:author="PR Preview" w:date="2026-01-01T00:00:00Z">
        <w:r>
          <w:t xml:space="preserve"> </w:t>
        </w:r>
      </w:ins>
      <m:oMath>
        <m:r>
          <m:t>Y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among observations with</w:t>
        </w:r>
      </w:ins>
      <w:ins w:id="5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56" w:author="PR Preview" w:date="2026-01-01T00:00:00Z">
        <w:r>
          <w:t xml:space="preserve">.</w:t>
        </w:r>
      </w:ins>
    </w:p>
    <w:bookmarkEnd w:id="46"/>
    <w:bookmarkStart w:id="47" w:name="def-slr-slope"/>
    <w:p>
      <w:pPr>
        <w:pStyle w:val="BodyText"/>
      </w:pPr>
      <w:ins w:id="57" w:author="PR Preview" w:date="2026-01-01T00:00:00Z">
        <w:r>
          <w:rPr>
            <w:b/>
            <w:bCs/>
          </w:rPr>
          <w:t xml:space="preserve">Definition 10 (Slope)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In a simple linear regression model (</w:t>
        </w:r>
      </w:ins>
      <w:hyperlink w:anchor="def-slr">
        <w:ins w:id="6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1" w:author="PR Preview" w:date="2026-01-01T00:00:00Z">
        <w:r>
          <w:t xml:space="preserve">),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the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rPr>
            <w:b/>
            <w:bCs/>
          </w:rPr>
          <w:t xml:space="preserve">slope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</w:t>
        </w:r>
      </w:ins>
      <w:ins w:id="68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9" w:author="PR Preview" w:date="2026-01-01T00:00:00Z">
        <w:r>
          <w:t xml:space="preserve">: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 difference in the mean of</w:t>
        </w:r>
      </w:ins>
      <w:ins w:id="72" w:author="PR Preview" w:date="2026-01-01T00:00:00Z">
        <w:r>
          <w:t xml:space="preserve"> </w:t>
        </w:r>
      </w:ins>
      <m:oMath>
        <m:r>
          <m:t>Y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between two groups whose values of</w:t>
        </w:r>
      </w:ins>
      <w:ins w:id="75" w:author="PR Preview" w:date="2026-01-01T00:00:00Z">
        <w:r>
          <w:t xml:space="preserve"> </w:t>
        </w:r>
      </w:ins>
      <m:oMath>
        <m:r>
          <m:t>X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differ by one unit.</w:t>
        </w:r>
      </w:ins>
    </w:p>
    <w:bookmarkEnd w:id="47"/>
    <w:bookmarkStart w:id="48" w:name="rem-slr-parameters"/>
    <w:p>
      <w:pPr>
        <w:pStyle w:val="BodyText"/>
      </w:pPr>
      <w:ins w:id="78" w:author="PR Preview" w:date="2026-01-01T00:00:00Z">
        <w:r>
          <w:rPr>
            <w:i/>
            <w:iCs/>
          </w:rPr>
          <w:t xml:space="preserve">Remark 4</w:t>
        </w:r>
      </w:ins>
      <w:ins w:id="79" w:author="PR Preview" w:date="2026-01-01T00:00:00Z">
        <w:r>
          <w:t xml:space="preserve"> (Interpreting the variance parameter).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is the variance of</w:t>
        </w:r>
      </w:ins>
      <w:ins w:id="82" w:author="PR Preview" w:date="2026-01-01T00:00:00Z">
        <w:r>
          <w:t xml:space="preserve"> </w:t>
        </w:r>
      </w:ins>
      <m:oMath>
        <m:r>
          <m:t>Y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around its mean at each value of</w:t>
        </w:r>
      </w:ins>
      <w:ins w:id="85" w:author="PR Preview" w:date="2026-01-01T00:00:00Z">
        <w:r>
          <w:t xml:space="preserve"> </w:t>
        </w:r>
      </w:ins>
      <m:oMath>
        <m:r>
          <m:t>X</m:t>
        </m:r>
      </m:oMath>
      <w:ins w:id="86" w:author="PR Preview" w:date="2026-01-01T00:00:00Z">
        <w:r>
          <w:t xml:space="preserve">.</w:t>
        </w:r>
      </w:ins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del w:id="87" w:author="PR Preview" w:date="2026-01-01T00:00:00Z">
        <w:r>
          <w:rPr>
            <w:b/>
            <w:bCs/>
          </w:rPr>
          <w:delText xml:space="preserve">Definition 9 (Residual sum of squares)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For a regression model whose conditional mean</w:delText>
        </w:r>
      </w:del>
      <w:del w:id="90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depends on a parameter vector</w:delText>
        </w:r>
      </w:del>
      <w:del w:id="9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94" w:author="PR Preview" w:date="2026-01-01T00:00:00Z">
        <w:r>
          <w:delText xml:space="preserve">,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the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rPr>
            <w:b/>
            <w:bCs/>
          </w:rPr>
          <w:delText xml:space="preserve">residual sum of squares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at</w:delText>
        </w:r>
      </w:del>
      <w:del w:id="10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is the sum of the squared residuals</w:delText>
        </w:r>
      </w:del>
      <w:del w:id="104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that the model has when its parameters equal</w:delText>
        </w:r>
      </w:del>
      <w:del w:id="10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108" w:author="PR Preview" w:date="2026-01-01T00:00:00Z">
        <w:r>
          <w:delText xml:space="preserve">:</w:delText>
        </w:r>
      </w:del>
    </w:p>
    <w:p>
      <w:pPr>
        <w:pStyle w:val="FirstParagraph"/>
      </w:pPr>
      <w:ins w:id="109" w:author="PR Preview" w:date="2026-01-01T00:00:00Z">
        <w:r>
          <w:rPr>
            <w:b/>
            <w:bCs/>
          </w:rPr>
          <w:t xml:space="preserve">Definition 11 (Residual sum of squares)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For a regression model whose conditional mean</w:t>
        </w:r>
      </w:ins>
      <w:ins w:id="11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depends on a parameter vector</w:t>
        </w:r>
      </w:ins>
      <w:ins w:id="1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116" w:author="PR Preview" w:date="2026-01-01T00:00:00Z">
        <w:r>
          <w:t xml:space="preserve">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the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rPr>
            <w:b/>
            <w:bCs/>
          </w:rPr>
          <w:t xml:space="preserve">residual sum of squares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at</w:t>
        </w:r>
      </w:ins>
      <w:ins w:id="12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is the sum of the squared residuals</w:t>
        </w:r>
      </w:ins>
      <w:ins w:id="126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that the model has when its parameters equal</w:t>
        </w:r>
      </w:ins>
      <w:ins w:id="1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1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del w:id="131" w:author="PR Preview" w:date="2026-01-01T00:00:00Z">
        <w:r>
          <w:rPr>
            <w:b/>
            <w:bCs/>
          </w:rPr>
          <w:delText xml:space="preserve">Example 3 (Residual sum of squares of a simple linear regression)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The mean function of a</w:delText>
        </w:r>
      </w:del>
      <w:del w:id="134" w:author="PR Preview" w:date="2026-01-01T00:00:00Z">
        <w:r>
          <w:delText xml:space="preserve"> </w:delText>
        </w:r>
      </w:del>
      <w:hyperlink w:anchor="def-slr">
        <w:del w:id="135" w:author="PR Preview" w:date="2026-01-01T00:00:00Z">
          <w:r>
            <w:rPr>
              <w:rStyle w:val="Hyperlink"/>
            </w:rPr>
            <w:delText xml:space="preserve">simple linear regression</w:delText>
          </w:r>
        </w:del>
      </w:hyperlink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model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has parameter vector</w:delText>
        </w:r>
      </w:del>
      <w:del w:id="14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141" w:author="PR Preview" w:date="2026-01-01T00:00:00Z">
        <w:r>
          <w:delText xml:space="preserve">,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so write</w:delText>
        </w:r>
      </w:del>
      <w:del w:id="14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for its residual sum of squares (</w:delText>
        </w:r>
      </w:del>
      <w:hyperlink w:anchor="def-rss">
        <w:del w:id="147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48" w:author="PR Preview" w:date="2026-01-01T00:00:00Z">
        <w:r>
          <w:delText xml:space="preserve">):</w:delText>
        </w:r>
      </w:del>
    </w:p>
    <w:p>
      <w:pPr>
        <w:pStyle w:val="BodyText"/>
      </w:pPr>
      <w:ins w:id="149" w:author="PR Preview" w:date="2026-01-01T00:00:00Z">
        <w:r>
          <w:rPr>
            <w:b/>
            <w:bCs/>
          </w:rPr>
          <w:t xml:space="preserve">Example 3 (Residual sum of squares of a simple linear regression)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The mean function of a</w:t>
        </w:r>
      </w:ins>
      <w:ins w:id="152" w:author="PR Preview" w:date="2026-01-01T00:00:00Z">
        <w:r>
          <w:t xml:space="preserve"> </w:t>
        </w:r>
      </w:ins>
      <w:hyperlink w:anchor="def-slr">
        <w:ins w:id="153" w:author="PR Preview" w:date="2026-01-01T00:00:00Z">
          <w:r>
            <w:rPr>
              <w:rStyle w:val="Hyperlink"/>
            </w:rPr>
            <w:t xml:space="preserve">simple linear regression</w:t>
          </w:r>
        </w:ins>
      </w:hyperlink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model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has parameter vector</w:t>
        </w:r>
      </w:ins>
      <w:ins w:id="1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so write</w:t>
        </w:r>
      </w:ins>
      <w:ins w:id="162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for its residual sum of squares (</w:t>
        </w:r>
      </w:ins>
      <w:hyperlink w:anchor="def-rss">
        <w:ins w:id="165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6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del w:id="167" w:author="PR Preview" w:date="2026-01-01T00:00:00Z">
        <w:r>
          <w:rPr>
            <w:b/>
            <w:bCs/>
          </w:rPr>
          <w:delText xml:space="preserve">Exercise 3 (Mean squared error and residual sum of squares)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For a regression model with conditional mean</w:delText>
        </w:r>
      </w:del>
      <w:del w:id="170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del w:id="171" w:author="PR Preview" w:date="2026-01-01T00:00:00Z">
        <w:r>
          <w:delText xml:space="preserve">,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let</w:delText>
        </w:r>
      </w:del>
      <w:del w:id="17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be its predictions of</w:delText>
        </w:r>
      </w:del>
      <w:del w:id="17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</m:t>
        </m:r>
      </m:oMath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outcomes</w:delText>
        </w:r>
      </w:del>
      <w:del w:id="18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81" w:author="PR Preview" w:date="2026-01-01T00:00:00Z">
        <w:r>
          <w:delText xml:space="preserve">,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and let</w:delText>
        </w:r>
      </w:del>
      <w:del w:id="18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(</w:delText>
        </w:r>
      </w:del>
      <w:hyperlink w:anchor="def-rss">
        <w:del w:id="187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88" w:author="PR Preview" w:date="2026-01-01T00:00:00Z">
        <w:r>
          <w:delText xml:space="preserve">) be taken over those same outcomes.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Write the</w:delText>
        </w:r>
      </w:del>
      <w:del w:id="191" w:author="PR Preview" w:date="2026-01-01T00:00:00Z">
        <w:r>
          <w:delText xml:space="preserve"> </w:delText>
        </w:r>
      </w:del>
      <w:hyperlink r:id="rId58">
        <w:del w:id="192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of these predictions in terms of</w:delText>
        </w:r>
      </w:del>
      <w:del w:id="195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del w:id="196" w:author="PR Preview" w:date="2026-01-01T00:00:00Z">
        <w:r>
          <w:delText xml:space="preserve">,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and</w:delText>
        </w:r>
      </w:del>
      <w:del w:id="199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in terms of that mean squared error.</w:delText>
        </w:r>
      </w:del>
    </w:p>
    <w:p>
      <w:pPr>
        <w:pStyle w:val="BodyText"/>
      </w:pPr>
      <w:ins w:id="202" w:author="PR Preview" w:date="2026-01-01T00:00:00Z">
        <w:r>
          <w:rPr>
            <w:b/>
            <w:bCs/>
          </w:rPr>
          <w:t xml:space="preserve">Exercise 3 (Mean squared error and residual sum of squares)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For a regression model with conditional mean</w:t>
        </w:r>
      </w:ins>
      <w:ins w:id="20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206" w:author="PR Preview" w:date="2026-01-01T00:00:00Z">
        <w:r>
          <w:t xml:space="preserve">,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let</w:t>
        </w:r>
      </w:ins>
      <w:ins w:id="20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be its predictions of</w:t>
        </w:r>
      </w:ins>
      <w:ins w:id="2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outcomes</w:t>
        </w:r>
      </w:ins>
      <w:ins w:id="21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216" w:author="PR Preview" w:date="2026-01-01T00:00:00Z">
        <w:r>
          <w:t xml:space="preserve">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and let</w:t>
        </w:r>
      </w:ins>
      <w:ins w:id="219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(</w:t>
        </w:r>
      </w:ins>
      <w:hyperlink w:anchor="def-rss">
        <w:ins w:id="222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23" w:author="PR Preview" w:date="2026-01-01T00:00:00Z">
        <w:r>
          <w:t xml:space="preserve">) be taken over those same outcomes.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Write the</w:t>
        </w:r>
      </w:ins>
      <w:ins w:id="226" w:author="PR Preview" w:date="2026-01-01T00:00:00Z">
        <w:r>
          <w:t xml:space="preserve"> </w:t>
        </w:r>
      </w:ins>
      <w:hyperlink r:id="rId58">
        <w:ins w:id="227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of these predictions in terms of</w:t>
        </w:r>
      </w:ins>
      <w:ins w:id="230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231" w:author="PR Preview" w:date="2026-01-01T00:00:00Z">
        <w:r>
          <w:t xml:space="preserve">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and</w:t>
        </w:r>
      </w:ins>
      <w:ins w:id="234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in terms of that mean squared error.</w:t>
        </w:r>
      </w:ins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del w:id="237" w:author="PR Preview" w:date="2026-01-01T00:00:00Z">
        <w:r>
          <w:rPr>
            <w:b/>
            <w:bCs/>
          </w:rPr>
          <w:delText xml:space="preserve">Theorem 4 (Mean squared error is the residual sum of squares divided by</w:delText>
        </w:r>
      </w:del>
      <w:del w:id="238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</m:oMath>
      <w:del w:id="239" w:author="PR Preview" w:date="2026-01-01T00:00:00Z">
        <w:r>
          <w:rPr>
            <w:b/>
            <w:bCs/>
          </w:rPr>
          <w:delText xml:space="preserve">)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For a regression model with conditional mean</w:delText>
        </w:r>
      </w:del>
      <w:del w:id="24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del w:id="243" w:author="PR Preview" w:date="2026-01-01T00:00:00Z">
        <w:r>
          <w:delText xml:space="preserve">,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the</w:delText>
        </w:r>
      </w:del>
      <w:del w:id="246" w:author="PR Preview" w:date="2026-01-01T00:00:00Z">
        <w:r>
          <w:delText xml:space="preserve"> </w:delText>
        </w:r>
      </w:del>
      <w:hyperlink r:id="rId58">
        <w:del w:id="247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of its predictions</w:delText>
        </w:r>
      </w:del>
      <w:del w:id="25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of</w:delText>
        </w:r>
      </w:del>
      <w:del w:id="25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</m:t>
        </m:r>
      </m:oMath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outcomes</w:delText>
        </w:r>
      </w:del>
      <w:del w:id="25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and the residual sum of squares</w:delText>
        </w:r>
      </w:del>
      <w:del w:id="259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(</w:delText>
        </w:r>
      </w:del>
      <w:hyperlink w:anchor="def-rss">
        <w:del w:id="262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263" w:author="PR Preview" w:date="2026-01-01T00:00:00Z">
        <w:r>
          <w:delText xml:space="preserve">)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over those same</w:delText>
        </w:r>
      </w:del>
      <w:del w:id="266" w:author="PR Preview" w:date="2026-01-01T00:00:00Z">
        <w:r>
          <w:delText xml:space="preserve"> </w:delText>
        </w:r>
      </w:del>
      <m:oMath>
        <m:r>
          <m:t>n</m:t>
        </m:r>
      </m:oMath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outcomes satisfy</w:delText>
        </w:r>
      </w:del>
    </w:p>
    <w:p>
      <w:pPr>
        <w:pStyle w:val="FirstParagraph"/>
      </w:pPr>
      <w:ins w:id="269" w:author="PR Preview" w:date="2026-01-01T00:00:00Z">
        <w:r>
          <w:rPr>
            <w:b/>
            <w:bCs/>
          </w:rPr>
          <w:t xml:space="preserve">Theorem 4 (Mean squared error is the residual sum of squares divided by</w:t>
        </w:r>
      </w:ins>
      <w:ins w:id="270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271" w:author="PR Preview" w:date="2026-01-01T00:00:00Z">
        <w:r>
          <w:rPr>
            <w:b/>
            <w:bCs/>
          </w:rPr>
          <w:t xml:space="preserve">)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For a regression model with conditional mean</w:t>
        </w:r>
      </w:ins>
      <w:ins w:id="27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275" w:author="PR Preview" w:date="2026-01-01T00:00:00Z">
        <w:r>
          <w:t xml:space="preserve">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the</w:t>
        </w:r>
      </w:ins>
      <w:ins w:id="278" w:author="PR Preview" w:date="2026-01-01T00:00:00Z">
        <w:r>
          <w:t xml:space="preserve"> </w:t>
        </w:r>
      </w:ins>
      <w:hyperlink r:id="rId58">
        <w:ins w:id="279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of its predictions</w:t>
        </w:r>
      </w:ins>
      <w:ins w:id="28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of</w:t>
        </w:r>
      </w:ins>
      <w:ins w:id="28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outcomes</w:t>
        </w:r>
      </w:ins>
      <w:ins w:id="28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and the residual sum of squares</w:t>
        </w:r>
      </w:ins>
      <w:ins w:id="29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(</w:t>
        </w:r>
      </w:ins>
      <w:hyperlink w:anchor="def-rss">
        <w:ins w:id="29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95" w:author="PR Preview" w:date="2026-01-01T00:00:00Z">
        <w:r>
          <w:t xml:space="preserve">)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over those same</w:t>
        </w:r>
      </w:ins>
      <w:ins w:id="298" w:author="PR Preview" w:date="2026-01-01T00:00:00Z">
        <w:r>
          <w:t xml:space="preserve"> </w:t>
        </w:r>
      </w:ins>
      <m:oMath>
        <m:r>
          <m:t>n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outcomes satisfy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del w:id="301" w:author="PR Preview" w:date="2026-01-01T00:00:00Z">
        <w:r>
          <w:rPr>
            <w:b/>
            <w:bCs/>
          </w:rPr>
          <w:delText xml:space="preserve">Definition 10 (Ordinary least squares)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The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rPr>
            <w:b/>
            <w:bCs/>
          </w:rPr>
          <w:delText xml:space="preserve">ordinary least squares (OLS) estimate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of a model’s parameter vector</w:delText>
        </w:r>
      </w:del>
      <w:del w:id="30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is the value of</w:delText>
        </w:r>
      </w:del>
      <w:del w:id="3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that minimizes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the</w:delText>
        </w:r>
      </w:del>
      <w:del w:id="316" w:author="PR Preview" w:date="2026-01-01T00:00:00Z">
        <w:r>
          <w:delText xml:space="preserve"> </w:delText>
        </w:r>
      </w:del>
      <w:hyperlink w:anchor="def-rss">
        <w:del w:id="317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31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19" w:author="PR Preview" w:date="2026-01-01T00:00:00Z">
        <w:r>
          <w:rPr>
            <w:b/>
            <w:bCs/>
          </w:rPr>
          <w:delText xml:space="preserve">Example 5 (OLS estimates of a simple linear regression)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For a simple linear regression,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the OLS estimates (</w:delText>
        </w:r>
      </w:del>
      <w:hyperlink w:anchor="def-ols">
        <w:del w:id="324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25" w:author="PR Preview" w:date="2026-01-01T00:00:00Z">
        <w:r>
          <w:delText xml:space="preserve">)</w:delText>
        </w:r>
      </w:del>
      <w:del w:id="32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and</w:delText>
        </w:r>
      </w:del>
      <w:del w:id="32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are the values of</w:delText>
        </w:r>
      </w:del>
      <w:del w:id="332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and</w:delText>
        </w:r>
      </w:del>
      <w:del w:id="335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that minimize</w:delText>
        </w:r>
      </w:del>
      <w:del w:id="338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from</w:delText>
        </w:r>
      </w:del>
      <w:del w:id="341" w:author="PR Preview" w:date="2026-01-01T00:00:00Z">
        <w:r>
          <w:delText xml:space="preserve"> </w:delText>
        </w:r>
      </w:del>
      <w:hyperlink w:anchor="exm-rss-slr">
        <w:del w:id="342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43" w:author="PR Preview" w:date="2026-01-01T00:00:00Z">
        <w:r>
          <w:delText xml:space="preserve">.</w:delText>
        </w:r>
      </w:del>
      <w:del w:id="344" w:author="PR Preview" w:date="2026-01-01T00:00:00Z">
        <w:r>
          <w:delText xml:space="preserve"> </w:delText>
        </w:r>
      </w:del>
      <w:hyperlink w:anchor="fig-rss-surface">
        <w:del w:id="345" w:author="PR Preview" w:date="2026-01-01T00:00:00Z">
          <w:r>
            <w:rPr>
              <w:rStyle w:val="Hyperlink"/>
            </w:rPr>
            <w:delText xml:space="preserve">Figure 3</w:delText>
          </w:r>
        </w:del>
      </w:hyperlink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shows</w:delText>
        </w:r>
      </w:del>
      <w:del w:id="348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for the three points of</w:delText>
        </w:r>
      </w:del>
      <w:del w:id="351" w:author="PR Preview" w:date="2026-01-01T00:00:00Z">
        <w:r>
          <w:delText xml:space="preserve"> </w:delText>
        </w:r>
      </w:del>
      <w:hyperlink w:anchor="exm-rss">
        <w:del w:id="352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353" w:author="PR Preview" w:date="2026-01-01T00:00:00Z">
        <w:r>
          <w:delText xml:space="preserve">: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the OLS estimates sit at the bottom of the bowl,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and the line of</w:delText>
        </w:r>
      </w:del>
      <w:del w:id="358" w:author="PR Preview" w:date="2026-01-01T00:00:00Z">
        <w:r>
          <w:delText xml:space="preserve"> </w:delText>
        </w:r>
      </w:del>
      <w:hyperlink w:anchor="exm-rss">
        <w:del w:id="359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sits higher up.</w:delText>
        </w:r>
      </w:del>
    </w:p>
    <w:p>
      <w:pPr>
        <w:pStyle w:val="BodyText"/>
      </w:pPr>
      <w:del w:id="362" w:author="PR Preview" w:date="2026-01-01T00:00:00Z">
        <w:r>
          <w:rPr>
            <w:b/>
            <w:bCs/>
          </w:rPr>
          <w:delText xml:space="preserve">Definition 11 (Normal equations)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For a model fitted by least squares with parameter vector</w:delText>
        </w:r>
      </w:del>
      <w:del w:id="36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366" w:author="PR Preview" w:date="2026-01-01T00:00:00Z">
        <w:r>
          <w:delText xml:space="preserve">,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the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rPr>
            <w:b/>
            <w:bCs/>
          </w:rPr>
          <w:delText xml:space="preserve">normal equations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set the gradient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of the</w:delText>
        </w:r>
      </w:del>
      <w:del w:id="375" w:author="PR Preview" w:date="2026-01-01T00:00:00Z">
        <w:r>
          <w:delText xml:space="preserve"> </w:delText>
        </w:r>
      </w:del>
      <w:hyperlink w:anchor="def-rss">
        <w:del w:id="376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to zero: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79" w:author="PR Preview" w:date="2026-01-01T00:00:00Z">
        <w:r>
          <w:rPr>
            <w:b/>
            <w:bCs/>
          </w:rPr>
          <w:delText xml:space="preserve">Example 6 (Normal equations of a simple linear regression)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For a simple linear regression,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the parameter vector is</w:delText>
        </w:r>
      </w:del>
      <w:del w:id="38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85" w:author="PR Preview" w:date="2026-01-01T00:00:00Z">
        <w:r>
          <w:delText xml:space="preserve">,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and</w:delText>
        </w:r>
      </w:del>
      <w:del w:id="388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is</w:delText>
        </w:r>
      </w:del>
      <w:del w:id="391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from</w:delText>
        </w:r>
      </w:del>
      <w:del w:id="394" w:author="PR Preview" w:date="2026-01-01T00:00:00Z">
        <w:r>
          <w:delText xml:space="preserve"> </w:delText>
        </w:r>
      </w:del>
      <w:hyperlink w:anchor="exm-rss-slr">
        <w:del w:id="395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96" w:author="PR Preview" w:date="2026-01-01T00:00:00Z">
        <w:r>
          <w:delText xml:space="preserve">.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Its gradient has one entry per coefficient,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so the normal equations (</w:delText>
        </w:r>
      </w:del>
      <w:hyperlink w:anchor="def-normal-equations">
        <w:del w:id="401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402" w:author="PR Preview" w:date="2026-01-01T00:00:00Z">
        <w:r>
          <w:delText xml:space="preserve">) are two scalar equations: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03" w:author="PR Preview" w:date="2026-01-01T00:00:00Z">
        <w:r>
          <w:rPr>
            <w:b/>
            <w:bCs/>
          </w:rPr>
          <w:delText xml:space="preserve">Definition 12 (Centered sums of squares and cross-products)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For data</w:delText>
        </w:r>
      </w:del>
      <w:del w:id="4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407" w:author="PR Preview" w:date="2026-01-01T00:00:00Z">
        <w:r>
          <w:delText xml:space="preserve">,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the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rPr>
            <w:b/>
            <w:bCs/>
          </w:rPr>
          <w:delText xml:space="preserve">centered sums of squares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of the</w:delText>
        </w:r>
      </w:del>
      <w:del w:id="41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and of the</w:delText>
        </w:r>
      </w:del>
      <w:del w:id="41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418" w:author="PR Preview" w:date="2026-01-01T00:00:00Z">
        <w:r>
          <w:delText xml:space="preserve">,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and their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rPr>
            <w:b/>
            <w:bCs/>
          </w:rPr>
          <w:delText xml:space="preserve">centered sum of cross-products</w:delText>
        </w:r>
      </w:del>
      <w:del w:id="423" w:author="PR Preview" w:date="2026-01-01T00:00:00Z">
        <w:r>
          <w:delText xml:space="preserve">, are</w:delText>
        </w:r>
      </w:del>
    </w:p>
    <w:p>
      <w:pPr>
        <w:pStyle w:val="BodyText"/>
      </w:pPr>
      <w:ins w:id="424" w:author="PR Preview" w:date="2026-01-01T00:00:00Z">
        <w:r>
          <w:rPr>
            <w:b/>
            <w:bCs/>
          </w:rPr>
          <w:t xml:space="preserve">Definition 12 (Ordinary least squares)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The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rPr>
            <w:b/>
            <w:bCs/>
          </w:rPr>
          <w:t xml:space="preserve">ordinary least squares (OLS) estimate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of a model’s parameter vector</w:t>
        </w:r>
      </w:ins>
      <w:ins w:id="4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is the value of</w:t>
        </w:r>
      </w:ins>
      <w:ins w:id="4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that minimizes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the</w:t>
        </w:r>
      </w:ins>
      <w:ins w:id="439" w:author="PR Preview" w:date="2026-01-01T00:00:00Z">
        <w:r>
          <w:t xml:space="preserve"> </w:t>
        </w:r>
      </w:ins>
      <w:hyperlink w:anchor="def-rss">
        <w:ins w:id="440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44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ins w:id="442" w:author="PR Preview" w:date="2026-01-01T00:00:00Z">
        <w:r>
          <w:rPr>
            <w:b/>
            <w:bCs/>
          </w:rPr>
          <w:t xml:space="preserve">Example 5 (OLS estimates of a simple linear regression)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For a simple linear regression,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the OLS estimates (</w:t>
        </w:r>
      </w:ins>
      <w:hyperlink w:anchor="def-ols">
        <w:ins w:id="44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448" w:author="PR Preview" w:date="2026-01-01T00:00:00Z">
        <w:r>
          <w:t xml:space="preserve">)</w:t>
        </w:r>
      </w:ins>
      <w:ins w:id="44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and</w:t>
        </w:r>
      </w:ins>
      <w:ins w:id="45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are the values of</w:t>
        </w:r>
      </w:ins>
      <w:ins w:id="455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and</w:t>
        </w:r>
      </w:ins>
      <w:ins w:id="458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that minimize</w:t>
        </w:r>
      </w:ins>
      <w:ins w:id="46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from</w:t>
        </w:r>
      </w:ins>
      <w:ins w:id="464" w:author="PR Preview" w:date="2026-01-01T00:00:00Z">
        <w:r>
          <w:t xml:space="preserve"> </w:t>
        </w:r>
      </w:ins>
      <w:hyperlink w:anchor="exm-rss-slr">
        <w:ins w:id="465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466" w:author="PR Preview" w:date="2026-01-01T00:00:00Z">
        <w:r>
          <w:t xml:space="preserve">.</w:t>
        </w:r>
      </w:ins>
      <w:ins w:id="467" w:author="PR Preview" w:date="2026-01-01T00:00:00Z">
        <w:r>
          <w:t xml:space="preserve"> </w:t>
        </w:r>
      </w:ins>
      <w:hyperlink w:anchor="fig-rss-surface">
        <w:ins w:id="468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shows</w:t>
        </w:r>
      </w:ins>
      <w:ins w:id="47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for the three points of</w:t>
        </w:r>
      </w:ins>
      <w:ins w:id="474" w:author="PR Preview" w:date="2026-01-01T00:00:00Z">
        <w:r>
          <w:t xml:space="preserve"> </w:t>
        </w:r>
      </w:ins>
      <w:hyperlink w:anchor="exm-rss">
        <w:ins w:id="475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476" w:author="PR Preview" w:date="2026-01-01T00:00:00Z">
        <w:r>
          <w:t xml:space="preserve">: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the OLS estimates sit at the bottom of the bowl,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and the line of</w:t>
        </w:r>
      </w:ins>
      <w:ins w:id="481" w:author="PR Preview" w:date="2026-01-01T00:00:00Z">
        <w:r>
          <w:t xml:space="preserve"> </w:t>
        </w:r>
      </w:ins>
      <w:hyperlink w:anchor="exm-rss">
        <w:ins w:id="482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sits higher up.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ins w:id="485" w:author="PR Preview" w:date="2026-01-01T00:00:00Z">
        <w:r>
          <w:rPr>
            <w:b/>
            <w:bCs/>
          </w:rPr>
          <w:t xml:space="preserve">Definition 13 (Normal equations)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For a model fitted by least squares with parameter vector</w:t>
        </w:r>
      </w:ins>
      <w:ins w:id="4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489" w:author="PR Preview" w:date="2026-01-01T00:00:00Z">
        <w:r>
          <w:t xml:space="preserve">,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the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rPr>
            <w:b/>
            <w:bCs/>
          </w:rPr>
          <w:t xml:space="preserve">normal equations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set the gradient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of the</w:t>
        </w:r>
      </w:ins>
      <w:ins w:id="498" w:author="PR Preview" w:date="2026-01-01T00:00:00Z">
        <w:r>
          <w:t xml:space="preserve"> </w:t>
        </w:r>
      </w:ins>
      <w:hyperlink w:anchor="def-rss">
        <w:ins w:id="499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to zero: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ins w:id="502" w:author="PR Preview" w:date="2026-01-01T00:00:00Z">
        <w:r>
          <w:rPr>
            <w:b/>
            <w:bCs/>
          </w:rPr>
          <w:t xml:space="preserve">Example 6 (Normal equations of a simple linear regression)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For a simple linear regression,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the parameter vector is</w:t>
        </w:r>
      </w:ins>
      <w:ins w:id="5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08" w:author="PR Preview" w:date="2026-01-01T00:00:00Z">
        <w:r>
          <w:t xml:space="preserve">,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and</w:t>
        </w:r>
      </w:ins>
      <w:ins w:id="51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is</w:t>
        </w:r>
      </w:ins>
      <w:ins w:id="514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from</w:t>
        </w:r>
      </w:ins>
      <w:ins w:id="517" w:author="PR Preview" w:date="2026-01-01T00:00:00Z">
        <w:r>
          <w:t xml:space="preserve"> </w:t>
        </w:r>
      </w:ins>
      <w:hyperlink w:anchor="exm-rss-slr">
        <w:ins w:id="51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519" w:author="PR Preview" w:date="2026-01-01T00:00:00Z">
        <w:r>
          <w:t xml:space="preserve">.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Its gradient has one entry per coefficient,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so the normal equations (</w:t>
        </w:r>
      </w:ins>
      <w:hyperlink w:anchor="def-normal-equations">
        <w:ins w:id="524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525" w:author="PR Preview" w:date="2026-01-01T00:00:00Z">
        <w:r>
          <w:t xml:space="preserve">) are two scalar equations: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ins w:id="526" w:author="PR Preview" w:date="2026-01-01T00:00:00Z">
        <w:r>
          <w:rPr>
            <w:b/>
            <w:bCs/>
          </w:rPr>
          <w:t xml:space="preserve">Definition 14 (Centered sums of squares and cross-products)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For data</w:t>
        </w:r>
      </w:ins>
      <w:ins w:id="5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530" w:author="PR Preview" w:date="2026-01-01T00:00:00Z">
        <w:r>
          <w:t xml:space="preserve">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the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rPr>
            <w:b/>
            <w:bCs/>
          </w:rPr>
          <w:t xml:space="preserve">centered sums of squares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of the</w:t>
        </w:r>
      </w:ins>
      <w:ins w:id="53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and of the</w:t>
        </w:r>
      </w:ins>
      <w:ins w:id="54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541" w:author="PR Preview" w:date="2026-01-01T00:00:00Z">
        <w:r>
          <w:t xml:space="preserve">,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and their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rPr>
            <w:b/>
            <w:bCs/>
          </w:rPr>
          <w:t xml:space="preserve">centered sum of cross-products</w:t>
        </w:r>
      </w:ins>
      <w:ins w:id="546" w:author="PR Preview" w:date="2026-01-01T00:00:00Z">
        <w:r>
          <w:t xml:space="preserve">, are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del w:id="547" w:author="PR Preview" w:date="2026-01-01T00:00:00Z">
        <w:r>
          <w:rPr>
            <w:b/>
            <w:bCs/>
          </w:rPr>
          <w:delText xml:space="preserve">Exercise 5 (Expanding the centered sum of squares)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Show that</w:delText>
        </w:r>
      </w:del>
      <w:del w:id="55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(</w:delText>
        </w:r>
      </w:del>
      <w:hyperlink w:anchor="def-centered-sums">
        <w:del w:id="553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554" w:author="PR Preview" w:date="2026-01-01T00:00:00Z">
        <w:r>
          <w:delText xml:space="preserve">).</w:delText>
        </w:r>
      </w:del>
    </w:p>
    <w:p>
      <w:pPr>
        <w:pStyle w:val="BodyText"/>
      </w:pPr>
      <w:ins w:id="555" w:author="PR Preview" w:date="2026-01-01T00:00:00Z">
        <w:r>
          <w:rPr>
            <w:b/>
            <w:bCs/>
          </w:rPr>
          <w:t xml:space="preserve">Exercise 5 (Expanding the centered sum of squares)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Show that</w:t>
        </w:r>
      </w:ins>
      <w:ins w:id="55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(</w:t>
        </w:r>
      </w:ins>
      <w:hyperlink w:anchor="def-centered-sums">
        <w:ins w:id="561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562" w:author="PR Preview" w:date="2026-01-01T00:00:00Z">
        <w:r>
          <w:t xml:space="preserve">).</w:t>
        </w:r>
      </w:ins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del w:id="563" w:author="PR Preview" w:date="2026-01-01T00:00:00Z">
        <w:r>
          <w:rPr>
            <w:b/>
            <w:bCs/>
          </w:rPr>
          <w:delText xml:space="preserve">Exercise 8 (Solving the normal equations)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Using</w:delText>
        </w:r>
      </w:del>
      <w:del w:id="566" w:author="PR Preview" w:date="2026-01-01T00:00:00Z">
        <w:r>
          <w:delText xml:space="preserve"> </w:delText>
        </w:r>
      </w:del>
      <w:hyperlink w:anchor="exr-rss-deriv-intercept">
        <w:del w:id="567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and</w:delText>
        </w:r>
      </w:del>
      <w:del w:id="570" w:author="PR Preview" w:date="2026-01-01T00:00:00Z">
        <w:r>
          <w:delText xml:space="preserve"> </w:delText>
        </w:r>
      </w:del>
      <w:hyperlink w:anchor="exr-rss-deriv-slope">
        <w:del w:id="571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572" w:author="PR Preview" w:date="2026-01-01T00:00:00Z">
        <w:r>
          <w:delText xml:space="preserve">,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solve the normal equations of</w:delText>
        </w:r>
      </w:del>
      <w:del w:id="575" w:author="PR Preview" w:date="2026-01-01T00:00:00Z">
        <w:r>
          <w:delText xml:space="preserve"> </w:delText>
        </w:r>
      </w:del>
      <w:hyperlink w:anchor="exm-normal-equations-slr">
        <w:del w:id="576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for</w:delText>
        </w:r>
      </w:del>
      <w:del w:id="579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and</w:delText>
        </w:r>
      </w:del>
      <w:del w:id="582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583" w:author="PR Preview" w:date="2026-01-01T00:00:00Z">
        <w:r>
          <w:delText xml:space="preserve">,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assuming</w:delText>
        </w:r>
      </w:del>
      <w:del w:id="58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(</w:delText>
        </w:r>
      </w:del>
      <w:hyperlink w:anchor="def-centered-sums">
        <w:del w:id="589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590" w:author="PR Preview" w:date="2026-01-01T00:00:00Z">
        <w:r>
          <w:delText xml:space="preserve">).</w:delText>
        </w:r>
      </w:del>
    </w:p>
    <w:p>
      <w:pPr>
        <w:pStyle w:val="FirstParagraph"/>
      </w:pPr>
      <w:ins w:id="591" w:author="PR Preview" w:date="2026-01-01T00:00:00Z">
        <w:r>
          <w:rPr>
            <w:b/>
            <w:bCs/>
          </w:rPr>
          <w:t xml:space="preserve">Exercise 8 (Solving the normal equations)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Using</w:t>
        </w:r>
      </w:ins>
      <w:ins w:id="594" w:author="PR Preview" w:date="2026-01-01T00:00:00Z">
        <w:r>
          <w:t xml:space="preserve"> </w:t>
        </w:r>
      </w:ins>
      <w:hyperlink w:anchor="exr-rss-deriv-intercept">
        <w:ins w:id="595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and</w:t>
        </w:r>
      </w:ins>
      <w:ins w:id="598" w:author="PR Preview" w:date="2026-01-01T00:00:00Z">
        <w:r>
          <w:t xml:space="preserve"> </w:t>
        </w:r>
      </w:ins>
      <w:hyperlink w:anchor="exr-rss-deriv-slope">
        <w:ins w:id="599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600" w:author="PR Preview" w:date="2026-01-01T00:00:00Z">
        <w:r>
          <w:t xml:space="preserve">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solve the normal equations of</w:t>
        </w:r>
      </w:ins>
      <w:ins w:id="603" w:author="PR Preview" w:date="2026-01-01T00:00:00Z">
        <w:r>
          <w:t xml:space="preserve"> </w:t>
        </w:r>
      </w:ins>
      <w:hyperlink w:anchor="exm-normal-equations-slr">
        <w:ins w:id="604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for</w:t>
        </w:r>
      </w:ins>
      <w:ins w:id="607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and</w:t>
        </w:r>
      </w:ins>
      <w:ins w:id="610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611" w:author="PR Preview" w:date="2026-01-01T00:00:00Z">
        <w:r>
          <w:t xml:space="preserve">,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assuming</w:t>
        </w:r>
      </w:ins>
      <w:ins w:id="61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(</w:t>
        </w:r>
      </w:ins>
      <w:hyperlink w:anchor="def-centered-sums">
        <w:ins w:id="61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618" w:author="PR Preview" w:date="2026-01-01T00:00:00Z">
        <w:r>
          <w:t xml:space="preserve">).</w:t>
        </w:r>
      </w:ins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del w:id="619" w:author="PR Preview" w:date="2026-01-01T00:00:00Z">
        <w:r>
          <w:rPr>
            <w:b/>
            <w:bCs/>
          </w:rPr>
          <w:delText xml:space="preserve">Exercise 9 (Second derivatives of RSS)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Find the matrix of second derivatives of</w:delText>
        </w:r>
      </w:del>
      <w:del w:id="622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(</w:delText>
        </w:r>
      </w:del>
      <w:hyperlink w:anchor="exm-rss-slr">
        <w:del w:id="625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626" w:author="PR Preview" w:date="2026-01-01T00:00:00Z">
        <w:r>
          <w:delText xml:space="preserve">)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with respect to</w:delText>
        </w:r>
      </w:del>
      <w:del w:id="629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and</w:delText>
        </w:r>
      </w:del>
      <w:del w:id="632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633" w:author="PR Preview" w:date="2026-01-01T00:00:00Z">
        <w:r>
          <w:delText xml:space="preserve">,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and show that it is positive definite when</w:delText>
        </w:r>
      </w:del>
      <w:del w:id="63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(</w:delText>
        </w:r>
      </w:del>
      <w:hyperlink w:anchor="def-centered-sums">
        <w:del w:id="639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640" w:author="PR Preview" w:date="2026-01-01T00:00:00Z">
        <w:r>
          <w:delText xml:space="preserve">).</w:delText>
        </w:r>
      </w:del>
    </w:p>
    <w:p>
      <w:pPr>
        <w:pStyle w:val="BodyText"/>
      </w:pPr>
      <w:ins w:id="641" w:author="PR Preview" w:date="2026-01-01T00:00:00Z">
        <w:r>
          <w:rPr>
            <w:b/>
            <w:bCs/>
          </w:rPr>
          <w:t xml:space="preserve">Exercise 9 (Second derivatives of RSS)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Find the matrix of second derivatives of</w:t>
        </w:r>
      </w:ins>
      <w:ins w:id="644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(</w:t>
        </w:r>
      </w:ins>
      <w:hyperlink w:anchor="exm-rss-slr">
        <w:ins w:id="647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648" w:author="PR Preview" w:date="2026-01-01T00:00:00Z">
        <w:r>
          <w:t xml:space="preserve">)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with respect to</w:t>
        </w:r>
      </w:ins>
      <w:ins w:id="651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and</w:t>
        </w:r>
      </w:ins>
      <w:ins w:id="654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655" w:author="PR Preview" w:date="2026-01-01T00:00:00Z">
        <w:r>
          <w:t xml:space="preserve">,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and show that it is positive definite when</w:t>
        </w:r>
      </w:ins>
      <w:ins w:id="65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(</w:t>
        </w:r>
      </w:ins>
      <w:hyperlink w:anchor="def-centered-sums">
        <w:ins w:id="661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662" w:author="PR Preview" w:date="2026-01-01T00:00:00Z">
        <w:r>
          <w:t xml:space="preserve">).</w:t>
        </w:r>
      </w:ins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del w:id="663" w:author="PR Preview" w:date="2026-01-01T00:00:00Z">
        <w:r>
          <w:rPr>
            <w:b/>
            <w:bCs/>
          </w:rPr>
          <w:delText xml:space="preserve">Theorem 5 (Closed-form OLS estimates)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Suppose</w:delText>
        </w:r>
      </w:del>
      <w:del w:id="66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(</w:delText>
        </w:r>
      </w:del>
      <w:hyperlink w:anchor="def-centered-sums">
        <w:del w:id="669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670" w:author="PR Preview" w:date="2026-01-01T00:00:00Z">
        <w:r>
          <w:delText xml:space="preserve">),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that is, not all</w:delText>
        </w:r>
      </w:del>
      <w:del w:id="67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are equal.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Then the OLS estimates (</w:delText>
        </w:r>
      </w:del>
      <w:hyperlink w:anchor="exm-ols-slr">
        <w:del w:id="678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679" w:author="PR Preview" w:date="2026-01-01T00:00:00Z">
        <w:r>
          <w:delText xml:space="preserve">) are unique, and</w:delText>
        </w:r>
      </w:del>
    </w:p>
    <w:p>
      <w:pPr>
        <w:pStyle w:val="BodyText"/>
      </w:pPr>
      <w:ins w:id="680" w:author="PR Preview" w:date="2026-01-01T00:00:00Z">
        <w:r>
          <w:rPr>
            <w:b/>
            <w:bCs/>
          </w:rPr>
          <w:t xml:space="preserve">Theorem 5 (Closed-form OLS estimates)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Suppose</w:t>
        </w:r>
      </w:ins>
      <w:ins w:id="68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(</w:t>
        </w:r>
      </w:ins>
      <w:hyperlink w:anchor="def-centered-sums">
        <w:ins w:id="686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687" w:author="PR Preview" w:date="2026-01-01T00:00:00Z">
        <w:r>
          <w:t xml:space="preserve">),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that is, not all</w:t>
        </w:r>
      </w:ins>
      <w:ins w:id="69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are equal.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Then the OLS estimates (</w:t>
        </w:r>
      </w:ins>
      <w:hyperlink w:anchor="exm-ols-slr">
        <w:ins w:id="695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696" w:author="PR Preview" w:date="2026-01-01T00:00:00Z">
        <w:r>
          <w:t xml:space="preserve">) are unique, and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del w:id="697" w:author="PR Preview" w:date="2026-01-01T00:00:00Z">
        <w:r>
          <w:rPr>
            <w:b/>
            <w:bCs/>
          </w:rPr>
          <w:delText xml:space="preserve">Definition 13 (Covariate vector)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In simple linear regression (</w:delText>
        </w:r>
      </w:del>
      <w:hyperlink w:anchor="def-slr">
        <w:del w:id="700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701" w:author="PR Preview" w:date="2026-01-01T00:00:00Z">
        <w:r>
          <w:delText xml:space="preserve">),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the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rPr>
            <w:b/>
            <w:bCs/>
          </w:rPr>
          <w:delText xml:space="preserve">covariate vector</w:delText>
        </w:r>
      </w:del>
      <w:del w:id="70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of observation</w:delText>
        </w:r>
      </w:del>
      <w:del w:id="709" w:author="PR Preview" w:date="2026-01-01T00:00:00Z">
        <w:r>
          <w:delText xml:space="preserve"> </w:delText>
        </w:r>
      </w:del>
      <m:oMath>
        <m:r>
          <m:t>i</m:t>
        </m:r>
      </m:oMath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is its covariate value</w:delText>
        </w:r>
      </w:del>
      <w:del w:id="71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713" w:author="PR Preview" w:date="2026-01-01T00:00:00Z">
        <w:r>
          <w:delText xml:space="preserve">, preceded by a 1 for the intercept: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714" w:author="PR Preview" w:date="2026-01-01T00:00:00Z">
        <w:r>
          <w:rPr>
            <w:b/>
            <w:bCs/>
          </w:rPr>
          <w:delText xml:space="preserve">Exercise 10 (Mean as a dot product)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Show that in simple linear regression (</w:delText>
        </w:r>
      </w:del>
      <w:hyperlink w:anchor="def-slr">
        <w:del w:id="71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718" w:author="PR Preview" w:date="2026-01-01T00:00:00Z">
        <w:r>
          <w:delText xml:space="preserve">),</w:delText>
        </w:r>
      </w:del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the conditional mean</w:delText>
        </w:r>
      </w:del>
      <w:del w:id="72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is the dot product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of the covariate vector</w:delText>
        </w:r>
      </w:del>
      <w:del w:id="72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(</w:delText>
        </w:r>
      </w:del>
      <w:hyperlink w:anchor="def-slr-covariate-vector">
        <w:del w:id="729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730" w:author="PR Preview" w:date="2026-01-01T00:00:00Z">
        <w:r>
          <w:delText xml:space="preserve">)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and the coefficient vector</w:delText>
        </w:r>
      </w:del>
      <w:del w:id="73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(</w:delText>
        </w:r>
      </w:del>
      <w:hyperlink w:anchor="exm-normal-equations-slr">
        <w:del w:id="736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737" w:author="PR Preview" w:date="2026-01-01T00:00:00Z">
        <w:r>
          <w:delText xml:space="preserve">):</w:delText>
        </w:r>
      </w:del>
      <w:del w:id="73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del w:id="739" w:author="PR Preview" w:date="2026-01-01T00:00:00Z">
        <w:r>
          <w:delText xml:space="preserve">.</w:delText>
        </w:r>
      </w:del>
    </w:p>
    <w:p>
      <w:pPr>
        <w:pStyle w:val="BodyText"/>
      </w:pPr>
      <w:ins w:id="740" w:author="PR Preview" w:date="2026-01-01T00:00:00Z">
        <w:r>
          <w:rPr>
            <w:b/>
            <w:bCs/>
          </w:rPr>
          <w:t xml:space="preserve">Definition 15 (Covariate vector)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In simple linear regression (</w:t>
        </w:r>
      </w:ins>
      <w:hyperlink w:anchor="def-slr">
        <w:ins w:id="74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744" w:author="PR Preview" w:date="2026-01-01T00:00:00Z">
        <w:r>
          <w:t xml:space="preserve">),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the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rPr>
            <w:b/>
            <w:bCs/>
          </w:rPr>
          <w:t xml:space="preserve">covariate vector</w:t>
        </w:r>
      </w:ins>
      <w:ins w:id="74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of observation</w:t>
        </w:r>
      </w:ins>
      <w:ins w:id="752" w:author="PR Preview" w:date="2026-01-01T00:00:00Z">
        <w:r>
          <w:t xml:space="preserve"> </w:t>
        </w:r>
      </w:ins>
      <m:oMath>
        <m:r>
          <m:t>i</m:t>
        </m:r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is its covariate value</w:t>
        </w:r>
      </w:ins>
      <w:ins w:id="75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756" w:author="PR Preview" w:date="2026-01-01T00:00:00Z">
        <w:r>
          <w:t xml:space="preserve">, preceded by a 1 for the intercept: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ins w:id="757" w:author="PR Preview" w:date="2026-01-01T00:00:00Z">
        <w:r>
          <w:rPr>
            <w:b/>
            <w:bCs/>
          </w:rPr>
          <w:t xml:space="preserve">Exercise 10 (Mean as a dot product)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Show that in simple linear regression (</w:t>
        </w:r>
      </w:ins>
      <w:hyperlink w:anchor="def-slr">
        <w:ins w:id="76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761" w:author="PR Preview" w:date="2026-01-01T00:00:00Z">
        <w:r>
          <w:t xml:space="preserve">),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the conditional mean</w:t>
        </w:r>
      </w:ins>
      <w:ins w:id="76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is the dot product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of the covariate vector</w:t>
        </w:r>
      </w:ins>
      <w:ins w:id="76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(</w:t>
        </w:r>
      </w:ins>
      <w:hyperlink w:anchor="def-slr-covariate-vector">
        <w:ins w:id="77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773" w:author="PR Preview" w:date="2026-01-01T00:00:00Z">
        <w:r>
          <w:t xml:space="preserve">)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and the coefficient vector</w:t>
        </w:r>
      </w:ins>
      <w:ins w:id="7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(</w:t>
        </w:r>
      </w:ins>
      <w:hyperlink w:anchor="exm-normal-equations-slr">
        <w:ins w:id="779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780" w:author="PR Preview" w:date="2026-01-01T00:00:00Z">
        <w:r>
          <w:t xml:space="preserve">):</w:t>
        </w:r>
      </w:ins>
      <w:ins w:id="78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ins w:id="782" w:author="PR Preview" w:date="2026-01-01T00:00:00Z">
        <w:r>
          <w:t xml:space="preserve">.</w:t>
        </w:r>
      </w:ins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del w:id="783" w:author="PR Preview" w:date="2026-01-01T00:00:00Z">
        <w:r>
          <w:rPr>
            <w:b/>
            <w:bCs/>
          </w:rPr>
          <w:delText xml:space="preserve">Lemma 1 (The conditional mean is a dot product)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In simple linear regression (</w:delText>
        </w:r>
      </w:del>
      <w:hyperlink w:anchor="def-slr">
        <w:del w:id="78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787" w:author="PR Preview" w:date="2026-01-01T00:00:00Z">
        <w:r>
          <w:delText xml:space="preserve">),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the conditional mean of observation</w:delText>
        </w:r>
      </w:del>
      <w:del w:id="790" w:author="PR Preview" w:date="2026-01-01T00:00:00Z">
        <w:r>
          <w:delText xml:space="preserve"> </w:delText>
        </w:r>
      </w:del>
      <m:oMath>
        <m:r>
          <m:t>i</m:t>
        </m:r>
      </m:oMath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is the dot product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of its covariate vector (</w:delText>
        </w:r>
      </w:del>
      <w:hyperlink w:anchor="def-slr-covariate-vector">
        <w:del w:id="795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796" w:author="PR Preview" w:date="2026-01-01T00:00:00Z">
        <w:r>
          <w:delText xml:space="preserve">)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and the coefficient vector</w:delText>
        </w:r>
      </w:del>
      <w:del w:id="79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(</w:delText>
        </w:r>
      </w:del>
      <w:hyperlink w:anchor="exm-normal-equations-slr">
        <w:del w:id="802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803" w:author="PR Preview" w:date="2026-01-01T00:00:00Z">
        <w:r>
          <w:delText xml:space="preserve">):</w:delText>
        </w:r>
      </w:del>
    </w:p>
    <w:p>
      <w:pPr>
        <w:pStyle w:val="BodyText"/>
      </w:pPr>
      <w:ins w:id="804" w:author="PR Preview" w:date="2026-01-01T00:00:00Z">
        <w:r>
          <w:rPr>
            <w:b/>
            <w:bCs/>
          </w:rPr>
          <w:t xml:space="preserve">Lemma 1 (The conditional mean is a dot product)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In simple linear regression (</w:t>
        </w:r>
      </w:ins>
      <w:hyperlink w:anchor="def-slr">
        <w:ins w:id="80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08" w:author="PR Preview" w:date="2026-01-01T00:00:00Z">
        <w:r>
          <w:t xml:space="preserve">),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the conditional mean of observation</w:t>
        </w:r>
      </w:ins>
      <w:ins w:id="811" w:author="PR Preview" w:date="2026-01-01T00:00:00Z">
        <w:r>
          <w:t xml:space="preserve"> </w:t>
        </w:r>
      </w:ins>
      <m:oMath>
        <m:r>
          <m:t>i</m:t>
        </m:r>
      </m:oMath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is the dot product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of its covariate vector (</w:t>
        </w:r>
      </w:ins>
      <w:hyperlink w:anchor="def-slr-covariate-vector">
        <w:ins w:id="816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817" w:author="PR Preview" w:date="2026-01-01T00:00:00Z">
        <w:r>
          <w:t xml:space="preserve">)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and the coefficient vector</w:t>
        </w:r>
      </w:ins>
      <w:ins w:id="8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(</w:t>
        </w:r>
      </w:ins>
      <w:hyperlink w:anchor="exm-normal-equations-slr">
        <w:ins w:id="823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824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del w:id="825" w:author="PR Preview" w:date="2026-01-01T00:00:00Z">
        <w:r>
          <w:rPr>
            <w:b/>
            <w:bCs/>
          </w:rPr>
          <w:delText xml:space="preserve">Example 7 (Residual sum of squares in vector notation)</w:delText>
        </w:r>
      </w:del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In simple linear regression, take</w:delText>
        </w:r>
      </w:del>
      <w:del w:id="82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and substitute</w:delText>
        </w:r>
      </w:del>
      <w:del w:id="83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(</w:delText>
        </w:r>
      </w:del>
      <w:hyperlink w:anchor="lem-slr-mean-dot-product">
        <w:del w:id="834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835" w:author="PR Preview" w:date="2026-01-01T00:00:00Z">
        <w:r>
          <w:delText xml:space="preserve">)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into each residual of the residual sum of squares (</w:delText>
        </w:r>
      </w:del>
      <w:hyperlink w:anchor="def-rss">
        <w:del w:id="83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839" w:author="PR Preview" w:date="2026-01-01T00:00:00Z">
        <w:r>
          <w:delText xml:space="preserve">).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The residual sum of squares is then a function of the coefficient vector</w:delText>
        </w:r>
      </w:del>
      <w:del w:id="84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843" w:author="PR Preview" w:date="2026-01-01T00:00:00Z">
        <w:r>
          <w:delText xml:space="preserve">,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the same function as</w:delText>
        </w:r>
      </w:del>
      <w:del w:id="846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in</w:delText>
        </w:r>
      </w:del>
      <w:del w:id="849" w:author="PR Preview" w:date="2026-01-01T00:00:00Z">
        <w:r>
          <w:delText xml:space="preserve"> </w:delText>
        </w:r>
      </w:del>
      <w:hyperlink w:anchor="exm-rss-slr">
        <w:del w:id="850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851" w:author="PR Preview" w:date="2026-01-01T00:00:00Z">
        <w:r>
          <w:delText xml:space="preserve">:</w:delText>
        </w:r>
      </w:del>
    </w:p>
    <w:p>
      <w:pPr>
        <w:pStyle w:val="BodyText"/>
      </w:pPr>
      <w:ins w:id="852" w:author="PR Preview" w:date="2026-01-01T00:00:00Z">
        <w:r>
          <w:rPr>
            <w:b/>
            <w:bCs/>
          </w:rPr>
          <w:t xml:space="preserve">Example 7 (Residual sum of squares in vector notation)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In simple linear regression, take</w:t>
        </w:r>
      </w:ins>
      <w:ins w:id="8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and substitute</w:t>
        </w:r>
      </w:ins>
      <w:ins w:id="85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(</w:t>
        </w:r>
      </w:ins>
      <w:hyperlink w:anchor="lem-slr-mean-dot-product">
        <w:ins w:id="861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862" w:author="PR Preview" w:date="2026-01-01T00:00:00Z">
        <w:r>
          <w:t xml:space="preserve">)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into each residual of the residual sum of squares (</w:t>
        </w:r>
      </w:ins>
      <w:hyperlink w:anchor="def-rss">
        <w:ins w:id="865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866" w:author="PR Preview" w:date="2026-01-01T00:00:00Z">
        <w:r>
          <w:t xml:space="preserve">).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The residual sum of squares is then a function of the coefficient vector</w:t>
        </w:r>
      </w:ins>
      <w:ins w:id="8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870" w:author="PR Preview" w:date="2026-01-01T00:00:00Z">
        <w:r>
          <w:t xml:space="preserve">,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the same function as</w:t>
        </w:r>
      </w:ins>
      <w:ins w:id="873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in</w:t>
        </w:r>
      </w:ins>
      <w:ins w:id="876" w:author="PR Preview" w:date="2026-01-01T00:00:00Z">
        <w:r>
          <w:t xml:space="preserve"> </w:t>
        </w:r>
      </w:ins>
      <w:hyperlink w:anchor="exm-rss-slr">
        <w:ins w:id="877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87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del w:id="879" w:author="PR Preview" w:date="2026-01-01T00:00:00Z">
        <w:r>
          <w:rPr>
            <w:b/>
            <w:bCs/>
          </w:rPr>
          <w:delText xml:space="preserve">Exercise 13 (Solving the normal equations in vector notation)</w:delText>
        </w:r>
      </w:del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Assuming</w:delText>
        </w:r>
      </w:del>
      <w:del w:id="882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(</w:delText>
        </w:r>
      </w:del>
      <w:hyperlink w:anchor="def-centered-sums">
        <w:del w:id="885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886" w:author="PR Preview" w:date="2026-01-01T00:00:00Z">
        <w:r>
          <w:delText xml:space="preserve">),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show that</w:delText>
        </w:r>
      </w:del>
      <w:del w:id="889" w:author="PR Preview" w:date="2026-01-01T00:00:00Z">
        <w:r>
          <w:delText xml:space="preserve"> </w:delText>
        </w:r>
      </w:del>
      <m:oMath>
        <m:r>
          <m:t>A</m:t>
        </m:r>
      </m:oMath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from</w:delText>
        </w:r>
      </w:del>
      <w:del w:id="892" w:author="PR Preview" w:date="2026-01-01T00:00:00Z">
        <w:r>
          <w:delText xml:space="preserve"> </w:delText>
        </w:r>
      </w:del>
      <w:hyperlink w:anchor="exr-normal-equations-vector">
        <w:del w:id="893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is invertible,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solve</w:delText>
        </w:r>
      </w:del>
      <w:del w:id="898" w:author="PR Preview" w:date="2026-01-01T00:00:00Z">
        <w:r>
          <w:delText xml:space="preserve"> </w:delText>
        </w:r>
      </w:del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for</w:delText>
        </w:r>
      </w:del>
      <w:del w:id="90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902" w:author="PR Preview" w:date="2026-01-01T00:00:00Z">
        <w:r>
          <w:delText xml:space="preserve">,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and compare the result with</w:delText>
        </w:r>
      </w:del>
      <w:del w:id="905" w:author="PR Preview" w:date="2026-01-01T00:00:00Z">
        <w:r>
          <w:delText xml:space="preserve"> </w:delText>
        </w:r>
      </w:del>
      <w:hyperlink w:anchor="exr-solve-normal-equations">
        <w:del w:id="906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907" w:author="PR Preview" w:date="2026-01-01T00:00:00Z">
        <w:r>
          <w:delText xml:space="preserve">.</w:delText>
        </w:r>
      </w:del>
    </w:p>
    <w:p>
      <w:pPr>
        <w:pStyle w:val="FirstParagraph"/>
      </w:pPr>
      <w:ins w:id="908" w:author="PR Preview" w:date="2026-01-01T00:00:00Z">
        <w:r>
          <w:rPr>
            <w:b/>
            <w:bCs/>
          </w:rPr>
          <w:t xml:space="preserve">Exercise 13 (Solving the normal equations in vector notation)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Assuming</w:t>
        </w:r>
      </w:ins>
      <w:ins w:id="91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(</w:t>
        </w:r>
      </w:ins>
      <w:hyperlink w:anchor="def-centered-sums">
        <w:ins w:id="91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915" w:author="PR Preview" w:date="2026-01-01T00:00:00Z">
        <w:r>
          <w:t xml:space="preserve">),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show that</w:t>
        </w:r>
      </w:ins>
      <w:ins w:id="918" w:author="PR Preview" w:date="2026-01-01T00:00:00Z">
        <w:r>
          <w:t xml:space="preserve"> </w:t>
        </w:r>
      </w:ins>
      <m:oMath>
        <m:r>
          <m:t>A</m:t>
        </m:r>
      </m:oMath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from</w:t>
        </w:r>
      </w:ins>
      <w:ins w:id="921" w:author="PR Preview" w:date="2026-01-01T00:00:00Z">
        <w:r>
          <w:t xml:space="preserve"> </w:t>
        </w:r>
      </w:ins>
      <w:hyperlink w:anchor="exr-normal-equations-vector">
        <w:ins w:id="922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is invertible,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solve</w:t>
        </w:r>
      </w:ins>
      <w:ins w:id="927" w:author="PR Preview" w:date="2026-01-01T00:00:00Z">
        <w:r>
          <w:t xml:space="preserve"> </w:t>
        </w:r>
      </w:ins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for</w:t>
        </w:r>
      </w:ins>
      <w:ins w:id="93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931" w:author="PR Preview" w:date="2026-01-01T00:00:00Z">
        <w:r>
          <w:t xml:space="preserve">,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and compare the result with</w:t>
        </w:r>
      </w:ins>
      <w:ins w:id="934" w:author="PR Preview" w:date="2026-01-01T00:00:00Z">
        <w:r>
          <w:t xml:space="preserve"> </w:t>
        </w:r>
      </w:ins>
      <w:hyperlink w:anchor="exr-solve-normal-equations">
        <w:ins w:id="935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936" w:author="PR Preview" w:date="2026-01-01T00:00:00Z">
        <w:r>
          <w:t xml:space="preserve">.</w:t>
        </w:r>
      </w:ins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del w:id="937" w:author="PR Preview" w:date="2026-01-01T00:00:00Z">
        <w:r>
          <w:rPr>
            <w:b/>
            <w:bCs/>
          </w:rPr>
          <w:delText xml:space="preserve">Exercise 14 (Hessian of RSS in vector notation)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Find the</w:delText>
        </w:r>
      </w:del>
      <w:del w:id="940" w:author="PR Preview" w:date="2026-01-01T00:00:00Z">
        <w:r>
          <w:delText xml:space="preserve"> </w:delText>
        </w:r>
      </w:del>
      <w:hyperlink r:id="rId97">
        <w:del w:id="941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94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del w:id="943" w:author="PR Preview" w:date="2026-01-01T00:00:00Z">
        <w:r>
          <w:delText xml:space="preserve">,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and show that it is positive definite when</w:delText>
        </w:r>
      </w:del>
      <w:del w:id="94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(</w:delText>
        </w:r>
      </w:del>
      <w:hyperlink w:anchor="def-centered-sums">
        <w:del w:id="949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950" w:author="PR Preview" w:date="2026-01-01T00:00:00Z">
        <w:r>
          <w:delText xml:space="preserve">).</w:delText>
        </w:r>
      </w:del>
    </w:p>
    <w:p>
      <w:pPr>
        <w:pStyle w:val="BodyText"/>
      </w:pPr>
      <w:ins w:id="951" w:author="PR Preview" w:date="2026-01-01T00:00:00Z">
        <w:r>
          <w:rPr>
            <w:b/>
            <w:bCs/>
          </w:rPr>
          <w:t xml:space="preserve">Exercise 14 (Hessian of RSS in vector notation)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Find the</w:t>
        </w:r>
      </w:ins>
      <w:ins w:id="954" w:author="PR Preview" w:date="2026-01-01T00:00:00Z">
        <w:r>
          <w:t xml:space="preserve"> </w:t>
        </w:r>
      </w:ins>
      <w:hyperlink r:id="rId97">
        <w:ins w:id="955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95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ins w:id="957" w:author="PR Preview" w:date="2026-01-01T00:00:00Z">
        <w:r>
          <w:t xml:space="preserve">,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and show that it is positive definite when</w:t>
        </w:r>
      </w:ins>
      <w:ins w:id="96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(</w:t>
        </w:r>
      </w:ins>
      <w:hyperlink w:anchor="def-centered-sums">
        <w:ins w:id="96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964" w:author="PR Preview" w:date="2026-01-01T00:00:00Z">
        <w:r>
          <w:t xml:space="preserve">).</w:t>
        </w:r>
      </w:ins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del w:id="965" w:author="PR Preview" w:date="2026-01-01T00:00:00Z">
        <w:r>
          <w:rPr>
            <w:b/>
            <w:bCs/>
          </w:rPr>
          <w:delText xml:space="preserve">Theorem 6 (OLS estimates in vector notation)</w:delText>
        </w:r>
      </w:del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Suppose</w:delText>
        </w:r>
      </w:del>
      <w:del w:id="96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(</w:delText>
        </w:r>
      </w:del>
      <w:hyperlink w:anchor="def-centered-sums">
        <w:del w:id="971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972" w:author="PR Preview" w:date="2026-01-01T00:00:00Z">
        <w:r>
          <w:delText xml:space="preserve">).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Then the matrix</w:delText>
        </w:r>
      </w:del>
      <w:del w:id="97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is invertible,</w:delText>
        </w:r>
      </w:del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and the vector of OLS estimates (</w:delText>
        </w:r>
      </w:del>
      <w:hyperlink w:anchor="def-ols">
        <w:del w:id="980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981" w:author="PR Preview" w:date="2026-01-01T00:00:00Z">
        <w:r>
          <w:delText xml:space="preserve">) is</w:delText>
        </w:r>
      </w:del>
    </w:p>
    <w:p>
      <w:pPr>
        <w:pStyle w:val="BodyText"/>
      </w:pPr>
      <w:ins w:id="982" w:author="PR Preview" w:date="2026-01-01T00:00:00Z">
        <w:r>
          <w:rPr>
            <w:b/>
            <w:bCs/>
          </w:rPr>
          <w:t xml:space="preserve">Theorem 6 (OLS estimates in vector notation)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Suppose</w:t>
        </w:r>
      </w:ins>
      <w:ins w:id="98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(</w:t>
        </w:r>
      </w:ins>
      <w:hyperlink w:anchor="def-centered-sums">
        <w:ins w:id="988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989" w:author="PR Preview" w:date="2026-01-01T00:00:00Z">
        <w:r>
          <w:t xml:space="preserve">).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Then the matrix</w:t>
        </w:r>
      </w:ins>
      <w:ins w:id="99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is invertible,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and the vector of OLS estimates (</w:t>
        </w:r>
      </w:ins>
      <w:hyperlink w:anchor="def-ols">
        <w:ins w:id="99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998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del w:id="999" w:author="PR Preview" w:date="2026-01-01T00:00:00Z">
        <w:r>
          <w:rPr>
            <w:b/>
            <w:bCs/>
          </w:rPr>
          <w:delText xml:space="preserve">Exercise 15 (OLS slope and the correlation)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Assuming</w:delText>
        </w:r>
      </w:del>
      <w:del w:id="1002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delText xml:space="preserve">and</w:delText>
        </w:r>
      </w:del>
      <w:del w:id="1005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(</w:delText>
        </w:r>
      </w:del>
      <w:hyperlink w:anchor="def-centered-sums">
        <w:del w:id="100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009" w:author="PR Preview" w:date="2026-01-01T00:00:00Z">
        <w:r>
          <w:delText xml:space="preserve">),</w:delText>
        </w:r>
      </w:del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write the OLS slope</w:delText>
        </w:r>
      </w:del>
      <w:del w:id="101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from</w:delText>
        </w:r>
      </w:del>
      <w:del w:id="1015" w:author="PR Preview" w:date="2026-01-01T00:00:00Z">
        <w:r>
          <w:delText xml:space="preserve"> </w:delText>
        </w:r>
      </w:del>
      <w:hyperlink w:anchor="thm-ols-slr">
        <w:del w:id="101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in terms of the</w:delText>
        </w:r>
      </w:del>
      <w:del w:id="1019" w:author="PR Preview" w:date="2026-01-01T00:00:00Z">
        <w:r>
          <w:delText xml:space="preserve"> </w:delText>
        </w:r>
      </w:del>
      <w:hyperlink r:id="rId14">
        <w:del w:id="1020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1021" w:author="PR Preview" w:date="2026-01-01T00:00:00Z">
        <w:r>
          <w:delText xml:space="preserve"> </w:delText>
        </w:r>
      </w:del>
      <m:oMath>
        <m:r>
          <m:t>r</m:t>
        </m:r>
      </m:oMath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and the</w:delText>
        </w:r>
      </w:del>
      <w:del w:id="1024" w:author="PR Preview" w:date="2026-01-01T00:00:00Z">
        <w:r>
          <w:delText xml:space="preserve"> </w:delText>
        </w:r>
      </w:del>
      <w:hyperlink r:id="rId101">
        <w:del w:id="1025" w:author="PR Preview" w:date="2026-01-01T00:00:00Z">
          <w:r>
            <w:rPr>
              <w:rStyle w:val="Hyperlink"/>
            </w:rPr>
            <w:delText xml:space="preserve">sample standard deviations</w:delText>
          </w:r>
        </w:del>
      </w:hyperlink>
      <w:del w:id="102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</m:sub>
        </m:sSub>
      </m:oMath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and</w:delText>
        </w:r>
      </w:del>
      <w:del w:id="102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</m:sub>
        </m:sSub>
      </m:oMath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of the</w:delText>
        </w:r>
      </w:del>
      <w:del w:id="103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and the</w:delText>
        </w:r>
      </w:del>
      <w:del w:id="103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036" w:author="PR Preview" w:date="2026-01-01T00:00:00Z">
        <w:r>
          <w:delText xml:space="preserve">.</w:delText>
        </w:r>
      </w:del>
    </w:p>
    <w:p>
      <w:pPr>
        <w:pStyle w:val="BodyText"/>
      </w:pPr>
      <w:del w:id="1037" w:author="PR Preview" w:date="2026-01-01T00:00:00Z">
        <w:r>
          <w:rPr>
            <w:i/>
            <w:iCs/>
          </w:rPr>
          <w:delText xml:space="preserve">Solution 15</w:delText>
        </w:r>
      </w:del>
      <w:del w:id="1038" w:author="PR Preview" w:date="2026-01-01T00:00:00Z">
        <w:r>
          <w:delText xml:space="preserve">. </w:delText>
        </w:r>
      </w:del>
      <w:del w:id="1039" w:author="PR Preview" w:date="2026-01-01T00:00:00Z">
        <w:r>
          <w:delText xml:space="preserve">In terms of the centered sums (</w:delText>
        </w:r>
      </w:del>
      <w:hyperlink w:anchor="def-centered-sums">
        <w:del w:id="1040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041" w:author="PR Preview" w:date="2026-01-01T00:00:00Z">
        <w:r>
          <w:delText xml:space="preserve">),</w:delText>
        </w:r>
      </w:del>
    </w:p>
    <w:p>
      <w:pPr>
        <w:pStyle w:val="BodyText"/>
      </w:pPr>
      <w:ins w:id="1042" w:author="PR Preview" w:date="2026-01-01T00:00:00Z">
        <w:r>
          <w:rPr>
            <w:b/>
            <w:bCs/>
          </w:rPr>
          <w:t xml:space="preserve">Exercise 15 (OLS slope and the correlation)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Assuming</w:t>
        </w:r>
      </w:ins>
      <w:ins w:id="104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and</w:t>
        </w:r>
      </w:ins>
      <w:ins w:id="104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(</w:t>
        </w:r>
      </w:ins>
      <w:hyperlink w:anchor="def-centered-sums">
        <w:ins w:id="1051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052" w:author="PR Preview" w:date="2026-01-01T00:00:00Z">
        <w:r>
          <w:t xml:space="preserve">),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write the OLS slope</w:t>
        </w:r>
      </w:ins>
      <w:ins w:id="105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from</w:t>
        </w:r>
      </w:ins>
      <w:ins w:id="1058" w:author="PR Preview" w:date="2026-01-01T00:00:00Z">
        <w:r>
          <w:t xml:space="preserve"> </w:t>
        </w:r>
      </w:ins>
      <w:hyperlink w:anchor="thm-ols-slr">
        <w:ins w:id="105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in terms of the</w:t>
        </w:r>
      </w:ins>
      <w:ins w:id="1062" w:author="PR Preview" w:date="2026-01-01T00:00:00Z">
        <w:r>
          <w:t xml:space="preserve"> </w:t>
        </w:r>
      </w:ins>
      <w:hyperlink r:id="rId14">
        <w:ins w:id="1063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1064" w:author="PR Preview" w:date="2026-01-01T00:00:00Z">
        <w:r>
          <w:t xml:space="preserve"> </w:t>
        </w:r>
      </w:ins>
      <m:oMath>
        <m:r>
          <m:t>r</m:t>
        </m:r>
      </m:oMath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and the</w:t>
        </w:r>
      </w:ins>
      <w:ins w:id="1067" w:author="PR Preview" w:date="2026-01-01T00:00:00Z">
        <w:r>
          <w:t xml:space="preserve"> </w:t>
        </w:r>
      </w:ins>
      <w:hyperlink r:id="rId101">
        <w:ins w:id="1068" w:author="PR Preview" w:date="2026-01-01T00:00:00Z">
          <w:r>
            <w:rPr>
              <w:rStyle w:val="Hyperlink"/>
            </w:rPr>
            <w:t xml:space="preserve">sample standard deviations</w:t>
          </w:r>
        </w:ins>
      </w:hyperlink>
      <w:ins w:id="106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</m:sub>
        </m:sSub>
      </m:oMath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and</w:t>
        </w:r>
      </w:ins>
      <w:ins w:id="107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</m:sub>
        </m:sSub>
      </m:oMath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of the</w:t>
        </w:r>
      </w:ins>
      <w:ins w:id="10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and the</w:t>
        </w:r>
      </w:ins>
      <w:ins w:id="107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079" w:author="PR Preview" w:date="2026-01-01T00:00:00Z">
        <w:r>
          <w:t xml:space="preserve">.</w:t>
        </w:r>
      </w:ins>
    </w:p>
    <w:bookmarkEnd w:id="102"/>
    <w:bookmarkStart w:id="103" w:name="sol-ols-slope-r"/>
    <w:p>
      <w:pPr>
        <w:pStyle w:val="BodyText"/>
      </w:pPr>
      <w:ins w:id="1080" w:author="PR Preview" w:date="2026-01-01T00:00:00Z">
        <w:r>
          <w:rPr>
            <w:i/>
            <w:iCs/>
          </w:rPr>
          <w:t xml:space="preserve">Solution 15</w:t>
        </w:r>
      </w:ins>
      <w:ins w:id="1081" w:author="PR Preview" w:date="2026-01-01T00:00:00Z">
        <w:r>
          <w:t xml:space="preserve">. </w:t>
        </w:r>
      </w:ins>
      <w:ins w:id="1082" w:author="PR Preview" w:date="2026-01-01T00:00:00Z">
        <w:r>
          <w:t xml:space="preserve">In terms of the centered sums (</w:t>
        </w:r>
      </w:ins>
      <w:hyperlink w:anchor="def-centered-sums">
        <w:ins w:id="108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084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del w:id="1085" w:author="PR Preview" w:date="2026-01-01T00:00:00Z">
        <w:r>
          <w:rPr>
            <w:b/>
            <w:bCs/>
          </w:rPr>
          <w:delText xml:space="preserve">Corollary 2 (OLS slope in terms of the correlation)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If</w:delText>
        </w:r>
      </w:del>
      <w:del w:id="108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and</w:delText>
        </w:r>
      </w:del>
      <w:del w:id="109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(</w:delText>
        </w:r>
      </w:del>
      <w:hyperlink w:anchor="def-centered-sums">
        <w:del w:id="1094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095" w:author="PR Preview" w:date="2026-01-01T00:00:00Z">
        <w:r>
          <w:delText xml:space="preserve">), then</w:delText>
        </w:r>
      </w:del>
    </w:p>
    <w:p>
      <w:pPr>
        <w:pStyle w:val="FirstParagraph"/>
      </w:pPr>
      <w:ins w:id="1096" w:author="PR Preview" w:date="2026-01-01T00:00:00Z">
        <w:r>
          <w:rPr>
            <w:b/>
            <w:bCs/>
          </w:rPr>
          <w:t xml:space="preserve">Corollary 2 (OLS slope in terms of the correlation)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If</w:t>
        </w:r>
      </w:ins>
      <w:ins w:id="109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and</w:t>
        </w:r>
      </w:ins>
      <w:ins w:id="110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(</w:t>
        </w:r>
      </w:ins>
      <w:hyperlink w:anchor="def-centered-sums">
        <w:ins w:id="110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106" w:author="PR Preview" w:date="2026-01-01T00:00:00Z">
        <w:r>
          <w:t xml:space="preserve">), then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del w:id="1107" w:author="PR Preview" w:date="2026-01-01T00:00:00Z">
        <w:r>
          <w:rPr>
            <w:b/>
            <w:bCs/>
          </w:rPr>
          <w:delText xml:space="preserve">Definition 14 (Total sum of squares)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The</w:delText>
        </w:r>
      </w:del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rPr>
            <w:b/>
            <w:bCs/>
          </w:rPr>
          <w:delText xml:space="preserve">total sum of squares</w:delText>
        </w:r>
      </w:del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of</w:delText>
        </w:r>
      </w:del>
      <w:del w:id="111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is</w:delText>
        </w:r>
      </w:del>
    </w:p>
    <w:p>
      <w:pPr>
        <w:pStyle w:val="FirstParagraph"/>
      </w:pPr>
      <w:ins w:id="1117" w:author="PR Preview" w:date="2026-01-01T00:00:00Z">
        <w:r>
          <w:rPr>
            <w:b/>
            <w:bCs/>
          </w:rPr>
          <w:t xml:space="preserve">Definition 16 (Total sum of squares)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The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rPr>
            <w:b/>
            <w:bCs/>
          </w:rPr>
          <w:t xml:space="preserve">total sum of squares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of</w:t>
        </w:r>
      </w:ins>
      <w:ins w:id="112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del w:id="1127" w:author="PR Preview" w:date="2026-01-01T00:00:00Z">
        <w:r>
          <w:rPr>
            <w:b/>
            <w:bCs/>
          </w:rPr>
          <w:delText xml:space="preserve">Definition 15 (Coefficient of determination)</w:delText>
        </w:r>
      </w:del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The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rPr>
            <w:b/>
            <w:bCs/>
          </w:rPr>
          <w:delText xml:space="preserve">coefficient of determination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of a model fitted with parameter estimate</w:delText>
        </w:r>
      </w:del>
      <w:del w:id="113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is one minus the ratio of its</w:delText>
        </w:r>
      </w:del>
      <w:del w:id="1137" w:author="PR Preview" w:date="2026-01-01T00:00:00Z">
        <w:r>
          <w:delText xml:space="preserve"> </w:delText>
        </w:r>
      </w:del>
      <w:hyperlink w:anchor="def-rss">
        <w:del w:id="1138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at</w:delText>
        </w:r>
      </w:del>
      <w:del w:id="114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to the</w:delText>
        </w:r>
      </w:del>
      <w:del w:id="1144" w:author="PR Preview" w:date="2026-01-01T00:00:00Z">
        <w:r>
          <w:delText xml:space="preserve"> </w:delText>
        </w:r>
      </w:del>
      <w:hyperlink w:anchor="def-tss">
        <w:del w:id="1145" w:author="PR Preview" w:date="2026-01-01T00:00:00Z">
          <w:r>
            <w:rPr>
              <w:rStyle w:val="Hyperlink"/>
            </w:rPr>
            <w:delText xml:space="preserve">total sum of squares</w:delText>
          </w:r>
        </w:del>
      </w:hyperlink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of its outcomes:</w:delText>
        </w:r>
      </w:del>
    </w:p>
    <w:p>
      <w:pPr>
        <w:pStyle w:val="FirstParagraph"/>
      </w:pPr>
      <w:ins w:id="1148" w:author="PR Preview" w:date="2026-01-01T00:00:00Z">
        <w:r>
          <w:rPr>
            <w:b/>
            <w:bCs/>
          </w:rPr>
          <w:t xml:space="preserve">Definition 17 (Coefficient of determination)</w:t>
        </w:r>
      </w:ins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The</w:t>
        </w:r>
      </w:ins>
      <w:ins w:id="1151" w:author="PR Preview" w:date="2026-01-01T00:00:00Z">
        <w:r>
          <w:t xml:space="preserve"> </w:t>
        </w:r>
      </w:ins>
      <w:ins w:id="1152" w:author="PR Preview" w:date="2026-01-01T00:00:00Z">
        <w:r>
          <w:rPr>
            <w:b/>
            <w:bCs/>
          </w:rPr>
          <w:t xml:space="preserve">coefficient of determination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of a model fitted with parameter estimate</w:t>
        </w:r>
      </w:ins>
      <w:ins w:id="115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is one minus the ratio of its</w:t>
        </w:r>
      </w:ins>
      <w:ins w:id="1158" w:author="PR Preview" w:date="2026-01-01T00:00:00Z">
        <w:r>
          <w:t xml:space="preserve"> </w:t>
        </w:r>
      </w:ins>
      <w:hyperlink w:anchor="def-rss">
        <w:ins w:id="1159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at</w:t>
        </w:r>
      </w:ins>
      <w:ins w:id="116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to the</w:t>
        </w:r>
      </w:ins>
      <w:ins w:id="1165" w:author="PR Preview" w:date="2026-01-01T00:00:00Z">
        <w:r>
          <w:t xml:space="preserve"> </w:t>
        </w:r>
      </w:ins>
      <w:hyperlink w:anchor="def-tss">
        <w:ins w:id="1166" w:author="PR Preview" w:date="2026-01-01T00:00:00Z">
          <w:r>
            <w:rPr>
              <w:rStyle w:val="Hyperlink"/>
            </w:rPr>
            <w:t xml:space="preserve">total sum of squares</w:t>
          </w:r>
        </w:ins>
      </w:hyperlink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of its outcomes: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del w:id="1169" w:author="PR Preview" w:date="2026-01-01T00:00:00Z">
        <w:r>
          <w:rPr>
            <w:b/>
            <w:bCs/>
          </w:rPr>
          <w:delText xml:space="preserve">Exercise 16 (Residual sum of squares of the OLS fit)</w:delText>
        </w:r>
      </w:del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Assuming</w:delText>
        </w:r>
      </w:del>
      <w:del w:id="1172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(</w:delText>
        </w:r>
      </w:del>
      <w:hyperlink w:anchor="def-centered-sums">
        <w:del w:id="1175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176" w:author="PR Preview" w:date="2026-01-01T00:00:00Z">
        <w:r>
          <w:delText xml:space="preserve">),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write the</w:delText>
        </w:r>
      </w:del>
      <w:del w:id="1179" w:author="PR Preview" w:date="2026-01-01T00:00:00Z">
        <w:r>
          <w:delText xml:space="preserve"> </w:delText>
        </w:r>
      </w:del>
      <w:hyperlink w:anchor="def-rss">
        <w:del w:id="1180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at the OLS estimates (</w:delText>
        </w:r>
      </w:del>
      <w:hyperlink w:anchor="thm-ols-slr">
        <w:del w:id="118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184" w:author="PR Preview" w:date="2026-01-01T00:00:00Z">
        <w:r>
          <w:delText xml:space="preserve">),</w:delText>
        </w:r>
      </w:del>
      <w:del w:id="1185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del w:id="1186" w:author="PR Preview" w:date="2026-01-01T00:00:00Z">
        <w:r>
          <w:delText xml:space="preserve">,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in terms of</w:delText>
        </w:r>
      </w:del>
      <w:del w:id="118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del w:id="1190" w:author="PR Preview" w:date="2026-01-01T00:00:00Z">
        <w:r>
          <w:delText xml:space="preserve">,</w:delText>
        </w:r>
      </w:del>
      <w:del w:id="119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and</w:delText>
        </w:r>
      </w:del>
      <w:del w:id="119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del w:id="1195" w:author="PR Preview" w:date="2026-01-01T00:00:00Z">
        <w:r>
          <w:delText xml:space="preserve">.</w:delText>
        </w:r>
      </w:del>
    </w:p>
    <w:p>
      <w:pPr>
        <w:pStyle w:val="BodyText"/>
      </w:pPr>
      <w:ins w:id="1196" w:author="PR Preview" w:date="2026-01-01T00:00:00Z">
        <w:r>
          <w:rPr>
            <w:b/>
            <w:bCs/>
          </w:rPr>
          <w:t xml:space="preserve">Exercise 16 (Residual sum of squares of the OLS fit)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Assuming</w:t>
        </w:r>
      </w:ins>
      <w:ins w:id="119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(</w:t>
        </w:r>
      </w:ins>
      <w:hyperlink w:anchor="def-centered-sums">
        <w:ins w:id="1202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203" w:author="PR Preview" w:date="2026-01-01T00:00:00Z">
        <w:r>
          <w:t xml:space="preserve">),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write the</w:t>
        </w:r>
      </w:ins>
      <w:ins w:id="1206" w:author="PR Preview" w:date="2026-01-01T00:00:00Z">
        <w:r>
          <w:t xml:space="preserve"> </w:t>
        </w:r>
      </w:ins>
      <w:hyperlink w:anchor="def-rss">
        <w:ins w:id="1207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at the OLS estimates (</w:t>
        </w:r>
      </w:ins>
      <w:hyperlink w:anchor="thm-ols-slr">
        <w:ins w:id="121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211" w:author="PR Preview" w:date="2026-01-01T00:00:00Z">
        <w:r>
          <w:t xml:space="preserve">),</w:t>
        </w:r>
      </w:ins>
      <w:ins w:id="1212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ins w:id="1213" w:author="PR Preview" w:date="2026-01-01T00:00:00Z">
        <w:r>
          <w:t xml:space="preserve">,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in terms of</w:t>
        </w:r>
      </w:ins>
      <w:ins w:id="121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1217" w:author="PR Preview" w:date="2026-01-01T00:00:00Z">
        <w:r>
          <w:t xml:space="preserve">,</w:t>
        </w:r>
      </w:ins>
      <w:ins w:id="121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and</w:t>
        </w:r>
      </w:ins>
      <w:ins w:id="122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ins w:id="1222" w:author="PR Preview" w:date="2026-01-01T00:00:00Z">
        <w:r>
          <w:t xml:space="preserve">.</w:t>
        </w:r>
      </w:ins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del w:id="1223" w:author="PR Preview" w:date="2026-01-01T00:00:00Z">
        <w:r>
          <w:rPr>
            <w:b/>
            <w:bCs/>
          </w:rPr>
          <w:delText xml:space="preserve">Exercise 17 (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1224" w:author="PR Preview" w:date="2026-01-01T00:00:00Z">
        <w:r>
          <w:rPr>
            <w:b/>
            <w:bCs/>
          </w:rPr>
          <w:delText xml:space="preserve"> </w:delText>
        </w:r>
      </w:del>
      <w:del w:id="1225" w:author="PR Preview" w:date="2026-01-01T00:00:00Z">
        <w:r>
          <w:rPr>
            <w:b/>
            <w:bCs/>
          </w:rPr>
          <w:delText xml:space="preserve">and the correlation)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Assuming</w:delText>
        </w:r>
      </w:del>
      <w:del w:id="122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and</w:delText>
        </w:r>
      </w:del>
      <w:del w:id="123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(</w:delText>
        </w:r>
      </w:del>
      <w:hyperlink w:anchor="def-centered-sums">
        <w:del w:id="1234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235" w:author="PR Preview" w:date="2026-01-01T00:00:00Z">
        <w:r>
          <w:delText xml:space="preserve">),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use</w:delText>
        </w:r>
      </w:del>
      <w:del w:id="1238" w:author="PR Preview" w:date="2026-01-01T00:00:00Z">
        <w:r>
          <w:delText xml:space="preserve"> </w:delText>
        </w:r>
      </w:del>
      <w:hyperlink w:anchor="exr-rss-ols-fit">
        <w:del w:id="1239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to write the</w:delText>
        </w:r>
      </w:del>
      <w:del w:id="1242" w:author="PR Preview" w:date="2026-01-01T00:00:00Z">
        <w:r>
          <w:delText xml:space="preserve"> </w:delText>
        </w:r>
      </w:del>
      <w:hyperlink w:anchor="def-r-squared">
        <w:del w:id="1243" w:author="PR Preview" w:date="2026-01-01T00:00:00Z">
          <w:r>
            <w:rPr>
              <w:rStyle w:val="Hyperlink"/>
            </w:rPr>
            <w:delText xml:space="preserve">coefficient of determination</w:delText>
          </w:r>
        </w:del>
      </w:hyperlink>
      <w:del w:id="1244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of the OLS fit</w:delText>
        </w:r>
      </w:del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in terms of the</w:delText>
        </w:r>
      </w:del>
      <w:del w:id="1249" w:author="PR Preview" w:date="2026-01-01T00:00:00Z">
        <w:r>
          <w:delText xml:space="preserve"> </w:delText>
        </w:r>
      </w:del>
      <w:hyperlink r:id="rId14">
        <w:del w:id="1250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1251" w:author="PR Preview" w:date="2026-01-01T00:00:00Z">
        <w:r>
          <w:delText xml:space="preserve"> </w:delText>
        </w:r>
      </w:del>
      <m:oMath>
        <m:r>
          <m:t>r</m:t>
        </m:r>
      </m:oMath>
      <w:del w:id="1252" w:author="PR Preview" w:date="2026-01-01T00:00:00Z">
        <w:r>
          <w:delText xml:space="preserve">,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and show that</w:delText>
        </w:r>
      </w:del>
      <w:del w:id="1255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del w:id="1256" w:author="PR Preview" w:date="2026-01-01T00:00:00Z">
        <w:r>
          <w:delText xml:space="preserve">.</w:delText>
        </w:r>
      </w:del>
    </w:p>
    <w:p>
      <w:pPr>
        <w:pStyle w:val="BodyText"/>
      </w:pPr>
      <w:del w:id="1257" w:author="PR Preview" w:date="2026-01-01T00:00:00Z">
        <w:r>
          <w:rPr>
            <w:i/>
            <w:iCs/>
          </w:rPr>
          <w:delText xml:space="preserve">Solution 17</w:delText>
        </w:r>
      </w:del>
      <w:del w:id="1258" w:author="PR Preview" w:date="2026-01-01T00:00:00Z">
        <w:r>
          <w:delText xml:space="preserve">. </w:delText>
        </w:r>
      </w:del>
      <w:del w:id="1259" w:author="PR Preview" w:date="2026-01-01T00:00:00Z">
        <w:r>
          <w:delText xml:space="preserve">The</w:delText>
        </w:r>
      </w:del>
      <w:del w:id="1260" w:author="PR Preview" w:date="2026-01-01T00:00:00Z">
        <w:r>
          <w:delText xml:space="preserve"> </w:delText>
        </w:r>
      </w:del>
      <w:hyperlink w:anchor="def-tss">
        <w:del w:id="1261" w:author="PR Preview" w:date="2026-01-01T00:00:00Z">
          <w:r>
            <w:rPr>
              <w:rStyle w:val="Hyperlink"/>
            </w:rPr>
            <w:delText xml:space="preserve">total sum of squares</w:delText>
          </w:r>
        </w:del>
      </w:hyperlink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is</w:delText>
        </w:r>
      </w:del>
      <w:del w:id="126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(</w:delText>
        </w:r>
      </w:del>
      <w:hyperlink w:anchor="def-centered-sums">
        <w:del w:id="1267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268" w:author="PR Preview" w:date="2026-01-01T00:00:00Z">
        <w:r>
          <w:delText xml:space="preserve">),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and</w:delText>
        </w:r>
      </w:del>
      <w:del w:id="1271" w:author="PR Preview" w:date="2026-01-01T00:00:00Z">
        <w:r>
          <w:delText xml:space="preserve"> </w:delText>
        </w:r>
      </w:del>
      <w:hyperlink w:anchor="exr-rss-ols-fit">
        <w:del w:id="1272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gives the residual sum of squares, so:</w:delText>
        </w:r>
      </w:del>
    </w:p>
    <w:p>
      <w:pPr>
        <w:pStyle w:val="FirstParagraph"/>
      </w:pPr>
      <w:ins w:id="1275" w:author="PR Preview" w:date="2026-01-01T00:00:00Z">
        <w:r>
          <w:rPr>
            <w:b/>
            <w:bCs/>
          </w:rPr>
          <w:t xml:space="preserve">Exercise 17 (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1276" w:author="PR Preview" w:date="2026-01-01T00:00:00Z">
        <w:r>
          <w:rPr>
            <w:b/>
            <w:bCs/>
          </w:rPr>
          <w:t xml:space="preserve"> </w:t>
        </w:r>
      </w:ins>
      <w:ins w:id="1277" w:author="PR Preview" w:date="2026-01-01T00:00:00Z">
        <w:r>
          <w:rPr>
            <w:b/>
            <w:bCs/>
          </w:rPr>
          <w:t xml:space="preserve">and the correlation)</w:t>
        </w:r>
      </w:ins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Assuming</w:t>
        </w:r>
      </w:ins>
      <w:ins w:id="128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and</w:t>
        </w:r>
      </w:ins>
      <w:ins w:id="128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(</w:t>
        </w:r>
      </w:ins>
      <w:hyperlink w:anchor="def-centered-sums">
        <w:ins w:id="1286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287" w:author="PR Preview" w:date="2026-01-01T00:00:00Z">
        <w:r>
          <w:t xml:space="preserve">),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use</w:t>
        </w:r>
      </w:ins>
      <w:ins w:id="1290" w:author="PR Preview" w:date="2026-01-01T00:00:00Z">
        <w:r>
          <w:t xml:space="preserve"> </w:t>
        </w:r>
      </w:ins>
      <w:hyperlink w:anchor="exr-rss-ols-fit">
        <w:ins w:id="1291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to write the</w:t>
        </w:r>
      </w:ins>
      <w:ins w:id="1294" w:author="PR Preview" w:date="2026-01-01T00:00:00Z">
        <w:r>
          <w:t xml:space="preserve"> </w:t>
        </w:r>
      </w:ins>
      <w:hyperlink w:anchor="def-r-squared">
        <w:ins w:id="1295" w:author="PR Preview" w:date="2026-01-01T00:00:00Z">
          <w:r>
            <w:rPr>
              <w:rStyle w:val="Hyperlink"/>
            </w:rPr>
            <w:t xml:space="preserve">coefficient of determination</w:t>
          </w:r>
        </w:ins>
      </w:hyperlink>
      <w:ins w:id="1296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of the OLS fit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in terms of the</w:t>
        </w:r>
      </w:ins>
      <w:ins w:id="1301" w:author="PR Preview" w:date="2026-01-01T00:00:00Z">
        <w:r>
          <w:t xml:space="preserve"> </w:t>
        </w:r>
      </w:ins>
      <w:hyperlink r:id="rId14">
        <w:ins w:id="1302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1303" w:author="PR Preview" w:date="2026-01-01T00:00:00Z">
        <w:r>
          <w:t xml:space="preserve"> </w:t>
        </w:r>
      </w:ins>
      <m:oMath>
        <m:r>
          <m:t>r</m:t>
        </m:r>
      </m:oMath>
      <w:ins w:id="1304" w:author="PR Preview" w:date="2026-01-01T00:00:00Z">
        <w:r>
          <w:t xml:space="preserve">,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and show that</w:t>
        </w:r>
      </w:ins>
      <w:ins w:id="130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ins w:id="1308" w:author="PR Preview" w:date="2026-01-01T00:00:00Z">
        <w:r>
          <w:t xml:space="preserve">.</w:t>
        </w:r>
      </w:ins>
    </w:p>
    <w:bookmarkEnd w:id="124"/>
    <w:bookmarkStart w:id="126" w:name="sol-r-squared-slr"/>
    <w:p>
      <w:pPr>
        <w:pStyle w:val="BodyText"/>
      </w:pPr>
      <w:ins w:id="1309" w:author="PR Preview" w:date="2026-01-01T00:00:00Z">
        <w:r>
          <w:rPr>
            <w:i/>
            <w:iCs/>
          </w:rPr>
          <w:t xml:space="preserve">Solution 17</w:t>
        </w:r>
      </w:ins>
      <w:ins w:id="1310" w:author="PR Preview" w:date="2026-01-01T00:00:00Z">
        <w:r>
          <w:t xml:space="preserve">. </w:t>
        </w:r>
      </w:ins>
      <w:ins w:id="1311" w:author="PR Preview" w:date="2026-01-01T00:00:00Z">
        <w:r>
          <w:t xml:space="preserve">The</w:t>
        </w:r>
      </w:ins>
      <w:ins w:id="1312" w:author="PR Preview" w:date="2026-01-01T00:00:00Z">
        <w:r>
          <w:t xml:space="preserve"> </w:t>
        </w:r>
      </w:ins>
      <w:hyperlink w:anchor="def-tss">
        <w:ins w:id="1313" w:author="PR Preview" w:date="2026-01-01T00:00:00Z">
          <w:r>
            <w:rPr>
              <w:rStyle w:val="Hyperlink"/>
            </w:rPr>
            <w:t xml:space="preserve">total sum of squares</w:t>
          </w:r>
        </w:ins>
      </w:hyperlink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is</w:t>
        </w:r>
      </w:ins>
      <w:ins w:id="131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(</w:t>
        </w:r>
      </w:ins>
      <w:hyperlink w:anchor="def-centered-sums">
        <w:ins w:id="1319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320" w:author="PR Preview" w:date="2026-01-01T00:00:00Z">
        <w:r>
          <w:t xml:space="preserve">),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and</w:t>
        </w:r>
      </w:ins>
      <w:ins w:id="1323" w:author="PR Preview" w:date="2026-01-01T00:00:00Z">
        <w:r>
          <w:t xml:space="preserve"> </w:t>
        </w:r>
      </w:ins>
      <w:hyperlink w:anchor="exr-rss-ols-fit">
        <w:ins w:id="1324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gives the residual sum of squares,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del w:id="1327" w:author="PR Preview" w:date="2026-01-01T00:00:00Z">
        <w:r>
          <w:rPr>
            <w:b/>
            <w:bCs/>
          </w:rPr>
          <w:delText xml:space="preserve">Theorem 7 (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1328" w:author="PR Preview" w:date="2026-01-01T00:00:00Z">
        <w:r>
          <w:rPr>
            <w:b/>
            <w:bCs/>
          </w:rPr>
          <w:delText xml:space="preserve"> </w:delText>
        </w:r>
      </w:del>
      <w:del w:id="1329" w:author="PR Preview" w:date="2026-01-01T00:00:00Z">
        <w:r>
          <w:rPr>
            <w:b/>
            <w:bCs/>
          </w:rPr>
          <w:delText xml:space="preserve">of a simple linear regression)</w:delText>
        </w:r>
      </w:del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For the OLS fit of a simple linear regression,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with</w:delText>
        </w:r>
      </w:del>
      <w:del w:id="133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and</w:delText>
        </w:r>
      </w:del>
      <w:del w:id="133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(</w:delText>
        </w:r>
      </w:del>
      <w:hyperlink w:anchor="def-centered-sums">
        <w:del w:id="1340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341" w:author="PR Preview" w:date="2026-01-01T00:00:00Z">
        <w:r>
          <w:delText xml:space="preserve">),</w:delText>
        </w:r>
      </w:del>
      <w:del w:id="1342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is the square of the</w:delText>
        </w:r>
      </w:del>
      <w:del w:id="1345" w:author="PR Preview" w:date="2026-01-01T00:00:00Z">
        <w:r>
          <w:delText xml:space="preserve"> </w:delText>
        </w:r>
      </w:del>
      <w:hyperlink r:id="rId14">
        <w:del w:id="1346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1347" w:author="PR Preview" w:date="2026-01-01T00:00:00Z">
        <w:r>
          <w:delText xml:space="preserve"> </w:delText>
        </w:r>
      </w:del>
      <m:oMath>
        <m:r>
          <m:t>r</m:t>
        </m:r>
      </m:oMath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of the</w:delText>
        </w:r>
      </w:del>
      <w:del w:id="135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delText xml:space="preserve">and</w:delText>
        </w:r>
      </w:del>
      <w:del w:id="135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354" w:author="PR Preview" w:date="2026-01-01T00:00:00Z">
        <w:r>
          <w:delText xml:space="preserve">,</w:delText>
        </w:r>
      </w:del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and so lies between 0 and 1:</w:delText>
        </w:r>
      </w:del>
    </w:p>
    <w:p>
      <w:pPr>
        <w:pStyle w:val="BodyText"/>
      </w:pPr>
      <w:ins w:id="1357" w:author="PR Preview" w:date="2026-01-01T00:00:00Z">
        <w:r>
          <w:rPr>
            <w:b/>
            <w:bCs/>
          </w:rPr>
          <w:t xml:space="preserve">Theorem 7 (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1358" w:author="PR Preview" w:date="2026-01-01T00:00:00Z">
        <w:r>
          <w:rPr>
            <w:b/>
            <w:bCs/>
          </w:rPr>
          <w:t xml:space="preserve"> </w:t>
        </w:r>
      </w:ins>
      <w:ins w:id="1359" w:author="PR Preview" w:date="2026-01-01T00:00:00Z">
        <w:r>
          <w:rPr>
            <w:b/>
            <w:bCs/>
          </w:rPr>
          <w:t xml:space="preserve">of a simple linear regression)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For the OLS fit of a simple linear regression,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with</w:t>
        </w:r>
      </w:ins>
      <w:ins w:id="136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and</w:t>
        </w:r>
      </w:ins>
      <w:ins w:id="136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(</w:t>
        </w:r>
      </w:ins>
      <w:hyperlink w:anchor="def-centered-sums">
        <w:ins w:id="137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371" w:author="PR Preview" w:date="2026-01-01T00:00:00Z">
        <w:r>
          <w:t xml:space="preserve">),</w:t>
        </w:r>
      </w:ins>
      <w:ins w:id="1372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is the square of the</w:t>
        </w:r>
      </w:ins>
      <w:ins w:id="1375" w:author="PR Preview" w:date="2026-01-01T00:00:00Z">
        <w:r>
          <w:t xml:space="preserve"> </w:t>
        </w:r>
      </w:ins>
      <w:hyperlink r:id="rId14">
        <w:ins w:id="1376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1377" w:author="PR Preview" w:date="2026-01-01T00:00:00Z">
        <w:r>
          <w:t xml:space="preserve"> </w:t>
        </w:r>
      </w:ins>
      <m:oMath>
        <m:r>
          <m:t>r</m:t>
        </m:r>
      </m:oMath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of the</w:t>
        </w:r>
      </w:ins>
      <w:ins w:id="138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and</w:t>
        </w:r>
      </w:ins>
      <w:ins w:id="138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384" w:author="PR Preview" w:date="2026-01-01T00:00:00Z">
        <w:r>
          <w:t xml:space="preserve">,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and so lies between 0 and 1: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del w:id="1387" w:author="PR Preview" w:date="2026-01-01T00:00:00Z">
        <w:r>
          <w:rPr>
            <w:b/>
            <w:bCs/>
          </w:rPr>
          <w:delText xml:space="preserve">Example 10 (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1388" w:author="PR Preview" w:date="2026-01-01T00:00:00Z">
        <w:r>
          <w:rPr>
            <w:b/>
            <w:bCs/>
          </w:rPr>
          <w:delText xml:space="preserve"> </w:delText>
        </w:r>
      </w:del>
      <w:del w:id="1389" w:author="PR Preview" w:date="2026-01-01T00:00:00Z">
        <w:r>
          <w:rPr>
            <w:b/>
            <w:bCs/>
          </w:rPr>
          <w:delText xml:space="preserve">for the regression of glucose on BMI in HERS)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delText xml:space="preserve">For the fit in</w:delText>
        </w:r>
      </w:del>
      <w:del w:id="1392" w:author="PR Preview" w:date="2026-01-01T00:00:00Z">
        <w:r>
          <w:delText xml:space="preserve"> </w:delText>
        </w:r>
      </w:del>
      <w:hyperlink w:anchor="exm-hers-slr">
        <w:del w:id="1393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394" w:author="PR Preview" w:date="2026-01-01T00:00:00Z">
        <w:r>
          <w:delText xml:space="preserve">,</w:delText>
        </w:r>
      </w:del>
      <w:del w:id="1395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computed from</w:delText>
        </w:r>
      </w:del>
      <w:del w:id="1398" w:author="PR Preview" w:date="2026-01-01T00:00:00Z">
        <w:r>
          <w:delText xml:space="preserve"> </w:delText>
        </w:r>
      </w:del>
      <w:hyperlink w:anchor="def-r-squared">
        <w:del w:id="1399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400" w:author="PR Preview" w:date="2026-01-01T00:00:00Z">
        <w:r>
          <w:delText xml:space="preserve">,</w:delText>
        </w:r>
      </w:del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the square of the Pearson correlation, and</w:delText>
        </w:r>
      </w:del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rPr>
            <w:rStyle w:val="VerbatimChar"/>
          </w:rPr>
          <w:delText xml:space="preserve">lm()</w:delText>
        </w:r>
      </w:del>
      <w:del w:id="1405" w:author="PR Preview" w:date="2026-01-01T00:00:00Z">
        <w:r>
          <w:delText xml:space="preserve">’s value agree:</w:delText>
        </w:r>
      </w:del>
    </w:p>
    <w:p>
      <w:pPr>
        <w:pStyle w:val="BodyText"/>
      </w:pPr>
      <w:ins w:id="1406" w:author="PR Preview" w:date="2026-01-01T00:00:00Z">
        <w:r>
          <w:rPr>
            <w:b/>
            <w:bCs/>
          </w:rPr>
          <w:t xml:space="preserve">Example 10 (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1407" w:author="PR Preview" w:date="2026-01-01T00:00:00Z">
        <w:r>
          <w:rPr>
            <w:b/>
            <w:bCs/>
          </w:rPr>
          <w:t xml:space="preserve"> </w:t>
        </w:r>
      </w:ins>
      <w:ins w:id="1408" w:author="PR Preview" w:date="2026-01-01T00:00:00Z">
        <w:r>
          <w:rPr>
            <w:b/>
            <w:bCs/>
          </w:rPr>
          <w:t xml:space="preserve">for the regression of glucose on BMI in HERS)</w:t>
        </w:r>
      </w:ins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For the fit in</w:t>
        </w:r>
      </w:ins>
      <w:ins w:id="1411" w:author="PR Preview" w:date="2026-01-01T00:00:00Z">
        <w:r>
          <w:t xml:space="preserve"> </w:t>
        </w:r>
      </w:ins>
      <w:hyperlink w:anchor="exm-hers-slr">
        <w:ins w:id="1412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413" w:author="PR Preview" w:date="2026-01-01T00:00:00Z">
        <w:r>
          <w:t xml:space="preserve">,</w:t>
        </w:r>
      </w:ins>
      <w:ins w:id="1414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computed from</w:t>
        </w:r>
      </w:ins>
      <w:ins w:id="1417" w:author="PR Preview" w:date="2026-01-01T00:00:00Z">
        <w:r>
          <w:t xml:space="preserve"> </w:t>
        </w:r>
      </w:ins>
      <w:hyperlink w:anchor="def-r-squared">
        <w:ins w:id="1418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419" w:author="PR Preview" w:date="2026-01-01T00:00:00Z">
        <w:r>
          <w:t xml:space="preserve">,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the square of the Pearson correlation, and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rPr>
            <w:rStyle w:val="VerbatimChar"/>
          </w:rPr>
          <w:t xml:space="preserve">lm()</w:t>
        </w:r>
      </w:ins>
      <w:ins w:id="1424" w:author="PR Preview" w:date="2026-01-01T00:00:00Z">
        <w:r>
          <w:t xml:space="preserve">’s value agree:</w:t>
        </w:r>
      </w:ins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2026-10-14T04:30:36Z</dcterms:created>
  <dcterms:modified xsi:type="dcterms:W3CDTF">2026-10-14T04:30:36Z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