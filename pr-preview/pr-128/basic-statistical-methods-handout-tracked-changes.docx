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del w:id="3" w:author="PR Preview" w:date="2026-01-01T00:00:00Z">
        <w:r>
          <w:delText xml:space="preserve">When the two populations share one variance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pooled variance estimates it.</w:delText>
        </w:r>
      </w:del>
    </w:p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ins w:id="8" w:author="PR Preview" w:date="2026-01-01T00:00:00Z">
        <w:r>
          <w:rPr>
            <w:i/>
            <w:iCs/>
          </w:rPr>
          <w:t xml:space="preserve">Remark 3</w:t>
        </w:r>
      </w:ins>
      <w:ins w:id="9" w:author="PR Preview" w:date="2026-01-01T00:00:00Z">
        <w:r>
          <w:t xml:space="preserve"> (What the pooled variance estimates). </w:t>
        </w:r>
      </w:ins>
      <w:ins w:id="10" w:author="PR Preview" w:date="2026-01-01T00:00:00Z">
        <w:r>
          <w:t xml:space="preserve">When the two populations share one variance</w:t>
        </w:r>
      </w:ins>
      <w:ins w:id="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 pooled variance estimates it.</w:t>
        </w:r>
      </w:ins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del w:id="15" w:author="PR Preview" w:date="2026-01-01T00:00:00Z">
        <w:r>
          <w:rPr>
            <w:i/>
            <w:iCs/>
          </w:rPr>
          <w:delText xml:space="preserve">Remark 3</w:delText>
        </w:r>
      </w:del>
      <w:del w:id="16" w:author="PR Preview" w:date="2026-01-01T00:00:00Z">
        <w:r>
          <w:delText xml:space="preserve"> (The equal-variance assumption). </w:delText>
        </w:r>
      </w:del>
      <w:hyperlink w:anchor="thm-pooled-t-null">
        <w:del w:id="1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needs equal variances in the two groups,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Welch’s test (</w:delText>
        </w:r>
      </w:del>
      <w:hyperlink w:anchor="def-two-sample-t-test">
        <w:del w:id="2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3" w:author="PR Preview" w:date="2026-01-01T00:00:00Z">
        <w:r>
          <w:delText xml:space="preserve">) does not,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so these notes use Welch’s test by default.</w:delText>
        </w:r>
      </w:del>
    </w:p>
    <w:p>
      <w:pPr>
        <w:pStyle w:val="BodyText"/>
      </w:pPr>
      <w:ins w:id="26" w:author="PR Preview" w:date="2026-01-01T00:00:00Z">
        <w:r>
          <w:rPr>
            <w:i/>
            <w:iCs/>
          </w:rPr>
          <w:t xml:space="preserve">Remark 4</w:t>
        </w:r>
      </w:ins>
      <w:ins w:id="27" w:author="PR Preview" w:date="2026-01-01T00:00:00Z">
        <w:r>
          <w:t xml:space="preserve"> (The equal-variance assumption). </w:t>
        </w:r>
      </w:ins>
      <w:hyperlink w:anchor="thm-pooled-t-null">
        <w:ins w:id="2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needs equal variances in the two groups,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Welch’s test (</w:t>
        </w:r>
      </w:ins>
      <w:hyperlink w:anchor="def-two-sample-t-test">
        <w:ins w:id="3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" w:author="PR Preview" w:date="2026-01-01T00:00:00Z">
        <w:r>
          <w:t xml:space="preserve">) does not,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so these notes use Welch’s test by default.</w:t>
        </w:r>
      </w:ins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del w:id="37" w:author="PR Preview" w:date="2026-01-01T00:00:00Z">
        <w:r>
          <w:rPr>
            <w:i/>
            <w:iCs/>
          </w:rPr>
          <w:delText xml:space="preserve">Remark 4</w:delText>
        </w:r>
      </w:del>
      <w:del w:id="38" w:author="PR Preview" w:date="2026-01-01T00:00:00Z">
        <w:r>
          <w:delText xml:space="preserve"> (Interpreting the F statistic). </w:delText>
        </w:r>
      </w:del>
      <w:del w:id="39" w:author="PR Preview" w:date="2026-01-01T00:00:00Z">
        <w:r>
          <w:delText xml:space="preserve">Large values of</w:delText>
        </w:r>
      </w:del>
      <w:del w:id="40" w:author="PR Preview" w:date="2026-01-01T00:00:00Z">
        <w:r>
          <w:delText xml:space="preserve"> </w:delText>
        </w:r>
      </w:del>
      <m:oMath>
        <m:r>
          <m:t>F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mean that the group means are spread out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more than the variation within groups would explain.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For the groups of</w:delText>
        </w:r>
      </w:del>
      <w:del w:id="47" w:author="PR Preview" w:date="2026-01-01T00:00:00Z">
        <w:r>
          <w:delText xml:space="preserve"> </w:delText>
        </w:r>
      </w:del>
      <w:hyperlink w:anchor="exm-mean-squares">
        <w:del w:id="48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49" w:author="PR Preview" w:date="2026-01-01T00:00:00Z">
        <w:r>
          <w:delText xml:space="preserve">,</w:delText>
        </w:r>
      </w:del>
    </w:p>
    <w:p>
      <w:pPr>
        <w:pStyle w:val="BodyText"/>
      </w:pPr>
      <w:ins w:id="50" w:author="PR Preview" w:date="2026-01-01T00:00:00Z">
        <w:r>
          <w:rPr>
            <w:i/>
            <w:iCs/>
          </w:rPr>
          <w:t xml:space="preserve">Remark 5</w:t>
        </w:r>
      </w:ins>
      <w:ins w:id="51" w:author="PR Preview" w:date="2026-01-01T00:00:00Z">
        <w:r>
          <w:t xml:space="preserve"> (Interpreting the F statistic). </w:t>
        </w:r>
      </w:ins>
      <w:ins w:id="52" w:author="PR Preview" w:date="2026-01-01T00:00:00Z">
        <w:r>
          <w:t xml:space="preserve">Large values of</w:t>
        </w:r>
      </w:ins>
      <w:ins w:id="53" w:author="PR Preview" w:date="2026-01-01T00:00:00Z">
        <w:r>
          <w:t xml:space="preserve"> </w:t>
        </w:r>
      </w:ins>
      <m:oMath>
        <m:r>
          <m:t>F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mean that the group means are spread out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more than the variation within groups would explain.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For the groups of</w:t>
        </w:r>
      </w:ins>
      <w:ins w:id="60" w:author="PR Preview" w:date="2026-01-01T00:00:00Z">
        <w:r>
          <w:t xml:space="preserve"> </w:t>
        </w:r>
      </w:ins>
      <w:hyperlink w:anchor="exm-mean-squares">
        <w:ins w:id="61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del w:id="63" w:author="PR Preview" w:date="2026-01-01T00:00:00Z">
        <w:r>
          <w:rPr>
            <w:i/>
            <w:iCs/>
          </w:rPr>
          <w:delText xml:space="preserve">Remark 5</w:delText>
        </w:r>
      </w:del>
      <w:del w:id="64" w:author="PR Preview" w:date="2026-01-01T00:00:00Z">
        <w:r>
          <w:delText xml:space="preserve"> (Unequal variances in the HERS glucose groups). </w:delText>
        </w:r>
      </w:del>
      <w:del w:id="65" w:author="PR Preview" w:date="2026-01-01T00:00:00Z">
        <w:r>
          <w:delText xml:space="preserve">The group standard deviations differ,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from 36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to 44 mg/dL,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so the equal-variance condition of</w:delText>
        </w:r>
      </w:del>
      <w:del w:id="72" w:author="PR Preview" w:date="2026-01-01T00:00:00Z">
        <w:r>
          <w:delText xml:space="preserve"> </w:delText>
        </w:r>
      </w:del>
      <w:hyperlink w:anchor="thm-anova-null">
        <w:del w:id="7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is questionable.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rStyle w:val="VerbatimChar"/>
          </w:rPr>
          <w:delText xml:space="preserve">oneway.test()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performs Welch’s version of the F-test,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which does not assume equal variances,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 reaches the same conclusion:</w:delText>
        </w:r>
      </w:del>
    </w:p>
    <w:p>
      <w:pPr>
        <w:pStyle w:val="BodyText"/>
      </w:pPr>
      <w:ins w:id="84" w:author="PR Preview" w:date="2026-01-01T00:00:00Z">
        <w:r>
          <w:rPr>
            <w:i/>
            <w:iCs/>
          </w:rPr>
          <w:t xml:space="preserve">Remark 6</w:t>
        </w:r>
      </w:ins>
      <w:ins w:id="85" w:author="PR Preview" w:date="2026-01-01T00:00:00Z">
        <w:r>
          <w:t xml:space="preserve"> (Unequal variances in the HERS glucose groups). </w:t>
        </w:r>
      </w:ins>
      <w:ins w:id="86" w:author="PR Preview" w:date="2026-01-01T00:00:00Z">
        <w:r>
          <w:t xml:space="preserve">The group standard deviations differ,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from 36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to 44 mg/dL,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so the equal-variance condition of</w:t>
        </w:r>
      </w:ins>
      <w:ins w:id="93" w:author="PR Preview" w:date="2026-01-01T00:00:00Z">
        <w:r>
          <w:t xml:space="preserve"> </w:t>
        </w:r>
      </w:ins>
      <w:hyperlink w:anchor="thm-anova-null">
        <w:ins w:id="9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questionable.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rStyle w:val="VerbatimChar"/>
          </w:rPr>
          <w:t xml:space="preserve">oneway.test()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performs Welch’s version of the F-test,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which does not assume equal variances,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reaches the same conclusion:</w:t>
        </w:r>
      </w:ins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2026-10-14T04:28:24Z</dcterms:created>
  <dcterms:modified xsi:type="dcterms:W3CDTF">2026-10-14T04:28:24Z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