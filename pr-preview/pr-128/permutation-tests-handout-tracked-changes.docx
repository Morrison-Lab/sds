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Permutation Tests</w:t>
      </w:r>
    </w:p>
    <w:p>
      <w:pPr>
        <w:pStyle w:val="Date"/>
      </w:pPr>
      <w:del w:id="1" w:author="PR Preview" w:date="2026-01-01T00:00:00Z">
        <w:r>
          <w:delText xml:space="preserve">Last modified: 2026-10-13 19:33:04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2026-10-13 21:19:50 (PDT)</w:t>
        </w:r>
      </w:ins>
    </w:p>
    <w:p>
      <w:pPr>
        <w:pStyle w:val="FirstParagraph"/>
      </w:pPr>
      <w:r>
        <w:t xml:space="preserve">The p-value of a</w:t>
      </w:r>
      <w:r>
        <w:t xml:space="preserve"> </w:t>
      </w:r>
      <w:hyperlink r:id="rId9">
        <w:r>
          <w:rPr>
            <w:rStyle w:val="Hyperlink"/>
          </w:rPr>
          <w:t xml:space="preserve">t-test</w:t>
        </w:r>
      </w:hyperlink>
      <w:r>
        <w:t xml:space="preserve"> </w:t>
      </w:r>
      <w:r>
        <w:t xml:space="preserve">comes from a distributional approximation:</w:t>
      </w:r>
      <w:r>
        <w:t xml:space="preserve"> </w:t>
      </w:r>
      <w:r>
        <w:t xml:space="preserve">the statistic is only approximately t-distributed unless the data are Gaussian.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permutation test</w:t>
      </w:r>
      <w:r>
        <w:t xml:space="preserve"> </w:t>
      </w:r>
      <w:r>
        <w:t xml:space="preserve">takes its null distribution from the data instead.</w:t>
      </w:r>
      <w:r>
        <w:t xml:space="preserve"> </w:t>
      </w:r>
      <w:r>
        <w:t xml:space="preserve">If the null hypothesis says that two groups have the same distribution,</w:t>
      </w:r>
      <w:r>
        <w:t xml:space="preserve"> </w:t>
      </w:r>
      <w:r>
        <w:t xml:space="preserve">then under that hypothesis the group labels carry no information,</w:t>
      </w:r>
      <w:r>
        <w:t xml:space="preserve"> </w:t>
      </w:r>
      <w:r>
        <w:t xml:space="preserve">so reassigning the labels at random produces data sets that are as plausible as the observed one.</w:t>
      </w:r>
      <w:r>
        <w:t xml:space="preserve"> </w:t>
      </w:r>
      <w:r>
        <w:t xml:space="preserve">The spread of the test statistic across those relabelings is its null distribution.</w:t>
      </w:r>
    </w:p>
    <w:p>
      <w:pPr>
        <w:pStyle w:val="BodyText"/>
      </w:pPr>
      <w:r>
        <w:t xml:space="preserve">This page defines exchangeability, the permutation distribution and the permutation p-value,</w:t>
      </w:r>
      <w:r>
        <w:t xml:space="preserve"> </w:t>
      </w:r>
      <w:r>
        <w:t xml:space="preserve">shows why that p-value is valid,</w:t>
      </w:r>
      <w:r>
        <w:t xml:space="preserve"> </w:t>
      </w:r>
      <w:r>
        <w:t xml:space="preserve">and then approximates it by random relabelings, which is how it is computed in practice.</w:t>
      </w:r>
      <w:r>
        <w:t xml:space="preserve"> </w:t>
      </w:r>
      <w:r>
        <w:t xml:space="preserve">It continues the</w:t>
      </w:r>
      <w:r>
        <w:t xml:space="preserve"> </w:t>
      </w:r>
      <w:hyperlink r:id="rId10">
        <w:r>
          <w:rPr>
            <w:rStyle w:val="Hyperlink"/>
          </w:rPr>
          <w:t xml:space="preserve">bootstrap</w:t>
        </w:r>
      </w:hyperlink>
      <w:r>
        <w:t xml:space="preserve"> </w:t>
      </w:r>
      <w:r>
        <w:t xml:space="preserve">page’s idea of computing a</w:t>
      </w:r>
      <w:r>
        <w:t xml:space="preserve"> </w:t>
      </w:r>
      <w:hyperlink r:id="rId11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by resampling,</w:t>
      </w:r>
      <w:r>
        <w:t xml:space="preserve"> </w:t>
      </w:r>
      <w:r>
        <w:t xml:space="preserve">and supplies the p-values that the</w:t>
      </w:r>
      <w:r>
        <w:t xml:space="preserve"> </w:t>
      </w:r>
      <w:hyperlink r:id="rId12">
        <w:r>
          <w:rPr>
            <w:rStyle w:val="Hyperlink"/>
          </w:rPr>
          <w:t xml:space="preserve">multiple testing</w:t>
        </w:r>
      </w:hyperlink>
      <w:r>
        <w:t xml:space="preserve"> </w:t>
      </w:r>
      <w:r>
        <w:t xml:space="preserve">page corrects.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(2021)</w:t>
      </w:r>
      <w:r>
        <w:t xml:space="preserve"> </w:t>
      </w:r>
      <w:r>
        <w:t xml:space="preserve">and the treatment in</w:t>
      </w:r>
      <w:r>
        <w:t xml:space="preserve"> </w:t>
      </w:r>
      <w:r>
        <w:t xml:space="preserve">Good (2005)</w:t>
      </w:r>
      <w:r>
        <w:t xml:space="preserve">.</w:t>
      </w:r>
    </w:p>
    <w:bookmarkStart w:id="15" w:name="sec-permutation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(2001)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3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4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(James et al. 2021)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5"/>
    <w:bookmarkStart w:id="18" w:name="sec-exchangeability"/>
    <w:p>
      <w:pPr>
        <w:pStyle w:val="Heading2"/>
      </w:pPr>
      <w:r>
        <w:t xml:space="preserve">2 Exchangeability under the null hypothesis</w:t>
      </w:r>
    </w:p>
    <w:bookmarkStart w:id="16" w:name="def-exchangeable"/>
    <w:p>
      <w:pPr>
        <w:pStyle w:val="FirstParagraph"/>
      </w:pPr>
      <w:r>
        <w:rPr>
          <w:b/>
          <w:bCs/>
        </w:rPr>
        <w:t xml:space="preserve">Definition 1 (Exchangeable random variables)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and a vector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vector with its entries reordered by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exchangeable</w:t>
      </w:r>
      <w:r>
        <w:t xml:space="preserve"> </w:t>
      </w:r>
      <w:r>
        <w:t xml:space="preserve">if reordering them does not change their joint distribution:</w:t>
      </w:r>
      <w:r>
        <w:t xml:space="preserve"> </w:t>
      </w:r>
      <w:r>
        <w:t xml:space="preserve">for every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vectors,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6"/>
    <w:bookmarkStart w:id="17" w:name="exm-exchangeable"/>
    <w:p>
      <w:pPr>
        <w:pStyle w:val="FirstParagraph"/>
      </w:pPr>
      <w:r>
        <w:rPr>
          <w:b/>
          <w:bCs/>
        </w:rPr>
        <w:t xml:space="preserve">Example 1 (Two groups with the same distribution)</w:t>
      </w:r>
      <w:r>
        <w:t xml:space="preserve"> </w:t>
      </w:r>
      <w:r>
        <w:t xml:space="preserve">Let a gene’s expression be measured in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samples from tumor class 2 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samples from tumor class 4,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say that the expression has the same distribution in both classes.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 and identically distributed,</w:t>
      </w:r>
      <w:r>
        <w:t xml:space="preserve"> </w:t>
      </w:r>
      <w:r>
        <w:t xml:space="preserve">and independent, identically distributed variables are exchangeable,</w:t>
      </w:r>
      <w:r>
        <w:t xml:space="preserve"> </w:t>
      </w:r>
      <w:r>
        <w:t xml:space="preserve">because their joint distribution is the product of the same marginal distribution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times,</w:t>
      </w:r>
      <w:r>
        <w:t xml:space="preserve"> </w:t>
      </w:r>
      <w:r>
        <w:t xml:space="preserve">which does not depend on the order of the factors.</w:t>
      </w:r>
      <w:r>
        <w:t xml:space="preserve"> </w:t>
      </w:r>
      <w:r>
        <w:t xml:space="preserve">Given the set of observed values, every assignment of them to the two groups is then equally likely.</w:t>
      </w:r>
      <w:r>
        <w:t xml:space="preserve"> </w:t>
      </w:r>
      <w:r>
        <w:t xml:space="preserve">With 23 samples in class 2 and 20 in class 4 there are</w:t>
      </w:r>
    </w:p>
    <w:p>
      <w:pPr>
        <w:pStyle w:val="SourceCode"/>
      </w:pPr>
      <w:r>
        <w:rPr>
          <w:rStyle w:val="FunctionTok"/>
        </w:rPr>
        <w:t xml:space="preserve">choose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9.60567e+11</w:t>
      </w:r>
    </w:p>
    <w:p>
      <w:pPr>
        <w:pStyle w:val="FirstParagraph"/>
      </w:pPr>
      <w:r>
        <w:t xml:space="preserve">ways to choose which 20 of the 43 values form the class 4 group.</w:t>
      </w:r>
    </w:p>
    <w:bookmarkEnd w:id="17"/>
    <w:bookmarkEnd w:id="18"/>
    <w:bookmarkStart w:id="35" w:name="sec-permutation-distribution"/>
    <w:p>
      <w:pPr>
        <w:pStyle w:val="Heading2"/>
      </w:pPr>
      <w:r>
        <w:t xml:space="preserve">3 The permutation distribution and p-value</w:t>
      </w:r>
    </w:p>
    <w:bookmarkStart w:id="22" w:name="sec-permutation-distribution-def"/>
    <w:p>
      <w:pPr>
        <w:pStyle w:val="Heading3"/>
      </w:pPr>
      <w:r>
        <w:t xml:space="preserve">3.1 The permutation distribution</w:t>
      </w:r>
    </w:p>
    <w:bookmarkStart w:id="20" w:name="def-permutation-distribution"/>
    <w:p>
      <w:pPr>
        <w:pStyle w:val="FirstParagraph"/>
      </w:pPr>
      <w:r>
        <w:rPr>
          <w:b/>
          <w:bCs/>
        </w:rPr>
        <w:t xml:space="preserve">Definition 2 (Permutation 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hold the observed values,</w:t>
      </w:r>
      <w:r>
        <w:t xml:space="preserve"> </w:t>
      </w:r>
      <w:r>
        <w:t xml:space="preserve">with the first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entries belonging to group 1 and the rest to group 2,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19">
        <w:r>
          <w:rPr>
            <w:rStyle w:val="Hyperlink"/>
          </w:rPr>
          <w:t xml:space="preserve">test statistic</w:t>
        </w:r>
      </w:hyperlink>
      <w:r>
        <w:t xml:space="preserve"> </w:t>
      </w:r>
      <w:r>
        <w:t xml:space="preserve">computed from the data and the group assignment.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set of all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distribution</w:t>
      </w:r>
      <w:r>
        <w:t xml:space="preserve"> </w:t>
      </w:r>
      <w:r>
        <w:t xml:space="preserve">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drawn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held fixed.</w:t>
      </w:r>
      <w:r>
        <w:t xml:space="preserve"> </w:t>
      </w:r>
      <w:r>
        <w:t xml:space="preserve">It puts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on each relabeling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</m:oMath>
      <w:r>
        <w:t xml:space="preserve">, so for every</w:t>
      </w:r>
      <w:r>
        <w:t xml:space="preserve"> </w:t>
      </w:r>
      <m:oMath>
        <m:r>
          <m:t>t</m:t>
        </m:r>
      </m:oMath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20"/>
    <w:bookmarkStart w:id="21" w:name="exm-permutation-distribution"/>
    <w:p>
      <w:pPr>
        <w:pStyle w:val="FirstParagraph"/>
      </w:pPr>
      <w:r>
        <w:rPr>
          <w:b/>
          <w:bCs/>
        </w:rPr>
        <w:t xml:space="preserve">Example 2 (The permutation distribution of six expression values)</w:t>
      </w:r>
      <w:r>
        <w:t xml:space="preserve"> </w:t>
      </w:r>
      <w:r>
        <w:t xml:space="preserve">Take gene 3 in the Khan data, and keep the first three samples from tumor class 2 and the first three from class 4.</w:t>
      </w:r>
      <w:r>
        <w:t xml:space="preserve"> </w:t>
      </w:r>
      <w:r>
        <w:t xml:space="preserve">The test statistic is the absolute value of</w:t>
      </w:r>
      <w:r>
        <w:t xml:space="preserve"> </w:t>
      </w:r>
      <w:hyperlink r:id="rId9">
        <w:r>
          <w:rPr>
            <w:rStyle w:val="Hyperlink"/>
          </w:rPr>
          <w:t xml:space="preserve">Welch’s t statistic</w:t>
        </w:r>
      </w:hyperlink>
      <w:r>
        <w:t xml:space="preserve">.</w:t>
      </w:r>
      <w:r>
        <w:t xml:space="preserve"> </w:t>
      </w:r>
      <w:r>
        <w:t xml:space="preserve">Only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6</m:t>
                </m:r>
              </m:num>
              <m:den>
                <m:r>
                  <m:t>3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20 relabelings differ in which values form group 1</w:t>
      </w:r>
      <w:r>
        <w:t xml:space="preserve"> </w:t>
      </w:r>
      <w:r>
        <w:t xml:space="preserve">(the other</w:t>
      </w:r>
      <w:r>
        <w:t xml:space="preserve"> </w:t>
      </w:r>
      <m:oMath>
        <m:r>
          <m:t>3</m:t>
        </m:r>
        <m:r>
          <m:rPr>
            <m:sty m:val="p"/>
          </m:rPr>
          <m:t>!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within each group give the same statistic),</w:t>
      </w:r>
      <w:r>
        <w:t xml:space="preserve"> </w:t>
      </w:r>
      <w:r>
        <w:t xml:space="preserve">so all of them can be listed:</w:t>
      </w:r>
    </w:p>
    <w:p>
      <w:pPr>
        <w:pStyle w:val="SourceCode"/>
      </w:pPr>
      <w:r>
        <w:rPr>
          <w:rStyle w:val="NormalTok"/>
        </w:rPr>
        <w:t xml:space="preserve">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toy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abs_welch_t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in_group1) {</w:t>
      </w:r>
      <w:r>
        <w:br/>
      </w:r>
      <w:r>
        <w:rPr>
          <w:rStyle w:val="NormalTok"/>
        </w:rPr>
        <w:t xml:space="preserve">  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y[in_group1]</w:t>
      </w:r>
      <w:r>
        <w:br/>
      </w:r>
      <w:r>
        <w:rPr>
          <w:rStyle w:val="NormalTok"/>
        </w:rPr>
        <w:t xml:space="preserve">  x2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(x2))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(x2))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t_observed_toy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paste,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t_toy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desc</w:t>
      </w:r>
      <w:r>
        <w:rPr>
          <w:rStyle w:val="NormalTok"/>
        </w:rPr>
        <w:t xml:space="preserve">(statistic))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group_1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statistic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</w:tbl>
    <w:p>
      <w:pPr>
        <w:pStyle w:val="BodyText"/>
      </w:pPr>
      <w:r>
        <w:t xml:space="preserve">The statistics come in equal pairs,</w:t>
      </w:r>
      <w:r>
        <w:t xml:space="preserve"> </w:t>
      </w:r>
      <w:r>
        <w:t xml:space="preserve">because swapping the two groups gives the same absolute value.</w:t>
      </w:r>
      <w:r>
        <w:t xml:space="preserve"> </w:t>
      </w:r>
      <w:r>
        <w:t xml:space="preserve">The observed statistic is 1.019, the value of the relabeling</w:t>
      </w:r>
      <w:r>
        <w:t xml:space="preserve"> </w:t>
      </w:r>
      <w:r>
        <w:rPr>
          <w:rStyle w:val="VerbatimChar"/>
        </w:rPr>
        <w:t xml:space="preserve">1 2 3</w:t>
      </w:r>
      <w:r>
        <w:t xml:space="preserve">.</w:t>
      </w:r>
    </w:p>
    <w:bookmarkEnd w:id="21"/>
    <w:bookmarkEnd w:id="22"/>
    <w:bookmarkStart w:id="26" w:name="sec-permutation-p-value"/>
    <w:p>
      <w:pPr>
        <w:pStyle w:val="Heading3"/>
      </w:pPr>
      <w:r>
        <w:t xml:space="preserve">3.2 The permutation p-value</w:t>
      </w:r>
    </w:p>
    <w:bookmarkStart w:id="23" w:name="def-permutation-p-value"/>
    <w:p>
      <w:pPr>
        <w:pStyle w:val="FirstParagraph"/>
      </w:pPr>
      <w:r>
        <w:rPr>
          <w:b/>
          <w:bCs/>
        </w:rPr>
        <w:t xml:space="preserve">Definition 3 (Permutation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p-value</w:t>
      </w:r>
      <w:r>
        <w:t xml:space="preserve"> </w:t>
      </w:r>
      <w:r>
        <w:t xml:space="preserve">of the observed statistic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proportion of relabelings whose statistic is at least as extreme as the observed 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 the identity permutation is one of the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relabelings,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≥</m:t>
        </m:r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.</w:t>
      </w:r>
    </w:p>
    <w:bookmarkEnd w:id="23"/>
    <w:bookmarkStart w:id="24" w:name="exm-permutation-p-value"/>
    <w:p>
      <w:pPr>
        <w:pStyle w:val="BodyText"/>
      </w:pPr>
      <w:r>
        <w:rPr>
          <w:b/>
          <w:bCs/>
        </w:rPr>
        <w:t xml:space="preserve">Example 3 (Exact permutation p-value for six expression values)</w:t>
      </w:r>
      <w:r>
        <w:t xml:space="preserve"> </w:t>
      </w:r>
      <w:r>
        <w:t xml:space="preserve">Of the 20 relabelings in</w:t>
      </w:r>
      <w:r>
        <w:t xml:space="preserve"> </w:t>
      </w:r>
      <w:hyperlink w:anchor="exm-permutation-distribution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count those whose statistic is at least the observed one.</w:t>
      </w:r>
      <w:r>
        <w:t xml:space="preserve"> </w:t>
      </w:r>
      <w:r>
        <w:t xml:space="preserve">Rounding before the comparison keeps floating-point error from separating values that are equal in exact arithmetic,</w:t>
      </w:r>
      <w:r>
        <w:t xml:space="preserve"> </w:t>
      </w:r>
      <w:r>
        <w:t xml:space="preserve">such as the observed statistic and the one for its mirror image:</w:t>
      </w:r>
    </w:p>
    <w:p>
      <w:pPr>
        <w:pStyle w:val="SourceCode"/>
      </w:pPr>
      <w:r>
        <w:rPr>
          <w:rStyle w:val="NormalTok"/>
        </w:rPr>
        <w:t xml:space="preserve">n_extreme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(t_observed_toy,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extreme =</w:t>
      </w:r>
      <w:r>
        <w:rPr>
          <w:rStyle w:val="NormalTok"/>
        </w:rPr>
        <w:t xml:space="preserve"> n_extreme,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relabelings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p_perm =</w:t>
      </w:r>
      <w:r>
        <w:rPr>
          <w:rStyle w:val="NormalTok"/>
        </w:rPr>
        <w:t xml:space="preserve"> n_extreme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extreme relabelings      p_perm </w:t>
      </w:r>
      <w:r>
        <w:br/>
      </w:r>
      <w:r>
        <w:rPr>
          <w:rStyle w:val="CommentTok"/>
        </w:rPr>
        <w:t xml:space="preserve">#&gt;        10.0        20.0         0.5</w:t>
      </w:r>
    </w:p>
    <w:p>
      <w:pPr>
        <w:pStyle w:val="FirstParagraph"/>
      </w:pPr>
      <w:r>
        <w:t xml:space="preserve">The exact permutation p-value is 0.5.</w:t>
      </w:r>
      <w:r>
        <w:t xml:space="preserve"> </w:t>
      </w:r>
      <w:r>
        <w:t xml:space="preserve">With three samples per group the smallest p-value any data could give 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20</m:t>
        </m:r>
        <m:r>
          <m:rPr>
            <m:sty m:val="p"/>
          </m:rPr>
          <m:t>=</m:t>
        </m:r>
      </m:oMath>
      <w:r>
        <w:t xml:space="preserve"> </w:t>
      </w:r>
      <w:r>
        <w:t xml:space="preserve">0.1,</w:t>
      </w:r>
      <w:r>
        <w:t xml:space="preserve"> </w:t>
      </w:r>
      <w:r>
        <w:t xml:space="preserve">because each statistic has a mirror image, so six samples cannot provide evidence at the 5% level.</w:t>
      </w:r>
    </w:p>
    <w:bookmarkEnd w:id="24"/>
    <w:bookmarkStart w:id="25" w:name="rem-permutation-sharp-null"/>
    <w:p>
      <w:pPr>
        <w:pStyle w:val="BodyText"/>
      </w:pPr>
      <w:r>
        <w:rPr>
          <w:i/>
          <w:iCs/>
        </w:rPr>
        <w:t xml:space="preserve">Remark 1</w:t>
      </w:r>
      <w:r>
        <w:t xml:space="preserve"> (What a permutation test tests). </w:t>
      </w:r>
      <w:r>
        <w:t xml:space="preserve">Relabeling is justified only if the null hypothesis makes the labels irrelevant,</w:t>
      </w:r>
      <w:r>
        <w:t xml:space="preserve"> </w:t>
      </w:r>
      <w:r>
        <w:t xml:space="preserve">that is, if the two groups have the same distribution.</w:t>
      </w:r>
      <w:r>
        <w:t xml:space="preserve"> </w:t>
      </w:r>
      <w:r>
        <w:t xml:space="preserve">A permutation test of a difference in means therefore tests the hypothesis of equal distributions.</w:t>
      </w:r>
      <w:r>
        <w:t xml:space="preserve"> </w:t>
      </w:r>
      <w:r>
        <w:t xml:space="preserve">Such a test can reject because the groups differ in spread rather than in mean,</w:t>
      </w:r>
      <w:r>
        <w:t xml:space="preserve"> </w:t>
      </w:r>
      <w:r>
        <w:t xml:space="preserve">and a test that does not assume equal distributions needs a different method.</w:t>
      </w:r>
    </w:p>
    <w:bookmarkEnd w:id="25"/>
    <w:bookmarkEnd w:id="26"/>
    <w:bookmarkStart w:id="34" w:name="sec-permutation-validity"/>
    <w:p>
      <w:pPr>
        <w:pStyle w:val="Heading3"/>
      </w:pPr>
      <w:r>
        <w:t xml:space="preserve">3.3 Why the permutation p-value is valid</w:t>
      </w:r>
    </w:p>
    <w:bookmarkStart w:id="27" w:name="exr-top-k-count"/>
    <w:p>
      <w:pPr>
        <w:pStyle w:val="FirstParagraph"/>
      </w:pPr>
      <w:r>
        <w:rPr>
          <w:b/>
          <w:bCs/>
        </w:rPr>
        <w:t xml:space="preserve">Exercise 1 (Counting values with few larger-or-equal values)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real numbers, and 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number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(including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).</w:t>
      </w:r>
      <w:r>
        <w:t xml:space="preserve"> </w:t>
      </w:r>
      <w:r>
        <w:t xml:space="preserve">Show that for every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at most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.</m:t>
          </m:r>
        </m:oMath>
      </m:oMathPara>
    </w:p>
    <w:bookmarkEnd w:id="27"/>
    <w:bookmarkStart w:id="28" w:name="sol-top-k-coun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List the values in decreasing order, breaking ties arbitrarily, so that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2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N</m:t>
            </m:r>
            <m:r>
              <m:rPr>
                <m:sty m:val="p"/>
              </m:rPr>
              <m:t>]</m:t>
            </m:r>
          </m:sub>
        </m:sSub>
      </m:oMath>
      <w:r>
        <w:t xml:space="preserve">.</w:t>
      </w:r>
      <w:r>
        <w:t xml:space="preserve"> </w:t>
      </w:r>
      <w:r>
        <w:t xml:space="preserve">Suppose the value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 </w:t>
      </w:r>
      <w:r>
        <w:t xml:space="preserve">at position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, where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 its original index.</w:t>
      </w:r>
      <w:r>
        <w:t xml:space="preserve"> </w:t>
      </w:r>
      <w:r>
        <w:t xml:space="preserve">Then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values at positions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r</m:t>
        </m:r>
      </m:oMath>
      <w:r>
        <w:t xml:space="preserve"> </w:t>
      </w:r>
      <w:r>
        <w:t xml:space="preserve">are all at least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≥</m:t>
        </m:r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, which contradicts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  <w:r>
        <w:t xml:space="preserve"> </w:t>
      </w:r>
      <w:r>
        <w:t xml:space="preserve">So every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sits at a position</w:t>
      </w:r>
      <w:r>
        <w:t xml:space="preserve"> </w:t>
      </w:r>
      <m:oMath>
        <m:r>
          <m:t>r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of the sorted list.</w:t>
      </w:r>
      <w:r>
        <w:t xml:space="preserve"> </w:t>
      </w:r>
      <w:r>
        <w:t xml:space="preserve">That list has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such positions, and each belongs to one index, so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indices have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</w:p>
    <w:bookmarkEnd w:id="28"/>
    <w:bookmarkStart w:id="29" w:name="exr-relabeling-count"/>
    <w:p>
      <w:pPr>
        <w:pStyle w:val="BodyText"/>
      </w:pPr>
      <w:r>
        <w:rPr>
          <w:b/>
          <w:bCs/>
        </w:rPr>
        <w:t xml:space="preserve">Exercise 2 (Relabeling the data permutes the relabelings)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define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the number of relabelings at least as extreme as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Write</w:t>
      </w:r>
      <w:r>
        <w:t xml:space="preserve"> </w:t>
      </w:r>
      <m:oMath>
        <m:r>
          <m:t>ι</m:t>
        </m:r>
      </m:oMath>
      <w:r>
        <w:t xml:space="preserve"> </w:t>
      </w:r>
      <w:r>
        <w:t xml:space="preserve">for the identity permutation, so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times the permutation p-value of</w:t>
      </w:r>
      <w:r>
        <w:t xml:space="preserve"> </w:t>
      </w:r>
      <w:hyperlink w:anchor="def-permutation-p-value">
        <w:r>
          <w:rPr>
            <w:rStyle w:val="Hyperlink"/>
          </w:rPr>
          <w:t xml:space="preserve">Definition 3</w:t>
        </w:r>
      </w:hyperlink>
      <w:r>
        <w:t xml:space="preserve">.</w:t>
      </w:r>
      <w:r>
        <w:t xml:space="preserve"> </w:t>
      </w:r>
      <w:r>
        <w:t xml:space="preserve">Show that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29"/>
    <w:bookmarkStart w:id="30" w:name="sol-relabeling-coun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entries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(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sub>
        </m:sSub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∘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N</m:t>
                  </m:r>
                </m:e>
                <m:sub>
                  <m:r>
                    <m:t>ι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sSub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b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with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in place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  <m:r>
                                <m:rPr>
                                  <m:sty m:val="p"/>
                                </m:rPr>
                                <m:t>∘</m:t>
                              </m:r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  <m:r>
                    <m:rPr>
                      <m:sty m:val="p"/>
                    </m:rPr>
                    <m:t>∘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π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π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∘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 is a bijection of 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N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bookmarkEnd w:id="30"/>
    <w:bookmarkStart w:id="32" w:name="thm-permutation-p-valid"/>
    <w:p>
      <w:pPr>
        <w:pStyle w:val="FirstParagraph"/>
      </w:pPr>
      <w:r>
        <w:rPr>
          <w:b/>
          <w:bCs/>
        </w:rPr>
        <w:t xml:space="preserve">Theorem 1 (The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permutation-p-value">
        <w:r>
          <w:rPr>
            <w:rStyle w:val="Hyperlink"/>
          </w:rPr>
          <w:t xml:space="preserve">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1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takes values in multiples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</w:t>
      </w:r>
      <w:r>
        <w:t xml:space="preserve"> </w:t>
      </w:r>
      <w:r>
        <w:t xml:space="preserve">it is enough to take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for an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!</m:t>
        </m:r>
      </m:oMath>
      <w:r>
        <w:t xml:space="preserve">:</w:t>
      </w:r>
      <w:r>
        <w:t xml:space="preserve"> </w:t>
      </w:r>
      <w:r>
        <w:t xml:space="preserve">for other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p</m:t>
                </m:r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equals the event for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u</m:t>
            </m:r>
            <m:r>
              <m:t> </m:t>
            </m:r>
            <m:r>
              <m:t>n</m:t>
            </m:r>
            <m:r>
              <m:rPr>
                <m:sty m:val="p"/>
              </m:rPr>
              <m:t>!</m:t>
            </m:r>
          </m:e>
        </m:d>
        <m:r>
          <m:t>​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 which is at most</w:t>
      </w:r>
      <w:r>
        <w:t xml:space="preserve"> </w:t>
      </w:r>
      <m:oMath>
        <m:r>
          <m:t>u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perm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k</m:t>
                      </m:r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inequality by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(for each </m:t>
              </m:r>
              <m:r>
                <m:t>σ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has the distribution of </m:t>
              </m:r>
              <m:r>
                <m:t>Y</m:t>
              </m:r>
              <m:r>
                <m:rPr>
                  <m:nor/>
                  <m:sty m:val="p"/>
                </m:rPr>
                <m:t>, by exchangeability)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(relabeling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≤</m:t>
                      </m:r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an event is the expected value of its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σ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≤</m:t>
                      </m:r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average of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σ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1</m:t>
                          </m:r>
                        </m:e>
                        <m:sub>
                          <m:sSub>
                            <m:e>
                              <m:r>
                                <m:t>N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≤</m:t>
                          </m:r>
                          <m:r>
                            <m:t>k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(counting bound,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t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k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 constant is the constant)</m:t>
              </m:r>
            </m:e>
          </m:eqArr>
        </m:oMath>
      </m:oMathPara>
    </w:p>
    <w:p>
      <w:pPr>
        <w:pStyle w:val="FirstParagraph"/>
      </w:pPr>
      <w:r>
        <w:t xml:space="preserve">The justifications of the third and the seventh line are</w:t>
      </w:r>
      <w:r>
        <w:t xml:space="preserve"> </w:t>
      </w:r>
      <w:hyperlink w:anchor="sol-relabeling-count">
        <w:r>
          <w:rPr>
            <w:rStyle w:val="Hyperlink"/>
          </w:rPr>
          <w:t xml:space="preserve">Solution 2</w:t>
        </w:r>
      </w:hyperlink>
      <w:r>
        <w:t xml:space="preserve"> </w:t>
      </w:r>
      <w:r>
        <w:t xml:space="preserve">and</w:t>
      </w:r>
      <w:r>
        <w:t xml:space="preserve"> </w:t>
      </w:r>
      <w:hyperlink w:anchor="sol-top-k-count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33" w:name="exm-permutation-p-valid"/>
    <w:p>
      <w:pPr>
        <w:pStyle w:val="BodyText"/>
      </w:pPr>
      <w:r>
        <w:rPr>
          <w:b/>
          <w:bCs/>
        </w:rPr>
        <w:t xml:space="preserve">Example 4 (Validity in a small simulation)</w:t>
      </w:r>
      <w:r>
        <w:t xml:space="preserve"> </w:t>
      </w:r>
      <w:r>
        <w:t xml:space="preserve">Simulate</w:t>
      </w:r>
      <w:r>
        <w:t xml:space="preserve"> </w:t>
      </w:r>
      <m:oMath>
        <m:sSup>
          <m:e>
            <m:r>
              <m:t>10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data sets of 6 independent standard Gaussian values, three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holds,</w:t>
      </w:r>
      <w:r>
        <w:t xml:space="preserve"> </w:t>
      </w:r>
      <w:r>
        <w:t xml:space="preserve">and compute the exact permutation p-value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2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each: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exact_p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1e4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stats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{</w:t>
      </w:r>
      <w:r>
        <w:br/>
      </w:r>
      <w:r>
        <w:rPr>
          <w:rStyle w:val="NormalTok"/>
        </w:rPr>
        <w:t xml:space="preserve">    in1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(exact_p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 0.1               0.0986</w:t>
      </w:r>
      <w:r>
        <w:br/>
      </w:r>
      <w:r>
        <w:rPr>
          <w:rStyle w:val="CommentTok"/>
        </w:rPr>
        <w:t xml:space="preserve">#&gt; 2   0.2               0.202 </w:t>
      </w:r>
      <w:r>
        <w:br/>
      </w:r>
      <w:r>
        <w:rPr>
          <w:rStyle w:val="CommentTok"/>
        </w:rPr>
        <w:t xml:space="preserve">#&gt; 3   0.5               0.506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Here the exact p-value takes the values</w:t>
      </w:r>
      <w:r>
        <w:t xml:space="preserve"> </w:t>
      </w:r>
      <m:oMath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with equal probability,</w:t>
      </w:r>
      <w:r>
        <w:t xml:space="preserve"> </w:t>
      </w:r>
      <w:r>
        <w:t xml:space="preserve">because the 20 statistics form 10 mirror pairs with no other ties,</w:t>
      </w:r>
      <w:r>
        <w:t xml:space="preserve"> </w:t>
      </w:r>
      <w:r>
        <w:t xml:space="preserve">so</w:t>
      </w:r>
      <w:r>
        <w:t xml:space="preserve"> </w:t>
      </w:r>
      <w:hyperlink w:anchor="thm-permutation-p-val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holds with equality.</w:t>
      </w:r>
    </w:p>
    <w:bookmarkEnd w:id="33"/>
    <w:bookmarkEnd w:id="34"/>
    <w:bookmarkEnd w:id="35"/>
    <w:bookmarkStart w:id="48" w:name="sec-monte-carlo-permutation"/>
    <w:p>
      <w:pPr>
        <w:pStyle w:val="Heading2"/>
      </w:pPr>
      <w:r>
        <w:t xml:space="preserve">4 The Monte Carlo approximation</w:t>
      </w:r>
    </w:p>
    <w:bookmarkStart w:id="36" w:name="def-monte-carlo-p-value"/>
    <w:p>
      <w:pPr>
        <w:pStyle w:val="FirstParagraph"/>
      </w:pPr>
      <w:r>
        <w:rPr>
          <w:b/>
          <w:bCs/>
        </w:rPr>
        <w:t xml:space="preserve">Definition 4 (Monte Carlo 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permutations</w:t>
      </w:r>
      <w:r>
        <w:t xml:space="preserve"> </w:t>
      </w:r>
      <m:oMath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π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independently and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T</m:t>
            </m:r>
          </m:e>
          <m:sub>
            <m:r>
              <m:t>b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sSub>
              <m:e>
                <m:r>
                  <m:t>π</m:t>
                </m:r>
              </m:e>
              <m:sub>
                <m:r>
                  <m:t>b</m:t>
                </m:r>
              </m:sub>
            </m:sSub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permutation p-value</w:t>
      </w:r>
      <w:r>
        <w:t xml:space="preserve"> </w:t>
      </w:r>
      <w:r>
        <w:t xml:space="preserve">counts the observed labeling as one more relabeling,</w:t>
      </w:r>
      <w:r>
        <w:t xml:space="preserve"> </w:t>
      </w:r>
      <w:r>
        <w:t xml:space="preserve">so it adds 1 to the numerator and to the denominator: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b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B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b</m:t>
                          </m:r>
                        </m:sub>
                      </m:sSub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</m:num>
            <m:den>
              <m:r>
                <m:t>B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bookmarkEnd w:id="36"/>
    <w:bookmarkStart w:id="41" w:name="exm-monte-carlo-p-value"/>
    <w:p>
      <w:pPr>
        <w:pStyle w:val="FirstParagraph"/>
      </w:pPr>
      <w:r>
        <w:rPr>
          <w:b/>
          <w:bCs/>
        </w:rPr>
        <w:t xml:space="preserve">Example 5 (Monte Carlo p-value for gene 3)</w:t>
      </w:r>
      <w:r>
        <w:t xml:space="preserve"> </w:t>
      </w:r>
      <w:r>
        <w:t xml:space="preserve">Compare tumor classes 2 and 4 on gene 3 of the Khan data,</w:t>
      </w:r>
      <w:r>
        <w:t xml:space="preserve"> </w:t>
      </w:r>
      <w:r>
        <w:t xml:space="preserve">using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of Welch’s statistic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random relabelings.</w:t>
      </w:r>
      <w:r>
        <w:t xml:space="preserve"> </w:t>
      </w:r>
      <w:r>
        <w:t xml:space="preserve">The</w:t>
      </w:r>
      <w:r>
        <w:t xml:space="preserve"> </w:t>
      </w:r>
      <m:oMath>
        <m:r>
          <m:t>43</m:t>
        </m:r>
      </m:oMath>
      <w:r>
        <w:t xml:space="preserve"> </w:t>
      </w:r>
      <w:r>
        <w:t xml:space="preserve">values admit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43</m:t>
                </m:r>
              </m:num>
              <m:den>
                <m:r>
                  <m:t>20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960,566,918,220 relabelings (</w:t>
      </w:r>
      <w:hyperlink w:anchor="exm-exchangeable">
        <w:r>
          <w:rPr>
            <w:rStyle w:val="Hyperlink"/>
          </w:rPr>
          <w:t xml:space="preserve">Example 1</w:t>
        </w:r>
      </w:hyperlink>
      <w:r>
        <w:t xml:space="preserve">), too many to list:</w:t>
      </w:r>
    </w:p>
    <w:p>
      <w:pPr>
        <w:pStyle w:val="SourceCode"/>
      </w:pPr>
      <w:r>
        <w:rPr>
          <w:rStyle w:val="NormalTok"/>
        </w:rPr>
        <w:t xml:space="preserve">y3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in_class4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in_class4)</w:t>
      </w:r>
      <w:r>
        <w:br/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(B,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(in_class4)))</w:t>
      </w:r>
      <w:r>
        <w:br/>
      </w:r>
      <w:r>
        <w:rPr>
          <w:rStyle w:val="NormalTok"/>
        </w:rPr>
        <w:t xml:space="preserve">n_exceed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</w:t>
      </w:r>
      <w:r>
        <w:br/>
      </w:r>
      <w:r>
        <w:rPr>
          <w:rStyle w:val="NormalTok"/>
        </w:rPr>
        <w:t xml:space="preserve">p_mc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n_exceed)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t_observed =</w:t>
      </w:r>
      <w:r>
        <w:rPr>
          <w:rStyle w:val="NormalTok"/>
        </w:rPr>
        <w:t xml:space="preserve"> t_obs,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exceedances =</w:t>
      </w:r>
      <w:r>
        <w:rPr>
          <w:rStyle w:val="NormalTok"/>
        </w:rPr>
        <w:t xml:space="preserve"> n_exceed,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p_mc =</w:t>
      </w:r>
      <w:r>
        <w:rPr>
          <w:rStyle w:val="NormalTok"/>
        </w:rPr>
        <w:t xml:space="preserve"> p_mc,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(y3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t_observed exceedances        p_mc     p_welch </w:t>
      </w:r>
      <w:r>
        <w:br/>
      </w:r>
      <w:r>
        <w:rPr>
          <w:rStyle w:val="CommentTok"/>
        </w:rPr>
        <w:t xml:space="preserve">#&gt; 3.723675686 5.000000000 0.000599940 0.000641807</w:t>
      </w:r>
    </w:p>
    <w:p>
      <w:pPr>
        <w:pStyle w:val="FirstParagraph"/>
      </w:pPr>
      <w:r>
        <w:t xml:space="preserve">Only 5 of the 10,000 relabelings give a statistic at least as large as the observed 3.72.</w:t>
      </w:r>
      <w:r>
        <w:t xml:space="preserve"> </w:t>
      </w:r>
      <w:r>
        <w:t xml:space="preserve">The Monte Carlo p-value is 0.0006,</w:t>
      </w:r>
      <w:r>
        <w:t xml:space="preserve"> </w:t>
      </w:r>
      <w:r>
        <w:t xml:space="preserve">close to the p-value 0.00064 from Welch’s t-test.</w:t>
      </w:r>
      <w:r>
        <w:t xml:space="preserve"> </w:t>
      </w:r>
      <w:hyperlink w:anchor="fig-permutation-distribution-gene3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permutation distribution.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t_perm),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geom_vline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xintercept =</w:t>
      </w:r>
      <w:r>
        <w:rPr>
          <w:rStyle w:val="NormalTok"/>
        </w:rPr>
        <w:t xml:space="preserve"> t_obs,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"firebrick"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"Absolute Welch t statistic"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relabelings"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0" w:name="fig-permutation-distribution-gene3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permutation-tests_files/figure-docx/fig-permutation-distribution-gene3-1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Permutation distribution of the absolute Welch t statistic for gene 3, from 10,000 random relabelings of tumor classes 2 and 4. The vertical line is the observed statistic.</w:t>
            </w:r>
          </w:p>
          <w:bookmarkEnd w:id="40"/>
        </w:tc>
      </w:tr>
    </w:tbl>
    <w:p>
      <w:pPr>
        <w:pStyle w:val="BodyText"/>
      </w:pPr>
      <w:r>
        <w:t xml:space="preserve">The Monte Carlo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about</w:t>
      </w:r>
      <w:r>
        <w:t xml:space="preserve"> </w:t>
      </w:r>
      <m:oMath>
        <m:rad>
          <m:radPr>
            <m:degHide m:val="on"/>
          </m:radPr>
          <m:deg/>
          <m:e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B</m:t>
            </m:r>
          </m:e>
        </m:rad>
        <m:r>
          <m:rPr>
            <m:sty m:val="p"/>
          </m:rPr>
          <m:t>=</m:t>
        </m:r>
      </m:oMath>
      <w:r>
        <w:t xml:space="preserve"> </w:t>
      </w:r>
      <w:r>
        <w:t xml:space="preserve">0.00024,</w:t>
      </w:r>
      <w:r>
        <w:t xml:space="preserve"> </w:t>
      </w:r>
      <w:r>
        <w:t xml:space="preserve">which is comparable to the p-value itself,</w:t>
      </w:r>
      <w:r>
        <w:t xml:space="preserve"> </w:t>
      </w:r>
      <w:r>
        <w:t xml:space="preserve">so a p-value this small needs a larger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before its second digit means anything.</w:t>
      </w:r>
    </w:p>
    <w:bookmarkEnd w:id="41"/>
    <w:bookmarkStart w:id="45" w:name="thm-monte-carlo-p-valid"/>
    <w:p>
      <w:pPr>
        <w:pStyle w:val="BodyText"/>
      </w:pPr>
      <w:r>
        <w:rPr>
          <w:b/>
          <w:bCs/>
        </w:rPr>
        <w:t xml:space="preserve">Theorem 2 (The Monte Carlo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monte-carlo-p-value">
        <w:r>
          <w:rPr>
            <w:rStyle w:val="Hyperlink"/>
          </w:rPr>
          <w:t xml:space="preserve">Monte Carlo 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 uniform permutations.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1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Phipson and Smyth</w:t>
            </w:r>
            <w:r>
              <w:t xml:space="preserve"> </w:t>
            </w:r>
            <w:r>
              <w:t xml:space="preserve">(2010)</w:t>
            </w:r>
            <w:r>
              <w:t xml:space="preserve"> </w:t>
            </w:r>
            <w:r>
              <w:t xml:space="preserve">show that the Monte Carlo p-value with the added 1 is valid for random permutations.</w:t>
            </w:r>
            <w:r>
              <w:t xml:space="preserve"> </w:t>
            </w:r>
            <w:r>
              <w:t xml:space="preserve">The proof is omitted here.</w:t>
            </w:r>
          </w:p>
          <w:p/>
        </w:tc>
      </w:tr>
    </w:tbl>
    <w:bookmarkEnd w:id="45"/>
    <w:bookmarkStart w:id="46" w:name="exm-monte-carlo-p-valid"/>
    <w:p>
      <w:pPr>
        <w:pStyle w:val="BodyText"/>
      </w:pPr>
      <w:r>
        <w:rPr>
          <w:b/>
          <w:bCs/>
        </w:rPr>
        <w:t xml:space="preserve">Example 6 (Validity in a small simulation)</w:t>
      </w:r>
      <w:r>
        <w:t xml:space="preserve"> </w:t>
      </w:r>
      <w:r>
        <w:t xml:space="preserve">Simulate 2000 data sets of 20 independent standard Gaussian values, ten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holds.</w:t>
      </w:r>
      <w:r>
        <w:t xml:space="preserve"> </w:t>
      </w:r>
      <w:r>
        <w:t xml:space="preserve">For each, compute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of the absolute difference in means 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in_group1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abs_diff_means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in1)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p_hat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in_group1)</w:t>
      </w:r>
      <w:r>
        <w:br/>
      </w:r>
      <w:r>
        <w:rPr>
          <w:rStyle w:val="NormalTok"/>
        </w:rPr>
        <w:t xml:space="preserve">  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(in_group1)))</w:t>
      </w:r>
      <w:r>
        <w:br/>
      </w:r>
      <w:r>
        <w:rPr>
          <w:rStyle w:val="NormalTok"/>
        </w:rPr>
        <w:t xml:space="preserve"> 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(p_hat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0.01                0.013</w:t>
      </w:r>
      <w:r>
        <w:br/>
      </w:r>
      <w:r>
        <w:rPr>
          <w:rStyle w:val="CommentTok"/>
        </w:rPr>
        <w:t xml:space="preserve">#&gt; 2  0.05                0.058</w:t>
      </w:r>
      <w:r>
        <w:br/>
      </w:r>
      <w:r>
        <w:rPr>
          <w:rStyle w:val="CommentTok"/>
        </w:rPr>
        <w:t xml:space="preserve">#&gt; 3  0.1                 0.107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 </w:t>
      </w:r>
      <w:r>
        <w:t xml:space="preserve">the p-value takes the values</w:t>
      </w:r>
      <w:r>
        <w:t xml:space="preserve"> </w:t>
      </w:r>
      <m:oMath>
        <m:r>
          <m:t>0.01</m:t>
        </m:r>
        <m:r>
          <m:rPr>
            <m:sty m:val="p"/>
          </m:rPr>
          <m:t>,</m:t>
        </m:r>
        <m:r>
          <m:t>0.02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for a statistic with no ties each value has probability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in that grid.</w:t>
      </w:r>
      <w:r>
        <w:t xml:space="preserve"> </w:t>
      </w:r>
      <w:r>
        <w:t xml:space="preserve">The fractions are close to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Choosing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to be a round number such as 100 makes the grid easy to read.</w:t>
      </w:r>
    </w:p>
    <w:bookmarkEnd w:id="46"/>
    <w:bookmarkStart w:id="47" w:name="rem-plus-one"/>
    <w:p>
      <w:pPr>
        <w:pStyle w:val="BodyText"/>
      </w:pPr>
      <w:r>
        <w:rPr>
          <w:i/>
          <w:iCs/>
        </w:rPr>
        <w:t xml:space="preserve">Remark 2</w:t>
      </w:r>
      <w:r>
        <w:t xml:space="preserve"> (Why add 1). </w:t>
      </w:r>
      <w:r>
        <w:t xml:space="preserve">Without the 1, a data set whose statistic exceeds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permuted statistics would get a p-value of 0,</w:t>
      </w:r>
      <w:r>
        <w:t xml:space="preserve"> </w:t>
      </w:r>
      <w:r>
        <w:t xml:space="preserve">which claims that the observed result is impossible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with no ties, that happens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observed statistic is equally likely to be any one of the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 it is compared with.</w:t>
      </w:r>
      <w:r>
        <w:t xml:space="preserve"> </w:t>
      </w:r>
      <w:r>
        <w:t xml:space="preserve">A p-value that equals 0 with positive probability is not valid.</w:t>
      </w:r>
      <w:r>
        <w:t xml:space="preserve"> </w:t>
      </w:r>
      <w:r>
        <w:t xml:space="preserve">With the 1, the smallest value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47"/>
    <w:bookmarkEnd w:id="48"/>
    <w:bookmarkStart w:id="51" w:name="sec-permutation-multiple-testing"/>
    <w:p>
      <w:pPr>
        <w:pStyle w:val="Heading2"/>
      </w:pPr>
      <w:r>
        <w:t xml:space="preserve">5 Permutation tests and multiple testing</w:t>
      </w:r>
    </w:p>
    <w:bookmarkStart w:id="50" w:name="exm-permutation-all-genes"/>
    <w:p>
      <w:pPr>
        <w:pStyle w:val="FirstParagraph"/>
      </w:pPr>
      <w:r>
        <w:rPr>
          <w:b/>
          <w:bCs/>
        </w:rPr>
        <w:t xml:space="preserve">Example 7 (Permutation p-values for all 2308 genes)</w:t>
      </w:r>
      <w:r>
        <w:t xml:space="preserve"> </w:t>
      </w:r>
      <w:r>
        <w:t xml:space="preserve">Relabeling the samples once permutes every gene at the same time,</w:t>
      </w:r>
      <w:r>
        <w:t xml:space="preserve"> </w:t>
      </w:r>
      <w:r>
        <w:t xml:space="preserve">so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relabelings give a permutation null distribution for each of the 2308 genes.</w:t>
      </w:r>
      <w:r>
        <w:t xml:space="preserve"> </w:t>
      </w:r>
      <w:r>
        <w:t xml:space="preserve">This computes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for all genes from column means and sums of squares,</w:t>
      </w:r>
      <w:r>
        <w:t xml:space="preserve"> </w:t>
      </w:r>
      <w:r>
        <w:t xml:space="preserve">in a function checked against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on gene 3:</w:t>
      </w:r>
    </w:p>
    <w:p>
      <w:pPr>
        <w:pStyle w:val="SourceCode"/>
      </w:pPr>
      <w:r>
        <w:rPr>
          <w:rStyle w:val="NormalTok"/>
        </w:rPr>
        <w:t xml:space="preserve">expr_matrix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(khan_pair[, </w:t>
      </w:r>
      <w:r>
        <w:rPr>
          <w:rStyle w:val="FunctionTok"/>
        </w:rPr>
        <w:t xml:space="preserve">grepl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"^gene_"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(khan_pair))])</w:t>
      </w:r>
      <w:r>
        <w:br/>
      </w:r>
      <w:r>
        <w:rPr>
          <w:rStyle w:val="NormalTok"/>
        </w:rPr>
        <w:t xml:space="preserve">abs_welch_t_all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in_group1) {</w:t>
      </w:r>
      <w:r>
        <w:br/>
      </w:r>
      <w:r>
        <w:rPr>
          <w:rStyle w:val="NormalTok"/>
        </w:rPr>
        <w:t xml:space="preserve">  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(in_group1)</w:t>
      </w:r>
      <w:r>
        <w:br/>
      </w:r>
      <w:r>
        <w:rPr>
          <w:rStyle w:val="NormalTok"/>
        </w:rPr>
        <w:t xml:space="preserve">  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in_group1)</w:t>
      </w:r>
      <w:r>
        <w:br/>
      </w:r>
      <w:r>
        <w:rPr>
          <w:rStyle w:val="NormalTok"/>
        </w:rPr>
        <w:t xml:space="preserve">  mean1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mean2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var1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mean1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var2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n2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mean2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(n2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(mean1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mean2)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(var1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var2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n2)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in_class4)</w:t>
      </w:r>
      <w:r>
        <w:br/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(t_all[</w:t>
      </w:r>
      <w:r>
        <w:rPr>
          <w:rStyle w:val="StringTok"/>
        </w:rPr>
        <w:t xml:space="preserve">"gene_3"</w:t>
      </w:r>
      <w:r>
        <w:rPr>
          <w:rStyle w:val="NormalTok"/>
        </w:rPr>
        <w:t xml:space="preserve">]), t_obs)</w:t>
      </w:r>
      <w:r>
        <w:br/>
      </w:r>
      <w:r>
        <w:rPr>
          <w:rStyle w:val="CommentTok"/>
        </w:rPr>
        <w:t xml:space="preserve">#&gt; [1] TRUE</w:t>
      </w:r>
    </w:p>
    <w:p>
      <w:pPr>
        <w:pStyle w:val="FirstParagraph"/>
      </w:pPr>
      <w:r>
        <w:t xml:space="preserve">Each relabeling yields 2308 statistics, one per gene.</w:t>
      </w:r>
      <w:r>
        <w:t xml:space="preserve"> </w:t>
      </w:r>
      <w:r>
        <w:t xml:space="preserve">The permutation p-value of a gene counts the relabelings whose statistic for that gene reaches its observed one:</w:t>
      </w:r>
    </w:p>
    <w:p>
      <w:pPr>
        <w:pStyle w:val="SourceCode"/>
      </w:pPr>
      <w:r>
        <w:rPr>
          <w:rStyle w:val="NormalTok"/>
        </w:rPr>
        <w:t xml:space="preserve">B_all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exceed_counts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Reduce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+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(B_all),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t_all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p_perm_all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exceed_counts)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smallest_possible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genes_at_smallest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(p_perm_all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bonferroni_threshold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(p_perm_all)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smallest_possible    genes_at_smallest bonferroni_threshold </w:t>
      </w:r>
      <w:r>
        <w:br/>
      </w:r>
      <w:r>
        <w:rPr>
          <w:rStyle w:val="CommentTok"/>
        </w:rPr>
        <w:t xml:space="preserve">#&gt;          9.99001e-04          1.36000e+02          2.16638e-05</w:t>
      </w:r>
    </w:p>
    <w:p>
      <w:pPr>
        <w:pStyle w:val="FirstParagraph"/>
      </w:pPr>
      <w:r>
        <w:t xml:space="preserve">The smallest p-value that 1000 relabelings can give is 0.001,</w:t>
      </w:r>
      <w:r>
        <w:t xml:space="preserve"> </w:t>
      </w:r>
      <w:r>
        <w:t xml:space="preserve">and 136 genes reach it.</w:t>
      </w:r>
      <w:r>
        <w:t xml:space="preserve"> </w:t>
      </w:r>
      <w:r>
        <w:t xml:space="preserve">The Bonferroni threshold, 0.000022, is far below the smallest possible p-value,</w:t>
      </w:r>
      <w:r>
        <w:t xml:space="preserve"> </w:t>
      </w:r>
      <w:r>
        <w:t xml:space="preserve">so the Bonferroni correction cannot reject any gene with these p-values.</w:t>
      </w:r>
      <w:r>
        <w:t xml:space="preserve"> </w:t>
      </w:r>
      <w:r>
        <w:t xml:space="preserve">For a Bonferroni correction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across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the p-values must be able to fall below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r>
          <m:t>m</m:t>
        </m:r>
        <m:r>
          <m:rPr>
            <m:sty m:val="p"/>
          </m:rPr>
          <m:t>/</m:t>
        </m:r>
        <m:r>
          <m:t>α</m:t>
        </m:r>
      </m:oMath>
      <w:r>
        <w:t xml:space="preserve">, here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</m:oMath>
      <w:r>
        <w:t xml:space="preserve"> </w:t>
      </w:r>
      <w:r>
        <w:t xml:space="preserve">46,159 relabelings.</w:t>
      </w:r>
      <w:r>
        <w:t xml:space="preserve"> </w:t>
      </w:r>
      <w:r>
        <w:t xml:space="preserve">The</w:t>
      </w:r>
      <w:r>
        <w:t xml:space="preserve"> </w:t>
      </w:r>
      <w:hyperlink r:id="rId49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needs less resolution, because its thresholds grow with the rank.</w:t>
      </w:r>
      <w:r>
        <w:t xml:space="preserve"> </w:t>
      </w:r>
      <w:r>
        <w:t xml:space="preserve">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it rejects genes from the permutation p-values and from Welch’s t-test p-values as follows:</w:t>
      </w:r>
    </w:p>
    <w:p>
      <w:pPr>
        <w:pStyle w:val="SourceCode"/>
      </w:pPr>
      <w:r>
        <w:rPr>
          <w:rStyle w:val="NormalTok"/>
        </w:rPr>
        <w:t xml:space="preserve">welch_p_all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(expr_matrix),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permutation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(p_perm_all,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(welch_p_all,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</w:t>
      </w:r>
      <w:r>
        <w:br/>
      </w:r>
      <w:r>
        <w:rPr>
          <w:rStyle w:val="CommentTok"/>
        </w:rPr>
        <w:t xml:space="preserve">#&gt; permutation       welch </w:t>
      </w:r>
      <w:r>
        <w:br/>
      </w:r>
      <w:r>
        <w:rPr>
          <w:rStyle w:val="CommentTok"/>
        </w:rPr>
        <w:t xml:space="preserve">#&gt;         249         250</w:t>
      </w:r>
    </w:p>
    <w:p>
      <w:pPr>
        <w:pStyle w:val="FirstParagraph"/>
      </w:pPr>
      <w:r>
        <w:t xml:space="preserve">The two sets of p-values give BH rejection counts of 249 and 250.</w:t>
      </w:r>
    </w:p>
    <w:bookmarkEnd w:id="50"/>
    <w:bookmarkEnd w:id="51"/>
    <w:bookmarkStart w:id="61" w:name="sec-permutation-reading"/>
    <w:p>
      <w:pPr>
        <w:pStyle w:val="Heading2"/>
      </w:pPr>
      <w:r>
        <w:t xml:space="preserve">6 Further reading</w:t>
      </w:r>
    </w:p>
    <w:p>
      <w:pPr>
        <w:pStyle w:val="Compact"/>
        <w:numPr>
          <w:ilvl w:val="0"/>
          <w:numId w:val="1001"/>
        </w:numPr>
      </w:pPr>
      <w:r>
        <w:t xml:space="preserve">Good (2005)</w:t>
      </w:r>
      <w:r>
        <w:t xml:space="preserve"> </w:t>
      </w:r>
      <w:r>
        <w:t xml:space="preserve">is a book-length treatment of permutation tests.</w:t>
      </w:r>
    </w:p>
    <w:p>
      <w:pPr>
        <w:pStyle w:val="Compact"/>
        <w:numPr>
          <w:ilvl w:val="0"/>
          <w:numId w:val="1001"/>
        </w:numPr>
      </w:pPr>
      <w:r>
        <w:t xml:space="preserve">Phipson and Smyth (2010)</w:t>
      </w:r>
      <w:r>
        <w:t xml:space="preserve"> </w:t>
      </w:r>
      <w:r>
        <w:t xml:space="preserve">explains why Monte Carlo permutation p-values need the added 1.</w:t>
      </w:r>
    </w:p>
    <w:p>
      <w:pPr>
        <w:pStyle w:val="Compact"/>
        <w:numPr>
          <w:ilvl w:val="0"/>
          <w:numId w:val="1001"/>
        </w:numPr>
      </w:pPr>
      <w:r>
        <w:t xml:space="preserve">Chapter 13 of</w:t>
      </w:r>
      <w:r>
        <w:t xml:space="preserve"> </w:t>
      </w:r>
      <w:r>
        <w:t xml:space="preserve">James et al. (2021)</w:t>
      </w:r>
      <w:r>
        <w:t xml:space="preserve"> </w:t>
      </w:r>
      <w:r>
        <w:t xml:space="preserve">applies permutation and other resampling methods to multiple testing.</w:t>
      </w:r>
    </w:p>
    <w:bookmarkStart w:id="60" w:name="refs"/>
    <w:bookmarkStart w:id="53" w:name="ref-good2005permutation"/>
    <w:p>
      <w:pPr>
        <w:pStyle w:val="Bibliography"/>
      </w:pPr>
      <w:r>
        <w:t xml:space="preserve">Good, Phillip I. 2005.</w:t>
      </w:r>
      <w:r>
        <w:t xml:space="preserve"> </w:t>
      </w:r>
      <w:r>
        <w:rPr>
          <w:i/>
          <w:iCs/>
        </w:rPr>
        <w:t xml:space="preserve">Permutation, Parametric and Bootstrap Tests of Hypotheses</w:t>
      </w:r>
      <w:r>
        <w:t xml:space="preserve">. 3rd ed. Springer.</w:t>
      </w:r>
      <w:r>
        <w:t xml:space="preserve"> </w:t>
      </w:r>
      <w:hyperlink r:id="rId52">
        <w:r>
          <w:rPr>
            <w:rStyle w:val="Hyperlink"/>
          </w:rPr>
          <w:t xml:space="preserve">https://doi.org/10.1007/b138696</w:t>
        </w:r>
      </w:hyperlink>
      <w:r>
        <w:t xml:space="preserve">.</w:t>
      </w:r>
    </w:p>
    <w:bookmarkEnd w:id="53"/>
    <w:bookmarkStart w:id="55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54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55"/>
    <w:bookmarkStart w:id="57" w:name="ref-khan2001classification"/>
    <w:p>
      <w:pPr>
        <w:pStyle w:val="Bibliography"/>
      </w:pPr>
      <w:r>
        <w:t xml:space="preserve">Khan, Javed, Jun S. Wei, Markus Ringnér, et al. 2001.</w:t>
      </w:r>
      <w:r>
        <w:t xml:space="preserve"> </w:t>
      </w:r>
      <w:r>
        <w:t xml:space="preserve">“Classification and Diagnostic Prediction of Cancers Using Gene Expression Profiling and Artificial Neural Networks.”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 </w:t>
      </w:r>
      <w:r>
        <w:t xml:space="preserve">7 (6): 673–79.</w:t>
      </w:r>
      <w:r>
        <w:t xml:space="preserve"> </w:t>
      </w:r>
      <w:hyperlink r:id="rId56">
        <w:r>
          <w:rPr>
            <w:rStyle w:val="Hyperlink"/>
          </w:rPr>
          <w:t xml:space="preserve">https://doi.org/10.1038/89044</w:t>
        </w:r>
      </w:hyperlink>
      <w:r>
        <w:t xml:space="preserve">.</w:t>
      </w:r>
    </w:p>
    <w:bookmarkEnd w:id="57"/>
    <w:bookmarkStart w:id="59" w:name="ref-phipson2010permutation"/>
    <w:p>
      <w:pPr>
        <w:pStyle w:val="Bibliography"/>
      </w:pPr>
      <w:r>
        <w:t xml:space="preserve">Phipson, Belinda, and Gordon K. Smyth. 2010.</w:t>
      </w:r>
      <w:r>
        <w:t xml:space="preserve"> </w:t>
      </w:r>
      <w:r>
        <w:t xml:space="preserve">“Permutation p-Values Should Never Be Zero: Calculating Exact p-Values When Permutations Are Randomly Drawn.”</w:t>
      </w:r>
      <w:r>
        <w:t xml:space="preserve"> </w:t>
      </w:r>
      <w:r>
        <w:rPr>
          <w:i/>
          <w:iCs/>
        </w:rPr>
        <w:t xml:space="preserve">Statistical Applications in Genetics and Molecular Biology</w:t>
      </w:r>
      <w:r>
        <w:t xml:space="preserve"> </w:t>
      </w:r>
      <w:r>
        <w:t xml:space="preserve">9 (1).</w:t>
      </w:r>
      <w:r>
        <w:t xml:space="preserve"> </w:t>
      </w:r>
      <w:hyperlink r:id="rId58">
        <w:r>
          <w:rPr>
            <w:rStyle w:val="Hyperlink"/>
          </w:rPr>
          <w:t xml:space="preserve">https://doi.org/10.2202/1544-6115.1585</w:t>
        </w:r>
      </w:hyperlink>
      <w:r>
        <w:t xml:space="preserve">.</w:t>
      </w:r>
    </w:p>
    <w:bookmarkEnd w:id="59"/>
    <w:bookmarkEnd w:id="60"/>
    <w:bookmarkEnd w:id="6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2" Type="http://schemas.openxmlformats.org/officeDocument/2006/relationships/image" Target="media/rId42.png"/><Relationship Id="rId37" Type="http://schemas.openxmlformats.org/officeDocument/2006/relationships/image" Target="media/rId37.png"/><Relationship Id="rId9" Type="http://schemas.openxmlformats.org/officeDocument/2006/relationships/hyperlink" Target="basic-statistical-methods.qmd#def-two-sample-t-test" TargetMode="External"/><Relationship Id="rId10" Type="http://schemas.openxmlformats.org/officeDocument/2006/relationships/hyperlink" Target="bootstrap.qmd" TargetMode="External"/><Relationship Id="rId13" Type="http://schemas.openxmlformats.org/officeDocument/2006/relationships/hyperlink" Target="data/khan.csv" TargetMode="External"/><Relationship Id="rId11" Type="http://schemas.openxmlformats.org/officeDocument/2006/relationships/hyperlink" Target="estimation.qmd#def-sampling-distribution" TargetMode="External"/><Relationship Id="rId14" Type="http://schemas.openxmlformats.org/officeDocument/2006/relationships/hyperlink" Target="https://cran.r-project.org/package=ISLR2" TargetMode="External"/><Relationship Id="rId54" Type="http://schemas.openxmlformats.org/officeDocument/2006/relationships/hyperlink" Target="https://doi.org/10.1007/978-1-0716-1418-1" TargetMode="External"/><Relationship Id="rId52" Type="http://schemas.openxmlformats.org/officeDocument/2006/relationships/hyperlink" Target="https://doi.org/10.1007/b138696" TargetMode="External"/><Relationship Id="rId56" Type="http://schemas.openxmlformats.org/officeDocument/2006/relationships/hyperlink" Target="https://doi.org/10.1038/89044" TargetMode="External"/><Relationship Id="rId58" Type="http://schemas.openxmlformats.org/officeDocument/2006/relationships/hyperlink" Target="https://doi.org/10.2202/1544-6115.1585" TargetMode="External"/><Relationship Id="rId19" Type="http://schemas.openxmlformats.org/officeDocument/2006/relationships/hyperlink" Target="inference.qmd#def-test-statistic" TargetMode="External"/><Relationship Id="rId12" Type="http://schemas.openxmlformats.org/officeDocument/2006/relationships/hyperlink" Target="multiple-testing.qmd" TargetMode="External"/><Relationship Id="rId49" Type="http://schemas.openxmlformats.org/officeDocument/2006/relationships/hyperlink" Target="multiple-testing.qmd#def-bh" TargetMode="External"/><Relationship Id="rId31" Type="http://schemas.openxmlformats.org/officeDocument/2006/relationships/hyperlink" Target="multiple-testing.qmd#def-valid-p-value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basic-statistical-methods.qmd#def-two-sample-t-test" TargetMode="External"/><Relationship Id="rId10" Type="http://schemas.openxmlformats.org/officeDocument/2006/relationships/hyperlink" Target="bootstrap.qmd" TargetMode="External"/><Relationship Id="rId13" Type="http://schemas.openxmlformats.org/officeDocument/2006/relationships/hyperlink" Target="data/khan.csv" TargetMode="External"/><Relationship Id="rId11" Type="http://schemas.openxmlformats.org/officeDocument/2006/relationships/hyperlink" Target="estimation.qmd#def-sampling-distribution" TargetMode="External"/><Relationship Id="rId14" Type="http://schemas.openxmlformats.org/officeDocument/2006/relationships/hyperlink" Target="https://cran.r-project.org/package=ISLR2" TargetMode="External"/><Relationship Id="rId54" Type="http://schemas.openxmlformats.org/officeDocument/2006/relationships/hyperlink" Target="https://doi.org/10.1007/978-1-0716-1418-1" TargetMode="External"/><Relationship Id="rId52" Type="http://schemas.openxmlformats.org/officeDocument/2006/relationships/hyperlink" Target="https://doi.org/10.1007/b138696" TargetMode="External"/><Relationship Id="rId56" Type="http://schemas.openxmlformats.org/officeDocument/2006/relationships/hyperlink" Target="https://doi.org/10.1038/89044" TargetMode="External"/><Relationship Id="rId58" Type="http://schemas.openxmlformats.org/officeDocument/2006/relationships/hyperlink" Target="https://doi.org/10.2202/1544-6115.1585" TargetMode="External"/><Relationship Id="rId19" Type="http://schemas.openxmlformats.org/officeDocument/2006/relationships/hyperlink" Target="inference.qmd#def-test-statistic" TargetMode="External"/><Relationship Id="rId12" Type="http://schemas.openxmlformats.org/officeDocument/2006/relationships/hyperlink" Target="multiple-testing.qmd" TargetMode="External"/><Relationship Id="rId49" Type="http://schemas.openxmlformats.org/officeDocument/2006/relationships/hyperlink" Target="multiple-testing.qmd#def-bh" TargetMode="External"/><Relationship Id="rId31" Type="http://schemas.openxmlformats.org/officeDocument/2006/relationships/hyperlink" Target="multiple-testing.qmd#def-valid-p-valu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Permutation Tests</dc:title>
  <dc:creator/>
  <cp:keywords/>
  <dcterms:created xsi:type="dcterms:W3CDTF">2026-10-14T04:34:05Z</dcterms:created>
  <dcterms:modified xsi:type="dcterms:W3CDTF">2026-10-14T04:34:05Z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21:19:50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