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03:31:39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03:35:32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ins w:id="3" w:author="PR Preview" w:date="2026-01-01T00:00:00Z">
        <w:r>
          <w:t xml:space="preserve">Chapter 12 of the</w:t>
        </w:r>
      </w:ins>
      <w:ins w:id="4" w:author="PR Preview" w:date="2026-01-01T00:00:00Z">
        <w:r>
          <w:t xml:space="preserve"> </w:t>
        </w:r>
      </w:ins>
      <w:hyperlink r:id="rId52">
        <w:ins w:id="5" w:author="PR Preview" w:date="2026-01-01T00:00:00Z">
          <w:r>
            <w:rPr>
              <w:rStyle w:val="Hyperlink"/>
              <w:i/>
              <w:iCs/>
            </w:rPr>
            <w:t xml:space="preserve">Computational and Inferential Thinking</w:t>
          </w:r>
        </w:ins>
      </w:hyperlink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textbook for UC Berkeley’s Data 8 introduces permutation tests through plain-language A/B testing examples.</w:t>
        </w:r>
      </w:ins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2026-10-16T10:51:21Z</dcterms:created>
  <dcterms:modified xsi:type="dcterms:W3CDTF">2026-10-16T10:51:21Z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03:35:32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