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03:35:32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over the samples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ins w:id="3" w:author="PR Preview" w:date="2026-01-01T00:00:00Z">
        <w:r>
          <w:t xml:space="preserve">3 Further reading</w:t>
        </w:r>
      </w:ins>
    </w:p>
    <w:p>
      <w:pPr>
        <w:pStyle w:val="Compact"/>
        <w:numPr>
          <w:ilvl w:val="0"/>
          <w:numId w:val="1001"/>
        </w:numPr>
      </w:pPr>
      <w:ins w:id="4" w:author="PR Preview" w:date="2026-01-01T00:00:00Z">
        <w:r>
          <w:t xml:space="preserve">The</w:t>
        </w:r>
      </w:ins>
      <w:ins w:id="5" w:author="PR Preview" w:date="2026-01-01T00:00:00Z">
        <w:r>
          <w:t xml:space="preserve"> </w:t>
        </w:r>
      </w:ins>
      <w:hyperlink r:id="rId45">
        <w:ins w:id="6" w:author="PR Preview" w:date="2026-01-01T00:00:00Z">
          <w:r>
            <w:rPr>
              <w:rStyle w:val="Hyperlink"/>
            </w:rPr>
            <w:t xml:space="preserve">Fall 2024 course site for UC Berkeley’s Stat 210A,</w:t>
          </w:r>
        </w:ins>
        <w:ins w:id="7" w:author="PR Preview" w:date="2026-01-01T00:00:00Z">
          <w:r>
            <w:rPr>
              <w:rStyle w:val="Hyperlink"/>
            </w:rPr>
            <w:t xml:space="preserve"> </w:t>
          </w:r>
        </w:ins>
        <w:ins w:id="8" w:author="PR Preview" w:date="2026-01-01T00:00:00Z">
          <w:r>
            <w:rPr>
              <w:rStyle w:val="Hyperlink"/>
              <w:i/>
              <w:iCs/>
            </w:rPr>
            <w:t xml:space="preserve">Theoretical Statistics</w:t>
          </w:r>
        </w:ins>
      </w:hyperlink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(Will Fithian) has a course reader on exponential families, sufficiency, completeness and unbiased estimation.</w:t>
        </w:r>
      </w:ins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2026-10-16T10:52:10Z</dcterms:created>
  <dcterms:modified xsi:type="dcterms:W3CDTF">2026-10-16T10:52:10Z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