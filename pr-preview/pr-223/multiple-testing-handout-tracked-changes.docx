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2026-10-16 03:31:39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03:35:32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ins w:id="3" w:author="PR Preview" w:date="2026-01-01T00:00:00Z">
        <w:r>
          <w:t xml:space="preserve">Will Fithian’s</w:t>
        </w:r>
      </w:ins>
      <w:ins w:id="4" w:author="PR Preview" w:date="2026-01-01T00:00:00Z">
        <w:r>
          <w:t xml:space="preserve"> </w:t>
        </w:r>
      </w:ins>
      <w:hyperlink r:id="rId94">
        <w:ins w:id="5" w:author="PR Preview" w:date="2026-01-01T00:00:00Z">
          <w:r>
            <w:rPr>
              <w:rStyle w:val="Hyperlink"/>
            </w:rPr>
            <w:t xml:space="preserve">Stat 212A,</w:t>
          </w:r>
        </w:ins>
        <w:ins w:id="6" w:author="PR Preview" w:date="2026-01-01T00:00:00Z">
          <w:r>
            <w:rPr>
              <w:rStyle w:val="Hyperlink"/>
            </w:rPr>
            <w:t xml:space="preserve"> </w:t>
          </w:r>
        </w:ins>
        <w:ins w:id="7" w:author="PR Preview" w:date="2026-01-01T00:00:00Z">
          <w:r>
            <w:rPr>
              <w:rStyle w:val="Hyperlink"/>
              <w:i/>
              <w:iCs/>
            </w:rPr>
            <w:t xml:space="preserve">Topics in Selective Inference</w:t>
          </w:r>
        </w:ins>
      </w:hyperlink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(UC Berkeley, Fall 2015) has a syllabus, references and homework with solutions on inference after selection, including multiple testing.</w:t>
        </w:r>
      </w:ins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2026-10-16T10:50:20Z</dcterms:created>
  <dcterms:modified xsi:type="dcterms:W3CDTF">2026-10-16T10:50:20Z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