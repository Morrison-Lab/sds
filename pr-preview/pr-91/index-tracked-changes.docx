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19:43:37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del w:id="3" w:author="PR Preview" w:date="2026-01-01T00:00:00Z">
          <w:r>
            <w:rPr>
              <w:rStyle w:val="Hyperlink"/>
            </w:rPr>
            <w:delText xml:space="preserve">Validating predictions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overfitting, generalization error, training/validation/test splits,</w:delText>
        </w:r>
      </w:del>
      <w:del w:id="7" w:author="PR Preview" w:date="2026-01-01T00:00:00Z">
        <w:r>
          <w:delText xml:space="preserve"> </w:delText>
        </w:r>
      </w:del>
      <m:oMath>
        <m:r>
          <m:t>k</m:t>
        </m:r>
      </m:oMath>
      <w:del w:id="8" w:author="PR Preview" w:date="2026-01-01T00:00:00Z">
        <w:r>
          <w:delText xml:space="preserve">-fold and leave-one-out cross-validation,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 choosing a model by cross-validation.</w:delText>
        </w:r>
      </w:del>
    </w:p>
    <w:p>
      <w:pPr>
        <w:pStyle w:val="Compact"/>
        <w:numPr>
          <w:ilvl w:val="0"/>
          <w:numId w:val="1003"/>
        </w:numPr>
      </w:pPr>
      <w:hyperlink r:id="rId19">
        <w:ins w:id="11" w:author="PR Preview" w:date="2026-01-01T00:00:00Z">
          <w:r>
            <w:rPr>
              <w:rStyle w:val="Hyperlink"/>
            </w:rPr>
            <w:t xml:space="preserve">Validating predictions</w:t>
          </w:r>
        </w:ins>
      </w:hyperlink>
      <w:ins w:id="12" w:author="PR Preview" w:date="2026-01-01T00:00:00Z">
        <w:r>
          <w:t xml:space="preserve">: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overfitting, generalization error, training/validation/test splits,</w:t>
        </w:r>
      </w:ins>
      <w:ins w:id="15" w:author="PR Preview" w:date="2026-01-01T00:00:00Z">
        <w:r>
          <w:t xml:space="preserve"> </w:t>
        </w:r>
      </w:ins>
      <m:oMath>
        <m:r>
          <m:t>k</m:t>
        </m:r>
      </m:oMath>
      <w:ins w:id="16" w:author="PR Preview" w:date="2026-01-01T00:00:00Z">
        <w:r>
          <w:t xml:space="preserve">-fold and leave-one-out cross-validation,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 choosing a model by cross-validation;</w:t>
        </w:r>
      </w:ins>
    </w:p>
    <w:p>
      <w:pPr>
        <w:pStyle w:val="Compact"/>
        <w:numPr>
          <w:ilvl w:val="0"/>
          <w:numId w:val="1003"/>
        </w:numPr>
      </w:pPr>
      <w:hyperlink r:id="rId20">
        <w:ins w:id="19" w:author="PR Preview" w:date="2026-01-01T00:00:00Z">
          <w:r>
            <w:rPr>
              <w:rStyle w:val="Hyperlink"/>
            </w:rPr>
            <w:t xml:space="preserve">Classification and diagnostic tests</w:t>
          </w:r>
        </w:ins>
      </w:hyperlink>
      <w:ins w:id="20" w:author="PR Preview" w:date="2026-01-01T00:00:00Z">
        <w:r>
          <w:t xml:space="preserve">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sensitivity, specificity, prevalence,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positive and negative predictive values.</w:t>
        </w:r>
      </w:ins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2026-10-09T02:51:28Z</dcterms:created>
  <dcterms:modified xsi:type="dcterms:W3CDTF">2026-10-09T02:51:28Z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19:43:37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