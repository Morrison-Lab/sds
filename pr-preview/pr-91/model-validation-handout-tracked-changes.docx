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2026-10-09 12:07:46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13:24:16 (PDT)</w:t>
        </w:r>
      </w:ins>
    </w:p>
    <w:bookmarkStart w:id="33" w:name="sec-prediction-rules"/>
    <w:p>
      <w:pPr>
        <w:pStyle w:val="Heading2"/>
      </w:pPr>
      <w:r>
        <w:t xml:space="preserve">1 Fitting and scoring prediction rules</w:t>
      </w:r>
    </w:p>
    <w:bookmarkStart w:id="14" w:name="def-fitting-procedure"/>
    <w:p>
      <w:pPr>
        <w:pStyle w:val="FirstParagraph"/>
      </w:pPr>
      <w:r>
        <w:rPr>
          <w:b/>
          <w:bCs/>
        </w:rPr>
        <w:t xml:space="preserve">Definition 1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9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0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rule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of the</w:t>
            </w:r>
            <w:r>
              <w:t xml:space="preserve"> </w:t>
            </w:r>
            <w:hyperlink r:id="rId9">
              <w:r>
                <w:rPr>
                  <w:rStyle w:val="Hyperlink"/>
                </w:rPr>
                <w:t xml:space="preserve">definition of a prediction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 </w:t>
            </w:r>
            <w:r>
              <w:t xml:space="preserve">write the model estimated from a training set as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oMath>
            <w:r>
              <w:t xml:space="preserve">.</w:t>
            </w:r>
          </w:p>
          <w:p/>
        </w:tc>
      </w:tr>
    </w:tbl>
    <w:bookmarkEnd w:id="14"/>
    <w:bookmarkStart w:id="18" w:name="def-training-set"/>
    <w:p>
      <w:pPr>
        <w:pStyle w:val="BodyText"/>
      </w:pPr>
      <w:r>
        <w:rPr>
          <w:b/>
          <w:bCs/>
        </w:rPr>
        <w:t xml:space="preserve">Definition 2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15" w:name="eq-training-set"/>
      <m:oMathPara>
        <m:oMathParaPr>
          <m:jc m:val="center"/>
        </m:oMathParaPr>
        <m:oMath>
          <m:r>
            <m:rPr>
              <m:scr m:val="script"/>
              <m:sty m:val="p"/>
            </m:rP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also write the training set as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T</m:t>
              </m:r>
            </m:oMath>
            <w:r>
              <w:t xml:space="preserve">.</w:t>
            </w:r>
          </w:p>
          <w:p/>
        </w:tc>
      </w:tr>
    </w:tbl>
    <w:bookmarkEnd w:id="18"/>
    <w:bookmarkStart w:id="20" w:name="def-prediction-rule"/>
    <w:p>
      <w:pPr>
        <w:pStyle w:val="BodyText"/>
      </w:pPr>
      <w:r>
        <w:rPr>
          <w:b/>
          <w:bCs/>
        </w:rPr>
        <w:t xml:space="preserve">Definition 3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9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19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4" w:name="def-held-out-set"/>
    <w:p>
      <w:pPr>
        <w:pStyle w:val="FirstParagraph"/>
      </w:pPr>
      <w:r>
        <w:rPr>
          <w:b/>
          <w:bCs/>
        </w:rPr>
        <w:t xml:space="preserve">Definition 4 (Held-out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21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5.1.1)</w:t>
            </w:r>
            <w:r>
              <w:t xml:space="preserve">, who call it a hold-out set.</w:t>
            </w:r>
          </w:p>
          <w:p/>
        </w:tc>
      </w:tr>
    </w:tbl>
    <w:bookmarkEnd w:id="24"/>
    <w:bookmarkStart w:id="27" w:name="def-prediction-rmse"/>
    <w:p>
      <w:pPr>
        <w:pStyle w:val="BodyText"/>
      </w:pPr>
      <w:r>
        <w:rPr>
          <w:b/>
          <w:bCs/>
        </w:rPr>
        <w:t xml:space="preserve">Definition 5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26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6"/>
    </w:p>
    <w:bookmarkEnd w:id="27"/>
    <w:bookmarkStart w:id="32" w:name="def-training-mse"/>
    <w:p>
      <w:pPr>
        <w:pStyle w:val="FirstParagraph"/>
      </w:pPr>
      <w:r>
        <w:rPr>
          <w:b/>
          <w:bCs/>
        </w:rPr>
        <w:t xml:space="preserve">Definition 6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</w:t>
      </w:r>
      <w:r>
        <w:t xml:space="preserve"> </w:t>
      </w:r>
      <w:hyperlink r:id="rId28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as predictions of the training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29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write the training error as</w:t>
            </w:r>
            <w:r>
              <w:t xml:space="preserve"> </w:t>
            </w:r>
            <m:oMath>
              <m:bar>
                <m:barPr>
                  <m:pos m:val="top"/>
                </m:barPr>
                <m:e>
                  <m:r>
                    <m:rPr>
                      <m:nor/>
                      <m:sty m:val="p"/>
                    </m:rPr>
                    <m:t>err</m:t>
                  </m:r>
                </m:e>
              </m:bar>
            </m:oMath>
            <w:r>
              <w:t xml:space="preserve"> </w:t>
            </w:r>
            <w:r>
              <w:t xml:space="preserve">and define it for any loss.</w:t>
            </w:r>
          </w:p>
          <w:p/>
        </w:tc>
      </w:tr>
    </w:tbl>
    <w:bookmarkEnd w:id="32"/>
    <w:bookmarkEnd w:id="33"/>
    <w:bookmarkStart w:id="38" w:name="overfitting"/>
    <w:p>
      <w:pPr>
        <w:pStyle w:val="Heading2"/>
      </w:pPr>
      <w:r>
        <w:t xml:space="preserve">2 Overfitting</w:t>
      </w:r>
    </w:p>
    <w:bookmarkStart w:id="34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34"/>
    <w:bookmarkStart w:id="35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35"/>
    <w:bookmarkStart w:id="36" w:name="def-overfitting"/>
    <w:p>
      <w:pPr>
        <w:pStyle w:val="FirstParagraph"/>
      </w:pPr>
      <w:r>
        <w:rPr>
          <w:b/>
          <w:bCs/>
        </w:rPr>
        <w:t xml:space="preserve">Definition 7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36"/>
    <w:bookmarkStart w:id="37" w:name="exm-overfitting-polynomial-cars"/>
    <w:p>
      <w:pPr>
        <w:pStyle w:val="BodyText"/>
      </w:pPr>
      <w:r>
        <w:rPr>
          <w:b/>
          <w:bCs/>
        </w:rPr>
        <w:t xml:space="preserve">Example 1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37"/>
    <w:bookmarkEnd w:id="38"/>
    <w:bookmarkStart w:id="90" w:name="sec-generalization-error"/>
    <w:p>
      <w:pPr>
        <w:pStyle w:val="Heading2"/>
      </w:pPr>
      <w:r>
        <w:t xml:space="preserve">3 Generalization error</w:t>
      </w:r>
    </w:p>
    <w:bookmarkStart w:id="40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 squared</w:t>
      </w:r>
      <w:r>
        <w:t xml:space="preserve"> </w:t>
      </w:r>
      <w:hyperlink r:id="rId3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make over all such new cars,</w:t>
      </w:r>
      <w:r>
        <w:t xml:space="preserve"> </w:t>
      </w:r>
      <w:r>
        <w:t xml:space="preserve">as an expectation.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40"/>
    <w:bookmarkStart w:id="41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squared prediction error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41"/>
    <w:bookmarkStart w:id="45" w:name="def-generalization-error"/>
    <w:p>
      <w:pPr>
        <w:pStyle w:val="FirstParagraph"/>
      </w:pPr>
      <w:r>
        <w:rPr>
          <w:b/>
          <w:bCs/>
        </w:rPr>
        <w:t xml:space="preserve">Definition 8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its expected squared</w:t>
      </w:r>
      <w:r>
        <w:t xml:space="preserve"> </w:t>
      </w:r>
      <w:hyperlink r:id="rId3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a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drawn from the same population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held fixed:</w:t>
      </w:r>
    </w:p>
    <w:p>
      <w:pPr>
        <w:pStyle w:val="BodyText"/>
      </w:pPr>
      <w:bookmarkStart w:id="42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risk form follows Brian Hutchinson’s Fall 2025 lecture notes;</w:t>
            </w:r>
            <w:r>
              <w:t xml:space="preserve"> </w:t>
            </w:r>
            <w:r>
              <w:t xml:space="preserve">the conditional form, with the training set held fixed,</w:t>
            </w:r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.</w:t>
            </w:r>
          </w:p>
          <w:p/>
        </w:tc>
      </w:tr>
    </w:tbl>
    <w:bookmarkEnd w:id="45"/>
    <w:bookmarkStart w:id="49" w:name="def-expected-generalization-error"/>
    <w:p>
      <w:pPr>
        <w:pStyle w:val="BodyText"/>
      </w:pPr>
      <w:r>
        <w:rPr>
          <w:b/>
          <w:bCs/>
        </w:rPr>
        <w:t xml:space="preserve">Definition 9 (Expected 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46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4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 </w:t>
            </w:r>
            <w:r>
              <w:t xml:space="preserve">call this quantity the</w:t>
            </w:r>
            <w:r>
              <w:t xml:space="preserve"> </w:t>
            </w:r>
            <w:r>
              <w:rPr>
                <w:i/>
                <w:iCs/>
              </w:rPr>
              <w:t xml:space="preserve">expected prediction error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i/>
                <w:iCs/>
              </w:rPr>
              <w:t xml:space="preserve">expected test error</w:t>
            </w:r>
            <w:r>
              <w:t xml:space="preserve">) and write it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</m:oMath>
            <w:r>
              <w:t xml:space="preserve">, without the argument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p/>
        </w:tc>
      </w:tr>
    </w:tbl>
    <w:bookmarkEnd w:id="49"/>
    <w:bookmarkStart w:id="51" w:name="def-mean-function"/>
    <w:p>
      <w:pPr>
        <w:pStyle w:val="BodyText"/>
      </w:pPr>
      <w:r>
        <w:rPr>
          <w:b/>
          <w:bCs/>
        </w:rPr>
        <w:t xml:space="preserve">Definition 10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0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0"/>
    </w:p>
    <w:bookmarkEnd w:id="51"/>
    <w:bookmarkStart w:id="55" w:name="def-epe"/>
    <w:p>
      <w:pPr>
        <w:pStyle w:val="FirstParagraph"/>
      </w:pPr>
      <w:r>
        <w:rPr>
          <w:b/>
          <w:bCs/>
        </w:rPr>
        <w:t xml:space="preserve">Definition 11 (Expected squared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squared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 squared</w:t>
      </w:r>
      <w:r>
        <w:t xml:space="preserve"> </w:t>
      </w:r>
      <w:hyperlink r:id="rId3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52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rPr>
                              <m:scr m:val="script"/>
                              <m:sty m:val="p"/>
                            </m:rPr>
                            <m:t>T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5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7.3)</w:t>
            </w:r>
            <w:r>
              <w:t xml:space="preserve">, who write this quantity as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55"/>
    <w:bookmarkStart w:id="56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is the mean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6"/>
    <w:bookmarkStart w:id="58" w:name="sol-expected-error-ep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0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T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rule)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0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T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EPE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e">
        <w:r>
          <w:rPr>
            <w:rStyle w:val="Hyperlink"/>
          </w:rPr>
          <w:t xml:space="preserve">Equation 10</w:t>
        </w:r>
      </w:hyperlink>
      <w:r>
        <w:t xml:space="preserve">, in that order,</w:t>
      </w:r>
      <w:r>
        <w:t xml:space="preserve"> </w:t>
      </w:r>
      <w:r>
        <w:t xml:space="preserve">and the step labeled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applies</w:t>
      </w:r>
      <w:r>
        <w:t xml:space="preserve"> </w:t>
      </w:r>
      <w:hyperlink w:anchor="eq-prediction-rule">
        <w:r>
          <w:rPr>
            <w:rStyle w:val="Hyperlink"/>
          </w:rPr>
          <w:t xml:space="preserve">Equation 3</w:t>
        </w:r>
      </w:hyperlink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57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requires.</w:t>
      </w:r>
    </w:p>
    <w:bookmarkEnd w:id="58"/>
    <w:bookmarkStart w:id="60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error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59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64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is independent of the random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r>
                  <m:rPr>
                    <m:scr m:val="script"/>
                    <m:sty m:val="p"/>
                  </m:rPr>
                  <m:t>T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r:id="rId61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 </w:t>
      </w:r>
      <w:r>
        <w:t xml:space="preserve">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62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63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rPr>
                              <m:scr m:val="script"/>
                              <m:sty m:val="p"/>
                            </m:rPr>
                            <m:t>T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</w:t>
      </w:r>
      <w:r>
        <w:t xml:space="preserve"> </w:t>
      </w:r>
      <w:hyperlink r:id="rId65">
        <w:r>
          <w:rPr>
            <w:rStyle w:val="Hyperlink"/>
          </w:rPr>
          <w:t xml:space="preserve">expected squared prediction error theorem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noise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applied conditionally on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that noise has mean 0 by</w:t>
      </w:r>
      <w:r>
        <w:t xml:space="preserve"> </w:t>
      </w:r>
      <w:hyperlink w:anchor="eq-mean-function">
        <w:r>
          <w:rPr>
            <w:rStyle w:val="Hyperlink"/>
          </w:rPr>
          <w:t xml:space="preserve">Equation 9</w:t>
        </w:r>
      </w:hyperlink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Start w:id="68" w:name="rem-generalization-error"/>
    <w:p>
      <w:pPr>
        <w:pStyle w:val="BodyText"/>
      </w:pPr>
      <w:r>
        <w:rPr>
          <w:i/>
          <w:iCs/>
        </w:rPr>
        <w:t xml:space="preserve">Remark 1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66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squared error</w:t>
      </w:r>
      <w:r>
        <w:t xml:space="preserve"> </w:t>
      </w:r>
      <w:hyperlink r:id="rId67">
        <w:r>
          <w:rPr>
            <w:rStyle w:val="Hyperlink"/>
          </w:rPr>
          <w:t xml:space="preserve">loss</w:t>
        </w:r>
      </w:hyperlink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squared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</w:t>
      </w:r>
      <w:r>
        <w:t xml:space="preserve"> </w:t>
      </w:r>
      <w:r>
        <w:t xml:space="preserve">into a squared bias, a variance and a noise variance.</w:t>
      </w:r>
    </w:p>
    <w:bookmarkEnd w:id="68"/>
    <w:bookmarkStart w:id="72" w:name="def-flexibility"/>
    <w:p>
      <w:pPr>
        <w:pStyle w:val="BodyText"/>
      </w:pPr>
      <w:r>
        <w:rPr>
          <w:b/>
          <w:bCs/>
        </w:rPr>
        <w:t xml:space="preserve">Definition 12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69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6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2.1.3)</w:t>
            </w:r>
            <w:r>
              <w:t xml:space="preserve"> </w:t>
            </w:r>
            <w:r>
              <w:t xml:space="preserve">use flexibility without a formal definition.</w:t>
            </w:r>
          </w:p>
          <w:p/>
        </w:tc>
      </w:tr>
    </w:tbl>
    <w:bookmarkEnd w:id="72"/>
    <w:bookmarkStart w:id="73" w:name="rem-flexibility"/>
    <w:p>
      <w:pPr>
        <w:pStyle w:val="BodyText"/>
      </w:pPr>
      <w:r>
        <w:rPr>
          <w:i/>
          <w:iCs/>
        </w:rPr>
        <w:t xml:space="preserve">Remark 2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73"/>
    <w:bookmarkStart w:id="77" w:name="def-bias-variance-tradeoff"/>
    <w:p>
      <w:pPr>
        <w:pStyle w:val="BodyText"/>
      </w:pPr>
      <w:r>
        <w:rPr>
          <w:b/>
          <w:bCs/>
        </w:rPr>
        <w:t xml:space="preserve">Definition 13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r:id="rId61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6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74" w:name="eq-bias-variance-tradeoff"/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7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2.2.2)</w:t>
            </w:r>
            <w:r>
              <w:t xml:space="preserve">.</w:t>
            </w:r>
          </w:p>
          <w:p/>
        </w:tc>
      </w:tr>
    </w:tbl>
    <w:bookmarkEnd w:id="77"/>
    <w:bookmarkStart w:id="78" w:name="rem-overfitting-tradeoff"/>
    <w:p>
      <w:pPr>
        <w:pStyle w:val="BodyText"/>
      </w:pPr>
      <w:r>
        <w:rPr>
          <w:i/>
          <w:iCs/>
        </w:rPr>
        <w:t xml:space="preserve">Remark 3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78"/>
    <w:bookmarkStart w:id="79" w:name="rem-overfitting-causes"/>
    <w:p>
      <w:pPr>
        <w:pStyle w:val="BodyText"/>
      </w:pPr>
      <w:r>
        <w:rPr>
          <w:i/>
          <w:iCs/>
        </w:rPr>
        <w:t xml:space="preserve">Remark 4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3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79"/>
    <w:bookmarkStart w:id="80" w:name="exr-held-out-unbiased"/>
    <w:p>
      <w:pPr>
        <w:pStyle w:val="BodyText"/>
      </w:pPr>
      <w:r>
        <w:rPr>
          <w:b/>
          <w:bCs/>
        </w:rPr>
        <w:t xml:space="preserve">Exercise 4 (A held-out set estimates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p>
      <w:pPr>
        <w:pStyle w:val="BodyText"/>
      </w:pPr>
      <w:r>
        <w:t xml:space="preserve">Show that, 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 is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80"/>
    <w:bookmarkStart w:id="81" w:name="sol-held-out-unbiase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so each squared prediction error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  <m:r>
              <m:rPr>
                <m:sty m:val="p"/>
              </m:rPr>
              <m:t>∣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r>
                        <m:t>​</m:t>
                      </m:r>
                    </m:e>
                  </m:nary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r>
                        <m:t>​</m:t>
                      </m:r>
                    </m:e>
                  </m:nary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81"/>
    <w:bookmarkStart w:id="82" w:name="thm-held-out-unbiased"/>
    <w:p>
      <w:pPr>
        <w:pStyle w:val="BodyText"/>
      </w:pPr>
      <w:r>
        <w:rPr>
          <w:b/>
          <w:bCs/>
        </w:rPr>
        <w:t xml:space="preserve">Theorem 3 (Held-out mean squared error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83" w:name="rem-training-mse-optimistic"/>
    <w:p>
      <w:pPr>
        <w:pStyle w:val="BodyText"/>
      </w:pPr>
      <w:r>
        <w:rPr>
          <w:i/>
          <w:iCs/>
        </w:rPr>
        <w:t xml:space="preserve">Remark 5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step of</w:t>
      </w:r>
      <w:r>
        <w:t xml:space="preserve"> </w:t>
      </w:r>
      <w:hyperlink w:anchor="sol-held-out-unbiased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83"/>
    <w:bookmarkStart w:id="89" w:name="exm-train-test-error-simulated"/>
    <w:p>
      <w:pPr>
        <w:pStyle w:val="BodyText"/>
      </w:pPr>
      <w:r>
        <w:rPr>
          <w:b/>
          <w:bCs/>
        </w:rPr>
        <w:t xml:space="preserve">Example 2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prediction_mse,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prediction_mse,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0.321          0.299 </w:t>
      </w:r>
      <w:r>
        <w:br/>
      </w:r>
      <w:r>
        <w:rPr>
          <w:rStyle w:val="CommentTok"/>
        </w:rPr>
        <w:t xml:space="preserve">#&gt;  2      2   0.313          0.310 </w:t>
      </w:r>
      <w:r>
        <w:br/>
      </w:r>
      <w:r>
        <w:rPr>
          <w:rStyle w:val="CommentTok"/>
        </w:rPr>
        <w:t xml:space="preserve">#&gt;  3      3   0.0535         0.0994</w:t>
      </w:r>
      <w:r>
        <w:br/>
      </w:r>
      <w:r>
        <w:rPr>
          <w:rStyle w:val="CommentTok"/>
        </w:rPr>
        <w:t xml:space="preserve">#&gt;  4      4   0.0535         0.0994</w:t>
      </w:r>
      <w:r>
        <w:br/>
      </w:r>
      <w:r>
        <w:rPr>
          <w:rStyle w:val="CommentTok"/>
        </w:rPr>
        <w:t xml:space="preserve">#&gt;  5      5   0.0465         0.0939</w:t>
      </w:r>
      <w:r>
        <w:br/>
      </w:r>
      <w:r>
        <w:rPr>
          <w:rStyle w:val="CommentTok"/>
        </w:rPr>
        <w:t xml:space="preserve">#&gt;  6      6   0.0381         0.105 </w:t>
      </w:r>
      <w:r>
        <w:br/>
      </w:r>
      <w:r>
        <w:rPr>
          <w:rStyle w:val="CommentTok"/>
        </w:rPr>
        <w:t xml:space="preserve">#&gt;  7      7   0.0377         0.106 </w:t>
      </w:r>
      <w:r>
        <w:br/>
      </w:r>
      <w:r>
        <w:rPr>
          <w:rStyle w:val="CommentTok"/>
        </w:rPr>
        <w:t xml:space="preserve">#&gt;  8      8   0.0340         0.112 </w:t>
      </w:r>
      <w:r>
        <w:br/>
      </w:r>
      <w:r>
        <w:rPr>
          <w:rStyle w:val="CommentTok"/>
        </w:rPr>
        <w:t xml:space="preserve">#&gt;  9      9   0.0333         0.112 </w:t>
      </w:r>
      <w:r>
        <w:br/>
      </w:r>
      <w:r>
        <w:rPr>
          <w:rStyle w:val="CommentTok"/>
        </w:rPr>
        <w:t xml:space="preserve">#&gt; 10     10   0.0326         0.116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mean squared error and estimated generalization error</w:t>
            </w:r>
            <w:r>
              <w:t xml:space="preserve"> </w:t>
            </w:r>
            <w:r>
              <w:t xml:space="preserve">(mean squared error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variance</w:t>
            </w:r>
            <w:r>
              <w:t xml:space="preserve"> </w:t>
            </w:r>
            <m:oMath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87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88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error below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  <w:r>
        <w:t xml:space="preserve"> </w:t>
      </w:r>
      <w:r>
        <w:t xml:space="preserve">Yet the training error falls below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89"/>
    <w:bookmarkEnd w:id="90"/>
    <w:bookmarkStart w:id="130" w:name="sec-data-splits"/>
    <w:p>
      <w:pPr>
        <w:pStyle w:val="Heading2"/>
      </w:pPr>
      <w:r>
        <w:t xml:space="preserve">4 Training, validation, and test sets</w:t>
      </w:r>
    </w:p>
    <w:bookmarkStart w:id="91" w:name="exr-data-splits"/>
    <w:p>
      <w:pPr>
        <w:pStyle w:val="FirstParagraph"/>
      </w:pPr>
      <w:r>
        <w:rPr>
          <w:b/>
          <w:bCs/>
        </w:rPr>
        <w:t xml:space="preserve">Exercise 5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91"/>
    <w:bookmarkStart w:id="92" w:name="sol-data-splits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92"/>
    <w:bookmarkStart w:id="96" w:name="def-data-splits"/>
    <w:p>
      <w:pPr>
        <w:pStyle w:val="BodyText"/>
      </w:pPr>
      <w:r>
        <w:rPr>
          <w:b/>
          <w:bCs/>
        </w:rPr>
        <w:t xml:space="preserve">Definition 14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93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9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198–201)</w:t>
            </w:r>
            <w:r>
              <w:t xml:space="preserve">.</w:t>
            </w:r>
          </w:p>
          <w:p/>
        </w:tc>
      </w:tr>
    </w:tbl>
    <w:bookmarkEnd w:id="96"/>
    <w:bookmarkStart w:id="97" w:name="exm-data-splits-sizes"/>
    <w:p>
      <w:pPr>
        <w:pStyle w:val="BodyText"/>
      </w:pPr>
      <w:r>
        <w:rPr>
          <w:b/>
          <w:bCs/>
        </w:rPr>
        <w:t xml:space="preserve">Example 3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97"/>
    <w:bookmarkStart w:id="99" w:name="def-tuning-parameter"/>
    <w:p>
      <w:pPr>
        <w:pStyle w:val="BodyText"/>
      </w:pPr>
      <w:r>
        <w:rPr>
          <w:b/>
          <w:bCs/>
        </w:rPr>
        <w:t xml:space="preserve">Definition 15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98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98"/>
    </w:p>
    <w:bookmarkEnd w:id="99"/>
    <w:bookmarkStart w:id="100" w:name="exm-tuning-parameter"/>
    <w:p>
      <w:pPr>
        <w:pStyle w:val="FirstParagraph"/>
      </w:pPr>
      <w:r>
        <w:rPr>
          <w:b/>
          <w:bCs/>
        </w:rPr>
        <w:t xml:space="preserve">Example 4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0"/>
    <w:bookmarkStart w:id="102" w:name="def-validation-set"/>
    <w:p>
      <w:pPr>
        <w:pStyle w:val="BodyText"/>
      </w:pPr>
      <w:r>
        <w:rPr>
          <w:b/>
          <w:bCs/>
        </w:rPr>
        <w:t xml:space="preserve">Definition 16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01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101"/>
    </w:p>
    <w:bookmarkEnd w:id="102"/>
    <w:bookmarkStart w:id="104" w:name="def-validation-choice"/>
    <w:p>
      <w:pPr>
        <w:pStyle w:val="FirstParagraph"/>
      </w:pPr>
      <w:r>
        <w:rPr>
          <w:b/>
          <w:bCs/>
        </w:rPr>
        <w:t xml:space="preserve">Definition 17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:</w:t>
      </w:r>
    </w:p>
    <w:p>
      <w:pPr>
        <w:pStyle w:val="BodyText"/>
      </w:pPr>
      <w:bookmarkStart w:id="103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3"/>
    </w:p>
    <w:bookmarkEnd w:id="104"/>
    <w:bookmarkStart w:id="106" w:name="def-test-set"/>
    <w:p>
      <w:pPr>
        <w:pStyle w:val="FirstParagraph"/>
      </w:pPr>
      <w:r>
        <w:rPr>
          <w:b/>
          <w:bCs/>
        </w:rPr>
        <w:t xml:space="preserve">Definition 18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05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05"/>
    </w:p>
    <w:bookmarkEnd w:id="106"/>
    <w:bookmarkStart w:id="107" w:name="rem-data-splits"/>
    <w:p>
      <w:pPr>
        <w:pStyle w:val="FirstParagraph"/>
      </w:pPr>
      <w:r>
        <w:rPr>
          <w:i/>
          <w:iCs/>
        </w:rPr>
        <w:t xml:space="preserve">Remark 6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5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bookmarkEnd w:id="107"/>
    <w:bookmarkStart w:id="129" w:name="exm-train-validation-test-split"/>
    <w:p>
      <w:pPr>
        <w:pStyle w:val="BodyText"/>
      </w:pPr>
      <w:r>
        <w:rPr>
          <w:b/>
          <w:bCs/>
        </w:rPr>
        <w:t xml:space="preserve">Example 5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5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08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1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6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1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2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4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2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25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2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29"/>
    <w:bookmarkEnd w:id="130"/>
    <w:bookmarkStart w:id="171" w:name="sec-kfold"/>
    <w:p>
      <w:pPr>
        <w:pStyle w:val="Heading2"/>
      </w:pPr>
      <w:r>
        <w:t xml:space="preserve">5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31" w:name="exr-kfold"/>
    <w:p>
      <w:pPr>
        <w:pStyle w:val="FirstParagraph"/>
      </w:pPr>
      <w:r>
        <w:rPr>
          <w:b/>
          <w:bCs/>
        </w:rPr>
        <w:t xml:space="preserve">Exercise 6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6"/>
        </w:numPr>
      </w:pPr>
      <w:r>
        <w:t xml:space="preserve">How many times is a given car used for fitting, and how many times for prediction?</w:t>
      </w:r>
    </w:p>
    <w:bookmarkEnd w:id="131"/>
    <w:bookmarkStart w:id="132" w:name="sol-kfold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Compact"/>
        <w:numPr>
          <w:ilvl w:val="0"/>
          <w:numId w:val="100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0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0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0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32"/>
    <w:bookmarkStart w:id="136" w:name="def-folds"/>
    <w:p>
      <w:pPr>
        <w:pStyle w:val="FirstParagraph"/>
      </w:pPr>
      <w:r>
        <w:rPr>
          <w:b/>
          <w:bCs/>
        </w:rPr>
        <w:t xml:space="preserve">Definition 19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33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3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split the data into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roughly equal-sized parts.</w:t>
            </w:r>
          </w:p>
          <w:p/>
        </w:tc>
      </w:tr>
    </w:tbl>
    <w:bookmarkEnd w:id="136"/>
    <w:bookmarkStart w:id="138" w:name="def-fold-size"/>
    <w:p>
      <w:pPr>
        <w:pStyle w:val="BodyText"/>
      </w:pPr>
      <w:r>
        <w:rPr>
          <w:b/>
          <w:bCs/>
        </w:rPr>
        <w:t xml:space="preserve">Definition 20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37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37"/>
    </w:p>
    <w:bookmarkEnd w:id="138"/>
    <w:bookmarkStart w:id="142" w:name="def-fold-assignment"/>
    <w:p>
      <w:pPr>
        <w:pStyle w:val="FirstParagraph"/>
      </w:pPr>
      <w:r>
        <w:rPr>
          <w:b/>
          <w:bCs/>
        </w:rPr>
        <w:t xml:space="preserve">Definition 21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39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3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fold-assignment function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.</w:t>
            </w:r>
          </w:p>
          <w:p/>
        </w:tc>
      </w:tr>
    </w:tbl>
    <w:bookmarkEnd w:id="142"/>
    <w:bookmarkStart w:id="146" w:name="def-fold-out-rule"/>
    <w:p>
      <w:pPr>
        <w:pStyle w:val="BodyText"/>
      </w:pPr>
      <w:r>
        <w:rPr>
          <w:b/>
          <w:bCs/>
        </w:rPr>
        <w:t xml:space="preserve">Definition 22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43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4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write the fitted function with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th part of the data removed as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p>
            </m:oMath>
            <w:r>
              <w:t xml:space="preserve">.</w:t>
            </w:r>
          </w:p>
          <w:p/>
        </w:tc>
      </w:tr>
    </w:tbl>
    <w:bookmarkEnd w:id="146"/>
    <w:bookmarkStart w:id="147" w:name="def-kfold"/>
    <w:p>
      <w:pPr>
        <w:pStyle w:val="BodyText"/>
      </w:pPr>
      <w:r>
        <w:rPr>
          <w:b/>
          <w:bCs/>
        </w:rPr>
        <w:t xml:space="preserve">Definition 23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0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0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Compute a summary prediction-error measure across all folds.</w:t>
      </w:r>
    </w:p>
    <w:bookmarkEnd w:id="147"/>
    <w:bookmarkStart w:id="148" w:name="rem-kfold-vs-validation-set"/>
    <w:p>
      <w:pPr>
        <w:pStyle w:val="FirstParagraph"/>
      </w:pPr>
      <w:r>
        <w:rPr>
          <w:i/>
          <w:iCs/>
        </w:rPr>
        <w:t xml:space="preserve">Remark 7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48"/>
    <w:bookmarkStart w:id="152" w:name="def-cv-estimate"/>
    <w:p>
      <w:pPr>
        <w:pStyle w:val="BodyText"/>
      </w:pPr>
      <w:r>
        <w:rPr>
          <w:b/>
          <w:bCs/>
        </w:rPr>
        <w:t xml:space="preserve">Definition 24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49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4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for the per-observation form with the fold index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152"/>
    <w:bookmarkStart w:id="153" w:name="exr-cv-estimate-by-fold"/>
    <w:p>
      <w:pPr>
        <w:pStyle w:val="BodyText"/>
      </w:pPr>
      <w:r>
        <w:rPr>
          <w:b/>
          <w:bCs/>
        </w:rPr>
        <w:t xml:space="preserve">Exercise 7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.</w:t>
      </w:r>
    </w:p>
    <w:bookmarkEnd w:id="153"/>
    <w:bookmarkStart w:id="154" w:name="sol-cv-estimate-by-fol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54"/>
    <w:bookmarkStart w:id="156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55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55"/>
    </w:p>
    <w:bookmarkEnd w:id="1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60" w:name="def-fold-mse"/>
    <w:p>
      <w:pPr>
        <w:pStyle w:val="BodyText"/>
      </w:pPr>
      <w:r>
        <w:rPr>
          <w:b/>
          <w:bCs/>
        </w:rPr>
        <w:t xml:space="preserve">Definition 25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25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57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5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, who write the fold mean squared errors as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/>
        </w:tc>
      </w:tr>
    </w:tbl>
    <w:bookmarkEnd w:id="160"/>
    <w:bookmarkStart w:id="161" w:name="rem-cv-estimate"/>
    <w:p>
      <w:pPr>
        <w:pStyle w:val="BodyText"/>
      </w:pPr>
      <w:r>
        <w:rPr>
          <w:i/>
          <w:iCs/>
        </w:rPr>
        <w:t xml:space="preserve">Remark 8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61"/>
    <w:bookmarkStart w:id="162" w:name="rem-choosing-k"/>
    <w:p>
      <w:pPr>
        <w:pStyle w:val="BodyText"/>
      </w:pPr>
      <w:r>
        <w:rPr>
          <w:i/>
          <w:iCs/>
        </w:rPr>
        <w:t xml:space="preserve">Remark 9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62"/>
    <w:bookmarkStart w:id="167" w:name="exm-kfold-simulated"/>
    <w:p>
      <w:pPr>
        <w:pStyle w:val="BodyText"/>
      </w:pPr>
      <w:r>
        <w:rPr>
          <w:b/>
          <w:bCs/>
        </w:rPr>
        <w:t xml:space="preserve">Example 6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 cv_5</w:t>
      </w:r>
      <w:r>
        <w:br/>
      </w:r>
      <w:r>
        <w:rPr>
          <w:rStyle w:val="CommentTok"/>
        </w:rPr>
        <w:t xml:space="preserve">#&gt;     &lt;int&gt;    &lt;dbl&gt;          &lt;dbl&gt;  &lt;dbl&gt;</w:t>
      </w:r>
      <w:r>
        <w:br/>
      </w:r>
      <w:r>
        <w:rPr>
          <w:rStyle w:val="CommentTok"/>
        </w:rPr>
        <w:t xml:space="preserve">#&gt;  1      1   0.321          0.299  0.356 </w:t>
      </w:r>
      <w:r>
        <w:br/>
      </w:r>
      <w:r>
        <w:rPr>
          <w:rStyle w:val="CommentTok"/>
        </w:rPr>
        <w:t xml:space="preserve">#&gt;  2      2   0.313          0.310  0.372 </w:t>
      </w:r>
      <w:r>
        <w:br/>
      </w:r>
      <w:r>
        <w:rPr>
          <w:rStyle w:val="CommentTok"/>
        </w:rPr>
        <w:t xml:space="preserve">#&gt;  3      3   0.0535         0.0994 0.0821</w:t>
      </w:r>
      <w:r>
        <w:br/>
      </w:r>
      <w:r>
        <w:rPr>
          <w:rStyle w:val="CommentTok"/>
        </w:rPr>
        <w:t xml:space="preserve">#&gt;  4      4   0.0535         0.0994 0.0982</w:t>
      </w:r>
      <w:r>
        <w:br/>
      </w:r>
      <w:r>
        <w:rPr>
          <w:rStyle w:val="CommentTok"/>
        </w:rPr>
        <w:t xml:space="preserve">#&gt;  5      5   0.0465         0.0939 0.104 </w:t>
      </w:r>
      <w:r>
        <w:br/>
      </w:r>
      <w:r>
        <w:rPr>
          <w:rStyle w:val="CommentTok"/>
        </w:rPr>
        <w:t xml:space="preserve">#&gt;  6      6   0.0381         0.105  0.0941</w:t>
      </w:r>
      <w:r>
        <w:br/>
      </w:r>
      <w:r>
        <w:rPr>
          <w:rStyle w:val="CommentTok"/>
        </w:rPr>
        <w:t xml:space="preserve">#&gt;  7      7   0.0377         0.106  0.156 </w:t>
      </w:r>
      <w:r>
        <w:br/>
      </w:r>
      <w:r>
        <w:rPr>
          <w:rStyle w:val="CommentTok"/>
        </w:rPr>
        <w:t xml:space="preserve">#&gt;  8      8   0.0340         0.112  0.100 </w:t>
      </w:r>
      <w:r>
        <w:br/>
      </w:r>
      <w:r>
        <w:rPr>
          <w:rStyle w:val="CommentTok"/>
        </w:rPr>
        <w:t xml:space="preserve">#&gt;  9      9   0.0333         0.112  0.287 </w:t>
      </w:r>
      <w:r>
        <w:br/>
      </w:r>
      <w:r>
        <w:rPr>
          <w:rStyle w:val="CommentTok"/>
        </w:rPr>
        <w:t xml:space="preserve">#&gt; 10     10   0.0326         0.116  1.92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6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66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 3.0000                               5.0000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 24.0000                              16.5906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16.6 times the estimated generalization error.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error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67"/>
    <w:bookmarkStart w:id="170" w:name="exm-kfold-mtcars"/>
    <w:p>
      <w:pPr>
        <w:pStyle w:val="BodyText"/>
      </w:pPr>
      <w:r>
        <w:rPr>
          <w:b/>
          <w:bCs/>
        </w:rPr>
        <w:t xml:space="preserve">Example 7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8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6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9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69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70"/>
    <w:bookmarkEnd w:id="171"/>
    <w:bookmarkStart w:id="196" w:name="sec-loocv"/>
    <w:p>
      <w:pPr>
        <w:pStyle w:val="Heading2"/>
      </w:pPr>
      <w:r>
        <w:t xml:space="preserve">6 Leave-one-out cross-validation</w:t>
      </w:r>
    </w:p>
    <w:bookmarkStart w:id="172" w:name="exr-loocv"/>
    <w:p>
      <w:pPr>
        <w:pStyle w:val="FirstParagraph"/>
      </w:pPr>
      <w:r>
        <w:rPr>
          <w:b/>
          <w:bCs/>
        </w:rPr>
        <w:t xml:space="preserve">Exercise 8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) differ?</w:t>
      </w:r>
    </w:p>
    <w:bookmarkEnd w:id="172"/>
    <w:bookmarkStart w:id="173" w:name="sol-loocv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Compact"/>
        <w:numPr>
          <w:ilvl w:val="0"/>
          <w:numId w:val="101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173"/>
    <w:bookmarkStart w:id="177" w:name="def-loocv"/>
    <w:p>
      <w:pPr>
        <w:pStyle w:val="FirstParagraph"/>
      </w:pPr>
      <w:r>
        <w:rPr>
          <w:b/>
          <w:bCs/>
        </w:rPr>
        <w:t xml:space="preserve">Definition 26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174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7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.</w:t>
            </w:r>
          </w:p>
          <w:p/>
        </w:tc>
      </w:tr>
    </w:tbl>
    <w:bookmarkEnd w:id="177"/>
    <w:bookmarkStart w:id="179" w:name="def-term-vector"/>
    <w:p>
      <w:pPr>
        <w:pStyle w:val="BodyText"/>
      </w:pPr>
      <w:r>
        <w:rPr>
          <w:b/>
          <w:bCs/>
        </w:rPr>
        <w:t xml:space="preserve">Definition 27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178" w:name="eq-term-vector"/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78"/>
    </w:p>
    <w:bookmarkEnd w:id="179"/>
    <w:bookmarkStart w:id="181" w:name="rem-term-vect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80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81"/>
    <w:bookmarkStart w:id="183" w:name="def-cross-product-matrix"/>
    <w:p>
      <w:pPr>
        <w:pStyle w:val="BodyText"/>
      </w:pPr>
      <w:r>
        <w:rPr>
          <w:b/>
          <w:bCs/>
        </w:rPr>
        <w:t xml:space="preserve">Definition 28 (Cross-product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182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82"/>
    </w:p>
    <w:bookmarkEnd w:id="183"/>
    <w:bookmarkStart w:id="189" w:name="def-leverage"/>
    <w:p>
      <w:pPr>
        <w:pStyle w:val="FirstParagraph"/>
      </w:pPr>
      <w:r>
        <w:rPr>
          <w:b/>
          <w:bCs/>
        </w:rPr>
        <w:t xml:space="preserve">Definition 29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184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185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8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3.3.3)</w:t>
            </w:r>
            <w:r>
              <w:t xml:space="preserve">,</w:t>
            </w:r>
            <w:r>
              <w:t xml:space="preserve"> </w:t>
            </w:r>
            <w:r>
              <w:t xml:space="preserve">written here with term vectors and the matrix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r:id="rId188">
              <w:r>
                <w:rPr>
                  <w:rStyle w:val="Hyperlink"/>
                </w:rPr>
                <w:t xml:space="preserve">the vector form of the OLS estimates</w:t>
              </w:r>
            </w:hyperlink>
            <w:r>
              <w:t xml:space="preserve">.</w:t>
            </w:r>
          </w:p>
          <w:p/>
        </w:tc>
      </w:tr>
    </w:tbl>
    <w:bookmarkEnd w:id="189"/>
    <w:bookmarkStart w:id="193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184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28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39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190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9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 </w:t>
            </w:r>
            <w:r>
              <w:t xml:space="preserve">states this formula for least squares linear or polynomial regression,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 </w:t>
            </w:r>
            <w:r>
              <w:t xml:space="preserve">for many linear fitting methods.</w:t>
            </w:r>
          </w:p>
          <w:p/>
        </w:tc>
      </w:tr>
    </w:tbl>
    <w:bookmarkEnd w:id="1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194" w:name="exm-loocv-shortcut"/>
    <w:p>
      <w:pPr>
        <w:pStyle w:val="BodyText"/>
      </w:pPr>
      <w:r>
        <w:rPr>
          <w:b/>
          <w:bCs/>
        </w:rPr>
        <w:t xml:space="preserve">Example 8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27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del w:id="3" w:author="PR Preview" w:date="2026-01-01T00:00:00Z">
        <w:r>
          <w:rPr>
            <w:rStyle w:val="NormalTok"/>
          </w:rPr>
          <w:delText xml:space="preserve">loocv_max_diff </w:delText>
        </w:r>
      </w:del>
      <w:del w:id="4" w:author="PR Preview" w:date="2026-01-01T00:00:00Z">
        <w:r>
          <w:rPr>
            <w:rStyle w:val="OtherTok"/>
          </w:rPr>
          <w:delText xml:space="preserve">&lt;-</w:delText>
        </w:r>
      </w:del>
      <w:del w:id="5" w:author="PR Preview" w:date="2026-01-01T00:00:00Z">
        <w:r>
          <w:rPr>
            <w:rStyle w:val="NormalTok"/>
          </w:rPr>
          <w:delText xml:space="preserve"> </w:delText>
        </w:r>
      </w:del>
      <w:del w:id="6" w:author="PR Preview" w:date="2026-01-01T00:00:00Z">
        <w:r>
          <w:rPr>
            <w:rStyle w:val="FunctionTok"/>
          </w:rPr>
          <w:delText xml:space="preserve">max</w:delText>
        </w:r>
      </w:del>
      <w:del w:id="7" w:author="PR Preview" w:date="2026-01-01T00:00:00Z">
        <w:r>
          <w:rPr>
            <w:rStyle w:val="NormalTok"/>
          </w:rPr>
          <w:delText xml:space="preserve">(</w:delText>
        </w:r>
      </w:del>
      <w:del w:id="8" w:author="PR Preview" w:date="2026-01-01T00:00:00Z">
        <w:r>
          <w:rPr>
            <w:rStyle w:val="FunctionTok"/>
          </w:rPr>
          <w:delText xml:space="preserve">abs</w:delText>
        </w:r>
      </w:del>
      <w:del w:id="9" w:author="PR Preview" w:date="2026-01-01T00:00:00Z">
        <w:r>
          <w:rPr>
            <w:rStyle w:val="NormalTok"/>
          </w:rPr>
          <w:delText xml:space="preserve">(mtcars_loocv</w:delText>
        </w:r>
      </w:del>
      <w:del w:id="10" w:author="PR Preview" w:date="2026-01-01T00:00:00Z">
        <w:r>
          <w:rPr>
            <w:rStyle w:val="SpecialCharTok"/>
          </w:rPr>
          <w:delText xml:space="preserve">$</w:delText>
        </w:r>
      </w:del>
      <w:del w:id="11" w:author="PR Preview" w:date="2026-01-01T00:00:00Z">
        <w:r>
          <w:rPr>
            <w:rStyle w:val="NormalTok"/>
          </w:rPr>
          <w:delText xml:space="preserve">refitting </w:delText>
        </w:r>
      </w:del>
      <w:del w:id="12" w:author="PR Preview" w:date="2026-01-01T00:00:00Z">
        <w:r>
          <w:rPr>
            <w:rStyle w:val="SpecialCharTok"/>
          </w:rPr>
          <w:delText xml:space="preserve">-</w:delText>
        </w:r>
      </w:del>
      <w:del w:id="13" w:author="PR Preview" w:date="2026-01-01T00:00:00Z">
        <w:r>
          <w:rPr>
            <w:rStyle w:val="NormalTok"/>
          </w:rPr>
          <w:delText xml:space="preserve"> mtcars_loocv</w:delText>
        </w:r>
      </w:del>
      <w:del w:id="14" w:author="PR Preview" w:date="2026-01-01T00:00:00Z">
        <w:r>
          <w:rPr>
            <w:rStyle w:val="SpecialCharTok"/>
          </w:rPr>
          <w:delText xml:space="preserve">$</w:delText>
        </w:r>
      </w:del>
      <w:del w:id="15" w:author="PR Preview" w:date="2026-01-01T00:00:00Z">
        <w:r>
          <w:rPr>
            <w:rStyle w:val="NormalTok"/>
          </w:rPr>
          <w:delText xml:space="preserve">formula))</w:delText>
        </w:r>
      </w:del>
      <w:del w:id="16" w:author="PR Preview" w:date="2026-01-01T00:00:00Z">
        <w:r>
          <w:br/>
        </w:r>
      </w:del>
      <w:del w:id="17" w:author="PR Preview" w:date="2026-01-01T00:00:00Z">
        <w:r>
          <w:rPr>
            <w:rStyle w:val="NormalTok"/>
          </w:rPr>
          <w:delText xml:space="preserve">mtcars_best_loocv </w:delText>
        </w:r>
      </w:del>
      <w:del w:id="18" w:author="PR Preview" w:date="2026-01-01T00:00:00Z">
        <w:r>
          <w:rPr>
            <w:rStyle w:val="OtherTok"/>
          </w:rPr>
          <w:delText xml:space="preserve">&lt;-</w:delText>
        </w:r>
      </w:del>
      <w:del w:id="19" w:author="PR Preview" w:date="2026-01-01T00:00:00Z">
        <w:r>
          <w:br/>
        </w:r>
      </w:del>
      <w:del w:id="20" w:author="PR Preview" w:date="2026-01-01T00:00:00Z">
        <w:r>
          <w:rPr>
            <w:rStyle w:val="NormalTok"/>
          </w:rPr>
          <w:delText xml:space="preserve">  mtcars_loocv</w:delText>
        </w:r>
      </w:del>
      <w:del w:id="21" w:author="PR Preview" w:date="2026-01-01T00:00:00Z">
        <w:r>
          <w:rPr>
            <w:rStyle w:val="SpecialCharTok"/>
          </w:rPr>
          <w:delText xml:space="preserve">$</w:delText>
        </w:r>
      </w:del>
      <w:del w:id="22" w:author="PR Preview" w:date="2026-01-01T00:00:00Z">
        <w:r>
          <w:rPr>
            <w:rStyle w:val="NormalTok"/>
          </w:rPr>
          <w:delText xml:space="preserve">degree[</w:delText>
        </w:r>
      </w:del>
      <w:del w:id="23" w:author="PR Preview" w:date="2026-01-01T00:00:00Z">
        <w:r>
          <w:rPr>
            <w:rStyle w:val="FunctionTok"/>
          </w:rPr>
          <w:delText xml:space="preserve">which.min</w:delText>
        </w:r>
      </w:del>
      <w:del w:id="24" w:author="PR Preview" w:date="2026-01-01T00:00:00Z">
        <w:r>
          <w:rPr>
            <w:rStyle w:val="NormalTok"/>
          </w:rPr>
          <w:delText xml:space="preserve">(mtcars_loocv</w:delText>
        </w:r>
      </w:del>
      <w:del w:id="25" w:author="PR Preview" w:date="2026-01-01T00:00:00Z">
        <w:r>
          <w:rPr>
            <w:rStyle w:val="SpecialCharTok"/>
          </w:rPr>
          <w:delText xml:space="preserve">$</w:delText>
        </w:r>
      </w:del>
      <w:del w:id="26" w:author="PR Preview" w:date="2026-01-01T00:00:00Z">
        <w:r>
          <w:rPr>
            <w:rStyle w:val="NormalTok"/>
          </w:rPr>
          <w:delText xml:space="preserve">formula)]</w:delText>
        </w:r>
      </w:del>
      <w:del w:id="27" w:author="PR Preview" w:date="2026-01-01T00:00:00Z">
        <w:r>
          <w:br/>
        </w:r>
      </w:del>
      <w:del w:id="28" w:author="PR Preview" w:date="2026-01-01T00:00:00Z">
        <w:r>
          <w:rPr>
            <w:rStyle w:val="FunctionTok"/>
          </w:rPr>
          <w:delText xml:space="preserve">c</w:delText>
        </w:r>
      </w:del>
      <w:del w:id="29" w:author="PR Preview" w:date="2026-01-01T00:00:00Z">
        <w:r>
          <w:rPr>
            <w:rStyle w:val="NormalTok"/>
          </w:rPr>
          <w:delText xml:space="preserve">(</w:delText>
        </w:r>
      </w:del>
      <w:del w:id="30" w:author="PR Preview" w:date="2026-01-01T00:00:00Z">
        <w:r>
          <w:rPr>
            <w:rStyle w:val="AttributeTok"/>
          </w:rPr>
          <w:delText xml:space="preserve">max_difference =</w:delText>
        </w:r>
      </w:del>
      <w:del w:id="31" w:author="PR Preview" w:date="2026-01-01T00:00:00Z">
        <w:r>
          <w:rPr>
            <w:rStyle w:val="NormalTok"/>
          </w:rPr>
          <w:delText xml:space="preserve"> loocv_max_diff, </w:delText>
        </w:r>
      </w:del>
      <w:del w:id="32" w:author="PR Preview" w:date="2026-01-01T00:00:00Z">
        <w:r>
          <w:rPr>
            <w:rStyle w:val="AttributeTok"/>
          </w:rPr>
          <w:delText xml:space="preserve">best_degree =</w:delText>
        </w:r>
      </w:del>
      <w:del w:id="33" w:author="PR Preview" w:date="2026-01-01T00:00:00Z">
        <w:r>
          <w:rPr>
            <w:rStyle w:val="NormalTok"/>
          </w:rPr>
          <w:delText xml:space="preserve"> mtcars_best_loocv)</w:delText>
        </w:r>
      </w:del>
      <w:del w:id="34" w:author="PR Preview" w:date="2026-01-01T00:00:00Z">
        <w:r>
          <w:br/>
        </w:r>
      </w:del>
      <w:del w:id="35" w:author="PR Preview" w:date="2026-01-01T00:00:00Z">
        <w:r>
          <w:rPr>
            <w:rStyle w:val="CommentTok"/>
          </w:rPr>
          <w:delText xml:space="preserve">#&gt; max_difference    best_degree </w:delText>
        </w:r>
      </w:del>
      <w:del w:id="36" w:author="PR Preview" w:date="2026-01-01T00:00:00Z">
        <w:r>
          <w:br/>
        </w:r>
      </w:del>
      <w:del w:id="37" w:author="PR Preview" w:date="2026-01-01T00:00:00Z">
        <w:r>
          <w:rPr>
            <w:rStyle w:val="CommentTok"/>
          </w:rPr>
          <w:delText xml:space="preserve">#&gt;    7.10543e-15    2.00000e+00</w:delText>
        </w:r>
      </w:del>
    </w:p>
    <w:p>
      <w:pPr>
        <w:pStyle w:val="FirstParagraph"/>
      </w:pPr>
      <w:del w:id="38" w:author="PR Preview" w:date="2026-01-01T00:00:00Z">
        <w:r>
          <w:delText xml:space="preserve">The two columns differ by at most 7.1e-15,</w:delText>
        </w:r>
      </w:del>
      <w:del w:id="39" w:author="PR Preview" w:date="2026-01-01T00:00:00Z">
        <w:r>
          <w:delText xml:space="preserve"> </w:delText>
        </w:r>
      </w:del>
      <w:del w:id="40" w:author="PR Preview" w:date="2026-01-01T00:00:00Z">
        <w:r>
          <w:delText xml:space="preserve">which is rounding error.</w:delText>
        </w:r>
      </w:del>
      <w:del w:id="41" w:author="PR Preview" w:date="2026-01-01T00:00:00Z">
        <w:r>
          <w:delText xml:space="preserve"> </w:delText>
        </w:r>
      </w:del>
      <w:del w:id="42" w:author="PR Preview" w:date="2026-01-01T00:00:00Z">
        <w:r>
          <w:delText xml:space="preserve">The single-fit formula needs one fit per model instead of 32.</w:delText>
        </w:r>
      </w:del>
      <w:del w:id="43" w:author="PR Preview" w:date="2026-01-01T00:00:00Z">
        <w:r>
          <w:delText xml:space="preserve"> </w:delText>
        </w:r>
      </w:del>
      <w:del w:id="44" w:author="PR Preview" w:date="2026-01-01T00:00:00Z">
        <w:r>
          <w:delText xml:space="preserve">LOOCV picks degree 2,</w:delText>
        </w:r>
      </w:del>
      <w:del w:id="45" w:author="PR Preview" w:date="2026-01-01T00:00:00Z">
        <w:r>
          <w:delText xml:space="preserve"> </w:delText>
        </w:r>
      </w:del>
      <w:del w:id="46" w:author="PR Preview" w:date="2026-01-01T00:00:00Z">
        <w:r>
          <w:delText xml:space="preserve">and because LOOCV is not random (</w:delText>
        </w:r>
      </w:del>
      <w:hyperlink w:anchor="sol-loocv">
        <w:del w:id="47" w:author="PR Preview" w:date="2026-01-01T00:00:00Z">
          <w:r>
            <w:rPr>
              <w:rStyle w:val="Hyperlink"/>
            </w:rPr>
            <w:delText xml:space="preserve">Solution 8</w:delText>
          </w:r>
        </w:del>
      </w:hyperlink>
      <w:del w:id="48" w:author="PR Preview" w:date="2026-01-01T00:00:00Z">
        <w:r>
          <w:delText xml:space="preserve">),</w:delText>
        </w:r>
      </w:del>
      <w:del w:id="49" w:author="PR Preview" w:date="2026-01-01T00:00:00Z">
        <w:r>
          <w:delText xml:space="preserve"> </w:delText>
        </w:r>
      </w:del>
      <w:del w:id="50" w:author="PR Preview" w:date="2026-01-01T00:00:00Z">
        <w:r>
          <w:delText xml:space="preserve">rerunning it always gives the same choice.</w:delText>
        </w:r>
      </w:del>
    </w:p>
    <w:p>
      <w:pPr>
        <w:pStyle w:val="SourceCode"/>
      </w:pPr>
      <w:ins w:id="51" w:author="PR Preview" w:date="2026-01-01T00:00:00Z">
        <w:r>
          <w:rPr>
            <w:rStyle w:val="NormalTok"/>
          </w:rPr>
          <w:t xml:space="preserve">loocv_max_diff </w:t>
        </w:r>
      </w:ins>
      <w:ins w:id="52" w:author="PR Preview" w:date="2026-01-01T00:00:00Z">
        <w:r>
          <w:rPr>
            <w:rStyle w:val="OtherTok"/>
          </w:rPr>
          <w:t xml:space="preserve">&lt;-</w:t>
        </w:r>
      </w:ins>
      <w:ins w:id="53" w:author="PR Preview" w:date="2026-01-01T00:00:00Z">
        <w:r>
          <w:rPr>
            <w:rStyle w:val="NormalTok"/>
          </w:rPr>
          <w:t xml:space="preserve"> </w:t>
        </w:r>
      </w:ins>
      <w:ins w:id="54" w:author="PR Preview" w:date="2026-01-01T00:00:00Z">
        <w:r>
          <w:rPr>
            <w:rStyle w:val="FunctionTok"/>
          </w:rPr>
          <w:t xml:space="preserve">max</w:t>
        </w:r>
      </w:ins>
      <w:ins w:id="55" w:author="PR Preview" w:date="2026-01-01T00:00:00Z">
        <w:r>
          <w:rPr>
            <w:rStyle w:val="NormalTok"/>
          </w:rPr>
          <w:t xml:space="preserve">(</w:t>
        </w:r>
      </w:ins>
      <w:ins w:id="56" w:author="PR Preview" w:date="2026-01-01T00:00:00Z">
        <w:r>
          <w:rPr>
            <w:rStyle w:val="FunctionTok"/>
          </w:rPr>
          <w:t xml:space="preserve">abs</w:t>
        </w:r>
      </w:ins>
      <w:ins w:id="57" w:author="PR Preview" w:date="2026-01-01T00:00:00Z">
        <w:r>
          <w:rPr>
            <w:rStyle w:val="NormalTok"/>
          </w:rPr>
          <w:t xml:space="preserve">(mtcars_loocv</w:t>
        </w:r>
      </w:ins>
      <w:ins w:id="58" w:author="PR Preview" w:date="2026-01-01T00:00:00Z">
        <w:r>
          <w:rPr>
            <w:rStyle w:val="SpecialCharTok"/>
          </w:rPr>
          <w:t xml:space="preserve">$</w:t>
        </w:r>
      </w:ins>
      <w:ins w:id="59" w:author="PR Preview" w:date="2026-01-01T00:00:00Z">
        <w:r>
          <w:rPr>
            <w:rStyle w:val="NormalTok"/>
          </w:rPr>
          <w:t xml:space="preserve">refitting </w:t>
        </w:r>
      </w:ins>
      <w:ins w:id="60" w:author="PR Preview" w:date="2026-01-01T00:00:00Z">
        <w:r>
          <w:rPr>
            <w:rStyle w:val="SpecialCharTok"/>
          </w:rPr>
          <w:t xml:space="preserve">-</w:t>
        </w:r>
      </w:ins>
      <w:ins w:id="61" w:author="PR Preview" w:date="2026-01-01T00:00:00Z">
        <w:r>
          <w:rPr>
            <w:rStyle w:val="NormalTok"/>
          </w:rPr>
          <w:t xml:space="preserve"> mtcars_loocv</w:t>
        </w:r>
      </w:ins>
      <w:ins w:id="62" w:author="PR Preview" w:date="2026-01-01T00:00:00Z">
        <w:r>
          <w:rPr>
            <w:rStyle w:val="SpecialCharTok"/>
          </w:rPr>
          <w:t xml:space="preserve">$</w:t>
        </w:r>
      </w:ins>
      <w:ins w:id="63" w:author="PR Preview" w:date="2026-01-01T00:00:00Z">
        <w:r>
          <w:rPr>
            <w:rStyle w:val="NormalTok"/>
          </w:rPr>
          <w:t xml:space="preserve">formula))</w:t>
        </w:r>
      </w:ins>
      <w:ins w:id="64" w:author="PR Preview" w:date="2026-01-01T00:00:00Z">
        <w:r>
          <w:br/>
        </w:r>
      </w:ins>
      <w:ins w:id="65" w:author="PR Preview" w:date="2026-01-01T00:00:00Z">
        <w:r>
          <w:rPr>
            <w:rStyle w:val="NormalTok"/>
          </w:rPr>
          <w:t xml:space="preserve">mtcars_best_loocv </w:t>
        </w:r>
      </w:ins>
      <w:ins w:id="66" w:author="PR Preview" w:date="2026-01-01T00:00:00Z">
        <w:r>
          <w:rPr>
            <w:rStyle w:val="OtherTok"/>
          </w:rPr>
          <w:t xml:space="preserve">&lt;-</w:t>
        </w:r>
      </w:ins>
      <w:ins w:id="67" w:author="PR Preview" w:date="2026-01-01T00:00:00Z">
        <w:r>
          <w:br/>
        </w:r>
      </w:ins>
      <w:ins w:id="68" w:author="PR Preview" w:date="2026-01-01T00:00:00Z">
        <w:r>
          <w:rPr>
            <w:rStyle w:val="NormalTok"/>
          </w:rPr>
          <w:t xml:space="preserve">  mtcars_loocv</w:t>
        </w:r>
      </w:ins>
      <w:ins w:id="69" w:author="PR Preview" w:date="2026-01-01T00:00:00Z">
        <w:r>
          <w:rPr>
            <w:rStyle w:val="SpecialCharTok"/>
          </w:rPr>
          <w:t xml:space="preserve">$</w:t>
        </w:r>
      </w:ins>
      <w:ins w:id="70" w:author="PR Preview" w:date="2026-01-01T00:00:00Z">
        <w:r>
          <w:rPr>
            <w:rStyle w:val="NormalTok"/>
          </w:rPr>
          <w:t xml:space="preserve">degree[</w:t>
        </w:r>
      </w:ins>
      <w:ins w:id="71" w:author="PR Preview" w:date="2026-01-01T00:00:00Z">
        <w:r>
          <w:rPr>
            <w:rStyle w:val="FunctionTok"/>
          </w:rPr>
          <w:t xml:space="preserve">which.min</w:t>
        </w:r>
      </w:ins>
      <w:ins w:id="72" w:author="PR Preview" w:date="2026-01-01T00:00:00Z">
        <w:r>
          <w:rPr>
            <w:rStyle w:val="NormalTok"/>
          </w:rPr>
          <w:t xml:space="preserve">(mtcars_loocv</w:t>
        </w:r>
      </w:ins>
      <w:ins w:id="73" w:author="PR Preview" w:date="2026-01-01T00:00:00Z">
        <w:r>
          <w:rPr>
            <w:rStyle w:val="SpecialCharTok"/>
          </w:rPr>
          <w:t xml:space="preserve">$</w:t>
        </w:r>
      </w:ins>
      <w:ins w:id="74" w:author="PR Preview" w:date="2026-01-01T00:00:00Z">
        <w:r>
          <w:rPr>
            <w:rStyle w:val="NormalTok"/>
          </w:rPr>
          <w:t xml:space="preserve">formula)]</w:t>
        </w:r>
      </w:ins>
      <w:ins w:id="75" w:author="PR Preview" w:date="2026-01-01T00:00:00Z">
        <w:r>
          <w:br/>
        </w:r>
      </w:ins>
      <w:ins w:id="76" w:author="PR Preview" w:date="2026-01-01T00:00:00Z">
        <w:r>
          <w:rPr>
            <w:rStyle w:val="FunctionTok"/>
          </w:rPr>
          <w:t xml:space="preserve">c</w:t>
        </w:r>
      </w:ins>
      <w:ins w:id="77" w:author="PR Preview" w:date="2026-01-01T00:00:00Z">
        <w:r>
          <w:rPr>
            <w:rStyle w:val="NormalTok"/>
          </w:rPr>
          <w:t xml:space="preserve">(</w:t>
        </w:r>
      </w:ins>
      <w:ins w:id="78" w:author="PR Preview" w:date="2026-01-01T00:00:00Z">
        <w:r>
          <w:rPr>
            <w:rStyle w:val="AttributeTok"/>
          </w:rPr>
          <w:t xml:space="preserve">max_difference =</w:t>
        </w:r>
      </w:ins>
      <w:ins w:id="79" w:author="PR Preview" w:date="2026-01-01T00:00:00Z">
        <w:r>
          <w:rPr>
            <w:rStyle w:val="NormalTok"/>
          </w:rPr>
          <w:t xml:space="preserve"> loocv_max_diff, </w:t>
        </w:r>
      </w:ins>
      <w:ins w:id="80" w:author="PR Preview" w:date="2026-01-01T00:00:00Z">
        <w:r>
          <w:rPr>
            <w:rStyle w:val="AttributeTok"/>
          </w:rPr>
          <w:t xml:space="preserve">best_degree =</w:t>
        </w:r>
      </w:ins>
      <w:ins w:id="81" w:author="PR Preview" w:date="2026-01-01T00:00:00Z">
        <w:r>
          <w:rPr>
            <w:rStyle w:val="NormalTok"/>
          </w:rPr>
          <w:t xml:space="preserve"> mtcars_best_loocv)</w:t>
        </w:r>
      </w:ins>
      <w:ins w:id="82" w:author="PR Preview" w:date="2026-01-01T00:00:00Z">
        <w:r>
          <w:br/>
        </w:r>
      </w:ins>
      <w:ins w:id="83" w:author="PR Preview" w:date="2026-01-01T00:00:00Z">
        <w:r>
          <w:rPr>
            <w:rStyle w:val="CommentTok"/>
          </w:rPr>
          <w:t xml:space="preserve">#&gt; max_difference    best_degree </w:t>
        </w:r>
      </w:ins>
      <w:ins w:id="84" w:author="PR Preview" w:date="2026-01-01T00:00:00Z">
        <w:r>
          <w:br/>
        </w:r>
      </w:ins>
      <w:ins w:id="85" w:author="PR Preview" w:date="2026-01-01T00:00:00Z">
        <w:r>
          <w:rPr>
            <w:rStyle w:val="CommentTok"/>
          </w:rPr>
          <w:t xml:space="preserve">#&gt;    8.88178e-15    2.00000e+00</w:t>
        </w:r>
      </w:ins>
    </w:p>
    <w:p>
      <w:pPr>
        <w:pStyle w:val="FirstParagraph"/>
      </w:pPr>
      <w:ins w:id="86" w:author="PR Preview" w:date="2026-01-01T00:00:00Z">
        <w:r>
          <w:t xml:space="preserve">The two columns differ by at most 8.9e-15,</w:t>
        </w:r>
      </w:ins>
      <w:ins w:id="87" w:author="PR Preview" w:date="2026-01-01T00:00:00Z">
        <w:r>
          <w:t xml:space="preserve"> </w:t>
        </w:r>
      </w:ins>
      <w:ins w:id="88" w:author="PR Preview" w:date="2026-01-01T00:00:00Z">
        <w:r>
          <w:t xml:space="preserve">which is rounding error.</w:t>
        </w:r>
      </w:ins>
      <w:ins w:id="89" w:author="PR Preview" w:date="2026-01-01T00:00:00Z">
        <w:r>
          <w:t xml:space="preserve"> </w:t>
        </w:r>
      </w:ins>
      <w:ins w:id="90" w:author="PR Preview" w:date="2026-01-01T00:00:00Z">
        <w:r>
          <w:t xml:space="preserve">The single-fit formula needs one fit per model instead of 32.</w:t>
        </w:r>
      </w:ins>
      <w:ins w:id="91" w:author="PR Preview" w:date="2026-01-01T00:00:00Z">
        <w:r>
          <w:t xml:space="preserve"> </w:t>
        </w:r>
      </w:ins>
      <w:ins w:id="92" w:author="PR Preview" w:date="2026-01-01T00:00:00Z">
        <w:r>
          <w:t xml:space="preserve">LOOCV picks degree 2,</w:t>
        </w:r>
      </w:ins>
      <w:ins w:id="93" w:author="PR Preview" w:date="2026-01-01T00:00:00Z">
        <w:r>
          <w:t xml:space="preserve"> </w:t>
        </w:r>
      </w:ins>
      <w:ins w:id="94" w:author="PR Preview" w:date="2026-01-01T00:00:00Z">
        <w:r>
          <w:t xml:space="preserve">and because LOOCV is not random (</w:t>
        </w:r>
      </w:ins>
      <w:hyperlink w:anchor="sol-loocv">
        <w:ins w:id="95" w:author="PR Preview" w:date="2026-01-01T00:00:00Z">
          <w:r>
            <w:rPr>
              <w:rStyle w:val="Hyperlink"/>
            </w:rPr>
            <w:t xml:space="preserve">Solution 8</w:t>
          </w:r>
        </w:ins>
      </w:hyperlink>
      <w:ins w:id="96" w:author="PR Preview" w:date="2026-01-01T00:00:00Z">
        <w:r>
          <w:t xml:space="preserve">),</w:t>
        </w:r>
      </w:ins>
      <w:ins w:id="97" w:author="PR Preview" w:date="2026-01-01T00:00:00Z">
        <w:r>
          <w:t xml:space="preserve"> </w:t>
        </w:r>
      </w:ins>
      <w:ins w:id="98" w:author="PR Preview" w:date="2026-01-01T00:00:00Z">
        <w:r>
          <w:t xml:space="preserve">rerunning it always gives the same choice.</w:t>
        </w:r>
      </w:ins>
    </w:p>
    <w:bookmarkEnd w:id="194"/>
    <w:bookmarkStart w:id="195" w:name="rem-loocv"/>
    <w:p>
      <w:pPr>
        <w:pStyle w:val="BodyText"/>
      </w:pPr>
      <w:r>
        <w:rPr>
          <w:i/>
          <w:iCs/>
        </w:rPr>
        <w:t xml:space="preserve">Remark 11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9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195"/>
    <w:bookmarkEnd w:id="196"/>
    <w:bookmarkStart w:id="229" w:name="sec-cv-model-choice"/>
    <w:p>
      <w:pPr>
        <w:pStyle w:val="Heading2"/>
      </w:pPr>
      <w:r>
        <w:t xml:space="preserve">7 Choosing a model by cross-validation</w:t>
      </w:r>
    </w:p>
    <w:bookmarkStart w:id="198" w:name="def-cv-estimate-indexed"/>
    <w:p>
      <w:pPr>
        <w:pStyle w:val="FirstParagraph"/>
      </w:pPr>
      <w:r>
        <w:rPr>
          <w:b/>
          <w:bCs/>
        </w:rPr>
        <w:t xml:space="preserve">Definition 30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197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κ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97"/>
    </w:p>
    <w:bookmarkEnd w:id="198"/>
    <w:bookmarkStart w:id="200" w:name="def-cv-choice"/>
    <w:p>
      <w:pPr>
        <w:pStyle w:val="FirstParagraph"/>
      </w:pPr>
      <w:r>
        <w:rPr>
          <w:b/>
          <w:bCs/>
        </w:rPr>
        <w:t xml:space="preserve">Definition 31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199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99"/>
    </w:p>
    <w:bookmarkEnd w:id="200"/>
    <w:bookmarkStart w:id="204" w:name="def-nested-cv"/>
    <w:p>
      <w:pPr>
        <w:pStyle w:val="FirstParagraph"/>
      </w:pPr>
      <w:r>
        <w:rPr>
          <w:b/>
          <w:bCs/>
        </w:rPr>
        <w:t xml:space="preserve">Definition 32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01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20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7.10.2)</w:t>
            </w:r>
            <w:r>
              <w:t xml:space="preserve"> </w:t>
            </w:r>
            <w:r>
              <w:t xml:space="preserve">for cross-validating every step of a procedure,</w:t>
            </w:r>
            <w:r>
              <w:t xml:space="preserve"> </w:t>
            </w:r>
            <w:r>
              <w:t xml:space="preserve">choices included.</w:t>
            </w:r>
          </w:p>
          <w:p/>
        </w:tc>
      </w:tr>
    </w:tbl>
    <w:bookmarkEnd w:id="204"/>
    <w:bookmarkStart w:id="205" w:name="rem-nested-cv"/>
    <w:p>
      <w:pPr>
        <w:pStyle w:val="BodyText"/>
      </w:pPr>
      <w:r>
        <w:rPr>
          <w:i/>
          <w:iCs/>
        </w:rPr>
        <w:t xml:space="preserve">Remark 12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05"/>
    <w:bookmarkStart w:id="208" w:name="rem-cv-winner-optimistic"/>
    <w:p>
      <w:pPr>
        <w:pStyle w:val="BodyText"/>
      </w:pPr>
      <w:r>
        <w:rPr>
          <w:i/>
          <w:iCs/>
        </w:rPr>
        <w:t xml:space="preserve">Remark 13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08"/>
    <w:bookmarkStart w:id="213" w:name="def-cv-se"/>
    <w:p>
      <w:pPr>
        <w:pStyle w:val="BodyText"/>
      </w:pPr>
      <w:r>
        <w:rPr>
          <w:b/>
          <w:bCs/>
        </w:rPr>
        <w:t xml:space="preserve">Definition 33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09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10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21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who call the result a standard error.</w:t>
            </w:r>
          </w:p>
          <w:p/>
        </w:tc>
      </w:tr>
    </w:tbl>
    <w:bookmarkEnd w:id="213"/>
    <w:bookmarkStart w:id="215" w:name="rem-cv-se"/>
    <w:p>
      <w:pPr>
        <w:pStyle w:val="BodyText"/>
      </w:pPr>
      <w:r>
        <w:rPr>
          <w:i/>
          <w:iCs/>
        </w:rPr>
        <w:t xml:space="preserve">Remark 14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35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1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15"/>
    <w:bookmarkStart w:id="217" w:name="def-fold-mse-indexed"/>
    <w:p>
      <w:pPr>
        <w:pStyle w:val="BodyText"/>
      </w:pPr>
      <w:r>
        <w:rPr>
          <w:b/>
          <w:bCs/>
        </w:rPr>
        <w:t xml:space="preserve">Definition 34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16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216"/>
    </w:p>
    <w:bookmarkEnd w:id="217"/>
    <w:bookmarkStart w:id="219" w:name="def-cv-se-indexed"/>
    <w:p>
      <w:pPr>
        <w:pStyle w:val="FirstParagraph"/>
      </w:pPr>
      <w:r>
        <w:rPr>
          <w:b/>
          <w:bCs/>
        </w:rPr>
        <w:t xml:space="preserve">Definition 35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18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218"/>
    </w:p>
    <w:bookmarkEnd w:id="219"/>
    <w:bookmarkStart w:id="223" w:name="def-one-se-rule"/>
    <w:p>
      <w:pPr>
        <w:pStyle w:val="FirstParagraph"/>
      </w:pPr>
      <w:r>
        <w:rPr>
          <w:b/>
          <w:bCs/>
        </w:rPr>
        <w:t xml:space="preserve">Definition 36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20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2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;</w:t>
            </w:r>
            <w:r>
              <w:t xml:space="preserve"> </w:t>
            </w:r>
            <w:r>
              <w:t xml:space="preserve">James et al. (2021, sec. 6.1.3)</w:t>
            </w:r>
            <w:r>
              <w:t xml:space="preserve">.</w:t>
            </w:r>
          </w:p>
          <w:p/>
        </w:tc>
      </w:tr>
    </w:tbl>
    <w:bookmarkEnd w:id="223"/>
    <w:bookmarkStart w:id="228" w:name="exm-one-se-rule"/>
    <w:p>
      <w:pPr>
        <w:pStyle w:val="BodyText"/>
      </w:pPr>
      <w:r>
        <w:rPr>
          <w:b/>
          <w:bCs/>
        </w:rPr>
        <w:t xml:space="preserve">Example 9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36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7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35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27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errors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:</w:t>
      </w:r>
      <w:r>
        <w:t xml:space="preserve"> </w:t>
      </w:r>
      <w:r>
        <w:t xml:space="preserve">0.112 for degree 8</w:t>
      </w:r>
      <w:r>
        <w:t xml:space="preserve"> </w:t>
      </w:r>
      <w:r>
        <w:t xml:space="preserve">and 0.099 for degree 3.</w:t>
      </w:r>
    </w:p>
    <w:bookmarkEnd w:id="228"/>
    <w:bookmarkEnd w:id="229"/>
    <w:bookmarkStart w:id="236" w:name="sec-cv-whole-procedure"/>
    <w:p>
      <w:pPr>
        <w:pStyle w:val="Heading2"/>
      </w:pPr>
      <w:r>
        <w:t xml:space="preserve">8 Cross-validating the whole procedure</w:t>
      </w:r>
    </w:p>
    <w:bookmarkStart w:id="232" w:name="exr-cv-screening"/>
    <w:p>
      <w:pPr>
        <w:pStyle w:val="FirstParagraph"/>
      </w:pPr>
      <w:r>
        <w:rPr>
          <w:b/>
          <w:bCs/>
        </w:rPr>
        <w:t xml:space="preserve">Exercise 9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3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3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4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4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4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32"/>
    <w:bookmarkStart w:id="233" w:name="sol-cv-screening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</w:p>
    <w:p>
      <w:pPr>
        <w:numPr>
          <w:ilvl w:val="0"/>
          <w:numId w:val="1015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5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6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33"/>
    <w:bookmarkStart w:id="235" w:name="rem-cv-every-step"/>
    <w:p>
      <w:pPr>
        <w:pStyle w:val="BodyText"/>
      </w:pPr>
      <w:r>
        <w:rPr>
          <w:i/>
          <w:iCs/>
        </w:rPr>
        <w:t xml:space="preserve">Remark 15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17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9</w:t>
        </w:r>
      </w:hyperlink>
      <w:r>
        <w:t xml:space="preserve">;</w:t>
      </w:r>
    </w:p>
    <w:p>
      <w:pPr>
        <w:pStyle w:val="Compact"/>
        <w:numPr>
          <w:ilvl w:val="0"/>
          <w:numId w:val="1017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17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34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35"/>
    <w:bookmarkEnd w:id="236"/>
    <w:bookmarkStart w:id="242" w:name="references"/>
    <w:p>
      <w:pPr>
        <w:pStyle w:val="Heading2"/>
      </w:pPr>
      <w:r>
        <w:t xml:space="preserve">References</w:t>
      </w:r>
    </w:p>
    <w:bookmarkStart w:id="241" w:name="refs"/>
    <w:bookmarkStart w:id="238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37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38"/>
    <w:bookmarkStart w:id="240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39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40"/>
    <w:bookmarkEnd w:id="241"/>
    <w:bookmarkEnd w:id="2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image" Target="media/rId11.png"/><Relationship Id="rId163" Type="http://schemas.openxmlformats.org/officeDocument/2006/relationships/image" Target="media/rId163.png"/><Relationship Id="rId224" Type="http://schemas.openxmlformats.org/officeDocument/2006/relationships/image" Target="media/rId224.png"/><Relationship Id="rId84" Type="http://schemas.openxmlformats.org/officeDocument/2006/relationships/image" Target="media/rId84.png"/><Relationship Id="rId109" Type="http://schemas.openxmlformats.org/officeDocument/2006/relationships/image" Target="media/rId109.png"/><Relationship Id="rId113" Type="http://schemas.openxmlformats.org/officeDocument/2006/relationships/image" Target="media/rId113.png"/><Relationship Id="rId117" Type="http://schemas.openxmlformats.org/officeDocument/2006/relationships/image" Target="media/rId117.png"/><Relationship Id="rId121" Type="http://schemas.openxmlformats.org/officeDocument/2006/relationships/image" Target="media/rId121.png"/><Relationship Id="rId184" Type="http://schemas.openxmlformats.org/officeDocument/2006/relationships/hyperlink" Target="correlation-regression.qmd#def-ols" TargetMode="External"/><Relationship Id="rId180" Type="http://schemas.openxmlformats.org/officeDocument/2006/relationships/hyperlink" Target="correlation-regression.qmd#def-slr-covariate-vector" TargetMode="External"/><Relationship Id="rId188" Type="http://schemas.openxmlformats.org/officeDocument/2006/relationships/hyperlink" Target="correlation-regression.qmd#thm-ols-slr-vector" TargetMode="External"/><Relationship Id="rId214" Type="http://schemas.openxmlformats.org/officeDocument/2006/relationships/hyperlink" Target="estimation.qmd#def-SE" TargetMode="External"/><Relationship Id="rId28" Type="http://schemas.openxmlformats.org/officeDocument/2006/relationships/hyperlink" Target="estimation.qmd#def-fitted-value" TargetMode="External"/><Relationship Id="rId9" Type="http://schemas.openxmlformats.org/officeDocument/2006/relationships/hyperlink" Target="estimation.qmd#def-prediction" TargetMode="External"/><Relationship Id="rId39" Type="http://schemas.openxmlformats.org/officeDocument/2006/relationships/hyperlink" Target="estimation.qmd#def-prediction-error" TargetMode="External"/><Relationship Id="rId25" Type="http://schemas.openxmlformats.org/officeDocument/2006/relationships/hyperlink" Target="estimation.qmd#def-prediction-mse" TargetMode="External"/><Relationship Id="rId209" Type="http://schemas.openxmlformats.org/officeDocument/2006/relationships/hyperlink" Target="exploratory-descriptive.qmd#def-sample-sd" TargetMode="External"/><Relationship Id="rId234" Type="http://schemas.openxmlformats.org/officeDocument/2006/relationships/hyperlink" Target="exploratory-descriptive.qmd#def-standardization" TargetMode="External"/><Relationship Id="rId237" Type="http://schemas.openxmlformats.org/officeDocument/2006/relationships/hyperlink" Target="https://doi.org/10.1007/978-0-387-84858-7" TargetMode="External"/><Relationship Id="rId239" Type="http://schemas.openxmlformats.org/officeDocument/2006/relationships/hyperlink" Target="https://doi.org/10.1007/978-1-0716-1418-1" TargetMode="External"/><Relationship Id="rId67" Type="http://schemas.openxmlformats.org/officeDocument/2006/relationships/hyperlink" Target="https://morrison-lab.github.io/pds/expectation.html#def-loss-function" TargetMode="External"/><Relationship Id="rId66" Type="http://schemas.openxmlformats.org/officeDocument/2006/relationships/hyperlink" Target="https://morrison-lab.github.io/pds/expectation.html#def-risk" TargetMode="External"/><Relationship Id="rId57" Type="http://schemas.openxmlformats.org/officeDocument/2006/relationships/hyperlink" Target="https://morrison-lab.github.io/pds/expectation.html#thm-lie" TargetMode="External"/><Relationship Id="rId87" Type="http://schemas.openxmlformats.org/officeDocument/2006/relationships/hyperlink" Target="https://morrison-lab.github.io/pds/variance-covariance.html#def-irreducible-error" TargetMode="External"/><Relationship Id="rId61" Type="http://schemas.openxmlformats.org/officeDocument/2006/relationships/hyperlink" Target="https://morrison-lab.github.io/pds/variance-covariance.html#def-prediction-bias" TargetMode="External"/><Relationship Id="rId62" Type="http://schemas.openxmlformats.org/officeDocument/2006/relationships/hyperlink" Target="https://morrison-lab.github.io/pds/variance-covariance.html#def-variance" TargetMode="External"/><Relationship Id="rId65" Type="http://schemas.openxmlformats.org/officeDocument/2006/relationships/hyperlink" Target="https://morrison-lab.github.io/pds/variance-covariance.html#thm-prediction-error" TargetMode="External"/></Relationships>
</file>

<file path=word/_rels/footnotes.xml.rels><?xml version='1.0' encoding='UTF-8' standalone='yes'?>
<Relationships xmlns="http://schemas.openxmlformats.org/package/2006/relationships"><Relationship Id="rId184" Type="http://schemas.openxmlformats.org/officeDocument/2006/relationships/hyperlink" Target="correlation-regression.qmd#def-ols" TargetMode="External"/><Relationship Id="rId180" Type="http://schemas.openxmlformats.org/officeDocument/2006/relationships/hyperlink" Target="correlation-regression.qmd#def-slr-covariate-vector" TargetMode="External"/><Relationship Id="rId188" Type="http://schemas.openxmlformats.org/officeDocument/2006/relationships/hyperlink" Target="correlation-regression.qmd#thm-ols-slr-vector" TargetMode="External"/><Relationship Id="rId214" Type="http://schemas.openxmlformats.org/officeDocument/2006/relationships/hyperlink" Target="estimation.qmd#def-SE" TargetMode="External"/><Relationship Id="rId28" Type="http://schemas.openxmlformats.org/officeDocument/2006/relationships/hyperlink" Target="estimation.qmd#def-fitted-value" TargetMode="External"/><Relationship Id="rId9" Type="http://schemas.openxmlformats.org/officeDocument/2006/relationships/hyperlink" Target="estimation.qmd#def-prediction" TargetMode="External"/><Relationship Id="rId39" Type="http://schemas.openxmlformats.org/officeDocument/2006/relationships/hyperlink" Target="estimation.qmd#def-prediction-error" TargetMode="External"/><Relationship Id="rId25" Type="http://schemas.openxmlformats.org/officeDocument/2006/relationships/hyperlink" Target="estimation.qmd#def-prediction-mse" TargetMode="External"/><Relationship Id="rId209" Type="http://schemas.openxmlformats.org/officeDocument/2006/relationships/hyperlink" Target="exploratory-descriptive.qmd#def-sample-sd" TargetMode="External"/><Relationship Id="rId234" Type="http://schemas.openxmlformats.org/officeDocument/2006/relationships/hyperlink" Target="exploratory-descriptive.qmd#def-standardization" TargetMode="External"/><Relationship Id="rId237" Type="http://schemas.openxmlformats.org/officeDocument/2006/relationships/hyperlink" Target="https://doi.org/10.1007/978-0-387-84858-7" TargetMode="External"/><Relationship Id="rId239" Type="http://schemas.openxmlformats.org/officeDocument/2006/relationships/hyperlink" Target="https://doi.org/10.1007/978-1-0716-1418-1" TargetMode="External"/><Relationship Id="rId67" Type="http://schemas.openxmlformats.org/officeDocument/2006/relationships/hyperlink" Target="https://morrison-lab.github.io/pds/expectation.html#def-loss-function" TargetMode="External"/><Relationship Id="rId66" Type="http://schemas.openxmlformats.org/officeDocument/2006/relationships/hyperlink" Target="https://morrison-lab.github.io/pds/expectation.html#def-risk" TargetMode="External"/><Relationship Id="rId57" Type="http://schemas.openxmlformats.org/officeDocument/2006/relationships/hyperlink" Target="https://morrison-lab.github.io/pds/expectation.html#thm-lie" TargetMode="External"/><Relationship Id="rId87" Type="http://schemas.openxmlformats.org/officeDocument/2006/relationships/hyperlink" Target="https://morrison-lab.github.io/pds/variance-covariance.html#def-irreducible-error" TargetMode="External"/><Relationship Id="rId61" Type="http://schemas.openxmlformats.org/officeDocument/2006/relationships/hyperlink" Target="https://morrison-lab.github.io/pds/variance-covariance.html#def-prediction-bias" TargetMode="External"/><Relationship Id="rId62" Type="http://schemas.openxmlformats.org/officeDocument/2006/relationships/hyperlink" Target="https://morrison-lab.github.io/pds/variance-covariance.html#def-variance" TargetMode="External"/><Relationship Id="rId65" Type="http://schemas.openxmlformats.org/officeDocument/2006/relationships/hyperlink" Target="https://morrison-lab.github.io/pds/variance-covariance.html#thm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2026-10-09T20:38:24Z</dcterms:created>
  <dcterms:modified xsi:type="dcterms:W3CDTF">2026-10-09T20:38:24Z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13:24:16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