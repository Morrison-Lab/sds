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Classification and Diagnostic Tests</w:t>
        </w:r>
      </w:ins>
    </w:p>
    <w:p>
      <w:pPr>
        <w:pStyle w:val="Date"/>
      </w:pPr>
      <w:ins w:id="2" w:author="PR Preview" w:date="2026-01-01T00:00:00Z">
        <w:r>
          <w:t xml:space="preserve">Last modified: 2026-10-08 19:43:37 (PDT)</w:t>
        </w:r>
      </w:ins>
    </w:p>
    <w:bookmarkStart w:id="15" w:name="introduction"/>
    <w:p>
      <w:pPr>
        <w:pStyle w:val="Heading2"/>
      </w:pPr>
      <w:ins w:id="3" w:author="PR Preview" w:date="2026-01-01T00:00:00Z">
        <w:r>
          <w:t xml:space="preserve">1 Introduction</w:t>
        </w:r>
      </w:ins>
    </w:p>
    <w:p>
      <w:pPr>
        <w:pStyle w:val="FirstParagraph"/>
      </w:pPr>
      <w:ins w:id="4" w:author="PR Preview" w:date="2026-01-01T00:00:00Z">
        <w:r>
          <w:t xml:space="preserve">Classification is a core problem in statistics and machine learning:</w:t>
        </w:r>
      </w:ins>
      <w:ins w:id="5" w:author="PR Preview" w:date="2026-01-01T00:00:00Z">
        <w:r>
          <w:t xml:space="preserve"> </w:t>
        </w:r>
      </w:ins>
      <w:ins w:id="6" w:author="PR Preview" w:date="2026-01-01T00:00:00Z">
        <w:r>
          <w:t xml:space="preserve">we seek to assign individuals or observations to one of several discrete categories</w:t>
        </w:r>
      </w:ins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based on available data.</w:t>
        </w:r>
      </w:ins>
      <w:ins w:id="9" w:author="PR Preview" w:date="2026-01-01T00:00:00Z">
        <w:r>
          <w:t xml:space="preserve"> </w:t>
        </w:r>
      </w:ins>
      <w:ins w:id="10" w:author="PR Preview" w:date="2026-01-01T00:00:00Z">
        <w:r>
          <w:t xml:space="preserve">In medicine and epidemiology,</w:t>
        </w:r>
      </w:ins>
      <w:ins w:id="11" w:author="PR Preview" w:date="2026-01-01T00:00:00Z">
        <w:r>
          <w:t xml:space="preserve"> </w:t>
        </w:r>
      </w:ins>
      <w:ins w:id="12" w:author="PR Preview" w:date="2026-01-01T00:00:00Z">
        <w:r>
          <w:t xml:space="preserve">classification problems arise constantly;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for example,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 clinician decides whether a patient has a disease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based on evidence such as:</w:t>
        </w:r>
      </w:ins>
    </w:p>
    <w:p>
      <w:pPr>
        <w:pStyle w:val="Compact"/>
        <w:numPr>
          <w:ilvl w:val="0"/>
          <w:numId w:val="1001"/>
        </w:numPr>
      </w:pPr>
      <w:ins w:id="19" w:author="PR Preview" w:date="2026-01-01T00:00:00Z">
        <w:r>
          <w:t xml:space="preserve">test results;</w:t>
        </w:r>
      </w:ins>
    </w:p>
    <w:p>
      <w:pPr>
        <w:pStyle w:val="Compact"/>
        <w:numPr>
          <w:ilvl w:val="0"/>
          <w:numId w:val="1001"/>
        </w:numPr>
      </w:pPr>
      <w:ins w:id="20" w:author="PR Preview" w:date="2026-01-01T00:00:00Z">
        <w:r>
          <w:t xml:space="preserve">biomarkers;</w:t>
        </w:r>
      </w:ins>
    </w:p>
    <w:p>
      <w:pPr>
        <w:pStyle w:val="Compact"/>
        <w:numPr>
          <w:ilvl w:val="0"/>
          <w:numId w:val="1001"/>
        </w:numPr>
      </w:pPr>
      <w:ins w:id="21" w:author="PR Preview" w:date="2026-01-01T00:00:00Z">
        <w:r>
          <w:t xml:space="preserve">clinical signs.</w:t>
        </w:r>
      </w:ins>
    </w:p>
    <w:p>
      <w:pPr>
        <w:pStyle w:val="FirstParagraph"/>
      </w:pPr>
      <w:ins w:id="22" w:author="PR Preview" w:date="2026-01-01T00:00:00Z">
        <w:r>
          <w:t xml:space="preserve">A test can look highly accurate in isolation,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yet its predictive value for an individual patient depends heavily on the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prevalence of the condition in the population being tested.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Understanding this interplay requires</w:t>
        </w:r>
      </w:ins>
      <w:ins w:id="29" w:author="PR Preview" w:date="2026-01-01T00:00:00Z">
        <w:r>
          <w:t xml:space="preserve"> </w:t>
        </w:r>
      </w:ins>
      <w:hyperlink r:id="rId9">
        <w:ins w:id="30" w:author="PR Preview" w:date="2026-01-01T00:00:00Z">
          <w:r>
            <w:rPr>
              <w:rStyle w:val="Hyperlink"/>
            </w:rPr>
            <w:t xml:space="preserve">Bayes’ theorem</w:t>
          </w:r>
        </w:ins>
      </w:hyperlink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and the</w:t>
        </w:r>
      </w:ins>
      <w:ins w:id="33" w:author="PR Preview" w:date="2026-01-01T00:00:00Z">
        <w:r>
          <w:t xml:space="preserve"> </w:t>
        </w:r>
      </w:ins>
      <w:hyperlink r:id="rId10">
        <w:ins w:id="34" w:author="PR Preview" w:date="2026-01-01T00:00:00Z">
          <w:r>
            <w:rPr>
              <w:rStyle w:val="Hyperlink"/>
            </w:rPr>
            <w:t xml:space="preserve">law of total probability</w:t>
          </w:r>
        </w:ins>
      </w:hyperlink>
      <w:ins w:id="35" w:author="PR Preview" w:date="2026-01-01T00:00:00Z">
        <w:r>
          <w:t xml:space="preserve">.</w:t>
        </w:r>
      </w:ins>
    </w:p>
    <w:bookmarkStart w:id="12" w:name="def-classification"/>
    <w:p>
      <w:pPr>
        <w:pStyle w:val="BodyText"/>
      </w:pPr>
      <w:ins w:id="36" w:author="PR Preview" w:date="2026-01-01T00:00:00Z">
        <w:r>
          <w:rPr>
            <w:b/>
            <w:bCs/>
          </w:rPr>
          <w:t xml:space="preserve">Definition 1 (Classification)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A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rPr>
            <w:b/>
            <w:bCs/>
          </w:rPr>
          <w:t xml:space="preserve">classification problem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is a statistical problem in which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we seek to assign each observation to one of two or more discrete categories (</w:t>
        </w:r>
      </w:ins>
      <w:ins w:id="45" w:author="PR Preview" w:date="2026-01-01T00:00:00Z">
        <w:r>
          <w:rPr>
            <w:b/>
            <w:bCs/>
          </w:rPr>
          <w:t xml:space="preserve">classes</w:t>
        </w:r>
      </w:ins>
      <w:ins w:id="46" w:author="PR Preview" w:date="2026-01-01T00:00:00Z">
        <w:r>
          <w:t xml:space="preserve">)</w:t>
        </w:r>
      </w:ins>
      <w:ins w:id="47" w:author="PR Preview" w:date="2026-01-01T00:00:00Z">
        <w:r>
          <w:t xml:space="preserve"> </w:t>
        </w:r>
      </w:ins>
      <w:ins w:id="48" w:author="PR Preview" w:date="2026-01-01T00:00:00Z">
        <w:r>
          <w:t xml:space="preserve">based on its observed features or predictors</w:t>
        </w:r>
      </w:ins>
      <w:ins w:id="49" w:author="PR Preview" w:date="2026-01-01T00:00:00Z">
        <w:r>
          <w:t xml:space="preserve"> </w:t>
        </w:r>
      </w:ins>
      <m:oMath>
        <m:r>
          <m:t>x</m:t>
        </m:r>
      </m:oMath>
      <w:ins w:id="50" w:author="PR Preview" w:date="2026-01-01T00:00:00Z">
        <w:r>
          <w:t xml:space="preserve">,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using a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rPr>
            <w:b/>
            <w:bCs/>
          </w:rPr>
          <w:t xml:space="preserve">classification rule</w:t>
        </w:r>
      </w:ins>
      <w:ins w:id="55" w:author="PR Preview" w:date="2026-01-01T00:00:00Z">
        <w:r>
          <w:t xml:space="preserve"> </w:t>
        </w:r>
      </w:ins>
      <m:oMath>
        <m:r>
          <m:t>c</m:t>
        </m:r>
      </m:oMath>
      <w:ins w:id="56" w:author="PR Preview" w:date="2026-01-01T00:00:00Z">
        <w:r>
          <w:t xml:space="preserve"> </w:t>
        </w:r>
      </w:ins>
      <w:ins w:id="57" w:author="PR Preview" w:date="2026-01-01T00:00:00Z">
        <w:r>
          <w:t xml:space="preserve">that maps features to classes:</w:t>
        </w:r>
      </w:ins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ins w:id="58" w:author="PR Preview" w:date="2026-01-01T00:00:00Z">
        <w:r>
          <w:t xml:space="preserve">In the binary case (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59" w:author="PR Preview" w:date="2026-01-01T00:00:00Z">
        <w:r>
          <w:t xml:space="preserve">),</w:t>
        </w:r>
      </w:ins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the two classes are often labeled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“positive”</w:t>
        </w:r>
      </w:ins>
      <w:ins w:id="64" w:author="PR Preview" w:date="2026-01-01T00:00:00Z">
        <w:r>
          <w:t xml:space="preserve"> </w:t>
        </w:r>
      </w:ins>
      <w:ins w:id="65" w:author="PR Preview" w:date="2026-01-01T00:00:00Z">
        <w:r>
          <w:t xml:space="preserve">and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“negative”</w:t>
        </w:r>
      </w:ins>
      <w:ins w:id="68" w:author="PR Preview" w:date="2026-01-01T00:00:00Z">
        <w:r>
          <w:t xml:space="preserve">,</w:t>
        </w:r>
      </w:ins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or</w:t>
        </w:r>
      </w:ins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“diseased”</w:t>
        </w:r>
      </w:ins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and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“healthy”</w:t>
        </w:r>
      </w:ins>
      <w:ins w:id="77" w:author="PR Preview" w:date="2026-01-01T00:00:00Z">
        <w:r>
          <w:t xml:space="preserve">.</w:t>
        </w:r>
      </w:ins>
    </w:p>
    <w:bookmarkEnd w:id="12"/>
    <w:bookmarkStart w:id="14" w:name="exm-classification"/>
    <w:p>
      <w:pPr>
        <w:pStyle w:val="BodyText"/>
      </w:pPr>
      <w:ins w:id="78" w:author="PR Preview" w:date="2026-01-01T00:00:00Z">
        <w:r>
          <w:rPr>
            <w:b/>
            <w:bCs/>
          </w:rPr>
          <w:t xml:space="preserve">Example 1 (A diagnostic test as a classification rule)</w:t>
        </w:r>
      </w:ins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 COVID-19 test assigns each person tested to one of</w:t>
        </w:r>
      </w:ins>
      <w:ins w:id="81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=</m:t>
        </m:r>
        <m:r>
          <m:t>2</m:t>
        </m:r>
      </m:oMath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classes,</w:t>
        </w:r>
      </w:ins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“has COVID-19”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or</w:t>
        </w:r>
      </w:ins>
      <w:ins w:id="88" w:author="PR Preview" w:date="2026-01-01T00:00:00Z">
        <w:r>
          <w:t xml:space="preserve"> </w:t>
        </w:r>
      </w:ins>
      <w:ins w:id="89" w:author="PR Preview" w:date="2026-01-01T00:00:00Z">
        <w:r>
          <w:t xml:space="preserve">“does not have COVID-19”</w:t>
        </w:r>
      </w:ins>
      <w:ins w:id="90" w:author="PR Preview" w:date="2026-01-01T00:00:00Z">
        <w:r>
          <w:t xml:space="preserve">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based on a single feature</w:t>
        </w:r>
      </w:ins>
      <w:ins w:id="93" w:author="PR Preview" w:date="2026-01-01T00:00:00Z">
        <w:r>
          <w:t xml:space="preserve"> </w:t>
        </w:r>
      </w:ins>
      <m:oMath>
        <m:r>
          <m:t>x</m:t>
        </m:r>
      </m:oMath>
      <w:ins w:id="94" w:author="PR Preview" w:date="2026-01-01T00:00:00Z">
        <w:r>
          <w:t xml:space="preserve">: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the test’s result,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positive (</w:t>
        </w:r>
      </w:ins>
      <m:oMath>
        <m:r>
          <m:rPr>
            <m:sty m:val="p"/>
          </m:rPr>
          <m:t>+</m:t>
        </m:r>
      </m:oMath>
      <w:ins w:id="99" w:author="PR Preview" w:date="2026-01-01T00:00:00Z">
        <w:r>
          <w:t xml:space="preserve">) or negative (</w:t>
        </w:r>
      </w:ins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ins w:id="100" w:author="PR Preview" w:date="2026-01-01T00:00:00Z">
        <w:r>
          <w:t xml:space="preserve">).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The test is the classification rule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(</w:t>
        </w:r>
      </w:ins>
      <w:hyperlink w:anchor="def-classification">
        <w:ins w:id="10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06" w:author="PR Preview" w:date="2026-01-01T00:00:00Z">
        <w:r>
          <w:t xml:space="preserve">)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that assigns a positive result to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“has COVID-19”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and a negative result to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“does not have COVID-19”</w:t>
        </w:r>
      </w:ins>
      <w:ins w:id="115" w:author="PR Preview" w:date="2026-01-01T00:00:00Z">
        <w:r>
          <w:t xml:space="preserve">:</w:t>
        </w:r>
      </w:ins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End w:id="15"/>
    <w:bookmarkStart w:id="31" w:name="diagnostic-test-characteristics"/>
    <w:p>
      <w:pPr>
        <w:pStyle w:val="Heading2"/>
      </w:pPr>
      <w:ins w:id="116" w:author="PR Preview" w:date="2026-01-01T00:00:00Z">
        <w:r>
          <w:t xml:space="preserve">2 Diagnostic test characteristics</w:t>
        </w:r>
      </w:ins>
    </w:p>
    <w:bookmarkStart w:id="17" w:name="def-sensitivity"/>
    <w:p>
      <w:pPr>
        <w:pStyle w:val="FirstParagraph"/>
      </w:pPr>
      <w:ins w:id="117" w:author="PR Preview" w:date="2026-01-01T00:00:00Z">
        <w:r>
          <w:rPr>
            <w:b/>
            <w:bCs/>
          </w:rPr>
          <w:t xml:space="preserve">Definition 2 (Sensitivity)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The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rPr>
            <w:b/>
            <w:bCs/>
          </w:rPr>
          <w:t xml:space="preserve">sensitivity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of a diagnostic test is the probability</w:t>
        </w:r>
      </w:ins>
      <w:ins w:id="124" w:author="PR Preview" w:date="2026-01-01T00:00:00Z">
        <w:r>
          <w:t xml:space="preserve"> </w:t>
        </w:r>
      </w:ins>
      <w:ins w:id="125" w:author="PR Preview" w:date="2026-01-01T00:00:00Z">
        <w:r>
          <w:t xml:space="preserve">that the test is positive (</w:t>
        </w:r>
      </w:ins>
      <m:oMath>
        <m:r>
          <m:rPr>
            <m:sty m:val="p"/>
          </m:rPr>
          <m:t>+</m:t>
        </m:r>
      </m:oMath>
      <w:ins w:id="126" w:author="PR Preview" w:date="2026-01-01T00:00:00Z">
        <w:r>
          <w:t xml:space="preserve">),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given that the person tested has the disease (</w:t>
        </w:r>
      </w:ins>
      <m:oMath>
        <m:r>
          <m:t>D</m:t>
        </m:r>
      </m:oMath>
      <w:ins w:id="129" w:author="PR Preview" w:date="2026-01-01T00:00:00Z">
        <w:r>
          <w:t xml:space="preserve">):</w:t>
        </w:r>
      </w:ins>
    </w:p>
    <w:p>
      <w:pPr>
        <w:pStyle w:val="BodyText"/>
      </w:pPr>
      <w:bookmarkStart w:id="16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6"/>
    </w:p>
    <w:bookmarkEnd w:id="17"/>
    <w:bookmarkStart w:id="19" w:name="exm-sensitivity"/>
    <w:p>
      <w:pPr>
        <w:pStyle w:val="FirstParagraph"/>
      </w:pPr>
      <w:ins w:id="130" w:author="PR Preview" w:date="2026-01-01T00:00:00Z">
        <w:r>
          <w:rPr>
            <w:b/>
            <w:bCs/>
          </w:rPr>
          <w:t xml:space="preserve">Example 2 (Sensitivity of a COVID-19 test)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Suppose a COVID-19 test is positive for 99% of the people who have COVID-19.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Let</w:t>
        </w:r>
      </w:ins>
      <w:ins w:id="135" w:author="PR Preview" w:date="2026-01-01T00:00:00Z">
        <w:r>
          <w:t xml:space="preserve"> </w:t>
        </w:r>
      </w:ins>
      <m:oMath>
        <m:r>
          <m:t>D</m:t>
        </m:r>
      </m:oMath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be the event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“the person has COVID-19”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and</w:t>
        </w:r>
      </w:ins>
      <w:ins w:id="142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the event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“the test is positive”</w:t>
        </w:r>
      </w:ins>
      <w:ins w:id="147" w:author="PR Preview" w:date="2026-01-01T00:00:00Z">
        <w:r>
          <w:t xml:space="preserve">.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Then the test’s sensitivity (</w:t>
        </w:r>
      </w:ins>
      <w:hyperlink w:anchor="def-sensitivity">
        <w:ins w:id="150" w:author="PR Preview" w:date="2026-01-01T00:00:00Z">
          <w:r>
            <w:rPr>
              <w:rStyle w:val="Hyperlink"/>
            </w:rPr>
            <w:t xml:space="preserve">Definition 2</w:t>
          </w:r>
        </w:ins>
      </w:hyperlink>
      <w:ins w:id="151" w:author="PR Preview" w:date="2026-01-01T00:00:00Z">
        <w:r>
          <w:t xml:space="preserve">) is:</w:t>
        </w:r>
      </w:ins>
    </w:p>
    <w:p>
      <w:pPr>
        <w:pStyle w:val="BodyText"/>
      </w:pPr>
      <w:bookmarkStart w:id="18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8"/>
    </w:p>
    <w:bookmarkEnd w:id="19"/>
    <w:bookmarkStart w:id="21" w:name="def-specificity"/>
    <w:p>
      <w:pPr>
        <w:pStyle w:val="FirstParagraph"/>
      </w:pPr>
      <w:ins w:id="152" w:author="PR Preview" w:date="2026-01-01T00:00:00Z">
        <w:r>
          <w:rPr>
            <w:b/>
            <w:bCs/>
          </w:rPr>
          <w:t xml:space="preserve">Definition 3 (Specificity)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The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rPr>
            <w:b/>
            <w:bCs/>
          </w:rPr>
          <w:t xml:space="preserve">specificity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of a diagnostic test is the probability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that the test is negative (</w:t>
        </w:r>
      </w:ins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ins w:id="161" w:author="PR Preview" w:date="2026-01-01T00:00:00Z">
        <w:r>
          <w:t xml:space="preserve">),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given that the person tested does not have the disease (</w:t>
        </w:r>
      </w:ins>
      <m:oMath>
        <m:r>
          <m:rPr>
            <m:sty m:val="p"/>
          </m:rPr>
          <m:t>¬</m:t>
        </m:r>
        <m:r>
          <m:t>D</m:t>
        </m:r>
      </m:oMath>
      <w:ins w:id="164" w:author="PR Preview" w:date="2026-01-01T00:00:00Z">
        <w:r>
          <w:t xml:space="preserve">):</w:t>
        </w:r>
      </w:ins>
    </w:p>
    <w:p>
      <w:pPr>
        <w:pStyle w:val="BodyText"/>
      </w:pPr>
      <w:bookmarkStart w:id="20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0"/>
    </w:p>
    <w:bookmarkEnd w:id="21"/>
    <w:bookmarkStart w:id="25" w:name="exm-specificity"/>
    <w:p>
      <w:pPr>
        <w:pStyle w:val="FirstParagraph"/>
      </w:pPr>
      <w:ins w:id="165" w:author="PR Preview" w:date="2026-01-01T00:00:00Z">
        <w:r>
          <w:rPr>
            <w:b/>
            <w:bCs/>
          </w:rPr>
          <w:t xml:space="preserve">Example 3 (Specificity of a COVID-19 test)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Suppose the COVID-19 test of</w:t>
        </w:r>
      </w:ins>
      <w:ins w:id="168" w:author="PR Preview" w:date="2026-01-01T00:00:00Z">
        <w:r>
          <w:t xml:space="preserve"> </w:t>
        </w:r>
      </w:ins>
      <w:hyperlink w:anchor="exm-sensitivity">
        <w:ins w:id="169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is negative for 99% of the people who do not have COVID-19.</w:t>
        </w:r>
      </w:ins>
      <w:ins w:id="172" w:author="PR Preview" w:date="2026-01-01T00:00:00Z">
        <w:r>
          <w:t xml:space="preserve"> </w:t>
        </w:r>
      </w:ins>
      <w:ins w:id="173" w:author="PR Preview" w:date="2026-01-01T00:00:00Z">
        <w:r>
          <w:t xml:space="preserve">Then its specificity (</w:t>
        </w:r>
      </w:ins>
      <w:hyperlink w:anchor="def-specificity">
        <w:ins w:id="17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75" w:author="PR Preview" w:date="2026-01-01T00:00:00Z">
        <w:r>
          <w:t xml:space="preserve">) is:</w:t>
        </w:r>
      </w:ins>
    </w:p>
    <w:p>
      <w:pPr>
        <w:pStyle w:val="BodyText"/>
      </w:pPr>
      <w:bookmarkStart w:id="22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ins w:id="176" w:author="PR Preview" w:date="2026-01-01T00:00:00Z">
        <w:r>
          <w:t xml:space="preserve">By the</w:t>
        </w:r>
      </w:ins>
      <w:ins w:id="177" w:author="PR Preview" w:date="2026-01-01T00:00:00Z">
        <w:r>
          <w:t xml:space="preserve"> </w:t>
        </w:r>
      </w:ins>
      <w:hyperlink r:id="rId23">
        <w:ins w:id="178" w:author="PR Preview" w:date="2026-01-01T00:00:00Z">
          <w:r>
            <w:rPr>
              <w:rStyle w:val="Hyperlink"/>
            </w:rPr>
            <w:t xml:space="preserve">complement rule</w:t>
          </w:r>
        </w:ins>
      </w:hyperlink>
      <w:ins w:id="179" w:author="PR Preview" w:date="2026-01-01T00:00:00Z">
        <w:r>
          <w:t xml:space="preserve">,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its false positive rate is:</w:t>
        </w:r>
      </w:ins>
    </w:p>
    <w:p>
      <w:pPr>
        <w:pStyle w:val="BodyText"/>
      </w:pPr>
      <w:bookmarkStart w:id="24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4"/>
    </w:p>
    <w:bookmarkEnd w:id="25"/>
    <w:bookmarkStart w:id="27" w:name="def-prevalence"/>
    <w:p>
      <w:pPr>
        <w:pStyle w:val="FirstParagraph"/>
      </w:pPr>
      <w:ins w:id="182" w:author="PR Preview" w:date="2026-01-01T00:00:00Z">
        <w:r>
          <w:rPr>
            <w:b/>
            <w:bCs/>
          </w:rPr>
          <w:t xml:space="preserve">Definition 4 (Prevalence)</w:t>
        </w:r>
      </w:ins>
      <w:ins w:id="183" w:author="PR Preview" w:date="2026-01-01T00:00:00Z">
        <w:r>
          <w:t xml:space="preserve"> </w:t>
        </w:r>
      </w:ins>
      <w:ins w:id="184" w:author="PR Preview" w:date="2026-01-01T00:00:00Z">
        <w:r>
          <w:t xml:space="preserve">The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rPr>
            <w:b/>
            <w:bCs/>
          </w:rPr>
          <w:t xml:space="preserve">prevalence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of a disease in a population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is the probability that a person drawn from that population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has the disease (</w:t>
        </w:r>
      </w:ins>
      <m:oMath>
        <m:r>
          <m:t>D</m:t>
        </m:r>
      </m:oMath>
      <w:ins w:id="193" w:author="PR Preview" w:date="2026-01-01T00:00:00Z">
        <w:r>
          <w:t xml:space="preserve">):</w:t>
        </w:r>
      </w:ins>
    </w:p>
    <w:p>
      <w:pPr>
        <w:pStyle w:val="BodyText"/>
      </w:pPr>
      <w:bookmarkStart w:id="26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6"/>
    </w:p>
    <w:bookmarkEnd w:id="27"/>
    <w:bookmarkStart w:id="30" w:name="exm-prevalence"/>
    <w:p>
      <w:pPr>
        <w:pStyle w:val="FirstParagraph"/>
      </w:pPr>
      <w:ins w:id="194" w:author="PR Preview" w:date="2026-01-01T00:00:00Z">
        <w:r>
          <w:rPr>
            <w:b/>
            <w:bCs/>
          </w:rPr>
          <w:t xml:space="preserve">Example 4 (Prevalence of COVID-19)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Suppose 7% of the population being tested with the COVID-19 test of</w:t>
        </w:r>
      </w:ins>
      <w:ins w:id="197" w:author="PR Preview" w:date="2026-01-01T00:00:00Z">
        <w:r>
          <w:t xml:space="preserve"> </w:t>
        </w:r>
      </w:ins>
      <w:hyperlink w:anchor="exm-sensitivity">
        <w:ins w:id="198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has COVID-19.</w:t>
        </w:r>
      </w:ins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Then the prevalence (</w:t>
        </w:r>
      </w:ins>
      <w:hyperlink w:anchor="def-prevalence">
        <w:ins w:id="203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204" w:author="PR Preview" w:date="2026-01-01T00:00:00Z">
        <w:r>
          <w:t xml:space="preserve">) is:</w:t>
        </w:r>
      </w:ins>
    </w:p>
    <w:p>
      <w:pPr>
        <w:pStyle w:val="BodyText"/>
      </w:pPr>
      <w:bookmarkStart w:id="28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ins w:id="205" w:author="PR Preview" w:date="2026-01-01T00:00:00Z">
        <w:r>
          <w:t xml:space="preserve">and, by the</w:t>
        </w:r>
      </w:ins>
      <w:ins w:id="206" w:author="PR Preview" w:date="2026-01-01T00:00:00Z">
        <w:r>
          <w:t xml:space="preserve"> </w:t>
        </w:r>
      </w:ins>
      <w:hyperlink r:id="rId23">
        <w:ins w:id="207" w:author="PR Preview" w:date="2026-01-01T00:00:00Z">
          <w:r>
            <w:rPr>
              <w:rStyle w:val="Hyperlink"/>
            </w:rPr>
            <w:t xml:space="preserve">complement rule</w:t>
          </w:r>
        </w:ins>
      </w:hyperlink>
      <w:ins w:id="208" w:author="PR Preview" w:date="2026-01-01T00:00:00Z">
        <w:r>
          <w:t xml:space="preserve">,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the probability that a person drawn from that population does not have COVID-19 is:</w:t>
        </w:r>
      </w:ins>
    </w:p>
    <w:p>
      <w:pPr>
        <w:pStyle w:val="BodyText"/>
      </w:pPr>
      <w:bookmarkStart w:id="29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End w:id="31"/>
    <w:bookmarkStart w:id="42" w:name="predictive-values"/>
    <w:p>
      <w:pPr>
        <w:pStyle w:val="Heading2"/>
      </w:pPr>
      <w:ins w:id="211" w:author="PR Preview" w:date="2026-01-01T00:00:00Z">
        <w:r>
          <w:t xml:space="preserve">3 Predictive values</w:t>
        </w:r>
      </w:ins>
    </w:p>
    <w:bookmarkStart w:id="33" w:name="def-ppv"/>
    <w:p>
      <w:pPr>
        <w:pStyle w:val="FirstParagraph"/>
      </w:pPr>
      <w:ins w:id="212" w:author="PR Preview" w:date="2026-01-01T00:00:00Z">
        <w:r>
          <w:rPr>
            <w:b/>
            <w:bCs/>
          </w:rPr>
          <w:t xml:space="preserve">Definition 5 (Positive predictive value (PPV))</w:t>
        </w:r>
      </w:ins>
      <w:ins w:id="213" w:author="PR Preview" w:date="2026-01-01T00:00:00Z">
        <w:r>
          <w:t xml:space="preserve"> </w:t>
        </w:r>
      </w:ins>
      <w:ins w:id="214" w:author="PR Preview" w:date="2026-01-01T00:00:00Z">
        <w:r>
          <w:t xml:space="preserve">The</w:t>
        </w:r>
      </w:ins>
      <w:ins w:id="215" w:author="PR Preview" w:date="2026-01-01T00:00:00Z">
        <w:r>
          <w:t xml:space="preserve"> </w:t>
        </w:r>
      </w:ins>
      <w:ins w:id="216" w:author="PR Preview" w:date="2026-01-01T00:00:00Z">
        <w:r>
          <w:rPr>
            <w:b/>
            <w:bCs/>
          </w:rPr>
          <w:t xml:space="preserve">positive predictive value</w:t>
        </w:r>
      </w:ins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of a diagnostic test is the probability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that the person tested has the disease (</w:t>
        </w:r>
      </w:ins>
      <m:oMath>
        <m:r>
          <m:t>D</m:t>
        </m:r>
      </m:oMath>
      <w:ins w:id="221" w:author="PR Preview" w:date="2026-01-01T00:00:00Z">
        <w:r>
          <w:t xml:space="preserve">),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given that the test is positive (</w:t>
        </w:r>
      </w:ins>
      <m:oMath>
        <m:r>
          <m:rPr>
            <m:sty m:val="p"/>
          </m:rPr>
          <m:t>+</m:t>
        </m:r>
      </m:oMath>
      <w:ins w:id="224" w:author="PR Preview" w:date="2026-01-01T00:00:00Z">
        <w:r>
          <w:t xml:space="preserve">):</w:t>
        </w:r>
      </w:ins>
    </w:p>
    <w:p>
      <w:pPr>
        <w:pStyle w:val="BodyText"/>
      </w:pPr>
      <w:bookmarkStart w:id="32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Start w:id="36" w:name="exm-ppv"/>
    <w:p>
      <w:pPr>
        <w:pStyle w:val="FirstParagraph"/>
      </w:pPr>
      <w:ins w:id="225" w:author="PR Preview" w:date="2026-01-01T00:00:00Z">
        <w:r>
          <w:rPr>
            <w:b/>
            <w:bCs/>
          </w:rPr>
          <w:t xml:space="preserve">Example 5 (PPV of a COVID-19 test)</w:t>
        </w:r>
      </w:ins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For the COVID-19 test of</w:t>
        </w:r>
      </w:ins>
      <w:ins w:id="228" w:author="PR Preview" w:date="2026-01-01T00:00:00Z">
        <w:r>
          <w:t xml:space="preserve"> </w:t>
        </w:r>
      </w:ins>
      <w:hyperlink w:anchor="exm-sensitivity">
        <w:ins w:id="229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230" w:author="PR Preview" w:date="2026-01-01T00:00:00Z">
        <w:r>
          <w:t xml:space="preserve"> </w:t>
        </w:r>
      </w:ins>
      <w:ins w:id="231" w:author="PR Preview" w:date="2026-01-01T00:00:00Z">
        <w:r>
          <w:t xml:space="preserve">and</w:t>
        </w:r>
      </w:ins>
      <w:ins w:id="232" w:author="PR Preview" w:date="2026-01-01T00:00:00Z">
        <w:r>
          <w:t xml:space="preserve"> </w:t>
        </w:r>
      </w:ins>
      <w:hyperlink w:anchor="exm-specificity">
        <w:ins w:id="233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34" w:author="PR Preview" w:date="2026-01-01T00:00:00Z">
        <w:r>
          <w:t xml:space="preserve">,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used in the population of</w:t>
        </w:r>
      </w:ins>
      <w:ins w:id="237" w:author="PR Preview" w:date="2026-01-01T00:00:00Z">
        <w:r>
          <w:t xml:space="preserve"> </w:t>
        </w:r>
      </w:ins>
      <w:hyperlink w:anchor="exm-prevalence">
        <w:ins w:id="238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239" w:author="PR Preview" w:date="2026-01-01T00:00:00Z">
        <w:r>
          <w:t xml:space="preserve">,</w:t>
        </w:r>
      </w:ins>
      <w:ins w:id="240" w:author="PR Preview" w:date="2026-01-01T00:00:00Z">
        <w:r>
          <w:t xml:space="preserve"> </w:t>
        </w:r>
      </w:ins>
      <w:hyperlink r:id="rId34">
        <w:ins w:id="241" w:author="PR Preview" w:date="2026-01-01T00:00:00Z">
          <w:r>
            <w:rPr>
              <w:rStyle w:val="Hyperlink"/>
            </w:rPr>
            <w:t xml:space="preserve">Bayes’ theorem</w:t>
          </w:r>
        </w:ins>
      </w:hyperlink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gives the positive predictive value (</w:t>
        </w:r>
      </w:ins>
      <w:hyperlink w:anchor="def-ppv">
        <w:ins w:id="244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245" w:author="PR Preview" w:date="2026-01-01T00:00:00Z">
        <w:r>
          <w:t xml:space="preserve">):</w:t>
        </w:r>
      </w:ins>
    </w:p>
    <w:p>
      <w:pPr>
        <w:pStyle w:val="BodyText"/>
      </w:pPr>
      <w:bookmarkStart w:id="35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ins w:id="246" w:author="PR Preview" w:date="2026-01-01T00:00:00Z">
        <w:r>
          <w:t xml:space="preserve">Even with a highly accurate test (99% sensitive and 99% specific),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only about 88% of the people who test positive have COVID-19,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because the prevalence (7%) is low enough that</w:t>
        </w:r>
      </w:ins>
      <w:ins w:id="251" w:author="PR Preview" w:date="2026-01-01T00:00:00Z">
        <w:r>
          <w:t xml:space="preserve"> </w:t>
        </w:r>
      </w:ins>
      <w:ins w:id="252" w:author="PR Preview" w:date="2026-01-01T00:00:00Z">
        <w:r>
          <w:t xml:space="preserve">false positives make up a meaningful fraction of all positive tests.</w:t>
        </w:r>
      </w:ins>
    </w:p>
    <w:bookmarkEnd w:id="36"/>
    <w:bookmarkStart w:id="38" w:name="def-npv"/>
    <w:p>
      <w:pPr>
        <w:pStyle w:val="BodyText"/>
      </w:pPr>
      <w:ins w:id="253" w:author="PR Preview" w:date="2026-01-01T00:00:00Z">
        <w:r>
          <w:rPr>
            <w:b/>
            <w:bCs/>
          </w:rPr>
          <w:t xml:space="preserve">Definition 6 (Negative predictive value (NPV))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The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rPr>
            <w:b/>
            <w:bCs/>
          </w:rPr>
          <w:t xml:space="preserve">negative predictive value</w:t>
        </w:r>
      </w:ins>
      <w:ins w:id="258" w:author="PR Preview" w:date="2026-01-01T00:00:00Z">
        <w:r>
          <w:t xml:space="preserve"> </w:t>
        </w:r>
      </w:ins>
      <w:ins w:id="259" w:author="PR Preview" w:date="2026-01-01T00:00:00Z">
        <w:r>
          <w:t xml:space="preserve">of a diagnostic test is the probability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that the person tested does not have the disease (</w:t>
        </w:r>
      </w:ins>
      <m:oMath>
        <m:r>
          <m:rPr>
            <m:sty m:val="p"/>
          </m:rPr>
          <m:t>¬</m:t>
        </m:r>
        <m:r>
          <m:t>D</m:t>
        </m:r>
      </m:oMath>
      <w:ins w:id="262" w:author="PR Preview" w:date="2026-01-01T00:00:00Z">
        <w:r>
          <w:t xml:space="preserve">),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given that the test is negative (</w:t>
        </w:r>
      </w:ins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ins w:id="265" w:author="PR Preview" w:date="2026-01-01T00:00:00Z">
        <w:r>
          <w:t xml:space="preserve">):</w:t>
        </w:r>
      </w:ins>
    </w:p>
    <w:p>
      <w:pPr>
        <w:pStyle w:val="BodyText"/>
      </w:pPr>
      <w:bookmarkStart w:id="37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7"/>
    </w:p>
    <w:bookmarkEnd w:id="38"/>
    <w:bookmarkStart w:id="41" w:name="exm-npv"/>
    <w:p>
      <w:pPr>
        <w:pStyle w:val="FirstParagraph"/>
      </w:pPr>
      <w:ins w:id="266" w:author="PR Preview" w:date="2026-01-01T00:00:00Z">
        <w:r>
          <w:rPr>
            <w:b/>
            <w:bCs/>
          </w:rPr>
          <w:t xml:space="preserve">Example 6 (NPV of a COVID-19 test)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For the COVID-19 test of</w:t>
        </w:r>
      </w:ins>
      <w:ins w:id="269" w:author="PR Preview" w:date="2026-01-01T00:00:00Z">
        <w:r>
          <w:t xml:space="preserve"> </w:t>
        </w:r>
      </w:ins>
      <w:hyperlink w:anchor="exm-sensitivity">
        <w:ins w:id="270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and</w:t>
        </w:r>
      </w:ins>
      <w:ins w:id="273" w:author="PR Preview" w:date="2026-01-01T00:00:00Z">
        <w:r>
          <w:t xml:space="preserve"> </w:t>
        </w:r>
      </w:ins>
      <w:hyperlink w:anchor="exm-specificity">
        <w:ins w:id="274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275" w:author="PR Preview" w:date="2026-01-01T00:00:00Z">
        <w:r>
          <w:t xml:space="preserve">,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used in the population of</w:t>
        </w:r>
      </w:ins>
      <w:ins w:id="278" w:author="PR Preview" w:date="2026-01-01T00:00:00Z">
        <w:r>
          <w:t xml:space="preserve"> </w:t>
        </w:r>
      </w:ins>
      <w:hyperlink w:anchor="exm-prevalence">
        <w:ins w:id="279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280" w:author="PR Preview" w:date="2026-01-01T00:00:00Z">
        <w:r>
          <w:t xml:space="preserve">,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the probability of a negative test for a person with COVID-19 is,</w:t>
        </w:r>
      </w:ins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by the</w:t>
        </w:r>
      </w:ins>
      <w:ins w:id="285" w:author="PR Preview" w:date="2026-01-01T00:00:00Z">
        <w:r>
          <w:t xml:space="preserve"> </w:t>
        </w:r>
      </w:ins>
      <w:hyperlink r:id="rId23">
        <w:ins w:id="286" w:author="PR Preview" w:date="2026-01-01T00:00:00Z">
          <w:r>
            <w:rPr>
              <w:rStyle w:val="Hyperlink"/>
            </w:rPr>
            <w:t xml:space="preserve">complement rule</w:t>
          </w:r>
        </w:ins>
      </w:hyperlink>
      <w:ins w:id="287" w:author="PR Preview" w:date="2026-01-01T00:00:00Z">
        <w:r>
          <w:t xml:space="preserve">:</w:t>
        </w:r>
      </w:ins>
    </w:p>
    <w:p>
      <w:pPr>
        <w:pStyle w:val="BodyText"/>
      </w:pPr>
      <w:bookmarkStart w:id="39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ins w:id="288" w:author="PR Preview" w:date="2026-01-01T00:00:00Z">
        <w:r>
          <w:t xml:space="preserve">By</w:t>
        </w:r>
      </w:ins>
      <w:ins w:id="289" w:author="PR Preview" w:date="2026-01-01T00:00:00Z">
        <w:r>
          <w:t xml:space="preserve"> </w:t>
        </w:r>
      </w:ins>
      <w:hyperlink r:id="rId9">
        <w:ins w:id="290" w:author="PR Preview" w:date="2026-01-01T00:00:00Z">
          <w:r>
            <w:rPr>
              <w:rStyle w:val="Hyperlink"/>
            </w:rPr>
            <w:t xml:space="preserve">Bayes’ theorem</w:t>
          </w:r>
        </w:ins>
      </w:hyperlink>
      <w:ins w:id="291" w:author="PR Preview" w:date="2026-01-01T00:00:00Z">
        <w:r>
          <w:t xml:space="preserve">,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with the denominator expanded by the</w:t>
        </w:r>
      </w:ins>
      <w:ins w:id="294" w:author="PR Preview" w:date="2026-01-01T00:00:00Z">
        <w:r>
          <w:t xml:space="preserve"> </w:t>
        </w:r>
      </w:ins>
      <w:hyperlink r:id="rId10">
        <w:ins w:id="295" w:author="PR Preview" w:date="2026-01-01T00:00:00Z">
          <w:r>
            <w:rPr>
              <w:rStyle w:val="Hyperlink"/>
            </w:rPr>
            <w:t xml:space="preserve">law of total probability</w:t>
          </w:r>
        </w:ins>
      </w:hyperlink>
      <w:ins w:id="296" w:author="PR Preview" w:date="2026-01-01T00:00:00Z">
        <w:r>
          <w:t xml:space="preserve"> </w:t>
        </w:r>
      </w:ins>
      <w:ins w:id="297" w:author="PR Preview" w:date="2026-01-01T00:00:00Z">
        <w:r>
          <w:t xml:space="preserve">over the partition</w:t>
        </w:r>
      </w:ins>
      <w:ins w:id="298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ins w:id="299" w:author="PR Preview" w:date="2026-01-01T00:00:00Z">
        <w:r>
          <w:t xml:space="preserve">,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the negative predictive value (</w:t>
        </w:r>
      </w:ins>
      <w:hyperlink w:anchor="def-npv">
        <w:ins w:id="302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303" w:author="PR Preview" w:date="2026-01-01T00:00:00Z">
        <w:r>
          <w:t xml:space="preserve">) is:</w:t>
        </w:r>
      </w:ins>
    </w:p>
    <w:p>
      <w:pPr>
        <w:pStyle w:val="BodyText"/>
      </w:pPr>
      <w:bookmarkStart w:id="40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ins w:id="304" w:author="PR Preview" w:date="2026-01-01T00:00:00Z">
        <w:r>
          <w:t xml:space="preserve">A negative result from this test is very reliable: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only about 8 in 10,000 people who test negative have COVID-19.</w:t>
        </w:r>
      </w:ins>
    </w:p>
    <w:bookmarkEnd w:id="41"/>
    <w:bookmarkEnd w:id="42"/>
    <w:bookmarkStart w:id="58" w:name="X076ffac91629c23ab63ea48ae4a49dc44f38759"/>
    <w:p>
      <w:pPr>
        <w:pStyle w:val="Heading2"/>
      </w:pPr>
      <w:ins w:id="307" w:author="PR Preview" w:date="2026-01-01T00:00:00Z">
        <w:r>
          <w:t xml:space="preserve">4 PPV in terms of sensitivity, specificity, and prevalence</w:t>
        </w:r>
      </w:ins>
    </w:p>
    <w:bookmarkStart w:id="43" w:name="exr-prob-positive"/>
    <w:p>
      <w:pPr>
        <w:pStyle w:val="FirstParagraph"/>
      </w:pPr>
      <w:ins w:id="308" w:author="PR Preview" w:date="2026-01-01T00:00:00Z">
        <w:r>
          <w:rPr>
            <w:b/>
            <w:bCs/>
          </w:rPr>
          <w:t xml:space="preserve">Exercise 1 (Probability of a positive test)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Write the probability</w:t>
        </w:r>
      </w:ins>
      <w:ins w:id="311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ins w:id="312" w:author="PR Preview" w:date="2026-01-01T00:00:00Z">
        <w:r>
          <w:t xml:space="preserve"> </w:t>
        </w:r>
      </w:ins>
      <w:ins w:id="313" w:author="PR Preview" w:date="2026-01-01T00:00:00Z">
        <w:r>
          <w:t xml:space="preserve">that a diagnostic test is positive</w:t>
        </w:r>
      </w:ins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in terms of the test’s</w:t>
        </w:r>
      </w:ins>
      <w:ins w:id="316" w:author="PR Preview" w:date="2026-01-01T00:00:00Z">
        <w:r>
          <w:t xml:space="preserve"> </w:t>
        </w:r>
      </w:ins>
      <w:hyperlink w:anchor="def-sensitivity">
        <w:ins w:id="317" w:author="PR Preview" w:date="2026-01-01T00:00:00Z">
          <w:r>
            <w:rPr>
              <w:rStyle w:val="Hyperlink"/>
            </w:rPr>
            <w:t xml:space="preserve">sensitivity</w:t>
          </w:r>
        </w:ins>
      </w:hyperlink>
      <w:ins w:id="318" w:author="PR Preview" w:date="2026-01-01T00:00:00Z">
        <w:r>
          <w:t xml:space="preserve">,</w:t>
        </w:r>
      </w:ins>
      <w:ins w:id="319" w:author="PR Preview" w:date="2026-01-01T00:00:00Z">
        <w:r>
          <w:t xml:space="preserve"> </w:t>
        </w:r>
      </w:ins>
      <w:hyperlink w:anchor="def-specificity">
        <w:ins w:id="320" w:author="PR Preview" w:date="2026-01-01T00:00:00Z">
          <w:r>
            <w:rPr>
              <w:rStyle w:val="Hyperlink"/>
            </w:rPr>
            <w:t xml:space="preserve">specificity</w:t>
          </w:r>
        </w:ins>
      </w:hyperlink>
      <w:ins w:id="321" w:author="PR Preview" w:date="2026-01-01T00:00:00Z">
        <w:r>
          <w:t xml:space="preserve">,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t xml:space="preserve">and the</w:t>
        </w:r>
      </w:ins>
      <w:ins w:id="324" w:author="PR Preview" w:date="2026-01-01T00:00:00Z">
        <w:r>
          <w:t xml:space="preserve"> </w:t>
        </w:r>
      </w:ins>
      <w:hyperlink w:anchor="def-prevalence">
        <w:ins w:id="325" w:author="PR Preview" w:date="2026-01-01T00:00:00Z">
          <w:r>
            <w:rPr>
              <w:rStyle w:val="Hyperlink"/>
            </w:rPr>
            <w:t xml:space="preserve">prevalence</w:t>
          </w:r>
        </w:ins>
      </w:hyperlink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of the disease.</w:t>
        </w:r>
      </w:ins>
    </w:p>
    <w:bookmarkEnd w:id="43"/>
    <w:bookmarkStart w:id="45" w:name="sol-prob-positive"/>
    <w:p>
      <w:pPr>
        <w:pStyle w:val="BodyText"/>
      </w:pPr>
      <w:ins w:id="328" w:author="PR Preview" w:date="2026-01-01T00:00:00Z">
        <w:r>
          <w:rPr>
            <w:i/>
            <w:iCs/>
          </w:rPr>
          <w:t xml:space="preserve">Solution 1</w:t>
        </w:r>
      </w:ins>
      <w:ins w:id="329" w:author="PR Preview" w:date="2026-01-01T00:00:00Z">
        <w:r>
          <w:t xml:space="preserve">. </w:t>
        </w:r>
      </w:ins>
      <w:ins w:id="330" w:author="PR Preview" w:date="2026-01-01T00:00:00Z">
        <w:r>
          <w:t xml:space="preserve">By the</w:t>
        </w:r>
      </w:ins>
      <w:ins w:id="331" w:author="PR Preview" w:date="2026-01-01T00:00:00Z">
        <w:r>
          <w:t xml:space="preserve"> </w:t>
        </w:r>
      </w:ins>
      <w:hyperlink r:id="rId10">
        <w:ins w:id="332" w:author="PR Preview" w:date="2026-01-01T00:00:00Z">
          <w:r>
            <w:rPr>
              <w:rStyle w:val="Hyperlink"/>
            </w:rPr>
            <w:t xml:space="preserve">law of total probability</w:t>
          </w:r>
        </w:ins>
      </w:hyperlink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over the partition</w:t>
        </w:r>
      </w:ins>
      <w:ins w:id="335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ins w:id="336" w:author="PR Preview" w:date="2026-01-01T00:00:00Z">
        <w:r>
          <w:t xml:space="preserve">:</w:t>
        </w:r>
      </w:ins>
    </w:p>
    <w:p>
      <w:pPr>
        <w:pStyle w:val="BodyText"/>
      </w:pPr>
      <w:bookmarkStart w:id="44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4"/>
    </w:p>
    <w:bookmarkEnd w:id="45"/>
    <w:bookmarkStart w:id="46" w:name="exr-ppv-bayes"/>
    <w:p>
      <w:pPr>
        <w:pStyle w:val="FirstParagraph"/>
      </w:pPr>
      <w:ins w:id="337" w:author="PR Preview" w:date="2026-01-01T00:00:00Z">
        <w:r>
          <w:rPr>
            <w:b/>
            <w:bCs/>
          </w:rPr>
          <w:t xml:space="preserve">Exercise 2 (PPV from Bayes’ theorem)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Write the</w:t>
        </w:r>
      </w:ins>
      <w:ins w:id="340" w:author="PR Preview" w:date="2026-01-01T00:00:00Z">
        <w:r>
          <w:t xml:space="preserve"> </w:t>
        </w:r>
      </w:ins>
      <w:hyperlink w:anchor="def-ppv">
        <w:ins w:id="341" w:author="PR Preview" w:date="2026-01-01T00:00:00Z">
          <w:r>
            <w:rPr>
              <w:rStyle w:val="Hyperlink"/>
            </w:rPr>
            <w:t xml:space="preserve">positive predictive value</w:t>
          </w:r>
        </w:ins>
      </w:hyperlink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of a diagnostic test</w:t>
        </w:r>
      </w:ins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in terms of its</w:t>
        </w:r>
      </w:ins>
      <w:ins w:id="346" w:author="PR Preview" w:date="2026-01-01T00:00:00Z">
        <w:r>
          <w:t xml:space="preserve"> </w:t>
        </w:r>
      </w:ins>
      <w:hyperlink w:anchor="def-sensitivity">
        <w:ins w:id="347" w:author="PR Preview" w:date="2026-01-01T00:00:00Z">
          <w:r>
            <w:rPr>
              <w:rStyle w:val="Hyperlink"/>
            </w:rPr>
            <w:t xml:space="preserve">sensitivity</w:t>
          </w:r>
        </w:ins>
      </w:hyperlink>
      <w:ins w:id="348" w:author="PR Preview" w:date="2026-01-01T00:00:00Z">
        <w:r>
          <w:t xml:space="preserve">,</w:t>
        </w:r>
      </w:ins>
      <w:ins w:id="349" w:author="PR Preview" w:date="2026-01-01T00:00:00Z">
        <w:r>
          <w:t xml:space="preserve"> </w:t>
        </w:r>
      </w:ins>
      <w:hyperlink w:anchor="def-specificity">
        <w:ins w:id="350" w:author="PR Preview" w:date="2026-01-01T00:00:00Z">
          <w:r>
            <w:rPr>
              <w:rStyle w:val="Hyperlink"/>
            </w:rPr>
            <w:t xml:space="preserve">specificity</w:t>
          </w:r>
        </w:ins>
      </w:hyperlink>
      <w:ins w:id="351" w:author="PR Preview" w:date="2026-01-01T00:00:00Z">
        <w:r>
          <w:t xml:space="preserve">,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and the</w:t>
        </w:r>
      </w:ins>
      <w:ins w:id="354" w:author="PR Preview" w:date="2026-01-01T00:00:00Z">
        <w:r>
          <w:t xml:space="preserve"> </w:t>
        </w:r>
      </w:ins>
      <w:hyperlink w:anchor="def-prevalence">
        <w:ins w:id="355" w:author="PR Preview" w:date="2026-01-01T00:00:00Z">
          <w:r>
            <w:rPr>
              <w:rStyle w:val="Hyperlink"/>
            </w:rPr>
            <w:t xml:space="preserve">prevalence</w:t>
          </w:r>
        </w:ins>
      </w:hyperlink>
      <w:ins w:id="356" w:author="PR Preview" w:date="2026-01-01T00:00:00Z">
        <w:r>
          <w:t xml:space="preserve"> </w:t>
        </w:r>
      </w:ins>
      <w:ins w:id="357" w:author="PR Preview" w:date="2026-01-01T00:00:00Z">
        <w:r>
          <w:t xml:space="preserve">of the disease.</w:t>
        </w:r>
      </w:ins>
    </w:p>
    <w:bookmarkEnd w:id="46"/>
    <w:bookmarkStart w:id="48" w:name="sol-ppv-bayes"/>
    <w:p>
      <w:pPr>
        <w:pStyle w:val="BodyText"/>
      </w:pPr>
      <w:ins w:id="358" w:author="PR Preview" w:date="2026-01-01T00:00:00Z">
        <w:r>
          <w:rPr>
            <w:i/>
            <w:iCs/>
          </w:rPr>
          <w:t xml:space="preserve">Solution 2</w:t>
        </w:r>
      </w:ins>
      <w:ins w:id="359" w:author="PR Preview" w:date="2026-01-01T00:00:00Z">
        <w:r>
          <w:t xml:space="preserve">. </w:t>
        </w:r>
      </w:ins>
      <w:ins w:id="360" w:author="PR Preview" w:date="2026-01-01T00:00:00Z">
        <w:r>
          <w:t xml:space="preserve">Abbreviate the sensitivity as</w:t>
        </w:r>
      </w:ins>
      <w:ins w:id="361" w:author="PR Preview" w:date="2026-01-01T00:00:00Z">
        <w:r>
          <w:t xml:space="preserve"> </w:t>
        </w:r>
      </w:ins>
      <m:oMath>
        <m:r>
          <m:rPr>
            <m:nor/>
            <m:sty m:val="p"/>
          </m:rPr>
          <m:t>sens</m:t>
        </m:r>
      </m:oMath>
      <w:ins w:id="362" w:author="PR Preview" w:date="2026-01-01T00:00:00Z">
        <w:r>
          <w:t xml:space="preserve">,</w:t>
        </w:r>
      </w:ins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the specificity as</w:t>
        </w:r>
      </w:ins>
      <w:ins w:id="365" w:author="PR Preview" w:date="2026-01-01T00:00:00Z">
        <w:r>
          <w:t xml:space="preserve"> </w:t>
        </w:r>
      </w:ins>
      <m:oMath>
        <m:r>
          <m:rPr>
            <m:nor/>
            <m:sty m:val="p"/>
          </m:rPr>
          <m:t>spec</m:t>
        </m:r>
      </m:oMath>
      <w:ins w:id="366" w:author="PR Preview" w:date="2026-01-01T00:00:00Z">
        <w:r>
          <w:t xml:space="preserve">,</w:t>
        </w:r>
      </w:ins>
      <w:ins w:id="367" w:author="PR Preview" w:date="2026-01-01T00:00:00Z">
        <w:r>
          <w:t xml:space="preserve"> </w:t>
        </w:r>
      </w:ins>
      <w:ins w:id="368" w:author="PR Preview" w:date="2026-01-01T00:00:00Z">
        <w:r>
          <w:t xml:space="preserve">and the prevalence as</w:t>
        </w:r>
      </w:ins>
      <w:ins w:id="369" w:author="PR Preview" w:date="2026-01-01T00:00:00Z">
        <w:r>
          <w:t xml:space="preserve"> </w:t>
        </w:r>
      </w:ins>
      <m:oMath>
        <m:r>
          <m:rPr>
            <m:nor/>
            <m:sty m:val="p"/>
          </m:rPr>
          <m:t>prev</m:t>
        </m:r>
      </m:oMath>
      <w:ins w:id="370" w:author="PR Preview" w:date="2026-01-01T00:00:00Z">
        <w:r>
          <w:t xml:space="preserve">.</w:t>
        </w:r>
      </w:ins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By</w:t>
        </w:r>
      </w:ins>
      <w:ins w:id="373" w:author="PR Preview" w:date="2026-01-01T00:00:00Z">
        <w:r>
          <w:t xml:space="preserve"> </w:t>
        </w:r>
      </w:ins>
      <w:hyperlink r:id="rId9">
        <w:ins w:id="374" w:author="PR Preview" w:date="2026-01-01T00:00:00Z">
          <w:r>
            <w:rPr>
              <w:rStyle w:val="Hyperlink"/>
            </w:rPr>
            <w:t xml:space="preserve">Bayes’ theorem</w:t>
          </w:r>
        </w:ins>
      </w:hyperlink>
      <w:ins w:id="375" w:author="PR Preview" w:date="2026-01-01T00:00:00Z">
        <w:r>
          <w:t xml:space="preserve">,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with the probability of a positive test from</w:t>
        </w:r>
      </w:ins>
      <w:ins w:id="378" w:author="PR Preview" w:date="2026-01-01T00:00:00Z">
        <w:r>
          <w:t xml:space="preserve"> </w:t>
        </w:r>
      </w:ins>
      <w:hyperlink w:anchor="exr-prob-positive">
        <w:ins w:id="379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380" w:author="PR Preview" w:date="2026-01-01T00:00:00Z">
        <w:r>
          <w:t xml:space="preserve">:</w:t>
        </w:r>
      </w:ins>
    </w:p>
    <w:p>
      <w:pPr>
        <w:pStyle w:val="BodyText"/>
      </w:pPr>
      <w:bookmarkStart w:id="4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prev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prev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nor/>
                      <m:sty m:val="p"/>
                    </m:rPr>
                    <m:t>prev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prev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exr-ppv-ratio-form"/>
    <w:p>
      <w:pPr>
        <w:pStyle w:val="FirstParagraph"/>
      </w:pPr>
      <w:ins w:id="381" w:author="PR Preview" w:date="2026-01-01T00:00:00Z">
        <w:r>
          <w:rPr>
            <w:b/>
            <w:bCs/>
          </w:rPr>
          <w:t xml:space="preserve">Exercise 3 (PPV in terms of two ratios)</w:t>
        </w:r>
      </w:ins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Rewrite the expression for the positive predictive value from</w:t>
        </w:r>
      </w:ins>
      <w:ins w:id="384" w:author="PR Preview" w:date="2026-01-01T00:00:00Z">
        <w:r>
          <w:t xml:space="preserve"> </w:t>
        </w:r>
      </w:ins>
      <w:hyperlink w:anchor="exr-ppv-bayes">
        <w:ins w:id="385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386" w:author="PR Preview" w:date="2026-01-01T00:00:00Z">
        <w:r>
          <w:t xml:space="preserve"> </w:t>
        </w:r>
      </w:ins>
      <w:ins w:id="387" w:author="PR Preview" w:date="2026-01-01T00:00:00Z">
        <w:r>
          <w:t xml:space="preserve">so that the sensitivity, specificity, and prevalence appear only through</w:t>
        </w:r>
      </w:ins>
      <w:ins w:id="388" w:author="PR Preview" w:date="2026-01-01T00:00:00Z">
        <w:r>
          <w:t xml:space="preserve"> </w:t>
        </w:r>
      </w:ins>
      <w:ins w:id="389" w:author="PR Preview" w:date="2026-01-01T00:00:00Z">
        <w:r>
          <w:t xml:space="preserve">the ratio</w:t>
        </w:r>
      </w:ins>
      <w:ins w:id="39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of the false positive rate to the sensitivity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and the ratio</w:t>
        </w:r>
      </w:ins>
      <w:ins w:id="395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prev</m:t>
            </m:r>
          </m:num>
          <m:den>
            <m:r>
              <m:rPr>
                <m:nor/>
                <m:sty m:val="p"/>
              </m:rPr>
              <m:t>prev</m:t>
            </m:r>
          </m:den>
        </m:f>
      </m:oMath>
      <w:ins w:id="396" w:author="PR Preview" w:date="2026-01-01T00:00:00Z">
        <w:r>
          <w:t xml:space="preserve"> </w:t>
        </w:r>
      </w:ins>
      <w:ins w:id="397" w:author="PR Preview" w:date="2026-01-01T00:00:00Z">
        <w:r>
          <w:t xml:space="preserve">of non-diseased to diseased people in the population.</w:t>
        </w:r>
      </w:ins>
    </w:p>
    <w:bookmarkEnd w:id="49"/>
    <w:bookmarkStart w:id="51" w:name="sol-ppv-ratio-form"/>
    <w:p>
      <w:pPr>
        <w:pStyle w:val="BodyText"/>
      </w:pPr>
      <w:ins w:id="398" w:author="PR Preview" w:date="2026-01-01T00:00:00Z">
        <w:r>
          <w:rPr>
            <w:i/>
            <w:iCs/>
          </w:rPr>
          <w:t xml:space="preserve">Solution 3</w:t>
        </w:r>
      </w:ins>
      <w:ins w:id="399" w:author="PR Preview" w:date="2026-01-01T00:00:00Z">
        <w:r>
          <w:t xml:space="preserve">. </w:t>
        </w:r>
      </w:ins>
      <w:ins w:id="400" w:author="PR Preview" w:date="2026-01-01T00:00:00Z">
        <w:r>
          <w:t xml:space="preserve">Write</w:t>
        </w:r>
      </w:ins>
      <w:ins w:id="401" w:author="PR Preview" w:date="2026-01-01T00:00:00Z">
        <w:r>
          <w:t xml:space="preserve"> </w:t>
        </w:r>
      </w:ins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rPr>
            <m:nor/>
            <m:sty m:val="p"/>
          </m:rPr>
          <m:t>prev</m:t>
        </m:r>
      </m:oMath>
      <w:ins w:id="402" w:author="PR Preview" w:date="2026-01-01T00:00:00Z">
        <w:r>
          <w:t xml:space="preserve"> </w:t>
        </w:r>
      </w:ins>
      <w:ins w:id="403" w:author="PR Preview" w:date="2026-01-01T00:00:00Z">
        <w:r>
          <w:t xml:space="preserve">and</w:t>
        </w:r>
      </w:ins>
      <w:ins w:id="404" w:author="PR Preview" w:date="2026-01-01T00:00:00Z">
        <w:r>
          <w:t xml:space="preserve"> </w:t>
        </w:r>
      </w:ins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prev</m:t>
            </m:r>
          </m:e>
        </m:d>
        <m:r>
          <m:t>​</m:t>
        </m:r>
      </m:oMath>
      <w:ins w:id="405" w:author="PR Preview" w:date="2026-01-01T00:00:00Z">
        <w:r>
          <w:t xml:space="preserve">,</w:t>
        </w:r>
      </w:ins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so that</w:t>
        </w:r>
      </w:ins>
      <w:ins w:id="408" w:author="PR Preview" w:date="2026-01-01T00:00:00Z">
        <w:r>
          <w:t xml:space="preserve"> </w:t>
        </w:r>
      </w:ins>
      <w:hyperlink w:anchor="exr-ppv-bayes">
        <w:ins w:id="409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reads</w:t>
        </w:r>
      </w:ins>
      <w:ins w:id="412" w:author="PR Preview" w:date="2026-01-01T00:00:00Z">
        <w:r>
          <w:t xml:space="preserve"> </w:t>
        </w:r>
      </w:ins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ins w:id="413" w:author="PR Preview" w:date="2026-01-01T00:00:00Z">
        <w:r>
          <w:t xml:space="preserve">,</w:t>
        </w:r>
      </w:ins>
      <w:ins w:id="414" w:author="PR Preview" w:date="2026-01-01T00:00:00Z">
        <w:r>
          <w:t xml:space="preserve"> </w:t>
        </w:r>
      </w:ins>
      <w:ins w:id="415" w:author="PR Preview" w:date="2026-01-01T00:00:00Z">
        <w:r>
          <w:t xml:space="preserve">with</w:t>
        </w:r>
      </w:ins>
      <w:ins w:id="416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&gt;</m:t>
        </m:r>
        <m:r>
          <m:t>0</m:t>
        </m:r>
      </m:oMath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whenever the sensitivity and prevalence are positive.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Then:</w:t>
        </w:r>
      </w:ins>
    </w:p>
    <w:p>
      <w:pPr>
        <w:pStyle w:val="BodyText"/>
      </w:pPr>
      <w:bookmarkStart w:id="50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prev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nor/>
                          <m:sty m:val="p"/>
                        </m:rPr>
                        <m:t>prev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prev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prev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3" w:name="thm-ppv-sens-spec-prev"/>
    <w:p>
      <w:pPr>
        <w:pStyle w:val="FirstParagraph"/>
      </w:pPr>
      <w:ins w:id="421" w:author="PR Preview" w:date="2026-01-01T00:00:00Z">
        <w:r>
          <w:rPr>
            <w:b/>
            <w:bCs/>
          </w:rPr>
          <w:t xml:space="preserve">Theorem 1 (PPV in terms of sensitivity, specificity, and prevalence)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The positive predictive value of a diagnostic test with positive sensitivity,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used in a population with positive prevalence,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depends on its sensitivity, its specificity, and the prevalence of the disease</w:t>
        </w:r>
      </w:ins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only through the ratio of the false positive rate to the sensitivity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and the ratio of non-diseased to diseased people in the population:</w:t>
        </w:r>
      </w:ins>
    </w:p>
    <w:p>
      <w:pPr>
        <w:pStyle w:val="BodyText"/>
      </w:pPr>
      <w:bookmarkStart w:id="52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</m:t>
                  </m:r>
                </m:num>
                <m:den>
                  <m:r>
                    <m:rPr>
                      <m:nor/>
                      <m:sty m:val="p"/>
                    </m:rPr>
                    <m:t>prev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ins w:id="432" w:author="PR Preview" w:date="2026-01-01T00:00:00Z">
        <w:r>
          <w:rPr>
            <w:i/>
            <w:iCs/>
          </w:rPr>
          <w:t xml:space="preserve">Proof</w:t>
        </w:r>
      </w:ins>
      <w:ins w:id="433" w:author="PR Preview" w:date="2026-01-01T00:00:00Z">
        <w:r>
          <w:t xml:space="preserve">. </w:t>
        </w:r>
      </w:ins>
      <w:ins w:id="434" w:author="PR Preview" w:date="2026-01-01T00:00:00Z">
        <w:r>
          <w:t xml:space="preserve">This result is the solution to</w:t>
        </w:r>
      </w:ins>
      <w:ins w:id="435" w:author="PR Preview" w:date="2026-01-01T00:00:00Z">
        <w:r>
          <w:t xml:space="preserve"> </w:t>
        </w:r>
      </w:ins>
      <w:hyperlink w:anchor="exr-ppv-ratio-form">
        <w:ins w:id="436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437" w:author="PR Preview" w:date="2026-01-01T00:00:00Z">
        <w:r>
          <w:t xml:space="preserve">,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which builds on</w:t>
        </w:r>
      </w:ins>
      <w:ins w:id="440" w:author="PR Preview" w:date="2026-01-01T00:00:00Z">
        <w:r>
          <w:t xml:space="preserve"> </w:t>
        </w:r>
      </w:ins>
      <w:hyperlink w:anchor="exr-ppv-bayes">
        <w:ins w:id="441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442" w:author="PR Preview" w:date="2026-01-01T00:00:00Z">
        <w:r>
          <w:t xml:space="preserve"> </w:t>
        </w:r>
      </w:ins>
      <w:ins w:id="443" w:author="PR Preview" w:date="2026-01-01T00:00:00Z">
        <w:r>
          <w:t xml:space="preserve">and</w:t>
        </w:r>
      </w:ins>
      <w:ins w:id="444" w:author="PR Preview" w:date="2026-01-01T00:00:00Z">
        <w:r>
          <w:t xml:space="preserve"> </w:t>
        </w:r>
      </w:ins>
      <w:hyperlink w:anchor="exr-prob-positive">
        <w:ins w:id="445" w:author="PR Preview" w:date="2026-01-01T00:00:00Z">
          <w:r>
            <w:rPr>
              <w:rStyle w:val="Hyperlink"/>
            </w:rPr>
            <w:t xml:space="preserve">Exercise 1</w:t>
          </w:r>
        </w:ins>
      </w:hyperlink>
      <w:ins w:id="446" w:author="PR Preview" w:date="2026-01-01T00:00:00Z">
        <w:r>
          <w:t xml:space="preserve">.</w:t>
        </w:r>
      </w:ins>
    </w:p>
    <w:bookmarkStart w:id="56" w:name="exm-ppv-sens-spec-prev"/>
    <w:p>
      <w:pPr>
        <w:pStyle w:val="BodyText"/>
      </w:pPr>
      <w:ins w:id="447" w:author="PR Preview" w:date="2026-01-01T00:00:00Z">
        <w:r>
          <w:rPr>
            <w:b/>
            <w:bCs/>
          </w:rPr>
          <w:t xml:space="preserve">Example 7 (PPV of a COVID-19 test, from the two ratios)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For the COVID-19 test of</w:t>
        </w:r>
      </w:ins>
      <w:ins w:id="450" w:author="PR Preview" w:date="2026-01-01T00:00:00Z">
        <w:r>
          <w:t xml:space="preserve"> </w:t>
        </w:r>
      </w:ins>
      <w:hyperlink w:anchor="exm-sensitivity">
        <w:ins w:id="451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452" w:author="PR Preview" w:date="2026-01-01T00:00:00Z">
        <w:r>
          <w:t xml:space="preserve"> </w:t>
        </w:r>
      </w:ins>
      <w:ins w:id="453" w:author="PR Preview" w:date="2026-01-01T00:00:00Z">
        <w:r>
          <w:t xml:space="preserve">and</w:t>
        </w:r>
      </w:ins>
      <w:ins w:id="454" w:author="PR Preview" w:date="2026-01-01T00:00:00Z">
        <w:r>
          <w:t xml:space="preserve"> </w:t>
        </w:r>
      </w:ins>
      <w:hyperlink w:anchor="exm-specificity">
        <w:ins w:id="455" w:author="PR Preview" w:date="2026-01-01T00:00:00Z">
          <w:r>
            <w:rPr>
              <w:rStyle w:val="Hyperlink"/>
            </w:rPr>
            <w:t xml:space="preserve">Example 3</w:t>
          </w:r>
        </w:ins>
      </w:hyperlink>
      <w:ins w:id="456" w:author="PR Preview" w:date="2026-01-01T00:00:00Z">
        <w:r>
          <w:t xml:space="preserve">,</w:t>
        </w:r>
      </w:ins>
      <w:ins w:id="457" w:author="PR Preview" w:date="2026-01-01T00:00:00Z">
        <w:r>
          <w:t xml:space="preserve"> </w:t>
        </w:r>
      </w:ins>
      <w:ins w:id="458" w:author="PR Preview" w:date="2026-01-01T00:00:00Z">
        <w:r>
          <w:t xml:space="preserve">used in the population of</w:t>
        </w:r>
      </w:ins>
      <w:ins w:id="459" w:author="PR Preview" w:date="2026-01-01T00:00:00Z">
        <w:r>
          <w:t xml:space="preserve"> </w:t>
        </w:r>
      </w:ins>
      <w:hyperlink w:anchor="exm-prevalence">
        <w:ins w:id="460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461" w:author="PR Preview" w:date="2026-01-01T00:00:00Z">
        <w:r>
          <w:t xml:space="preserve">,</w:t>
        </w:r>
      </w:ins>
      <w:ins w:id="462" w:author="PR Preview" w:date="2026-01-01T00:00:00Z">
        <w:r>
          <w:t xml:space="preserve"> </w:t>
        </w:r>
      </w:ins>
      <w:hyperlink w:anchor="thm-ppv-sens-spec-prev">
        <w:ins w:id="463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gives:</w:t>
        </w:r>
      </w:ins>
    </w:p>
    <w:p>
      <w:pPr>
        <w:pStyle w:val="BodyText"/>
      </w:pPr>
      <w:bookmarkStart w:id="54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in each ratio)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ins w:id="466" w:author="PR Preview" w:date="2026-01-01T00:00:00Z">
        <w:r>
          <w:t xml:space="preserve">This value matches</w:t>
        </w:r>
      </w:ins>
      <w:ins w:id="467" w:author="PR Preview" w:date="2026-01-01T00:00:00Z">
        <w:r>
          <w:t xml:space="preserve"> </w:t>
        </w:r>
      </w:ins>
      <w:hyperlink w:anchor="exm-ppv">
        <w:ins w:id="468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469" w:author="PR Preview" w:date="2026-01-01T00:00:00Z">
        <w:r>
          <w:t xml:space="preserve">.</w:t>
        </w:r>
      </w:ins>
    </w:p>
    <w:p>
      <w:pPr>
        <w:pStyle w:val="BodyText"/>
      </w:pPr>
      <w:ins w:id="470" w:author="PR Preview" w:date="2026-01-01T00:00:00Z">
        <w:r>
          <w:t xml:space="preserve">If the same test were used in a population with prevalence 0.1% instead,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the ratio of non-diseased to diseased people would be</w:t>
        </w:r>
      </w:ins>
      <w:ins w:id="473" w:author="PR Preview" w:date="2026-01-01T00:00:00Z">
        <w:r>
          <w:t xml:space="preserve"> </w:t>
        </w:r>
      </w:ins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ins w:id="474" w:author="PR Preview" w:date="2026-01-01T00:00:00Z">
        <w:r>
          <w:t xml:space="preserve">,</w:t>
        </w:r>
      </w:ins>
      <w:ins w:id="475" w:author="PR Preview" w:date="2026-01-01T00:00:00Z">
        <w:r>
          <w:t xml:space="preserve"> </w:t>
        </w:r>
      </w:ins>
      <w:ins w:id="476" w:author="PR Preview" w:date="2026-01-01T00:00:00Z">
        <w:r>
          <w:t xml:space="preserve">and the PPV would fall to</w:t>
        </w:r>
      </w:ins>
    </w:p>
    <w:p>
      <w:pPr>
        <w:pStyle w:val="BodyText"/>
      </w:pPr>
      <w:bookmarkStart w:id="55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ins w:id="477" w:author="PR Preview" w:date="2026-01-01T00:00:00Z">
        <w:r>
          <w:t xml:space="preserve">so about 9 in 10 positive results would be false positives.</w:t>
        </w:r>
      </w:ins>
    </w:p>
    <w:bookmarkEnd w:id="56"/>
    <w:bookmarkStart w:id="57" w:name="rem-ppv-prevalence"/>
    <w:p>
      <w:pPr>
        <w:pStyle w:val="BodyText"/>
      </w:pPr>
      <w:ins w:id="478" w:author="PR Preview" w:date="2026-01-01T00:00:00Z">
        <w:r>
          <w:rPr>
            <w:i/>
            <w:iCs/>
          </w:rPr>
          <w:t xml:space="preserve">Remark 1</w:t>
        </w:r>
      </w:ins>
      <w:ins w:id="479" w:author="PR Preview" w:date="2026-01-01T00:00:00Z">
        <w:r>
          <w:t xml:space="preserve"> (The PPV depends on the population, not only on the test). </w:t>
        </w:r>
      </w:ins>
      <w:ins w:id="480" w:author="PR Preview" w:date="2026-01-01T00:00:00Z">
        <w:r>
          <w:t xml:space="preserve">The sensitivity and specificity describe the test itself,</w:t>
        </w:r>
      </w:ins>
      <w:ins w:id="481" w:author="PR Preview" w:date="2026-01-01T00:00:00Z">
        <w:r>
          <w:t xml:space="preserve"> </w:t>
        </w:r>
      </w:ins>
      <w:ins w:id="482" w:author="PR Preview" w:date="2026-01-01T00:00:00Z">
        <w:r>
          <w:t xml:space="preserve">but the ratio</w:t>
        </w:r>
      </w:ins>
      <w:ins w:id="483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prev</m:t>
            </m:r>
          </m:num>
          <m:den>
            <m:r>
              <m:rPr>
                <m:nor/>
                <m:sty m:val="p"/>
              </m:rPr>
              <m:t>prev</m:t>
            </m:r>
          </m:den>
        </m:f>
      </m:oMath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in</w:t>
        </w:r>
      </w:ins>
      <w:ins w:id="486" w:author="PR Preview" w:date="2026-01-01T00:00:00Z">
        <w:r>
          <w:t xml:space="preserve"> </w:t>
        </w:r>
      </w:ins>
      <w:hyperlink w:anchor="thm-ppv-sens-spec-prev">
        <w:ins w:id="487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488" w:author="PR Preview" w:date="2026-01-01T00:00:00Z">
        <w:r>
          <w:t xml:space="preserve"> </w:t>
        </w:r>
      </w:ins>
      <w:ins w:id="489" w:author="PR Preview" w:date="2026-01-01T00:00:00Z">
        <w:r>
          <w:t xml:space="preserve">describes the population being tested.</w:t>
        </w:r>
      </w:ins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When the disease is rare, that ratio is large,</w:t>
        </w:r>
      </w:ins>
      <w:ins w:id="492" w:author="PR Preview" w:date="2026-01-01T00:00:00Z">
        <w:r>
          <w:t xml:space="preserve"> </w:t>
        </w:r>
      </w:ins>
      <w:ins w:id="493" w:author="PR Preview" w:date="2026-01-01T00:00:00Z">
        <w:r>
          <w:t xml:space="preserve">so even a small false positive rate can make the PPV low,</w:t>
        </w:r>
      </w:ins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as</w:t>
        </w:r>
      </w:ins>
      <w:ins w:id="496" w:author="PR Preview" w:date="2026-01-01T00:00:00Z">
        <w:r>
          <w:t xml:space="preserve"> </w:t>
        </w:r>
      </w:ins>
      <w:hyperlink w:anchor="exm-ppv-sens-spec-prev">
        <w:ins w:id="497" w:author="PR Preview" w:date="2026-01-01T00:00:00Z">
          <w:r>
            <w:rPr>
              <w:rStyle w:val="Hyperlink"/>
            </w:rPr>
            <w:t xml:space="preserve">Example 7</w:t>
          </w:r>
        </w:ins>
      </w:hyperlink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shows.</w:t>
        </w:r>
      </w:ins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morrison-lab.github.io/pds/probability-basics.html#cor-p-neg0" TargetMode="External"/><Relationship Id="rId34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2026-10-09T02:49:58Z</dcterms:created>
  <dcterms:modified xsi:type="dcterms:W3CDTF">2026-10-09T02:49:58Z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19:43:37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