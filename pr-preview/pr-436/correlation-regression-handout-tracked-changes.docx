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11 (Residual sum of squares)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regression model whose conditional mean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$\mu(x; \mathord{\smash[b]{\underset{\raise.3ex\hbox{$\scriptstyle\sim$}}{\theta}}\vphantom{\theta}})$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depends on a parameter vector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$\mathord{\smash[b]{\underset{\raise.3ex\hbox{$\scriptstyle\sim$}}{\theta}}\vphantom{\theta}}$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residual sum of squares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$\mathord{\smash[b]{\underset{\raise.3ex\hbox{$\scriptstyle\sim$}}{\theta}}\vphantom{\theta}}$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the sum of the squared residuals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$r_i(\mathord{\smash[b]{\underset{\raise.3ex\hbox{$\scriptstyle\sim$}}{\theta}}\vphantom{\theta}}) \stackrel{\text{def}}{=}y_i- \mu(x_i; \mathord{\smash[b]{\underset{\raise.3ex\hbox{$\scriptstyle\sim$}}{\theta}}\vphantom{\theta}})$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that the model has when its parameters equal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$\mathord{\smash[b]{\underset{\raise.3ex\hbox{$\scriptstyle\sim$}}{\theta}}\vphantom{\theta}}$</w:delText>
        </w:r>
      </w:del>
      <w:del w:id="29" w:author="PR Preview" w:date="2026-01-01T00:00:00Z">
        <w:r>
          <w:delText xml:space="preserve">:</w:delText>
        </w:r>
      </w:del>
    </w:p>
    <w:p>
      <w:pPr>
        <w:pStyle w:val="BodyText"/>
      </w:pPr>
      <w:del w:id="30" w:author="PR Preview" w:date="2026-01-01T00:00:00Z">
        <w:r>
          <w:delText xml:space="preserve">$$\text{RSS}(\mathord{\smash[b]{\underset{\raise.3ex\hbox{$\scriptstyle\sim$}}{\theta}}\vphantom{\theta}}) \stackrel{\text{def}}{=}\sum_{i=1}^nr_i(\mathord{\smash[b]{\underset{\raise.3ex\hbox{$\scriptstyle\sim$}}{\theta}}\vphantom{\theta}})^2.$$</w:delText>
        </w:r>
      </w:del>
    </w:p>
    <w:p>
      <w:pPr>
        <w:pStyle w:val="FirstParagraph"/>
      </w:pPr>
      <w:del w:id="31" w:author="PR Preview" w:date="2026-01-01T00:00:00Z">
        <w:r>
          <w:delText xml:space="preserve">At the estimate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$\hat{\mathord{\smash[b]{\underset{\raise.3ex\hbox{$\scriptstyle\sim$}}{\theta}}\vphantom{\theta}}}$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$r_i(\hat{\mathord{\smash[b]{\underset{\raise.3ex\hbox{$\scriptstyle\sim$}}{\theta}}\vphantom{\theta}}})$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</w:delText>
        </w:r>
      </w:del>
      <w:del w:id="39" w:author="PR Preview" w:date="2026-01-01T00:00:00Z">
        <w:r>
          <w:delText xml:space="preserve"> </w:delText>
        </w:r>
      </w:del>
      <w:hyperlink r:id="rId51">
        <w:del w:id="40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41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of the fitted model.</w:delText>
        </w:r>
      </w:del>
    </w:p>
    <w:p>
      <w:pPr>
        <w:pStyle w:val="FirstParagraph"/>
      </w:pPr>
      <w:ins w:id="44" w:author="PR Preview" w:date="2026-01-01T00:00:00Z">
        <w:r>
          <w:rPr>
            <w:b/>
            <w:bCs/>
          </w:rPr>
          <w:t xml:space="preserve">Definition 11 (Residual sum of squares)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 a regression model whose conditional mean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$\mu(x; \mathord{\smash[b]{\underset{\raise.3ex\hbox{$\scriptstyle\sim$}}{\theta}}\vphantom{\theta}})$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depends on a parameter vector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$\mathord{\smash[b]{\underset{\raise.3ex\hbox{$\scriptstyle\sim$}}{\theta}}\vphantom{\theta}}$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residual sum of squares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$\mathord{\smash[b]{\underset{\raise.3ex\hbox{$\scriptstyle\sim$}}{\theta}}\vphantom{\theta}}$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the sum of the squared residuals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that the model has when its parameters equal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$\mathord{\smash[b]{\underset{\raise.3ex\hbox{$\scriptstyle\sim$}}{\theta}}\vphantom{\theta}}$</w:t>
        </w:r>
      </w:ins>
      <w:ins w:id="70" w:author="PR Preview" w:date="2026-01-01T00:00:00Z">
        <w:r>
          <w:t xml:space="preserve">:</w:t>
        </w:r>
      </w:ins>
    </w:p>
    <w:p>
      <w:pPr>
        <w:pStyle w:val="BodyText"/>
      </w:pPr>
      <w:ins w:id="71" w:author="PR Preview" w:date="2026-01-01T00:00:00Z">
        <w:r>
  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  </w:r>
      </w:ins>
    </w:p>
    <w:p>
      <w:pPr>
        <w:pStyle w:val="FirstParagraph"/>
      </w:pPr>
      <w:ins w:id="72" w:author="PR Preview" w:date="2026-01-01T00:00:00Z">
        <w:r>
          <w:t xml:space="preserve">At the estimate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$\hat{\mathord{\smash[b]{\underset{\raise.3ex\hbox{$\scriptstyle\sim$}}{\theta}}\vphantom{\theta}}}$</w:t>
        </w:r>
      </w:ins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$\hat{\varepsilon}_i(\hat{\mathord{\smash[b]{\underset{\raise.3ex\hbox{$\scriptstyle\sim$}}{\theta}}\vphantom{\theta}}})$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the</w:t>
        </w:r>
      </w:ins>
      <w:ins w:id="80" w:author="PR Preview" w:date="2026-01-01T00:00:00Z">
        <w:r>
          <w:t xml:space="preserve"> </w:t>
        </w:r>
      </w:ins>
      <w:hyperlink r:id="rId51">
        <w:ins w:id="81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8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 the fitted model.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del w:id="85" w:author="PR Preview" w:date="2026-01-01T00:00:00Z">
        <w:r>
          <w:delTex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delText>
        </w:r>
      </w:del>
    </w:p>
    <w:p>
      <w:pPr>
        <w:pStyle w:val="BodyText"/>
      </w:pPr>
      <w:ins w:id="86" w:author="PR Preview" w:date="2026-01-01T00:00:00Z">
        <w:r>
  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  </w:r>
      </w:ins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del w:id="87" w:author="PR Preview" w:date="2026-01-01T00:00:00Z">
        <w:r>
          <w:delTex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delText>
        </w:r>
      </w:del>
    </w:p>
    <w:p>
      <w:pPr>
        <w:pStyle w:val="BodyText"/>
      </w:pPr>
      <w:ins w:id="88" w:author="PR Preview" w:date="2026-01-01T00:00:00Z">
        <w:r>
  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  </w:r>
      </w:ins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del w:id="89" w:author="PR Preview" w:date="2026-01-01T00:00:00Z">
        <w:r>
          <w:delTex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delText>
        </w:r>
      </w:del>
    </w:p>
    <w:p>
      <w:pPr>
        <w:pStyle w:val="BodyText"/>
      </w:pPr>
      <w:ins w:id="90" w:author="PR Preview" w:date="2026-01-01T00:00:00Z">
        <w:r>
  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  </w:r>
      </w:ins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2026-10-22T21:55:51Z</dcterms:created>
  <dcterms:modified xsi:type="dcterms:W3CDTF">2026-10-22T21:55:51Z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