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15:19:15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15:47:56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del w:id="3" w:author="PR Preview" w:date="2026-01-01T00:00:00Z">
        <w:r>
          <w:delTex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delText>
        </w:r>
      </w:del>
    </w:p>
    <w:p>
      <w:pPr>
        <w:pStyle w:val="BodyText"/>
      </w:pPr>
      <w:ins w:id="4" w:author="PR Preview" w:date="2026-01-01T00:00:00Z">
        <w:r>
  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  </w:r>
      </w:ins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del w:id="5" w:author="PR Preview" w:date="2026-01-01T00:00:00Z">
        <w:r>
          <w:rPr>
            <w:b/>
            <w:bCs/>
          </w:rPr>
          <w:delText xml:space="preserve">Definition 15 (Effective number of parameters)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Let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$\overline{D} \stackrel{\text{def}}{=}{\mathbb{E}\mathopen{}\left[D(\mathord{\smash[b]{\underset{\raise.3ex\hbox{$\scriptstyle\sim$}}{\theta}}\vphantom{\theta}}) \mid \mathord{\smash[b]{\underset{\raise.3ex\hbox{$\scriptstyle\sim$}}{y}}\vphantom{y}}\right]\mathclose{}}$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be the posterior mean of the</w:delText>
        </w:r>
      </w:del>
      <w:del w:id="12" w:author="PR Preview" w:date="2026-01-01T00:00:00Z">
        <w:r>
          <w:delText xml:space="preserve"> </w:delText>
        </w:r>
      </w:del>
      <w:hyperlink w:anchor="def-bayes-deviance">
        <w:del w:id="13" w:author="PR Preview" w:date="2026-01-01T00:00:00Z">
          <w:r>
            <w:rPr>
              <w:rStyle w:val="Hyperlink"/>
            </w:rPr>
            <w:delText xml:space="preserve">deviance</w:delText>
          </w:r>
        </w:del>
      </w:hyperlink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 let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be the posterior mean of the parameters.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The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rPr>
            <w:b/>
            <w:bCs/>
          </w:rPr>
          <w:delText xml:space="preserve">effective number of parameters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is</w:delText>
        </w:r>
      </w:del>
    </w:p>
    <w:p>
      <w:pPr>
        <w:pStyle w:val="BodyText"/>
      </w:pPr>
      <w:del w:id="27" w:author="PR Preview" w:date="2026-01-01T00:00:00Z">
        <w:r>
          <w:delText xml:space="preserve">$$
    p_D \stackrel{\text{def}}{=}\overline{D} - D(\bar{\mathord{\smash[b]{\underset{\raise.3ex\hbox{$\scriptstyle\sim$}}{\theta}}\vphantom{\theta}}}).
    $$</w:delText>
        </w:r>
      </w:del>
    </w:p>
    <w:p>
      <w:pPr>
        <w:pStyle w:val="FirstParagraph"/>
      </w:pPr>
      <w:del w:id="28" w:author="PR Preview" w:date="2026-01-01T00:00:00Z">
        <w:r>
          <w:rPr>
            <w:b/>
            <w:bCs/>
          </w:rPr>
          <w:delText xml:space="preserve">Definition 16 (Deviance information criterion)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The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rPr>
            <w:b/>
            <w:bCs/>
          </w:rPr>
          <w:delText xml:space="preserve">deviance information criterion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is</w:delText>
        </w:r>
      </w:del>
    </w:p>
    <w:p>
      <w:pPr>
        <w:pStyle w:val="BodyText"/>
      </w:pPr>
      <w:del w:id="35" w:author="PR Preview" w:date="2026-01-01T00:00:00Z">
        <w:r>
          <w:delText xml:space="preserve">$$
    \operatorname{DIC} \stackrel{\text{def}}{=}D(\bar{\mathord{\smash[b]{\underset{\raise.3ex\hbox{$\scriptstyle\sim$}}{\theta}}\vphantom{\theta}}}) + 2\,p_D,
    $$</w:delText>
        </w:r>
      </w:del>
    </w:p>
    <w:p>
      <w:pPr>
        <w:pStyle w:val="FirstParagraph"/>
      </w:pPr>
      <w:del w:id="36" w:author="PR Preview" w:date="2026-01-01T00:00:00Z">
        <w:r>
          <w:delText xml:space="preserve">with</w:delText>
        </w:r>
      </w:del>
      <w:del w:id="37" w:author="PR Preview" w:date="2026-01-01T00:00:00Z">
        <w:r>
          <w:delText xml:space="preserve"> </w:delText>
        </w:r>
      </w:del>
      <m:oMath>
        <m:r>
          <m:t>D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from</w:delText>
        </w:r>
      </w:del>
      <w:del w:id="40" w:author="PR Preview" w:date="2026-01-01T00:00:00Z">
        <w:r>
          <w:delText xml:space="preserve"> </w:delText>
        </w:r>
      </w:del>
      <w:hyperlink w:anchor="def-bayes-deviance">
        <w:del w:id="41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and</w:delText>
        </w:r>
      </w:del>
      <w:del w:id="44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D</m:t>
            </m:r>
          </m:sub>
        </m:sSub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from</w:delText>
        </w:r>
      </w:del>
      <w:del w:id="47" w:author="PR Preview" w:date="2026-01-01T00:00:00Z">
        <w:r>
          <w:delText xml:space="preserve"> </w:delText>
        </w:r>
      </w:del>
      <w:hyperlink w:anchor="def-effective-parameters">
        <w:del w:id="48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49" w:author="PR Preview" w:date="2026-01-01T00:00:00Z">
        <w:r>
          <w:delText xml:space="preserve">.</w:delText>
        </w:r>
      </w:del>
    </w:p>
    <w:p>
      <w:pPr>
        <w:pStyle w:val="BodyText"/>
      </w:pPr>
      <w:ins w:id="50" w:author="PR Preview" w:date="2026-01-01T00:00:00Z">
        <w:r>
          <w:rPr>
            <w:b/>
            <w:bCs/>
          </w:rPr>
          <w:t xml:space="preserve">Definition 15 (Posterior mean deviance)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b/>
            <w:bCs/>
          </w:rPr>
          <w:t xml:space="preserve">posterior mean deviance</w:t>
        </w:r>
      </w:ins>
      <w:ins w:id="55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is the</w:t>
        </w:r>
      </w:ins>
      <w:ins w:id="58" w:author="PR Preview" w:date="2026-01-01T00:00:00Z">
        <w:r>
          <w:t xml:space="preserve"> </w:t>
        </w:r>
      </w:ins>
      <w:hyperlink w:anchor="def-posterior">
        <w:ins w:id="59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mean of the</w:t>
        </w:r>
      </w:ins>
      <w:ins w:id="62" w:author="PR Preview" w:date="2026-01-01T00:00:00Z">
        <w:r>
          <w:t xml:space="preserve"> </w:t>
        </w:r>
      </w:ins>
      <w:hyperlink w:anchor="def-bayes-deviance">
        <w:ins w:id="63" w:author="PR Preview" w:date="2026-01-01T00:00:00Z">
          <w:r>
            <w:rPr>
              <w:rStyle w:val="Hyperlink"/>
            </w:rPr>
            <w:t xml:space="preserve">deviance</w:t>
          </w:r>
        </w:ins>
      </w:hyperlink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of a parameter value:</w:t>
        </w:r>
      </w:ins>
    </w:p>
    <w:p>
      <w:pPr>
        <w:pStyle w:val="BodyText"/>
      </w:pPr>
      <w:ins w:id="66" w:author="PR Preview" w:date="2026-01-01T00:00:00Z">
        <w:r>
  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  </w:r>
      </w:ins>
    </w:p>
    <w:bookmarkEnd w:id="72"/>
    <w:bookmarkStart w:id="73" w:name="def-effective-parameters"/>
    <w:p>
      <w:pPr>
        <w:pStyle w:val="FirstParagraph"/>
      </w:pPr>
      <w:ins w:id="67" w:author="PR Preview" w:date="2026-01-01T00:00:00Z">
        <w:r>
          <w:rPr>
            <w:b/>
            <w:bCs/>
          </w:rPr>
          <w:t xml:space="preserve">Definition 16 (Effective number of parameters)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Let</w:t>
        </w:r>
      </w:ins>
      <w:ins w:id="70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be the</w:t>
        </w:r>
      </w:ins>
      <w:ins w:id="73" w:author="PR Preview" w:date="2026-01-01T00:00:00Z">
        <w:r>
          <w:t xml:space="preserve"> </w:t>
        </w:r>
      </w:ins>
      <w:hyperlink w:anchor="def-mean-bayes-deviance">
        <w:ins w:id="74" w:author="PR Preview" w:date="2026-01-01T00:00:00Z">
          <w:r>
            <w:rPr>
              <w:rStyle w:val="Hyperlink"/>
            </w:rPr>
            <w:t xml:space="preserve">posterior mean deviance</w:t>
          </w:r>
        </w:ins>
      </w:hyperlink>
      <w:ins w:id="75" w:author="PR Preview" w:date="2026-01-01T00:00:00Z">
        <w:r>
          <w:t xml:space="preserve">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and let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be the</w:t>
        </w:r>
      </w:ins>
      <w:ins w:id="82" w:author="PR Preview" w:date="2026-01-01T00:00:00Z">
        <w:r>
          <w:t xml:space="preserve"> </w:t>
        </w:r>
      </w:ins>
      <w:hyperlink w:anchor="def-posterior">
        <w:ins w:id="83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mean of the parameters.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The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rPr>
            <w:b/>
            <w:bCs/>
          </w:rPr>
          <w:t xml:space="preserve">effective number of parameters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is</w:t>
        </w:r>
      </w:ins>
    </w:p>
    <w:p>
      <w:pPr>
        <w:pStyle w:val="BodyText"/>
      </w:pPr>
      <w:ins w:id="92" w:author="PR Preview" w:date="2026-01-01T00:00:00Z">
        <w:r>
  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  </w:r>
      </w:ins>
    </w:p>
    <w:bookmarkEnd w:id="73"/>
    <w:bookmarkStart w:id="74" w:name="def-dic"/>
    <w:p>
      <w:pPr>
        <w:pStyle w:val="FirstParagraph"/>
      </w:pPr>
      <w:ins w:id="93" w:author="PR Preview" w:date="2026-01-01T00:00:00Z">
        <w:r>
          <w:rPr>
            <w:b/>
            <w:bCs/>
          </w:rPr>
          <w:t xml:space="preserve">Definition 17 (Deviance information criterion)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The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rPr>
            <w:b/>
            <w:bCs/>
          </w:rPr>
          <w:t xml:space="preserve">deviance information criterion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is</w:t>
        </w:r>
      </w:ins>
    </w:p>
    <w:p>
      <w:pPr>
        <w:pStyle w:val="BodyText"/>
      </w:pPr>
      <w:ins w:id="100" w:author="PR Preview" w:date="2026-01-01T00:00:00Z">
        <w:r>
  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  </w:r>
      </w:ins>
    </w:p>
    <w:p>
      <w:pPr>
        <w:pStyle w:val="FirstParagraph"/>
      </w:pPr>
      <w:ins w:id="101" w:author="PR Preview" w:date="2026-01-01T00:00:00Z">
        <w:r>
          <w:t xml:space="preserve">with</w:t>
        </w:r>
      </w:ins>
      <w:ins w:id="10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from</w:t>
        </w:r>
      </w:ins>
      <w:ins w:id="105" w:author="PR Preview" w:date="2026-01-01T00:00:00Z">
        <w:r>
          <w:t xml:space="preserve"> </w:t>
        </w:r>
      </w:ins>
      <w:hyperlink w:anchor="def-bayes-deviance">
        <w:ins w:id="106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and</w:t>
        </w:r>
      </w:ins>
      <w:ins w:id="109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D</m:t>
            </m:r>
          </m:sub>
        </m:sSub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from</w:t>
        </w:r>
      </w:ins>
      <w:ins w:id="112" w:author="PR Preview" w:date="2026-01-01T00:00:00Z">
        <w:r>
          <w:t xml:space="preserve"> </w:t>
        </w:r>
      </w:ins>
      <w:hyperlink w:anchor="def-effective-parameters">
        <w:ins w:id="113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14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del w:id="115" w:author="PR Preview" w:date="2026-01-01T00:00:00Z">
        <w:r>
          <w:delText xml:space="preserve">Substituting</w:delText>
        </w:r>
      </w:del>
      <w:del w:id="116" w:author="PR Preview" w:date="2026-01-01T00:00:00Z">
        <w:r>
          <w:delText xml:space="preserve"> </w:delText>
        </w:r>
      </w:del>
      <w:hyperlink w:anchor="def-effective-parameters">
        <w:del w:id="117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gives an equivalent form:</w:delText>
        </w:r>
      </w:del>
    </w:p>
    <w:p>
      <w:pPr>
        <w:pStyle w:val="BodyText"/>
      </w:pPr>
      <w:del w:id="120" w:author="PR Preview" w:date="2026-01-01T00:00:00Z">
        <w:r>
          <w:delTex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delText>
        </w:r>
      </w:del>
    </w:p>
    <w:p>
      <w:pPr>
        <w:pStyle w:val="FirstParagraph"/>
      </w:pPr>
      <w:del w:id="121" w:author="PR Preview" w:date="2026-01-01T00:00:00Z">
        <w:r>
          <w:delText xml:space="preserve">The term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$D(\bar{\mathord{\smash[b]{\underset{\raise.3ex\hbox{$\scriptstyle\sim$}}{\theta}}\vphantom{\theta}}})$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rewards fit,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while</w:delText>
        </w:r>
      </w:del>
      <w:del w:id="128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D</m:t>
            </m:r>
          </m:sub>
        </m:sSub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penalizes complexity: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it measures how much the deviance is reduced, on average,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by letting the parameters adapt to the data.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As with Akaike’s criterion, lower DIC is better,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and only differences in DIC between models fit to the same data are meaningful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[1, Ch. 13], p. 306</w:delText>
        </w:r>
      </w:del>
      <w:del w:id="141" w:author="PR Preview" w:date="2026-01-01T00:00:00Z">
        <w:r>
          <w:delText xml:space="preserve">.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Both</w:delText>
        </w:r>
      </w:del>
      <w:del w:id="144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t>D</m:t>
            </m:r>
          </m:e>
        </m:ba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and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$\bar{\mathord{\smash[b]{\underset{\raise.3ex\hbox{$\scriptstyle\sim$}}{\theta}}\vphantom{\theta}}}$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are</w:delText>
        </w:r>
      </w:del>
      <w:del w:id="151" w:author="PR Preview" w:date="2026-01-01T00:00:00Z">
        <w:r>
          <w:delText xml:space="preserve"> </w:delText>
        </w:r>
      </w:del>
      <w:hyperlink w:anchor="def-monte-carlo-estimate">
        <w:del w:id="152" w:author="PR Preview" w:date="2026-01-01T00:00:00Z">
          <w:r>
            <w:rPr>
              <w:rStyle w:val="Hyperlink"/>
            </w:rPr>
            <w:delText xml:space="preserve">Monte Carlo estimates</w:delText>
          </w:r>
        </w:del>
      </w:hyperlink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from the posterior draws,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so DIC is a by-product of an MCMC run.</w:delText>
        </w:r>
      </w:del>
    </w:p>
    <w:p>
      <w:pPr>
        <w:pStyle w:val="BodyText"/>
      </w:pPr>
      <w:ins w:id="157" w:author="PR Preview" w:date="2026-01-01T00:00:00Z">
        <w:r>
          <w:t xml:space="preserve">Substituting</w:t>
        </w:r>
      </w:ins>
      <w:ins w:id="158" w:author="PR Preview" w:date="2026-01-01T00:00:00Z">
        <w:r>
          <w:t xml:space="preserve"> </w:t>
        </w:r>
      </w:ins>
      <w:hyperlink w:anchor="def-effective-parameters">
        <w:ins w:id="159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gives an equivalent form:</w:t>
        </w:r>
      </w:ins>
    </w:p>
    <w:p>
      <w:pPr>
        <w:pStyle w:val="BodyText"/>
      </w:pPr>
      <w:ins w:id="162" w:author="PR Preview" w:date="2026-01-01T00:00:00Z">
        <w:r>
  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  </w:r>
      </w:ins>
    </w:p>
    <w:p>
      <w:pPr>
        <w:pStyle w:val="FirstParagraph"/>
      </w:pPr>
      <w:ins w:id="163" w:author="PR Preview" w:date="2026-01-01T00:00:00Z">
        <w:r>
          <w:t xml:space="preserve">The term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${\operatorname{dev}_{\mathrm{DIC}}\mathopen{}\left(\bar{\mathord{\smash[b]{\underset{\raise.3ex\hbox{$\scriptstyle\sim$}}{\theta}}\vphantom{\theta}}}\right)\mathclose{}}$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rewards fit,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while</w:t>
        </w:r>
      </w:ins>
      <w:ins w:id="170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D</m:t>
            </m:r>
          </m:sub>
        </m:sSub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penalizes complexity: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it measures how much the deviance is reduced, on average,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by letting the parameters adapt to the data.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As with Akaike’s criterion, lower DIC is better,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and only differences in DIC between models fit to the same data are meaningful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[1, Ch. 13], p. 306</w:t>
        </w:r>
      </w:ins>
      <w:ins w:id="183" w:author="PR Preview" w:date="2026-01-01T00:00:00Z">
        <w:r>
          <w:t xml:space="preserve">.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Both</w:t>
        </w:r>
      </w:ins>
      <w:ins w:id="186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$\bar{\mathord{\smash[b]{\underset{\raise.3ex\hbox{$\scriptstyle\sim$}}{\theta}}\vphantom{\theta}}}$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are</w:t>
        </w:r>
      </w:ins>
      <w:ins w:id="193" w:author="PR Preview" w:date="2026-01-01T00:00:00Z">
        <w:r>
          <w:t xml:space="preserve"> </w:t>
        </w:r>
      </w:ins>
      <w:hyperlink w:anchor="def-monte-carlo-estimate">
        <w:ins w:id="194" w:author="PR Preview" w:date="2026-01-01T00:00:00Z">
          <w:r>
            <w:rPr>
              <w:rStyle w:val="Hyperlink"/>
            </w:rPr>
            <w:t xml:space="preserve">Monte Carlo estimates</w:t>
          </w:r>
        </w:ins>
      </w:hyperlink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from the posterior draws,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so DIC is a by-product of an MCMC run.</w:t>
        </w:r>
      </w:ins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2026-10-22T23:03:11Z</dcterms:created>
  <dcterms:modified xsi:type="dcterms:W3CDTF">2026-10-22T23:03:11Z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