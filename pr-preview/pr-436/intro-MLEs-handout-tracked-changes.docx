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3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  </w:r>
      </w:ins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3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3.8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del w:id="5" w:author="PR Preview" w:date="2026-01-01T00:00:00Z">
        <w:r>
          <w:delTex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  </w:r>
      </w:ins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3.10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3" w:name="the-profile-log-likelihood"/>
    <w:p>
      <w:pPr>
        <w:pStyle w:val="Heading3"/>
      </w:pPr>
      <w:r>
        <w:t xml:space="preserve">4.3 The profile log-likelihood</w:t>
      </w:r>
    </w:p>
    <w:bookmarkStart w:id="32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1"/>
    <w:bookmarkStart w:id="322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2"/>
    <w:bookmarkEnd w:id="323"/>
    <w:bookmarkStart w:id="327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4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4"/>
    <w:bookmarkStart w:id="326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5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6"/>
    <w:bookmarkEnd w:id="327"/>
    <w:bookmarkStart w:id="328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8"/>
    <w:bookmarkStart w:id="329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7" w:author="PR Preview" w:date="2026-01-01T00:00:00Z">
        <w:r>
          <w:delTex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del w:id="9" w:author="PR Preview" w:date="2026-01-01T00:00:00Z">
        <w:r>
          <w:delTex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delText>
        </w:r>
      </w:del>
    </w:p>
    <w:p>
      <w:pPr>
        <w:pStyle w:val="FirstParagraph"/>
      </w:pPr>
      <w:del w:id="10" w:author="PR Preview" w:date="2026-01-01T00:00:00Z">
        <w:r>
          <w:delText xml:space="preserve">If instead all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then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 a boundary value.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In that case,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score formula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not defined at</w:delText>
        </w:r>
      </w:del>
      <w:del w:id="2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so the usual interior verification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$\ell'(\hat{\lambda}_{ML}; \mathord{\smash[b]{\underset{\raise.3ex\hbox{$\scriptstyle\sim$}}{x}}\vphantom{x}}) = 0$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does not apply.</w:delText>
        </w:r>
      </w:del>
    </w:p>
    <w:p>
      <w:pPr>
        <w:pStyle w:val="BodyText"/>
      </w:pPr>
      <w:ins w:id="37" w:author="PR Preview" w:date="2026-01-01T00:00:00Z">
        <w:r>
  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  </w:r>
      </w:ins>
    </w:p>
    <w:p>
      <w:pPr>
        <w:pStyle w:val="FirstParagraph"/>
      </w:pPr>
      <w:ins w:id="38" w:author="PR Preview" w:date="2026-01-01T00:00:00Z">
        <w:r>
          <w:t xml:space="preserve">If instead all</w:t>
        </w:r>
      </w:ins>
      <w:ins w:id="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then</w:t>
        </w:r>
      </w:ins>
      <w:ins w:id="4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a boundary value.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 that case,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score formula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not defined at</w:t>
        </w:r>
      </w:ins>
      <w:ins w:id="5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so the usual interior verification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$\ell'(\hat{\lambda}_{ML}; \mathord{\smash[b]{\underset{\raise.3ex\hbox{$\scriptstyle\sim$}}{x}}\vphantom{x}}) = 0$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does not apply.</w:t>
        </w:r>
      </w:ins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65" w:author="PR Preview" w:date="2026-01-01T00:00:00Z">
        <w:r>
          <w:delText xml:space="preserve">From</w:delText>
        </w:r>
      </w:del>
      <w:del w:id="66" w:author="PR Preview" w:date="2026-01-01T00:00:00Z">
        <w:r>
          <w:delText xml:space="preserve"> </w:delText>
        </w:r>
      </w:del>
      <w:hyperlink w:anchor="exr-prac-score-zero">
        <w:del w:id="67" w:author="PR Preview" w:date="2026-01-01T00:00:00Z">
          <w:r>
            <w:rPr>
              <w:rStyle w:val="Hyperlink"/>
            </w:rPr>
            <w:delText xml:space="preserve">Exercise 49</w:delText>
          </w:r>
        </w:del>
      </w:hyperlink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71" w:author="PR Preview" w:date="2026-01-01T00:00:00Z">
        <w:r>
          <w:delText xml:space="preserve">.</w:delText>
        </w:r>
      </w:del>
    </w:p>
    <w:p>
      <w:pPr>
        <w:pStyle w:val="BodyText"/>
      </w:pPr>
      <w:del w:id="72" w:author="PR Preview" w:date="2026-01-01T00:00:00Z">
        <w:r>
          <w:delTex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delText>
        </w:r>
      </w:del>
    </w:p>
    <w:p>
      <w:pPr>
        <w:pStyle w:val="BodyText"/>
      </w:pPr>
      <w:ins w:id="73" w:author="PR Preview" w:date="2026-01-01T00:00:00Z">
        <w:r>
          <w:t xml:space="preserve">From</w:t>
        </w:r>
      </w:ins>
      <w:ins w:id="74" w:author="PR Preview" w:date="2026-01-01T00:00:00Z">
        <w:r>
          <w:t xml:space="preserve"> </w:t>
        </w:r>
      </w:ins>
      <w:hyperlink w:anchor="exr-prac-score-zero">
        <w:ins w:id="75" w:author="PR Preview" w:date="2026-01-01T00:00:00Z">
          <w:r>
            <w:rPr>
              <w:rStyle w:val="Hyperlink"/>
            </w:rPr>
            <w:t xml:space="preserve">Exercise 49</w:t>
          </w:r>
        </w:ins>
      </w:hyperlink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79" w:author="PR Preview" w:date="2026-01-01T00:00:00Z">
        <w:r>
          <w:t xml:space="preserve">.</w:t>
        </w:r>
      </w:ins>
    </w:p>
    <w:p>
      <w:pPr>
        <w:pStyle w:val="BodyText"/>
      </w:pPr>
      <w:ins w:id="80" w:author="PR Preview" w:date="2026-01-01T00:00:00Z">
        <w:r>
  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81" w:author="PR Preview" w:date="2026-01-01T00:00:00Z">
        <w:r>
          <w:delTex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delText>
        </w:r>
      </w:del>
    </w:p>
    <w:p>
      <w:pPr>
        <w:pStyle w:val="BodyText"/>
      </w:pPr>
      <w:ins w:id="82" w:author="PR Preview" w:date="2026-01-01T00:00:00Z">
        <w:r>
  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del w:id="83" w:author="PR Preview" w:date="2026-01-01T00:00:00Z">
        <w:r>
          <w:delTex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delText>
        </w:r>
      </w:del>
    </w:p>
    <w:p>
      <w:pPr>
        <w:pStyle w:val="BodyText"/>
      </w:pPr>
      <w:ins w:id="84" w:author="PR Preview" w:date="2026-01-01T00:00:00Z">
        <w:r>
  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85" w:author="PR Preview" w:date="2026-01-01T00:00:00Z">
        <w:r>
          <w:delText xml:space="preserve">We estimate this asymptotic variance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using the observed information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evaluated at the MLE.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Since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$I(\hat{\lambda}_{ML};\mathord{\smash[b]{\underset{\raise.3ex\hbox{$\scriptstyle\sim$}}{x}}\vphantom{x}})^{-1} = \bar{x}/n$</w:delText>
        </w:r>
      </w:del>
      <w:del w:id="94" w:author="PR Preview" w:date="2026-01-01T00:00:00Z">
        <w:r>
          <w:delText xml:space="preserve">:</w:delText>
        </w:r>
      </w:del>
    </w:p>
    <w:p>
      <w:pPr>
        <w:pStyle w:val="FirstParagraph"/>
      </w:pPr>
      <w:ins w:id="95" w:author="PR Preview" w:date="2026-01-01T00:00:00Z">
        <w:r>
          <w:t xml:space="preserve">We estimate this asymptotic variance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using the observed information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evaluated at the MLE.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Since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$I(\hat{\lambda}_{ML};\mathord{\smash[b]{\underset{\raise.3ex\hbox{$\scriptstyle\sim$}}{x}}\vphantom{x}})^{-1} = {\bar{x}}/n$</w:t>
        </w:r>
      </w:ins>
      <w:ins w:id="1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105" w:author="PR Preview" w:date="2026-01-01T00:00:00Z">
        <w:r>
          <w:delTex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delText>
        </w:r>
      </w:del>
    </w:p>
    <w:p>
      <w:pPr>
        <w:pStyle w:val="BodyText"/>
      </w:pPr>
      <w:ins w:id="106" w:author="PR Preview" w:date="2026-01-01T00:00:00Z">
        <w:r>
  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107" w:author="PR Preview" w:date="2026-01-01T00:00:00Z">
        <w:r>
          <w:delTex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delText>
        </w:r>
      </w:del>
    </w:p>
    <w:p>
      <w:pPr>
        <w:pStyle w:val="BodyText"/>
      </w:pPr>
      <w:ins w:id="108" w:author="PR Preview" w:date="2026-01-01T00:00:00Z">
        <w:r>
  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del w:id="109" w:author="PR Preview" w:date="2026-01-01T00:00:00Z">
        <w:r>
          <w:delTex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delText>
        </w:r>
      </w:del>
    </w:p>
    <w:p>
      <w:pPr>
        <w:pStyle w:val="BodyText"/>
      </w:pPr>
      <w:ins w:id="110" w:author="PR Preview" w:date="2026-01-01T00:00:00Z">
        <w:r>
  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del w:id="111" w:author="PR Preview" w:date="2026-01-01T00:00:00Z">
        <w:r>
          <w:delTex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delText>
        </w:r>
      </w:del>
    </w:p>
    <w:p>
      <w:pPr>
        <w:pStyle w:val="BodyText"/>
      </w:pPr>
      <w:ins w:id="112" w:author="PR Preview" w:date="2026-01-01T00:00:00Z">
        <w:r>
  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del w:id="113" w:author="PR Preview" w:date="2026-01-01T00:00:00Z">
        <w:r>
          <w:delTex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delText>
        </w:r>
      </w:del>
    </w:p>
    <w:p>
      <w:pPr>
        <w:pStyle w:val="BodyText"/>
      </w:pPr>
      <w:ins w:id="114" w:author="PR Preview" w:date="2026-01-01T00:00:00Z">
        <w:r>
  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del w:id="115" w:author="PR Preview" w:date="2026-01-01T00:00:00Z">
        <w:r>
          <w:delTex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delText>
        </w:r>
      </w:del>
    </w:p>
    <w:p>
      <w:pPr>
        <w:pStyle w:val="FirstParagraph"/>
      </w:pPr>
      <w:del w:id="116" w:author="PR Preview" w:date="2026-01-01T00:00:00Z">
        <w:r>
          <w:delText xml:space="preserve">So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${\operatorname{SE}\mathopen{}\left(\hat\mu_{ML}\right)\mathclose{}} \approx \sqrt{I(\hat\mu_{ML}; \mathord{\smash[b]{\underset{\raise.3ex\hbox{$\scriptstyle\sim$}}{x}}\vphantom{x}})^{-1}} = \frac{\bar{x}}{\sqrt{n}}$</w:delText>
        </w:r>
      </w:del>
      <w:del w:id="119" w:author="PR Preview" w:date="2026-01-01T00:00:00Z">
        <w:r>
          <w:delText xml:space="preserve">.</w:delText>
        </w:r>
      </w:del>
    </w:p>
    <w:p>
      <w:pPr>
        <w:pStyle w:val="BodyText"/>
      </w:pPr>
      <w:ins w:id="120" w:author="PR Preview" w:date="2026-01-01T00:00:00Z">
        <w:r>
  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  </w:r>
      </w:ins>
    </w:p>
    <w:p>
      <w:pPr>
        <w:pStyle w:val="FirstParagraph"/>
      </w:pPr>
      <w:ins w:id="121" w:author="PR Preview" w:date="2026-01-01T00:00:00Z">
        <w:r>
          <w:t xml:space="preserve">So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${\operatorname{SE}\mathopen{}\left(\hat\mu_{ML}\right)\mathclose{}} \approx \sqrt{I(\hat\mu_{ML}; \mathord{\smash[b]{\underset{\raise.3ex\hbox{$\scriptstyle\sim$}}{x}}\vphantom{x}})^{-1}} = \frac{{\bar{x}}}{\sqrt{n}}$</w:t>
        </w:r>
      </w:ins>
      <w:ins w:id="124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2" Type="http://schemas.openxmlformats.org/officeDocument/2006/relationships/image" Target="media/rId332.png"/><Relationship Id="rId337" Type="http://schemas.openxmlformats.org/officeDocument/2006/relationships/image" Target="media/rId337.png"/><Relationship Id="rId342" Type="http://schemas.openxmlformats.org/officeDocument/2006/relationships/image" Target="media/rId342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3" Type="http://schemas.openxmlformats.org/officeDocument/2006/relationships/image" Target="media/rId363.png"/><Relationship Id="rId369" Type="http://schemas.openxmlformats.org/officeDocument/2006/relationships/image" Target="media/rId369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25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8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25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8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2026-10-22T23:01:52Z</dcterms:created>
  <dcterms:modified xsi:type="dcterms:W3CDTF">2026-10-22T23:01:52Z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