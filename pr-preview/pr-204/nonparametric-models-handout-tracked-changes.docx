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12:50:24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ins w:id="3" w:author="PR Preview" w:date="2026-01-01T00:00:00Z">
        <w:r>
          <w:t xml:space="preserve">Rice (2007, sec. 10.2.1, pp. 378–379)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covers the empirical CDF.</w:t>
        </w:r>
      </w:ins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ins w:id="6" w:author="PR Preview" w:date="2026-01-01T00:00:00Z">
        <w:r>
          <w:t xml:space="preserve">Hogg et al. (2019, sec. 6.3, pp. 256–263)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covers order statistics.</w:t>
        </w:r>
      </w:ins>
    </w:p>
    <w:p>
      <w:pPr>
        <w:pStyle w:val="Compact"/>
        <w:numPr>
          <w:ilvl w:val="0"/>
          <w:numId w:val="1001"/>
        </w:numPr>
      </w:pPr>
      <w:ins w:id="9" w:author="PR Preview" w:date="2026-01-01T00:00:00Z">
        <w:r>
          <w:t xml:space="preserve">Casella and Berger (2002, sec. 5.4, pp. 226–231)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covers order statistics.</w:t>
        </w:r>
      </w:ins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ins w:id="12" w:author="PR Preview" w:date="2026-01-01T00:00:00Z">
        <w:r>
          <w:t xml:space="preserve">Hogg et al. (2019, sec. 7.5, pp. 337–343)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covers distribution-free confidence intervals for percentiles.</w:t>
        </w:r>
      </w:ins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ins w:id="15" w:author="PR Preview" w:date="2026-01-01T00:00:00Z">
        <w:r>
          <w:t xml:space="preserve">These readings look ahead from the empirical CDF to distribution-free tests, which this page does not cover:</w:t>
        </w:r>
      </w:ins>
    </w:p>
    <w:p>
      <w:pPr>
        <w:pStyle w:val="Compact"/>
        <w:numPr>
          <w:ilvl w:val="0"/>
          <w:numId w:val="1003"/>
        </w:numPr>
      </w:pPr>
      <w:ins w:id="16" w:author="PR Preview" w:date="2026-01-01T00:00:00Z">
        <w:r>
          <w:t xml:space="preserve">Hogg et al. (2019, sec. 8.5, pp. 392–402)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covers some distribution-free tests.</w:t>
        </w:r>
      </w:ins>
    </w:p>
    <w:p>
      <w:pPr>
        <w:pStyle w:val="Compact"/>
        <w:numPr>
          <w:ilvl w:val="0"/>
          <w:numId w:val="1003"/>
        </w:numPr>
      </w:pPr>
      <w:ins w:id="19" w:author="PR Preview" w:date="2026-01-01T00:00:00Z">
        <w:r>
          <w:t xml:space="preserve">Rice (2007, sec. 11.2.3, pp. 435–442)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covers the Mann–Whitney test.</w:t>
        </w:r>
      </w:ins>
    </w:p>
    <w:p>
      <w:pPr>
        <w:pStyle w:val="Compact"/>
        <w:numPr>
          <w:ilvl w:val="0"/>
          <w:numId w:val="1003"/>
        </w:numPr>
      </w:pPr>
      <w:ins w:id="22" w:author="PR Preview" w:date="2026-01-01T00:00:00Z">
        <w:r>
          <w:t xml:space="preserve">Rice (2007, sec. 11.3.2, pp. 448–449)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covers the signed rank test.</w:t>
        </w:r>
      </w:ins>
    </w:p>
    <w:p>
      <w:pPr>
        <w:pStyle w:val="Compact"/>
        <w:numPr>
          <w:ilvl w:val="0"/>
          <w:numId w:val="1003"/>
        </w:numPr>
      </w:pPr>
      <w:ins w:id="25" w:author="PR Preview" w:date="2026-01-01T00:00:00Z">
        <w:r>
          <w:t xml:space="preserve">Rice (2007, sec. 12.2.3, p. 488)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covers the Kruskal–Wallis test.</w:t>
        </w:r>
      </w:ins>
    </w:p>
    <w:bookmarkEnd w:id="38"/>
    <w:bookmarkStart w:id="48" w:name="references"/>
    <w:p>
      <w:pPr>
        <w:pStyle w:val="Heading2"/>
      </w:pPr>
      <w:ins w:id="28" w:author="PR Preview" w:date="2026-01-01T00:00:00Z">
        <w:r>
          <w:t xml:space="preserve">References</w:t>
        </w:r>
      </w:ins>
    </w:p>
    <w:bookmarkStart w:id="47" w:name="refs"/>
    <w:bookmarkStart w:id="40" w:name="ref-CaseBerg01"/>
    <w:p>
      <w:pPr>
        <w:pStyle w:val="Bibliography"/>
      </w:pPr>
      <w:ins w:id="29" w:author="PR Preview" w:date="2026-01-01T00:00:00Z">
        <w:r>
          <w:t xml:space="preserve">Casella, George, and Roger Berger. 2002.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rPr>
            <w:i/>
            <w:iCs/>
          </w:rPr>
          <w:t xml:space="preserve">Statistical Inference</w:t>
        </w:r>
      </w:ins>
      <w:ins w:id="32" w:author="PR Preview" w:date="2026-01-01T00:00:00Z">
        <w:r>
          <w:t xml:space="preserve">. 2nd ed. Cengage Learning.</w:t>
        </w:r>
      </w:ins>
      <w:ins w:id="33" w:author="PR Preview" w:date="2026-01-01T00:00:00Z">
        <w:r>
          <w:t xml:space="preserve"> </w:t>
        </w:r>
      </w:ins>
      <w:hyperlink r:id="rId39">
        <w:ins w:id="34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  <w:ins w:id="35" w:author="PR Preview" w:date="2026-01-01T00:00:00Z">
        <w:r>
          <w:t xml:space="preserve">.</w:t>
        </w:r>
      </w:ins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ins w:id="36" w:author="PR Preview" w:date="2026-01-01T00:00:00Z">
        <w:r>
          <w:t xml:space="preserve">Hogg, Robert V., Elliot A. Tanis, and Dale L. Zimmerman. 2019.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rPr>
            <w:i/>
            <w:iCs/>
          </w:rPr>
          <w:t xml:space="preserve">Probability and Statistical Inference</w:t>
        </w:r>
      </w:ins>
      <w:ins w:id="39" w:author="PR Preview" w:date="2026-01-01T00:00:00Z">
        <w:r>
          <w:t xml:space="preserve">. Tenth edition. Pearson.</w:t>
        </w:r>
      </w:ins>
    </w:p>
    <w:bookmarkEnd w:id="45"/>
    <w:bookmarkStart w:id="46" w:name="ref-rice2007mathematical"/>
    <w:p>
      <w:pPr>
        <w:pStyle w:val="Bibliography"/>
      </w:pPr>
      <w:ins w:id="40" w:author="PR Preview" w:date="2026-01-01T00:00:00Z">
        <w:r>
          <w:t xml:space="preserve">Rice, John A. 2007.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rPr>
            <w:i/>
            <w:iCs/>
          </w:rPr>
          <w:t xml:space="preserve">Mathematical Statistics and Data Analysis</w:t>
        </w:r>
      </w:ins>
      <w:ins w:id="43" w:author="PR Preview" w:date="2026-01-01T00:00:00Z">
        <w:r>
          <w:t xml:space="preserve">. 3rd ed. Cengage Learning.</w:t>
        </w:r>
      </w:ins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2026-10-15T20:03:22Z</dcterms:created>
  <dcterms:modified xsi:type="dcterms:W3CDTF">2026-10-15T20:03:22Z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