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03:31:19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03" w:name="textbook-cross-references"/>
    <w:p>
      <w:pPr>
        <w:pStyle w:val="Heading2"/>
      </w:pPr>
      <w:ins w:id="3" w:author="PR Preview" w:date="2026-01-01T00:00:00Z">
        <w:r>
          <w:t xml:space="preserve">Textbook cross-references</w:t>
        </w:r>
      </w:ins>
    </w:p>
    <w:p>
      <w:pPr>
        <w:pStyle w:val="FirstParagraph"/>
      </w:pPr>
      <w:ins w:id="4" w:author="PR Preview" w:date="2026-01-01T00:00:00Z">
        <w:r>
          <w:t xml:space="preserve">Textbook sections on the topics of this page:</w:t>
        </w:r>
      </w:ins>
    </w:p>
    <w:p>
      <w:pPr>
        <w:pStyle w:val="Compact"/>
        <w:numPr>
          <w:ilvl w:val="0"/>
          <w:numId w:val="1003"/>
        </w:numPr>
      </w:pPr>
      <w:ins w:id="5" w:author="PR Preview" w:date="2026-01-01T00:00:00Z">
        <w:r>
          <w:t xml:space="preserve">Hogg et al. (2019, sec. 6.4, pp. 264–276)</w:t>
        </w:r>
      </w:ins>
      <w:ins w:id="6" w:author="PR Preview" w:date="2026-01-01T00:00:00Z">
        <w:r>
          <w:t xml:space="preserve">: Maximum likelihood and method of moments estimation</w:t>
        </w:r>
      </w:ins>
    </w:p>
    <w:p>
      <w:pPr>
        <w:pStyle w:val="Compact"/>
        <w:numPr>
          <w:ilvl w:val="0"/>
          <w:numId w:val="1003"/>
        </w:numPr>
      </w:pPr>
      <w:ins w:id="7" w:author="PR Preview" w:date="2026-01-01T00:00:00Z">
        <w:r>
          <w:t xml:space="preserve">Casella and Berger (2002, sec. 7.2, pp. 312–329)</w:t>
        </w:r>
      </w:ins>
      <w:ins w:id="8" w:author="PR Preview" w:date="2026-01-01T00:00:00Z">
        <w:r>
          <w:t xml:space="preserve">: Methods of finding estimators</w:t>
        </w:r>
      </w:ins>
    </w:p>
    <w:p>
      <w:pPr>
        <w:pStyle w:val="Compact"/>
        <w:numPr>
          <w:ilvl w:val="0"/>
          <w:numId w:val="1003"/>
        </w:numPr>
      </w:pPr>
      <w:ins w:id="9" w:author="PR Preview" w:date="2026-01-01T00:00:00Z">
        <w:r>
          <w:t xml:space="preserve">Casella and Berger (2002, sec. 7.3.1, pp. 330–333)</w:t>
        </w:r>
      </w:ins>
      <w:ins w:id="10" w:author="PR Preview" w:date="2026-01-01T00:00:00Z">
        <w:r>
          <w:t xml:space="preserve">: Mean squared error</w:t>
        </w:r>
      </w:ins>
    </w:p>
    <w:bookmarkEnd w:id="103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5"/>
    <w:bookmarkStart w:id="10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6"/>
    <w:bookmarkStart w:id="108" w:name="ref-CaseBerg01"/>
    <w:p>
      <w:pPr>
        <w:pStyle w:val="Bibliography"/>
      </w:pPr>
      <w:ins w:id="11" w:author="PR Preview" w:date="2026-01-01T00:00:00Z">
        <w:r>
          <w:t xml:space="preserve">Casella, George, and Roger Berger. 2002.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rPr>
            <w:i/>
            <w:iCs/>
          </w:rPr>
          <w:t xml:space="preserve">Statistical Inference</w:t>
        </w:r>
      </w:ins>
      <w:ins w:id="14" w:author="PR Preview" w:date="2026-01-01T00:00:00Z">
        <w:r>
          <w:t xml:space="preserve">. 2nd ed. Cengage Learning.</w:t>
        </w:r>
      </w:ins>
      <w:ins w:id="15" w:author="PR Preview" w:date="2026-01-01T00:00:00Z">
        <w:r>
          <w:t xml:space="preserve"> </w:t>
        </w:r>
      </w:ins>
      <w:hyperlink r:id="rId107">
        <w:ins w:id="16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  <w:ins w:id="17" w:author="PR Preview" w:date="2026-01-01T00:00:00Z">
        <w:r>
          <w:t xml:space="preserve">.</w:t>
        </w:r>
      </w:ins>
    </w:p>
    <w:bookmarkEnd w:id="108"/>
    <w:bookmarkStart w:id="110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9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0"/>
    <w:bookmarkStart w:id="111" w:name="ref-hoggtanis2015"/>
    <w:p>
      <w:pPr>
        <w:pStyle w:val="Bibliography"/>
      </w:pPr>
      <w:ins w:id="18" w:author="PR Preview" w:date="2026-01-01T00:00:00Z">
        <w:r>
          <w:t xml:space="preserve">Hogg, Robert V., Elliot A. Tanis, and Dale L. Zimmerman. 2019.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i/>
            <w:iCs/>
          </w:rPr>
          <w:t xml:space="preserve">Probability and Statistical Inference</w:t>
        </w:r>
      </w:ins>
      <w:ins w:id="21" w:author="PR Preview" w:date="2026-01-01T00:00:00Z">
        <w:r>
          <w:t xml:space="preserve">. Tenth edition. Pearson.</w:t>
        </w:r>
      </w:ins>
    </w:p>
    <w:bookmarkEnd w:id="111"/>
    <w:bookmarkStart w:id="113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2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3"/>
    <w:bookmarkStart w:id="115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4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2" Type="http://schemas.openxmlformats.org/officeDocument/2006/relationships/hyperlink" Target="https://doi.org/10.1186/s41687-020-00218-5" TargetMode="External"/><Relationship Id="rId114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7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2" Type="http://schemas.openxmlformats.org/officeDocument/2006/relationships/hyperlink" Target="https://doi.org/10.1186/s41687-020-00218-5" TargetMode="External"/><Relationship Id="rId114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7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2026-10-15T10:49:28Z</dcterms:created>
  <dcterms:modified xsi:type="dcterms:W3CDTF">2026-10-15T10:49:28Z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03:31:19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