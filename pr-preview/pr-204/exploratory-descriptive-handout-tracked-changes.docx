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03:31:19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0" w:name="textbook-cross-references"/>
    <w:p>
      <w:pPr>
        <w:pStyle w:val="Heading2"/>
      </w:pPr>
      <w:ins w:id="3" w:author="PR Preview" w:date="2026-01-01T00:00:00Z">
        <w:r>
          <w:t xml:space="preserve">Textbook cross-references</w:t>
        </w:r>
      </w:ins>
    </w:p>
    <w:p>
      <w:pPr>
        <w:pStyle w:val="FirstParagraph"/>
      </w:pPr>
      <w:ins w:id="4" w:author="PR Preview" w:date="2026-01-01T00:00:00Z">
        <w:r>
          <w:t xml:space="preserve">Textbook sections on the topics of this page:</w:t>
        </w:r>
      </w:ins>
    </w:p>
    <w:p>
      <w:pPr>
        <w:pStyle w:val="Compact"/>
        <w:numPr>
          <w:ilvl w:val="0"/>
          <w:numId w:val="1011"/>
        </w:numPr>
      </w:pPr>
      <w:ins w:id="5" w:author="PR Preview" w:date="2026-01-01T00:00:00Z">
        <w:r>
          <w:t xml:space="preserve">Hogg et al. (2019, sec. 6.1, pp. 233–244)</w:t>
        </w:r>
      </w:ins>
      <w:ins w:id="6" w:author="PR Preview" w:date="2026-01-01T00:00:00Z">
        <w:r>
          <w:t xml:space="preserve">: Descriptive statistics</w:t>
        </w:r>
      </w:ins>
    </w:p>
    <w:p>
      <w:pPr>
        <w:pStyle w:val="Compact"/>
        <w:numPr>
          <w:ilvl w:val="0"/>
          <w:numId w:val="1011"/>
        </w:numPr>
      </w:pPr>
      <w:ins w:id="7" w:author="PR Preview" w:date="2026-01-01T00:00:00Z">
        <w:r>
          <w:t xml:space="preserve">Hogg et al. (2019, sec. 6.2, pp. 245–255)</w:t>
        </w:r>
      </w:ins>
      <w:ins w:id="8" w:author="PR Preview" w:date="2026-01-01T00:00:00Z">
        <w:r>
          <w:t xml:space="preserve">: Exploratory data analysis</w:t>
        </w:r>
      </w:ins>
    </w:p>
    <w:bookmarkEnd w:id="140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1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1"/>
    <w:bookmarkStart w:id="142" w:name="ref-hoggtanis2015"/>
    <w:p>
      <w:pPr>
        <w:pStyle w:val="Bibliography"/>
      </w:pPr>
      <w:ins w:id="9" w:author="PR Preview" w:date="2026-01-01T00:00:00Z">
        <w:r>
          <w:t xml:space="preserve">Hogg, Robert V., Elliot A. Tanis, and Dale L. Zimmerman. 2019.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rPr>
            <w:i/>
            <w:iCs/>
          </w:rPr>
          <w:t xml:space="preserve">Probability and Statistical Inference</w:t>
        </w:r>
      </w:ins>
      <w:ins w:id="12" w:author="PR Preview" w:date="2026-01-01T00:00:00Z">
        <w:r>
          <w:t xml:space="preserve">. Tenth edition. Pearson.</w:t>
        </w:r>
      </w:ins>
    </w:p>
    <w:bookmarkEnd w:id="142"/>
    <w:bookmarkStart w:id="14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4"/>
    <w:bookmarkStart w:id="146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5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5" Type="http://schemas.openxmlformats.org/officeDocument/2006/relationships/hyperlink" Target="https://doi.org/10.1001/jama.1975.03260080034016" TargetMode="External"/><Relationship Id="rId143" Type="http://schemas.openxmlformats.org/officeDocument/2006/relationships/hyperlink" Target="https://doi.org/10.1007/978-1-0716-1418-1" TargetMode="External"/><Relationship Id="rId147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5" Type="http://schemas.openxmlformats.org/officeDocument/2006/relationships/hyperlink" Target="https://doi.org/10.1001/jama.1975.03260080034016" TargetMode="External"/><Relationship Id="rId143" Type="http://schemas.openxmlformats.org/officeDocument/2006/relationships/hyperlink" Target="https://doi.org/10.1007/978-1-0716-1418-1" TargetMode="External"/><Relationship Id="rId147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2026-10-15T10:50:51Z</dcterms:created>
  <dcterms:modified xsi:type="dcterms:W3CDTF">2026-10-15T10:50:51Z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03:31:19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