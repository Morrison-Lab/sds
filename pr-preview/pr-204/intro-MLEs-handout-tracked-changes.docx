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08:36:30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08:46:14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ins w:id="3" w:author="PR Preview" w:date="2026-01-01T00:00:00Z">
        <w:r>
          <w:t xml:space="preserve">Hogg et al. (2019, sec. 6.4, pp. 264–276)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covers maximum likelihood and method of moments estimation.</w:t>
        </w:r>
      </w:ins>
    </w:p>
    <w:p>
      <w:pPr>
        <w:pStyle w:val="Compact"/>
        <w:numPr>
          <w:ilvl w:val="0"/>
          <w:numId w:val="1002"/>
        </w:numPr>
      </w:pPr>
      <w:ins w:id="6" w:author="PR Preview" w:date="2026-01-01T00:00:00Z">
        <w:r>
          <w:t xml:space="preserve">Casella and Berger (2002, sec. 7.2.2, pp. 315–323)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covers maximum likelihood estimators.</w:t>
        </w:r>
      </w:ins>
    </w:p>
    <w:p>
      <w:pPr>
        <w:pStyle w:val="Compact"/>
        <w:numPr>
          <w:ilvl w:val="0"/>
          <w:numId w:val="1002"/>
        </w:numPr>
      </w:pPr>
      <w:ins w:id="9" w:author="PR Preview" w:date="2026-01-01T00:00:00Z">
        <w:r>
          <w:t xml:space="preserve">Rice (2007, sec. 8.5, pp. 267–284)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covers the method of maximum likelihood.</w:t>
        </w:r>
      </w:ins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ins w:id="12" w:author="PR Preview" w:date="2026-01-01T00:00:00Z">
        <w:r>
          <w:t xml:space="preserve">Hogg et al. (2019, sec. 6.6, pp. 285–289)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covers asymptotic distributions of maximum likelihood estimators.</w:t>
        </w:r>
      </w:ins>
    </w:p>
    <w:p>
      <w:pPr>
        <w:pStyle w:val="Compact"/>
        <w:numPr>
          <w:ilvl w:val="0"/>
          <w:numId w:val="1003"/>
        </w:numPr>
      </w:pPr>
      <w:ins w:id="15" w:author="PR Preview" w:date="2026-01-01T00:00:00Z">
        <w:r>
          <w:t xml:space="preserve">Rice (2007, sec. 8.5.2, pp. 274–278)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covers large-sample theory for maximum likelihood estimators.</w:t>
        </w:r>
      </w:ins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ins w:id="18" w:author="PR Preview" w:date="2026-01-01T00:00:00Z">
        <w:r>
          <w:t xml:space="preserve">Casella and Berger (2002, sec. 10.4.1, pp. 496–498)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covers approximate maximum likelihood intervals.</w:t>
        </w:r>
      </w:ins>
    </w:p>
    <w:p>
      <w:pPr>
        <w:pStyle w:val="Compact"/>
        <w:numPr>
          <w:ilvl w:val="0"/>
          <w:numId w:val="1004"/>
        </w:numPr>
      </w:pPr>
      <w:ins w:id="21" w:author="PR Preview" w:date="2026-01-01T00:00:00Z">
        <w:r>
          <w:t xml:space="preserve">Rice (2007, sec. 8.5.3, pp. 279–284)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covers confidence intervals from maximum likelihood estimators.</w:t>
        </w:r>
      </w:ins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ins w:id="24" w:author="PR Preview" w:date="2026-01-01T00:00:00Z">
        <w:r>
          <w:t xml:space="preserve">Casella and Berger (2002, sec. 10.3.1, pp. 488–491)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covers asymptotic distribution of likelihood ratio tests.</w:t>
        </w:r>
      </w:ins>
    </w:p>
    <w:p>
      <w:pPr>
        <w:pStyle w:val="Compact"/>
        <w:numPr>
          <w:ilvl w:val="0"/>
          <w:numId w:val="1005"/>
        </w:numPr>
      </w:pPr>
      <w:ins w:id="27" w:author="PR Preview" w:date="2026-01-01T00:00:00Z">
        <w:r>
          <w:t xml:space="preserve">Rice (2007, sec. 9.4, pp. 339–340)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covers generalized likelihood ratio tests.</w:t>
        </w:r>
      </w:ins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ins w:id="30" w:author="PR Preview" w:date="2026-01-01T00:00:00Z">
        <w:r>
          <w:t xml:space="preserve">Rice, John A. 2007.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i/>
            <w:iCs/>
          </w:rPr>
          <w:t xml:space="preserve">Mathematical Statistics and Data Analysis</w:t>
        </w:r>
      </w:ins>
      <w:ins w:id="33" w:author="PR Preview" w:date="2026-01-01T00:00:00Z">
        <w:r>
          <w:t xml:space="preserve">. 3rd ed. Cengage Learning.</w:t>
        </w:r>
      </w:ins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2026-10-15T15:57:33Z</dcterms:created>
  <dcterms:modified xsi:type="dcterms:W3CDTF">2026-10-15T15:57:33Z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