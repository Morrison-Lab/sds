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t xml:space="preserve">Hogg et al. (2019, sec. 8.5, pp. 392–402)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some distribution-free tests.</w:t>
        </w:r>
      </w:ins>
    </w:p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Rice (2007, sec. 11.2.3, pp. 435–442)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the Mann–Whitney test.</w:t>
        </w:r>
      </w:ins>
    </w:p>
    <w:p>
      <w:pPr>
        <w:pStyle w:val="Compact"/>
        <w:numPr>
          <w:ilvl w:val="0"/>
          <w:numId w:val="1001"/>
        </w:numPr>
      </w:pPr>
      <w:ins w:id="9" w:author="PR Preview" w:date="2026-01-01T00:00:00Z">
        <w:r>
          <w:t xml:space="preserve">Rice (2007, sec. 11.4.6, p. 456)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randomization.</w:t>
        </w:r>
      </w:ins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ins w:id="12" w:author="PR Preview" w:date="2026-01-01T00:00:00Z">
        <w:r>
          <w:rPr>
            <w:i/>
            <w:iCs/>
          </w:rPr>
          <w:t xml:space="preserve">Remark 2</w:t>
        </w:r>
      </w:ins>
      <w:ins w:id="13" w:author="PR Preview" w:date="2026-01-01T00:00:00Z">
        <w:r>
          <w:t xml:space="preserve"> (Source: The Monte Carlo permutation p-value is valid). </w:t>
        </w:r>
      </w:ins>
      <w:ins w:id="14" w:author="PR Preview" w:date="2026-01-01T00:00:00Z">
        <w:r>
          <w:t xml:space="preserve">Phipson and Smyth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(2010)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show that the Monte Carlo p-value with the added 1 is valid for random permutations.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proof is omitted here.</w:t>
        </w:r>
      </w:ins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del w:id="21" w:author="PR Preview" w:date="2026-01-01T00:00:00Z">
        <w:r>
          <w:rPr>
            <w:i/>
            <w:iCs/>
          </w:rPr>
          <w:delText xml:space="preserve">Remark 2</w:delText>
        </w:r>
      </w:del>
      <w:del w:id="22" w:author="PR Preview" w:date="2026-01-01T00:00:00Z">
        <w:r>
          <w:delText xml:space="preserve"> (Why add 1). </w:delText>
        </w:r>
      </w:del>
      <w:del w:id="23" w:author="PR Preview" w:date="2026-01-01T00:00:00Z">
        <w:r>
          <w:delText xml:space="preserve">Without the 1, a data set whose statistic exceeds all</w:delText>
        </w:r>
      </w:del>
      <w:del w:id="24" w:author="PR Preview" w:date="2026-01-01T00:00:00Z">
        <w:r>
          <w:delText xml:space="preserve"> </w:delText>
        </w:r>
      </w:del>
      <m:oMath>
        <m:r>
          <m:t>B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permuted statistics would get a p-value of 0,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which claims that the observed result is impossible under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30" w:author="PR Preview" w:date="2026-01-01T00:00:00Z">
        <w:r>
          <w:delText xml:space="preserve">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Under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34" w:author="PR Preview" w:date="2026-01-01T00:00:00Z">
        <w:r>
          <w:delText xml:space="preserve">, with no ties, that happens with probability</w:delText>
        </w:r>
      </w:del>
      <w:del w:id="3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because the observed statistic is equally likely to be any one of the</w:delText>
        </w:r>
      </w:del>
      <w:del w:id="3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+</m:t>
        </m:r>
        <m:r>
          <m:t>1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values it is compared with.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 p-value that equals 0 with positive probability is not valid.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With the 1, the smallest value of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</w:delText>
        </w:r>
      </w:del>
      <w:del w:id="4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50" w:author="PR Preview" w:date="2026-01-01T00:00:00Z">
        <w:r>
          <w:delText xml:space="preserve">.</w:delText>
        </w:r>
      </w:del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3</w:t>
        </w:r>
      </w:ins>
      <w:ins w:id="52" w:author="PR Preview" w:date="2026-01-01T00:00:00Z">
        <w:r>
          <w:t xml:space="preserve"> (Why add 1). </w:t>
        </w:r>
      </w:ins>
      <w:ins w:id="53" w:author="PR Preview" w:date="2026-01-01T00:00:00Z">
        <w:r>
          <w:t xml:space="preserve">Without the 1, a data set whose statistic exceeds all</w:t>
        </w:r>
      </w:ins>
      <w:ins w:id="54" w:author="PR Preview" w:date="2026-01-01T00:00:00Z">
        <w:r>
          <w:t xml:space="preserve"> </w:t>
        </w:r>
      </w:ins>
      <m:oMath>
        <m:r>
          <m:t>B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permuted statistics would get a p-value of 0,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which claims that the observed result is impossible under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0" w:author="PR Preview" w:date="2026-01-01T00:00:00Z">
        <w:r>
          <w:t xml:space="preserve">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Under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4" w:author="PR Preview" w:date="2026-01-01T00:00:00Z">
        <w:r>
          <w:t xml:space="preserve">, with no ties, that happens with probability</w:t>
        </w:r>
      </w:ins>
      <w:ins w:id="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because the observed statistic is equally likely to be any one of the</w:t>
        </w:r>
      </w:ins>
      <w:ins w:id="6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1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values it is compared with.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 p-value that equals 0 with positive probability is not valid.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With the 1, the smallest value of</w:t>
        </w:r>
      </w:ins>
      <w:ins w:id="7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</w:t>
        </w:r>
      </w:ins>
      <w:ins w:id="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80" w:author="PR Preview" w:date="2026-01-01T00:00:00Z">
        <w:r>
          <w:t xml:space="preserve">.</w:t>
        </w:r>
      </w:ins>
    </w:p>
    <w:bookmarkEnd w:id="47"/>
    <w:p>
      <w:pPr>
        <w:pStyle w:val="BodyText"/>
      </w:pPr>
      <w:ins w:id="81" w:author="PR Preview" w:date="2026-01-01T00:00:00Z">
        <w:r>
          <w:t xml:space="preserve">Hogg et al. (2019, sec. 7.7, pp. 353–360)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covers resampling methods.</w:t>
        </w:r>
      </w:ins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ins w:id="84" w:author="PR Preview" w:date="2026-01-01T00:00:00Z">
        <w:r>
          <w:t xml:space="preserve">References</w:t>
        </w:r>
      </w:ins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ins w:id="85" w:author="PR Preview" w:date="2026-01-01T00:00:00Z">
        <w:r>
          <w:t xml:space="preserve">Hogg, Robert V., Elliot A. Tanis, and Dale L. Zimmerman. 2019.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i/>
            <w:iCs/>
          </w:rPr>
          <w:t xml:space="preserve">Probability and Statistical Inference</w:t>
        </w:r>
      </w:ins>
      <w:ins w:id="88" w:author="PR Preview" w:date="2026-01-01T00:00:00Z">
        <w:r>
          <w:t xml:space="preserve">. Tenth edition. Pearson.</w:t>
        </w:r>
      </w:ins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ins w:id="89" w:author="PR Preview" w:date="2026-01-01T00:00:00Z">
        <w:r>
          <w:t xml:space="preserve">Rice, John A. 2007.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i/>
            <w:iCs/>
          </w:rPr>
          <w:t xml:space="preserve">Mathematical Statistics and Data Analysis</w:t>
        </w:r>
      </w:ins>
      <w:ins w:id="92" w:author="PR Preview" w:date="2026-01-01T00:00:00Z">
        <w:r>
          <w:t xml:space="preserve">. 3rd ed. Cengage Learning.</w:t>
        </w:r>
      </w:ins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2026-10-15T20:23:45Z</dcterms:created>
  <dcterms:modified xsi:type="dcterms:W3CDTF">2026-10-15T20:23:45Z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