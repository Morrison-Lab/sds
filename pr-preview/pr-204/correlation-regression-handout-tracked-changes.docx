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12:56:30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13:07:45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ins w:id="3" w:author="PR Preview" w:date="2026-01-01T00:00:00Z">
        <w:r>
          <w:t xml:space="preserve">Hogg et al. (2019, sec. 9.6, pp. 471–476)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covers tests concerning regression and correlation.</w:t>
        </w:r>
      </w:ins>
    </w:p>
    <w:p>
      <w:pPr>
        <w:pStyle w:val="Compact"/>
        <w:numPr>
          <w:ilvl w:val="0"/>
          <w:numId w:val="1001"/>
        </w:numPr>
      </w:pPr>
      <w:ins w:id="6" w:author="PR Preview" w:date="2026-01-01T00:00:00Z">
        <w:r>
          <w:t xml:space="preserve">Rice (2007, sec. 14.2.3, pp. 560–563)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covers correlation and regression.</w:t>
        </w:r>
      </w:ins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ins w:id="9" w:author="PR Preview" w:date="2026-01-01T00:00:00Z">
        <w:r>
          <w:t xml:space="preserve">Hogg et al. (2019, sec. 6.5, pp. 277–284)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covers a simple regression problem.</w:t>
        </w:r>
      </w:ins>
    </w:p>
    <w:p>
      <w:pPr>
        <w:pStyle w:val="Compact"/>
        <w:numPr>
          <w:ilvl w:val="0"/>
          <w:numId w:val="1002"/>
        </w:numPr>
      </w:pPr>
      <w:ins w:id="12" w:author="PR Preview" w:date="2026-01-01T00:00:00Z">
        <w:r>
          <w:t xml:space="preserve">Casella and Berger (2002, sec. 11.3, pp. 539–562)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covers simple linear regression.</w:t>
        </w:r>
      </w:ins>
    </w:p>
    <w:p>
      <w:pPr>
        <w:pStyle w:val="Compact"/>
        <w:numPr>
          <w:ilvl w:val="0"/>
          <w:numId w:val="1002"/>
        </w:numPr>
      </w:pPr>
      <w:ins w:id="15" w:author="PR Preview" w:date="2026-01-01T00:00:00Z">
        <w:r>
          <w:t xml:space="preserve">Rice (2007, sec. 14.2.1, pp. 547–549)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covers slope and intercept properties.</w:t>
        </w:r>
      </w:ins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ins w:id="18" w:author="PR Preview" w:date="2026-01-01T00:00:00Z">
        <w:r>
          <w:t xml:space="preserve">Hogg et al. (2019, sec. 7.6, pp. 344–352)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covers more regression.</w:t>
        </w:r>
      </w:ins>
    </w:p>
    <w:p>
      <w:pPr>
        <w:pStyle w:val="Compact"/>
        <w:numPr>
          <w:ilvl w:val="0"/>
          <w:numId w:val="1003"/>
        </w:numPr>
      </w:pPr>
      <w:ins w:id="21" w:author="PR Preview" w:date="2026-01-01T00:00:00Z">
        <w:r>
          <w:t xml:space="preserve">Rice (2007, sec. 14.2.2, pp. 550–559)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covers assessing the fit of a regression line.</w:t>
        </w:r>
      </w:ins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ins w:id="24" w:author="PR Preview" w:date="2026-01-01T00:00:00Z">
        <w:r>
          <w:t xml:space="preserve">Casella, George, and Roger Berger. 2002.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rPr>
            <w:i/>
            <w:iCs/>
          </w:rPr>
          <w:t xml:space="preserve">Statistical Inference</w:t>
        </w:r>
      </w:ins>
      <w:ins w:id="27" w:author="PR Preview" w:date="2026-01-01T00:00:00Z">
        <w:r>
          <w:t xml:space="preserve">. 2nd ed. Cengage Learning.</w:t>
        </w:r>
      </w:ins>
      <w:ins w:id="28" w:author="PR Preview" w:date="2026-01-01T00:00:00Z">
        <w:r>
          <w:t xml:space="preserve"> </w:t>
        </w:r>
      </w:ins>
      <w:hyperlink r:id="rId145">
        <w:ins w:id="29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  <w:ins w:id="30" w:author="PR Preview" w:date="2026-01-01T00:00:00Z">
        <w:r>
          <w:t xml:space="preserve">.</w:t>
        </w:r>
      </w:ins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ins w:id="31" w:author="PR Preview" w:date="2026-01-01T00:00:00Z">
        <w:r>
          <w:t xml:space="preserve">Rice, John A. 2007.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rPr>
            <w:i/>
            <w:iCs/>
          </w:rPr>
          <w:t xml:space="preserve">Mathematical Statistics and Data Analysis</w:t>
        </w:r>
      </w:ins>
      <w:ins w:id="34" w:author="PR Preview" w:date="2026-01-01T00:00:00Z">
        <w:r>
          <w:t xml:space="preserve">. 3rd ed. Cengage Learning.</w:t>
        </w:r>
      </w:ins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2026-10-15T20:15:40Z</dcterms:created>
  <dcterms:modified xsi:type="dcterms:W3CDTF">2026-10-15T20:15:40Z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13:07:45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