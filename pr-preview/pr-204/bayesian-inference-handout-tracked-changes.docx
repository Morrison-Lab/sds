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08:36:30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08:46:14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ins w:id="3" w:author="PR Preview" w:date="2026-01-01T00:00:00Z">
        <w:r>
          <w:t xml:space="preserve">Casella and Berger (2002, sec. 9.2.4, pp. 435–439)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covers Bayesian intervals.</w:t>
        </w:r>
      </w:ins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ins w:id="6" w:author="PR Preview" w:date="2026-01-01T00:00:00Z">
        <w:r>
          <w:t xml:space="preserve">Hogg et al. (2019, sec. 6.8, pp. 298–305)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covers Bayesian estimation.</w:t>
        </w:r>
      </w:ins>
    </w:p>
    <w:p>
      <w:pPr>
        <w:pStyle w:val="Compact"/>
        <w:numPr>
          <w:ilvl w:val="0"/>
          <w:numId w:val="1002"/>
        </w:numPr>
      </w:pPr>
      <w:ins w:id="9" w:author="PR Preview" w:date="2026-01-01T00:00:00Z">
        <w:r>
          <w:t xml:space="preserve">Casella and Berger (2002, sec. 7.2.3, pp. 324–325)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covers Bayes estimators.</w:t>
        </w:r>
      </w:ins>
    </w:p>
    <w:p>
      <w:pPr>
        <w:pStyle w:val="Compact"/>
        <w:numPr>
          <w:ilvl w:val="0"/>
          <w:numId w:val="1002"/>
        </w:numPr>
      </w:pPr>
      <w:ins w:id="12" w:author="PR Preview" w:date="2026-01-01T00:00:00Z">
        <w:r>
          <w:t xml:space="preserve">Rice (2007, sec. 8.6, pp. 285–297)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covers the Bayesian approach to parameter estimation.</w:t>
        </w:r>
      </w:ins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ins w:id="15" w:author="PR Preview" w:date="2026-01-01T00:00:00Z">
        <w:r>
          <w:t xml:space="preserve">Hogg, Robert V., Elliot A. Tanis, and Dale L. Zimmerman. 2019.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rPr>
            <w:i/>
            <w:iCs/>
          </w:rPr>
          <w:t xml:space="preserve">Probability and Statistical Inference</w:t>
        </w:r>
      </w:ins>
      <w:ins w:id="18" w:author="PR Preview" w:date="2026-01-01T00:00:00Z">
        <w:r>
          <w:t xml:space="preserve">. Tenth edition. Pearson.</w:t>
        </w:r>
      </w:ins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ins w:id="19" w:author="PR Preview" w:date="2026-01-01T00:00:00Z">
        <w:r>
          <w:t xml:space="preserve">Rice, John A. 2007.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rPr>
            <w:i/>
            <w:iCs/>
          </w:rPr>
          <w:t xml:space="preserve">Mathematical Statistics and Data Analysis</w:t>
        </w:r>
      </w:ins>
      <w:ins w:id="22" w:author="PR Preview" w:date="2026-01-01T00:00:00Z">
        <w:r>
          <w:t xml:space="preserve">. 3rd ed. Cengage Learning.</w:t>
        </w:r>
      </w:ins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2026-10-15T15:52:19Z</dcterms:created>
  <dcterms:modified xsi:type="dcterms:W3CDTF">2026-10-15T15:52:19Z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08:46:14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