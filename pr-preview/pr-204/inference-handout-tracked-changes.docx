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12:50:24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ins w:id="3" w:author="PR Preview" w:date="2026-01-01T00:00:00Z">
        <w:r>
          <w:t xml:space="preserve">Hogg et al. (2019, sec. 8.1, pp. 361–368)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tests about one mean.</w:t>
        </w:r>
      </w:ins>
    </w:p>
    <w:p>
      <w:pPr>
        <w:pStyle w:val="Compact"/>
        <w:numPr>
          <w:ilvl w:val="0"/>
          <w:numId w:val="1003"/>
        </w:numPr>
      </w:pPr>
      <w:ins w:id="6" w:author="PR Preview" w:date="2026-01-01T00:00:00Z">
        <w:r>
          <w:t xml:space="preserve">Hogg et al. (2019, sec. 8.6, pp. 403–409)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power of a statistical test.</w:t>
        </w:r>
      </w:ins>
    </w:p>
    <w:p>
      <w:pPr>
        <w:pStyle w:val="Compact"/>
        <w:numPr>
          <w:ilvl w:val="0"/>
          <w:numId w:val="1003"/>
        </w:numPr>
      </w:pPr>
      <w:ins w:id="9" w:author="PR Preview" w:date="2026-01-01T00:00:00Z">
        <w:r>
          <w:t xml:space="preserve">Casella and Berger (2002, sec. 8.3, pp. 382–401)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covers methods of evaluating tests.</w:t>
        </w:r>
      </w:ins>
    </w:p>
    <w:p>
      <w:pPr>
        <w:pStyle w:val="Compact"/>
        <w:numPr>
          <w:ilvl w:val="0"/>
          <w:numId w:val="1003"/>
        </w:numPr>
      </w:pPr>
      <w:ins w:id="12" w:author="PR Preview" w:date="2026-01-01T00:00:00Z">
        <w:r>
          <w:t xml:space="preserve">Rice (2007, sec. 9.2, pp. 331–336)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covers the Neyman–Pearson paradigm.</w:t>
        </w:r>
      </w:ins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ins w:id="15" w:author="PR Preview" w:date="2026-01-01T00:00:00Z">
        <w:r>
          <w:t xml:space="preserve">Hogg et al. (2019, sec. 7.1, pp. 307–313)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covers confidence intervals for means.</w:t>
        </w:r>
      </w:ins>
    </w:p>
    <w:p>
      <w:pPr>
        <w:pStyle w:val="Compact"/>
        <w:numPr>
          <w:ilvl w:val="0"/>
          <w:numId w:val="1004"/>
        </w:numPr>
      </w:pPr>
      <w:ins w:id="18" w:author="PR Preview" w:date="2026-01-01T00:00:00Z">
        <w:r>
          <w:t xml:space="preserve">Casella and Berger (2002, sec. 9.2, pp. 420–439)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covers methods of finding interval estimators.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t xml:space="preserve">Rice (2007, sec. 9.3, pp. 337–338)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covers duality of confidence intervals and hypothesis tests.</w:t>
        </w:r>
      </w:ins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ins w:id="24" w:author="PR Preview" w:date="2026-01-01T00:00:00Z">
        <w:r>
          <w:t xml:space="preserve">Casella, George, and Roger Berger. 2002.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i/>
            <w:iCs/>
          </w:rPr>
          <w:t xml:space="preserve">Statistical Inference</w:t>
        </w:r>
      </w:ins>
      <w:ins w:id="27" w:author="PR Preview" w:date="2026-01-01T00:00:00Z">
        <w:r>
          <w:t xml:space="preserve">. 2nd ed. Cengage Learning.</w:t>
        </w:r>
      </w:ins>
      <w:ins w:id="28" w:author="PR Preview" w:date="2026-01-01T00:00:00Z">
        <w:r>
          <w:t xml:space="preserve"> </w:t>
        </w:r>
      </w:ins>
      <w:hyperlink r:id="rId56">
        <w:ins w:id="29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30" w:author="PR Preview" w:date="2026-01-01T00:00:00Z">
        <w:r>
          <w:t xml:space="preserve">.</w:t>
        </w:r>
      </w:ins>
    </w:p>
    <w:bookmarkEnd w:id="57"/>
    <w:bookmarkStart w:id="58" w:name="ref-hoggtanis2015"/>
    <w:p>
      <w:pPr>
        <w:pStyle w:val="Bibliography"/>
      </w:pPr>
      <w:ins w:id="31" w:author="PR Preview" w:date="2026-01-01T00:00:00Z">
        <w:r>
          <w:t xml:space="preserve">Hogg, Robert V., Elliot A. Tanis, and Dale L. Zimmerman. 2019.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i/>
            <w:iCs/>
          </w:rPr>
          <w:t xml:space="preserve">Probability and Statistical Inference</w:t>
        </w:r>
      </w:ins>
      <w:ins w:id="34" w:author="PR Preview" w:date="2026-01-01T00:00:00Z">
        <w:r>
          <w:t xml:space="preserve">. Tenth edition. Pearson.</w:t>
        </w:r>
      </w:ins>
    </w:p>
    <w:bookmarkEnd w:id="58"/>
    <w:bookmarkStart w:id="59" w:name="ref-rice2007mathematical"/>
    <w:p>
      <w:pPr>
        <w:pStyle w:val="Bibliography"/>
      </w:pPr>
      <w:ins w:id="35" w:author="PR Preview" w:date="2026-01-01T00:00:00Z">
        <w:r>
          <w:t xml:space="preserve">Rice, John A. 2007.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i/>
            <w:iCs/>
          </w:rPr>
          <w:t xml:space="preserve">Mathematical Statistics and Data Analysis</w:t>
        </w:r>
      </w:ins>
      <w:ins w:id="38" w:author="PR Preview" w:date="2026-01-01T00:00:00Z">
        <w:r>
          <w:t xml:space="preserve">. 3rd ed. Cengage Learning.</w:t>
        </w:r>
      </w:ins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2026-10-15T19:59:19Z</dcterms:created>
  <dcterms:modified xsi:type="dcterms:W3CDTF">2026-10-15T19:59:19Z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