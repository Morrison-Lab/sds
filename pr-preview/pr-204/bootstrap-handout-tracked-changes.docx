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12:42:47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12:50:24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ins w:id="3" w:author="PR Preview" w:date="2026-01-01T00:00:00Z">
        <w:r>
          <w:t xml:space="preserve">Hogg et al. (2019, sec. 7.7, pp. 353–360)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covers resampling methods.</w:t>
        </w:r>
      </w:ins>
    </w:p>
    <w:p>
      <w:pPr>
        <w:pStyle w:val="Compact"/>
        <w:numPr>
          <w:ilvl w:val="0"/>
          <w:numId w:val="1002"/>
        </w:numPr>
      </w:pPr>
      <w:ins w:id="6" w:author="PR Preview" w:date="2026-01-01T00:00:00Z">
        <w:r>
          <w:t xml:space="preserve">Casella and Berger (2002, sec. 10.1.4, pp. 478–480)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covers bootstrap standard errors.</w:t>
        </w:r>
      </w:ins>
    </w:p>
    <w:p>
      <w:pPr>
        <w:pStyle w:val="Compact"/>
        <w:numPr>
          <w:ilvl w:val="0"/>
          <w:numId w:val="1002"/>
        </w:numPr>
      </w:pPr>
      <w:ins w:id="9" w:author="PR Preview" w:date="2026-01-01T00:00:00Z">
        <w:r>
          <w:t xml:space="preserve">Rice (2007, sec. 10.4.6, pp. 399–400)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covers variability of location estimates by the bootstrap.</w:t>
        </w:r>
      </w:ins>
    </w:p>
    <w:p>
      <w:pPr>
        <w:pStyle w:val="Compact"/>
        <w:numPr>
          <w:ilvl w:val="0"/>
          <w:numId w:val="1002"/>
        </w:numPr>
      </w:pPr>
      <w:ins w:id="12" w:author="PR Preview" w:date="2026-01-01T00:00:00Z">
        <w:r>
          <w:t xml:space="preserve">Rice (2007, sec. 14.6, pp. 585–586)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covers conditional inference, unconditional inference and the bootstrap.</w:t>
        </w:r>
      </w:ins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ins w:id="15" w:author="PR Preview" w:date="2026-01-01T00:00:00Z">
        <w:r>
          <w:t xml:space="preserve">Casella, George, and Roger Berger. 2002.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rPr>
            <w:i/>
            <w:iCs/>
          </w:rPr>
          <w:t xml:space="preserve">Statistical Inference</w:t>
        </w:r>
      </w:ins>
      <w:ins w:id="18" w:author="PR Preview" w:date="2026-01-01T00:00:00Z">
        <w:r>
          <w:t xml:space="preserve">. 2nd ed. Cengage Learning.</w:t>
        </w:r>
      </w:ins>
      <w:ins w:id="19" w:author="PR Preview" w:date="2026-01-01T00:00:00Z">
        <w:r>
          <w:t xml:space="preserve"> </w:t>
        </w:r>
      </w:ins>
      <w:hyperlink r:id="rId50">
        <w:ins w:id="20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  <w:ins w:id="21" w:author="PR Preview" w:date="2026-01-01T00:00:00Z">
        <w:r>
          <w:t xml:space="preserve">.</w:t>
        </w:r>
      </w:ins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ins w:id="22" w:author="PR Preview" w:date="2026-01-01T00:00:00Z">
        <w:r>
          <w:t xml:space="preserve">Hogg, Robert V., Elliot A. Tanis, and Dale L. Zimmerman. 2019.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rPr>
            <w:i/>
            <w:iCs/>
          </w:rPr>
          <w:t xml:space="preserve">Probability and Statistical Inference</w:t>
        </w:r>
      </w:ins>
      <w:ins w:id="25" w:author="PR Preview" w:date="2026-01-01T00:00:00Z">
        <w:r>
          <w:t xml:space="preserve">. Tenth edition. Pearson.</w:t>
        </w:r>
      </w:ins>
    </w:p>
    <w:bookmarkEnd w:id="58"/>
    <w:bookmarkStart w:id="59" w:name="ref-rice2007mathematical"/>
    <w:p>
      <w:pPr>
        <w:pStyle w:val="Bibliography"/>
      </w:pPr>
      <w:ins w:id="26" w:author="PR Preview" w:date="2026-01-01T00:00:00Z">
        <w:r>
          <w:t xml:space="preserve">Rice, John A. 2007.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rPr>
            <w:i/>
            <w:iCs/>
          </w:rPr>
          <w:t xml:space="preserve">Mathematical Statistics and Data Analysis</w:t>
        </w:r>
      </w:ins>
      <w:ins w:id="29" w:author="PR Preview" w:date="2026-01-01T00:00:00Z">
        <w:r>
          <w:t xml:space="preserve">. 3rd ed. Cengage Learning.</w:t>
        </w:r>
      </w:ins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60" Type="http://schemas.openxmlformats.org/officeDocument/2006/relationships/hyperlink" Target="https://doi.org/10.1007/978-1-4614-1353-0" TargetMode="External"/><Relationship Id="rId52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50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2026-10-15T19:56:01Z</dcterms:created>
  <dcterms:modified xsi:type="dcterms:W3CDTF">2026-10-15T19:56:01Z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12:50:24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