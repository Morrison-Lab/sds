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Hogg et al. (2019, sec. 8.2, pp. 369–377)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tests of the equality of two means.</w:t>
        </w:r>
      </w:ins>
    </w:p>
    <w:p>
      <w:pPr>
        <w:pStyle w:val="Compact"/>
        <w:numPr>
          <w:ilvl w:val="0"/>
          <w:numId w:val="1003"/>
        </w:numPr>
      </w:pPr>
      <w:ins w:id="6" w:author="PR Preview" w:date="2026-01-01T00:00:00Z">
        <w:r>
          <w:t xml:space="preserve">Rice (2007, sec. 11.2.1, pp. 421–432)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normal-theory methods for two independent samples.</w:t>
        </w:r>
      </w:ins>
    </w:p>
    <w:p>
      <w:pPr>
        <w:pStyle w:val="Compact"/>
        <w:numPr>
          <w:ilvl w:val="0"/>
          <w:numId w:val="1003"/>
        </w:numPr>
      </w:pPr>
      <w:ins w:id="9" w:author="PR Preview" w:date="2026-01-01T00:00:00Z">
        <w:r>
          <w:t xml:space="preserve">Rice (2007, sec. 11.3.1, pp. 446–447)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normal-theory methods for paired samples.</w:t>
        </w:r>
      </w:ins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ins w:id="12" w:author="PR Preview" w:date="2026-01-01T00:00:00Z">
        <w:r>
          <w:t xml:space="preserve">Hogg et al. (2019, sec. 7.2, pp. 314–322)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confidence intervals for the difference of two means.</w:t>
        </w:r>
      </w:ins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t xml:space="preserve">Hogg et al. (2019, sec. 9.3, pp. 446–455)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covers one-factor analysis of variance.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t xml:space="preserve">Casella and Berger (2002, sec. 11.2, pp. 522–538)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covers oneway analysis of variance.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t xml:space="preserve">Rice (2007, sec. 12.2, pp. 477–488)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covers the one-way layout.</w:t>
        </w:r>
      </w:ins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ins w:id="24" w:author="PR Preview" w:date="2026-01-01T00:00:00Z">
        <w:r>
          <w:t xml:space="preserve">Casella, George, and Roger Berger. 2002.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i/>
            <w:iCs/>
          </w:rPr>
          <w:t xml:space="preserve">Statistical Inference</w:t>
        </w:r>
      </w:ins>
      <w:ins w:id="27" w:author="PR Preview" w:date="2026-01-01T00:00:00Z">
        <w:r>
          <w:t xml:space="preserve">. 2nd ed. Cengage Learning.</w:t>
        </w:r>
      </w:ins>
      <w:ins w:id="28" w:author="PR Preview" w:date="2026-01-01T00:00:00Z">
        <w:r>
          <w:t xml:space="preserve"> </w:t>
        </w:r>
      </w:ins>
      <w:hyperlink r:id="rId77">
        <w:ins w:id="2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30" w:author="PR Preview" w:date="2026-01-01T00:00:00Z">
        <w:r>
          <w:t xml:space="preserve">.</w:t>
        </w:r>
      </w:ins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ins w:id="31" w:author="PR Preview" w:date="2026-01-01T00:00:00Z">
        <w:r>
          <w:t xml:space="preserve">Rice, John A. 2007.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4" w:author="PR Preview" w:date="2026-01-01T00:00:00Z">
        <w:r>
          <w:t xml:space="preserve">. 3rd ed. Cengage Learning.</w:t>
        </w:r>
      </w:ins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2026-10-15T19:54:02Z</dcterms:created>
  <dcterms:modified xsi:type="dcterms:W3CDTF">2026-10-15T19:54:02Z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