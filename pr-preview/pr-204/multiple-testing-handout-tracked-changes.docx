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2026-10-15 12:42:47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12:50:24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3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6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2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2"/>
    <w:bookmarkStart w:id="43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3"/>
    <w:bookmarkStart w:id="44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4"/>
    <w:bookmarkStart w:id="45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5"/>
    <w:bookmarkEnd w:id="46"/>
    <w:bookmarkStart w:id="52" w:name="sec-valid-p-values"/>
    <w:p>
      <w:pPr>
        <w:pStyle w:val="Heading3"/>
      </w:pPr>
      <w:r>
        <w:t xml:space="preserve">3.4 Valid p-values</w:t>
      </w:r>
    </w:p>
    <w:bookmarkStart w:id="47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7"/>
    <w:bookmarkStart w:id="48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8"/>
    <w:bookmarkStart w:id="49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9"/>
    <w:bookmarkStart w:id="51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50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1"/>
    <w:bookmarkEnd w:id="52"/>
    <w:bookmarkEnd w:id="53"/>
    <w:bookmarkStart w:id="79" w:name="sec-fwer-control"/>
    <w:p>
      <w:pPr>
        <w:pStyle w:val="Heading2"/>
      </w:pPr>
      <w:r>
        <w:t xml:space="preserve">4 Controlling the family-wise error rate</w:t>
      </w:r>
    </w:p>
    <w:bookmarkStart w:id="68" w:name="sec-bonferroni"/>
    <w:p>
      <w:pPr>
        <w:pStyle w:val="Heading3"/>
      </w:pPr>
      <w:r>
        <w:t xml:space="preserve">4.1 The Bonferroni correction</w:t>
      </w:r>
    </w:p>
    <w:bookmarkStart w:id="56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6"/>
    <w:bookmarkStart w:id="57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7"/>
    <w:bookmarkStart w:id="58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8"/>
    <w:bookmarkStart w:id="59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9"/>
    <w:bookmarkStart w:id="60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1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2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2"/>
    <w:bookmarkStart w:id="63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3"/>
    <w:bookmarkStart w:id="64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4"/>
    <w:bookmarkStart w:id="65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6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7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7"/>
    <w:bookmarkEnd w:id="68"/>
    <w:bookmarkStart w:id="78" w:name="sec-holm"/>
    <w:p>
      <w:pPr>
        <w:pStyle w:val="Heading3"/>
      </w:pPr>
      <w:r>
        <w:t xml:space="preserve">4.2 Holm’s step-down procedure</w:t>
      </w:r>
    </w:p>
    <w:bookmarkStart w:id="71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71"/>
    <w:bookmarkStart w:id="72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72"/>
    <w:bookmarkStart w:id="73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3"/>
    <w:bookmarkStart w:id="74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4"/>
    <w:bookmarkStart w:id="75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6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7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7"/>
    <w:p>
      <w:pPr>
        <w:pStyle w:val="Compact"/>
        <w:numPr>
          <w:ilvl w:val="0"/>
          <w:numId w:val="1004"/>
        </w:numPr>
      </w:pPr>
      <w:ins w:id="3" w:author="PR Preview" w:date="2026-01-01T00:00:00Z">
        <w:r>
          <w:t xml:space="preserve">Casella and Berger (2002, sec. 11.2.5, pp. 534–535)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covers simultaneous estimation of contrasts.</w:t>
        </w:r>
      </w:ins>
    </w:p>
    <w:p>
      <w:pPr>
        <w:pStyle w:val="Compact"/>
        <w:numPr>
          <w:ilvl w:val="0"/>
          <w:numId w:val="1004"/>
        </w:numPr>
      </w:pPr>
      <w:ins w:id="6" w:author="PR Preview" w:date="2026-01-01T00:00:00Z">
        <w:r>
          <w:t xml:space="preserve">Rice (2007, sec. 12.2.2, pp. 485–487)</w:t>
        </w:r>
      </w:ins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covers multiple comparisons.</w:t>
        </w:r>
      </w:ins>
    </w:p>
    <w:bookmarkEnd w:id="78"/>
    <w:bookmarkEnd w:id="79"/>
    <w:bookmarkStart w:id="91" w:name="sec-fdr-control"/>
    <w:p>
      <w:pPr>
        <w:pStyle w:val="Heading2"/>
      </w:pPr>
      <w:r>
        <w:t xml:space="preserve">5 Controlling the false discovery rate</w:t>
      </w:r>
    </w:p>
    <w:bookmarkStart w:id="90" w:name="sec-bh"/>
    <w:p>
      <w:pPr>
        <w:pStyle w:val="Heading3"/>
      </w:pPr>
      <w:r>
        <w:t xml:space="preserve">5.1 The Benjamini–Hochberg procedure</w:t>
      </w:r>
    </w:p>
    <w:bookmarkStart w:id="82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82"/>
    <w:bookmarkStart w:id="83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83"/>
    <w:bookmarkStart w:id="84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4"/>
    <w:bookmarkStart w:id="87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7"/>
    <w:bookmarkStart w:id="88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8"/>
    <w:bookmarkStart w:id="89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9"/>
    <w:bookmarkEnd w:id="90"/>
    <w:bookmarkEnd w:id="91"/>
    <w:bookmarkStart w:id="96" w:name="sec-adjusted-p-values"/>
    <w:p>
      <w:pPr>
        <w:pStyle w:val="Heading2"/>
      </w:pPr>
      <w:r>
        <w:t xml:space="preserve">6 Adjusted p-values and q-values</w:t>
      </w:r>
    </w:p>
    <w:bookmarkStart w:id="92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2"/>
    <w:bookmarkStart w:id="93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93"/>
    <w:bookmarkStart w:id="94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4"/>
    <w:bookmarkStart w:id="95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5"/>
    <w:bookmarkEnd w:id="96"/>
    <w:bookmarkStart w:id="99" w:name="sec-procedure-comparison"/>
    <w:p>
      <w:pPr>
        <w:pStyle w:val="Heading2"/>
      </w:pPr>
      <w:r>
        <w:t xml:space="preserve">7 Comparing the procedures</w:t>
      </w:r>
    </w:p>
    <w:bookmarkStart w:id="97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7"/>
    <w:bookmarkStart w:id="98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8"/>
    <w:bookmarkEnd w:id="99"/>
    <w:bookmarkStart w:id="101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100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101"/>
    <w:bookmarkStart w:id="119" w:name="references"/>
    <w:p>
      <w:pPr>
        <w:pStyle w:val="Heading2"/>
      </w:pPr>
      <w:ins w:id="9" w:author="PR Preview" w:date="2026-01-01T00:00:00Z">
        <w:r>
          <w:t xml:space="preserve">References</w:t>
        </w:r>
      </w:ins>
    </w:p>
    <w:bookmarkStart w:id="118" w:name="refs"/>
    <w:bookmarkStart w:id="103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102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103"/>
    <w:bookmarkStart w:id="105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104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5"/>
    <w:bookmarkStart w:id="107" w:name="ref-CaseBerg01"/>
    <w:p>
      <w:pPr>
        <w:pStyle w:val="Bibliography"/>
      </w:pPr>
      <w:ins w:id="10" w:author="PR Preview" w:date="2026-01-01T00:00:00Z">
        <w:r>
          <w:t xml:space="preserve">Casella, George, and Roger Berger. 2002.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rPr>
            <w:i/>
            <w:iCs/>
          </w:rPr>
          <w:t xml:space="preserve">Statistical Inference</w:t>
        </w:r>
      </w:ins>
      <w:ins w:id="13" w:author="PR Preview" w:date="2026-01-01T00:00:00Z">
        <w:r>
          <w:t xml:space="preserve">. 2nd ed. Cengage Learning.</w:t>
        </w:r>
      </w:ins>
      <w:ins w:id="14" w:author="PR Preview" w:date="2026-01-01T00:00:00Z">
        <w:r>
          <w:t xml:space="preserve"> </w:t>
        </w:r>
      </w:ins>
      <w:hyperlink r:id="rId106">
        <w:ins w:id="15" w:author="PR Preview" w:date="2026-01-01T00:00:00Z">
          <w:r>
            <w:rPr>
              <w:rStyle w:val="Hyperlink"/>
            </w:rPr>
            <w:t xml:space="preserve">https://www.cengage.com/c/statistical-inference-2e-casella-berger/9780534243128/</w:t>
          </w:r>
        </w:ins>
      </w:hyperlink>
      <w:ins w:id="16" w:author="PR Preview" w:date="2026-01-01T00:00:00Z">
        <w:r>
          <w:t xml:space="preserve">.</w:t>
        </w:r>
      </w:ins>
    </w:p>
    <w:bookmarkEnd w:id="107"/>
    <w:bookmarkStart w:id="109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8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9"/>
    <w:bookmarkStart w:id="110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10"/>
    <w:bookmarkStart w:id="11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1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12"/>
    <w:bookmarkStart w:id="114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13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14"/>
    <w:bookmarkStart w:id="115" w:name="ref-rice2007mathematical"/>
    <w:p>
      <w:pPr>
        <w:pStyle w:val="Bibliography"/>
      </w:pPr>
      <w:ins w:id="17" w:author="PR Preview" w:date="2026-01-01T00:00:00Z">
        <w:r>
          <w:t xml:space="preserve">Rice, John A. 2007.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rPr>
            <w:i/>
            <w:iCs/>
          </w:rPr>
          <w:t xml:space="preserve">Mathematical Statistics and Data Analysis</w:t>
        </w:r>
      </w:ins>
      <w:ins w:id="20" w:author="PR Preview" w:date="2026-01-01T00:00:00Z">
        <w:r>
          <w:t xml:space="preserve">. 3rd ed. Cengage Learning.</w:t>
        </w:r>
      </w:ins>
    </w:p>
    <w:bookmarkEnd w:id="115"/>
    <w:bookmarkStart w:id="117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6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50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11" Type="http://schemas.openxmlformats.org/officeDocument/2006/relationships/hyperlink" Target="https://doi.org/10.1007/978-1-0716-1418-1" TargetMode="External"/><Relationship Id="rId108" Type="http://schemas.openxmlformats.org/officeDocument/2006/relationships/hyperlink" Target="https://doi.org/10.1017/CBO9781316576533" TargetMode="External"/><Relationship Id="rId113" Type="http://schemas.openxmlformats.org/officeDocument/2006/relationships/hyperlink" Target="https://doi.org/10.1038/89044" TargetMode="External"/><Relationship Id="rId116" Type="http://schemas.openxmlformats.org/officeDocument/2006/relationships/hyperlink" Target="https://doi.org/10.1111/1467-9868.00346" TargetMode="External"/><Relationship Id="rId102" Type="http://schemas.openxmlformats.org/officeDocument/2006/relationships/hyperlink" Target="https://doi.org/10.1111/j.2517-6161.1995.tb02031.x" TargetMode="External"/><Relationship Id="rId104" Type="http://schemas.openxmlformats.org/officeDocument/2006/relationships/hyperlink" Target="https://doi.org/10.1214/aos/1013699998" TargetMode="External"/><Relationship Id="rId100" Type="http://schemas.openxmlformats.org/officeDocument/2006/relationships/hyperlink" Target="https://web.stanford.edu/~lindrew/stats300C.pdf" TargetMode="External"/><Relationship Id="rId106" Type="http://schemas.openxmlformats.org/officeDocument/2006/relationships/hyperlink" Target="https://www.cengage.com/c/statistical-inference-2e-casella-berger/9780534243128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50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11" Type="http://schemas.openxmlformats.org/officeDocument/2006/relationships/hyperlink" Target="https://doi.org/10.1007/978-1-0716-1418-1" TargetMode="External"/><Relationship Id="rId108" Type="http://schemas.openxmlformats.org/officeDocument/2006/relationships/hyperlink" Target="https://doi.org/10.1017/CBO9781316576533" TargetMode="External"/><Relationship Id="rId113" Type="http://schemas.openxmlformats.org/officeDocument/2006/relationships/hyperlink" Target="https://doi.org/10.1038/89044" TargetMode="External"/><Relationship Id="rId116" Type="http://schemas.openxmlformats.org/officeDocument/2006/relationships/hyperlink" Target="https://doi.org/10.1111/1467-9868.00346" TargetMode="External"/><Relationship Id="rId102" Type="http://schemas.openxmlformats.org/officeDocument/2006/relationships/hyperlink" Target="https://doi.org/10.1111/j.2517-6161.1995.tb02031.x" TargetMode="External"/><Relationship Id="rId104" Type="http://schemas.openxmlformats.org/officeDocument/2006/relationships/hyperlink" Target="https://doi.org/10.1214/aos/1013699998" TargetMode="External"/><Relationship Id="rId100" Type="http://schemas.openxmlformats.org/officeDocument/2006/relationships/hyperlink" Target="https://web.stanford.edu/~lindrew/stats300C.pdf" TargetMode="External"/><Relationship Id="rId106" Type="http://schemas.openxmlformats.org/officeDocument/2006/relationships/hyperlink" Target="https://www.cengage.com/c/statistical-inference-2e-casella-berger/9780534243128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2026-10-15T20:03:01Z</dcterms:created>
  <dcterms:modified xsi:type="dcterms:W3CDTF">2026-10-15T20:03:01Z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12:50:24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