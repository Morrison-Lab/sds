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03:31:19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73" w:name="textbook-cross-references"/>
    <w:p>
      <w:pPr>
        <w:pStyle w:val="Heading2"/>
      </w:pPr>
      <w:ins w:id="3" w:author="PR Preview" w:date="2026-01-01T00:00:00Z">
        <w:r>
          <w:t xml:space="preserve">Textbook cross-references</w:t>
        </w:r>
      </w:ins>
    </w:p>
    <w:p>
      <w:pPr>
        <w:pStyle w:val="FirstParagraph"/>
      </w:pPr>
      <w:ins w:id="4" w:author="PR Preview" w:date="2026-01-01T00:00:00Z">
        <w:r>
          <w:t xml:space="preserve">Textbook sections on the topics of this page:</w:t>
        </w:r>
      </w:ins>
    </w:p>
    <w:p>
      <w:pPr>
        <w:pStyle w:val="Compact"/>
        <w:numPr>
          <w:ilvl w:val="0"/>
          <w:numId w:val="1001"/>
        </w:numPr>
      </w:pPr>
      <w:ins w:id="5" w:author="PR Preview" w:date="2026-01-01T00:00:00Z">
        <w:r>
          <w:t xml:space="preserve">Hogg et al. (2019, sec. 6.6, pp. 285–289)</w:t>
        </w:r>
      </w:ins>
      <w:ins w:id="6" w:author="PR Preview" w:date="2026-01-01T00:00:00Z">
        <w:r>
          <w:t xml:space="preserve">: Asymptotic distributions of maximum likelihood estimators</w:t>
        </w:r>
      </w:ins>
    </w:p>
    <w:p>
      <w:pPr>
        <w:pStyle w:val="Compact"/>
        <w:numPr>
          <w:ilvl w:val="0"/>
          <w:numId w:val="1001"/>
        </w:numPr>
      </w:pPr>
      <w:ins w:id="7" w:author="PR Preview" w:date="2026-01-01T00:00:00Z">
        <w:r>
          <w:t xml:space="preserve">Casella and Berger (2002, sec. 7.3.2, pp. 334–341)</w:t>
        </w:r>
      </w:ins>
      <w:ins w:id="8" w:author="PR Preview" w:date="2026-01-01T00:00:00Z">
        <w:r>
          <w:t xml:space="preserve">: Best unbiased estimators and the Cramér–Rao bound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t xml:space="preserve">Casella and Berger (2002, sec. 10.1, pp. 467–480)</w:t>
        </w:r>
      </w:ins>
      <w:ins w:id="10" w:author="PR Preview" w:date="2026-01-01T00:00:00Z">
        <w:r>
          <w:t xml:space="preserve">: Consistency and efficiency</w:t>
        </w:r>
      </w:ins>
    </w:p>
    <w:bookmarkEnd w:id="7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5"/>
    <w:bookmarkStart w:id="77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6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7"/>
    <w:bookmarkStart w:id="78" w:name="ref-hoggtanis2015"/>
    <w:p>
      <w:pPr>
        <w:pStyle w:val="Bibliography"/>
      </w:pPr>
      <w:ins w:id="11" w:author="PR Preview" w:date="2026-01-01T00:00:00Z">
        <w:r>
          <w:t xml:space="preserve">Hogg, Robert V., Elliot A. Tanis, and Dale L. Zimmerman. 2019.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i/>
            <w:iCs/>
          </w:rPr>
          <w:t xml:space="preserve">Probability and Statistical Inference</w:t>
        </w:r>
      </w:ins>
      <w:ins w:id="14" w:author="PR Preview" w:date="2026-01-01T00:00:00Z">
        <w:r>
          <w:t xml:space="preserve">. Tenth edition. Pearson.</w:t>
        </w:r>
      </w:ins>
    </w:p>
    <w:bookmarkEnd w:id="78"/>
    <w:bookmarkStart w:id="7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9"/>
    <w:bookmarkStart w:id="80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6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4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6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4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2026-10-15T10:49:54Z</dcterms:created>
  <dcterms:modified xsi:type="dcterms:W3CDTF">2026-10-15T10:49:54Z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