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Comparing Proportions</w:t>
      </w:r>
    </w:p>
    <w:p>
      <w:pPr>
        <w:pStyle w:val="Date"/>
      </w:pPr>
      <w:del w:id="1" w:author="PR Preview" w:date="2026-01-01T00:00:00Z">
        <w:r>
          <w:delText xml:space="preserve">Last modified: 2026-10-15 12:42:47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12:50:24 (PDT)</w:t>
        </w:r>
      </w:ins>
    </w:p>
    <w:p>
      <w:pPr>
        <w:pStyle w:val="FirstParagraph"/>
      </w:pPr>
      <w:r>
        <w:t xml:space="preserve">This page reviews tests for comparing groups on a categorical outcome:</w:t>
      </w:r>
      <w:r>
        <w:t xml:space="preserve"> </w:t>
      </w:r>
      <w:r>
        <w:t xml:space="preserve">the chi-square test and Fisher’s exact test for contingency tables.</w:t>
      </w:r>
      <w:r>
        <w:t xml:space="preserve"> </w:t>
      </w:r>
      <w:r>
        <w:t xml:space="preserve">It uses the chi-square reference distribution</w:t>
      </w:r>
      <w:r>
        <w:t xml:space="preserve"> </w:t>
      </w:r>
      <w:r>
        <w:t xml:space="preserve">defined on the</w:t>
      </w:r>
      <w:r>
        <w:t xml:space="preserve"> </w:t>
      </w:r>
      <w:hyperlink r:id="rId9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page.</w:t>
      </w:r>
      <w:r>
        <w:t xml:space="preserve"> </w:t>
      </w:r>
      <w:r>
        <w:t xml:space="preserve">This page is adapted from</w:t>
      </w:r>
      <w:r>
        <w:t xml:space="preserve"> </w:t>
      </w:r>
      <w:r>
        <w:t xml:space="preserve">Vittinghoff et al. (2012)</w:t>
      </w:r>
      <w:r>
        <w:t xml:space="preserve">, Chapter 3.</w:t>
      </w:r>
    </w:p>
    <w:bookmarkStart w:id="11" w:name="the-hers-data"/>
    <w:p>
      <w:pPr>
        <w:pStyle w:val="Heading2"/>
      </w:pPr>
      <w:r>
        <w:t xml:space="preserve">1 The HERS data</w:t>
      </w:r>
    </w:p>
    <w:p>
      <w:pPr>
        <w:pStyle w:val="FirstParagraph"/>
      </w:pPr>
      <w:r>
        <w:t xml:space="preserve">The examples on this page use the HERS data,</w:t>
      </w:r>
      <w:r>
        <w:t xml:space="preserve"> </w:t>
      </w:r>
      <w:r>
        <w:t xml:space="preserve">which the</w:t>
      </w:r>
      <w:r>
        <w:t xml:space="preserve"> </w:t>
      </w:r>
      <w:hyperlink r:id="rId10">
        <w:r>
          <w:rPr>
            <w:rStyle w:val="Hyperlink"/>
          </w:rPr>
          <w:t xml:space="preserve">Comparing Means</w:t>
        </w:r>
      </w:hyperlink>
      <w:r>
        <w:t xml:space="preserve"> </w:t>
      </w:r>
      <w:r>
        <w:t xml:space="preserve">page describes.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dataset;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its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bookmarkEnd w:id="11"/>
    <w:bookmarkStart w:id="31" w:name="sec-two-group-categorical"/>
    <w:p>
      <w:pPr>
        <w:pStyle w:val="Heading2"/>
      </w:pPr>
      <w:r>
        <w:t xml:space="preserve">2 Comparing two groups: categorical outcomes</w:t>
      </w:r>
    </w:p>
    <w:bookmarkStart w:id="15" w:name="sec-contingency-tables"/>
    <w:p>
      <w:pPr>
        <w:pStyle w:val="Heading3"/>
      </w:pPr>
      <w:r>
        <w:t xml:space="preserve">2.1 Contingency tables</w:t>
      </w:r>
    </w:p>
    <w:bookmarkStart w:id="14" w:name="exm-hers-crosstab"/>
    <w:p>
      <w:pPr>
        <w:pStyle w:val="FirstParagraph"/>
      </w:pPr>
      <w:r>
        <w:rPr>
          <w:b/>
          <w:bCs/>
        </w:rPr>
        <w:t xml:space="preserve">Example 1 (Exercise by treatment group in HERS)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cross-tabulates regular exercise at baseline</w:t>
      </w:r>
      <w:r>
        <w:t xml:space="preserve"> </w:t>
      </w:r>
      <w:r>
        <w:t xml:space="preserve">by treatment group, as a</w:t>
      </w:r>
      <w:r>
        <w:t xml:space="preserve"> </w:t>
      </w:r>
      <w:hyperlink r:id="rId12">
        <w:r>
          <w:rPr>
            <w:rStyle w:val="Hyperlink"/>
          </w:rPr>
          <w:t xml:space="preserve">contingency table</w:t>
        </w:r>
      </w:hyperlink>
      <w:r>
        <w:t xml:space="preserve"> </w:t>
      </w:r>
      <w:r>
        <w:t xml:space="preserve">with row percentages.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" w:name="tbl-hers-crosstab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Exercise by treatment group in HERS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tbl_cross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row =</w:t>
            </w:r>
            <w:r>
              <w:rPr>
                <w:rStyle w:val="NormalTok"/>
              </w:rPr>
              <w:t xml:space="preserve"> exercise,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HT,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exercise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"Exercises regularly"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HT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"Treatment group"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percent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"row"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  <w:gridSpan w:val="2"/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Treatment group</w:t>
                  </w:r>
                </w:p>
              </w:tc>
              <w:tc>
                <w:tcPr>
                  <w:tcBorders>
                    <w:top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  <w:tblHeader/>
              </w:trPr>
              <w:tc>
                <w:tcPr>
                  <w:tcBorders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placebo</w:t>
                  </w:r>
                </w:p>
              </w:tc>
              <w:tc>
                <w:tcPr>
                  <w:tcBorders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hormone therapy</w:t>
                  </w:r>
                </w:p>
              </w:tc>
              <w:tc>
                <w:tcPr>
                  <w:tcBorders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Total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Exercises regularly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no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853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842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1,695 (100%)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yes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530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538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1,068 (100%)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Total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1,383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1,380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2,763 (100%)</w:t>
                  </w:r>
                </w:p>
              </w:tc>
            </w:tr>
          </w:tbl>
          <w:bookmarkEnd w:id="13"/>
        </w:tc>
      </w:tr>
    </w:tbl>
    <w:bookmarkEnd w:id="14"/>
    <w:p>
      <w:pPr>
        <w:pStyle w:val="Compact"/>
        <w:numPr>
          <w:ilvl w:val="0"/>
          <w:numId w:val="1001"/>
        </w:numPr>
      </w:pPr>
      <w:ins w:id="3" w:author="PR Preview" w:date="2026-01-01T00:00:00Z">
        <w:r>
          <w:t xml:space="preserve">Hogg et al. (2019, sec. 7.3, pp. 323–328)</w:t>
        </w:r>
      </w:ins>
      <w:ins w:id="4" w:author="PR Preview" w:date="2026-01-01T00:00:00Z">
        <w:r>
          <w:t xml:space="preserve"> </w:t>
        </w:r>
      </w:ins>
      <w:ins w:id="5" w:author="PR Preview" w:date="2026-01-01T00:00:00Z">
        <w:r>
          <w:t xml:space="preserve">covers confidence intervals for proportions.</w:t>
        </w:r>
      </w:ins>
    </w:p>
    <w:p>
      <w:pPr>
        <w:pStyle w:val="Compact"/>
        <w:numPr>
          <w:ilvl w:val="0"/>
          <w:numId w:val="1001"/>
        </w:numPr>
      </w:pPr>
      <w:ins w:id="6" w:author="PR Preview" w:date="2026-01-01T00:00:00Z">
        <w:r>
          <w:t xml:space="preserve">Hogg et al. (2019, sec. 8.4, pp. 385–391)</w:t>
        </w:r>
      </w:ins>
      <w:ins w:id="7" w:author="PR Preview" w:date="2026-01-01T00:00:00Z">
        <w:r>
          <w:t xml:space="preserve"> </w:t>
        </w:r>
      </w:ins>
      <w:ins w:id="8" w:author="PR Preview" w:date="2026-01-01T00:00:00Z">
        <w:r>
          <w:t xml:space="preserve">covers tests about proportions.</w:t>
        </w:r>
      </w:ins>
    </w:p>
    <w:bookmarkEnd w:id="15"/>
    <w:bookmarkStart w:id="24" w:name="sec-chi-square"/>
    <w:p>
      <w:pPr>
        <w:pStyle w:val="Heading3"/>
      </w:pPr>
      <w:r>
        <w:t xml:space="preserve">2.2 The chi-square test</w:t>
      </w:r>
    </w:p>
    <w:bookmarkStart w:id="16" w:name="def-expected-count"/>
    <w:p>
      <w:pPr>
        <w:pStyle w:val="FirstParagraph"/>
      </w:pPr>
      <w:r>
        <w:rPr>
          <w:b/>
          <w:bCs/>
        </w:rPr>
        <w:t xml:space="preserve">Definition 1 (Expected count under independence)</w:t>
      </w:r>
      <w:r>
        <w:t xml:space="preserve"> </w:t>
      </w:r>
      <w:r>
        <w:t xml:space="preserve">Let a contingency table have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rows 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with observed count</w:t>
      </w:r>
      <w:r>
        <w:t xml:space="preserve"> </w:t>
      </w:r>
      <m:oMath>
        <m:sSub>
          <m:e>
            <m:r>
              <m:t>O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row totals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</m:oMath>
      <w:r>
        <w:t xml:space="preserve">, column totals</w:t>
      </w:r>
      <w:r>
        <w:t xml:space="preserve"> </w:t>
      </w:r>
      <m:oMath>
        <m:sSub>
          <m:e>
            <m:r>
              <m:t>C</m:t>
            </m:r>
          </m:e>
          <m:sub>
            <m:r>
              <m:t>j</m:t>
            </m:r>
          </m:sub>
        </m:sSub>
      </m:oMath>
      <w:r>
        <w:t xml:space="preserve">, and grand total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count</w:t>
      </w:r>
      <w:r>
        <w:t xml:space="preserve"> </w:t>
      </w:r>
      <w:r>
        <w:t xml:space="preserve">in cell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under independence 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E</m:t>
              </m:r>
            </m:e>
            <m:sub>
              <m:r>
                <m:t>i</m:t>
              </m:r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C</m:t>
                  </m:r>
                </m:e>
                <m:sub>
                  <m:r>
                    <m:t>j</m:t>
                  </m:r>
                </m:sub>
              </m:sSub>
            </m:num>
            <m:den>
              <m:r>
                <m:t>n</m:t>
              </m:r>
            </m:den>
          </m:f>
          <m:r>
            <m:rPr>
              <m:sty m:val="p"/>
            </m:rPr>
            <m:t>.</m:t>
          </m:r>
        </m:oMath>
      </m:oMathPara>
    </w:p>
    <w:bookmarkEnd w:id="16"/>
    <w:bookmarkStart w:id="17" w:name="exm-expected-count"/>
    <w:p>
      <w:pPr>
        <w:pStyle w:val="FirstParagraph"/>
      </w:pPr>
      <w:r>
        <w:rPr>
          <w:b/>
          <w:bCs/>
        </w:rPr>
        <w:t xml:space="preserve">Example 2 (Expected count in a 2 x 2 table)</w:t>
      </w:r>
      <w:r>
        <w:t xml:space="preserve"> </w:t>
      </w:r>
      <w:r>
        <w:t xml:space="preserve">In a table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</m:t>
        </m:r>
      </m:oMath>
      <w:r>
        <w:t xml:space="preserve">, first-row total</w:t>
      </w:r>
      <w:r>
        <w:t xml:space="preserve"> </w:t>
      </w:r>
      <m:oMath>
        <m:sSub>
          <m:e>
            <m:r>
              <m:t>R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30</m:t>
        </m:r>
      </m:oMath>
      <w:r>
        <w:t xml:space="preserve">,</w:t>
      </w:r>
      <w:r>
        <w:t xml:space="preserve"> </w:t>
      </w:r>
      <w:r>
        <w:t xml:space="preserve">and first-column total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40</m:t>
        </m:r>
      </m:oMath>
      <w:r>
        <w:t xml:space="preserve">,</w:t>
      </w:r>
      <w:r>
        <w:t xml:space="preserve"> </w:t>
      </w:r>
      <w:r>
        <w:t xml:space="preserve">the expected count in cell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E</m:t>
                  </m:r>
                </m:e>
                <m:sub>
                  <m:r>
                    <m:t>11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  <m:r>
                <m:rPr>
                  <m:sty m:val="p"/>
                </m:rPr>
                <m:t>⋅</m:t>
              </m:r>
              <m:r>
                <m:t>40</m:t>
              </m:r>
              <m:r>
                <m:rPr>
                  <m:sty m:val="p"/>
                </m:rPr>
                <m:t>/</m:t>
              </m:r>
              <m:r>
                <m:t>100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7"/>
    <w:bookmarkStart w:id="19" w:name="def-chi-square-test"/>
    <w:p>
      <w:pPr>
        <w:pStyle w:val="FirstParagraph"/>
      </w:pPr>
      <w:r>
        <w:rPr>
          <w:b/>
          <w:bCs/>
        </w:rPr>
        <w:t xml:space="preserve">Definition 2 (Pearson’s chi-square test of independence)</w:t>
      </w:r>
      <w:r>
        <w:t xml:space="preserve"> </w:t>
      </w:r>
      <w:r>
        <w:t xml:space="preserve">With observed counts</w:t>
      </w:r>
      <w:r>
        <w:t xml:space="preserve"> </w:t>
      </w:r>
      <m:oMath>
        <m:sSub>
          <m:e>
            <m:r>
              <m:t>O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w:hyperlink w:anchor="def-expected-count">
        <w:r>
          <w:rPr>
            <w:rStyle w:val="Hyperlink"/>
          </w:rPr>
          <w:t xml:space="preserve">expected counts</w:t>
        </w:r>
      </w:hyperlink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in an</w:t>
      </w:r>
      <w:r>
        <w:t xml:space="preserve"> </w:t>
      </w:r>
      <m:oMath>
        <m:r>
          <m:t>r</m:t>
        </m:r>
        <m:r>
          <m:rPr>
            <m:sty m:val="p"/>
          </m:rPr>
          <m:t>×</m:t>
        </m:r>
        <m:r>
          <m:t>c</m:t>
        </m:r>
      </m:oMath>
      <w:r>
        <w:t xml:space="preserve"> </w:t>
      </w:r>
      <w:r>
        <w:t xml:space="preserve">contingency table,</w:t>
      </w:r>
      <w:r>
        <w:t xml:space="preserve"> </w:t>
      </w:r>
      <w:r>
        <w:rPr>
          <w:b/>
          <w:bCs/>
        </w:rPr>
        <w:t xml:space="preserve">Pearson’s chi-square test</w:t>
      </w:r>
      <w:r>
        <w:t xml:space="preserve"> </w:t>
      </w:r>
      <w:r>
        <w:t xml:space="preserve">of the null hypothesis</w:t>
      </w:r>
      <w:r>
        <w:t xml:space="preserve"> </w:t>
      </w:r>
      <w:r>
        <w:t xml:space="preserve">that the row and column variables are independent</w:t>
      </w:r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X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r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c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O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E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b>
                        <m:e>
                          <m:r>
                            <m:t>E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den>
                  </m:f>
                </m:e>
              </m:nary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≥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</w:t>
      </w:r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chi-square distribution</w:t>
        </w:r>
      </w:hyperlink>
      <w:r>
        <w:t xml:space="preserve">).</w:t>
      </w:r>
    </w:p>
    <w:bookmarkEnd w:id="19"/>
    <w:bookmarkStart w:id="20" w:name="thm-chi-square-null"/>
    <w:p>
      <w:pPr>
        <w:pStyle w:val="BodyText"/>
      </w:pPr>
      <w:r>
        <w:rPr>
          <w:b/>
          <w:bCs/>
        </w:rPr>
        <w:t xml:space="preserve">Theorem 1 (Large-sample null distribution of the chi-square statistic)</w:t>
      </w:r>
      <w:r>
        <w:t xml:space="preserve"> </w:t>
      </w:r>
      <w:r>
        <w:t xml:space="preserve">Let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be sampled independently</w:t>
      </w:r>
      <w:r>
        <w:t xml:space="preserve"> </w:t>
      </w:r>
      <w:r>
        <w:t xml:space="preserve">and classified by two categorical variables,</w:t>
      </w:r>
      <w:r>
        <w:t xml:space="preserve"> </w:t>
      </w:r>
      <w:r>
        <w:t xml:space="preserve">and let the two variables be independent.</w:t>
      </w:r>
      <w:r>
        <w:t xml:space="preserve"> </w:t>
      </w:r>
      <w:r>
        <w:t xml:space="preserve">Then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 distribution of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def-chi-square-test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converges to the</w:t>
      </w:r>
      <w:r>
        <w:t xml:space="preserve"> </w:t>
      </w:r>
      <m:oMath>
        <m:sSubSup>
          <m:e>
            <m:r>
              <m:t>χ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</w:t>
      </w:r>
      <w:r>
        <w:t xml:space="preserve"> </w:t>
      </w:r>
      <w:r>
        <w:t xml:space="preserve">(Hogg et al. 2019, sec. 9.2, p. 440)</w:t>
      </w:r>
      <w:r>
        <w:t xml:space="preserve">.</w:t>
      </w:r>
    </w:p>
    <w:bookmarkEnd w:id="20"/>
    <w:bookmarkStart w:id="21" w:name="rem-expected-count-rule"/>
    <w:p>
      <w:pPr>
        <w:pStyle w:val="BodyText"/>
      </w:pPr>
      <w:r>
        <w:rPr>
          <w:i/>
          <w:iCs/>
        </w:rPr>
        <w:t xml:space="preserve">Remark 1</w:t>
      </w:r>
      <w:r>
        <w:t xml:space="preserve"> (Small expected counts). </w:t>
      </w:r>
      <w:r>
        <w:t xml:space="preserve">The chi-square approximation is poor when some expected counts are small.</w:t>
      </w:r>
      <w:r>
        <w:t xml:space="preserve"> </w:t>
      </w:r>
      <w:r>
        <w:t xml:space="preserve">A common rule of thumb asks for every</w:t>
      </w:r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to be at least 5.</w:t>
      </w:r>
    </w:p>
    <w:bookmarkEnd w:id="21"/>
    <w:bookmarkStart w:id="22" w:name="exm-hers-chisq"/>
    <w:p>
      <w:pPr>
        <w:pStyle w:val="BodyText"/>
      </w:pPr>
      <w:r>
        <w:rPr>
          <w:b/>
          <w:bCs/>
        </w:rPr>
        <w:t xml:space="preserve">Example 3 (Chi-square test of exercise by treatment group in HERS)</w:t>
      </w:r>
      <w:r>
        <w:t xml:space="preserve"> </w:t>
      </w:r>
      <w:r>
        <w:t xml:space="preserve">The expected counts and statistic of</w:t>
      </w:r>
      <w:r>
        <w:t xml:space="preserve"> </w:t>
      </w:r>
      <w:hyperlink w:anchor="def-chi-square-test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for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observed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HT)</w:t>
      </w:r>
      <w:r>
        <w:br/>
      </w:r>
      <w:r>
        <w:rPr>
          <w:rStyle w:val="NormalTok"/>
        </w:rPr>
        <w:t xml:space="preserve">expected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(observed), 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(observed))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(observed)</w:t>
      </w:r>
      <w:r>
        <w:br/>
      </w:r>
      <w:r>
        <w:rPr>
          <w:rStyle w:val="NormalTok"/>
        </w:rPr>
        <w:t xml:space="preserve">x_squared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((observed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expected)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expected)</w:t>
      </w:r>
      <w:r>
        <w:br/>
      </w:r>
      <w:r>
        <w:rPr>
          <w:rStyle w:val="NormalTok"/>
        </w:rPr>
        <w:t xml:space="preserve">expected</w:t>
      </w:r>
      <w:r>
        <w:br/>
      </w:r>
      <w:r>
        <w:rPr>
          <w:rStyle w:val="CommentTok"/>
        </w:rPr>
        <w:t xml:space="preserve">#&gt;     placebo hormone therapy</w:t>
      </w:r>
      <w:r>
        <w:br/>
      </w:r>
      <w:r>
        <w:rPr>
          <w:rStyle w:val="CommentTok"/>
        </w:rPr>
        <w:t xml:space="preserve">#&gt; no   848.42          846.58</w:t>
      </w:r>
      <w:r>
        <w:br/>
      </w:r>
      <w:r>
        <w:rPr>
          <w:rStyle w:val="CommentTok"/>
        </w:rPr>
        <w:t xml:space="preserve">#&gt; yes  534.58          533.42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x_squared =</w:t>
      </w:r>
      <w:r>
        <w:rPr>
          <w:rStyle w:val="NormalTok"/>
        </w:rPr>
        <w:t xml:space="preserve"> x_squared,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pchisq</w:t>
      </w:r>
      <w:r>
        <w:rPr>
          <w:rStyle w:val="NormalTok"/>
        </w:rPr>
        <w:t xml:space="preserve">(x_squared,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x_squared   p_value </w:t>
      </w:r>
      <w:r>
        <w:br/>
      </w:r>
      <w:r>
        <w:rPr>
          <w:rStyle w:val="CommentTok"/>
        </w:rPr>
        <w:t xml:space="preserve">#&gt;  0.128054  0.720458</w:t>
      </w:r>
    </w:p>
    <w:p>
      <w:pPr>
        <w:pStyle w:val="FirstParagraph"/>
      </w:pPr>
      <w:r>
        <w:t xml:space="preserve">Every expected count is large,</w:t>
      </w:r>
      <w:r>
        <w:t xml:space="preserve"> </w:t>
      </w:r>
      <w:r>
        <w:t xml:space="preserve">so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approximation of</w:t>
      </w:r>
      <w:r>
        <w:t xml:space="preserve"> </w:t>
      </w:r>
      <w:hyperlink w:anchor="thm-chi-square-null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is reasonable.</w:t>
      </w:r>
      <w:r>
        <w:t xml:space="preserve"> </w:t>
      </w:r>
      <w:r>
        <w:rPr>
          <w:rStyle w:val="VerbatimChar"/>
        </w:rPr>
        <w:t xml:space="preserve">chisq.test()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correct = FALSE</w:t>
      </w:r>
      <w:r>
        <w:t xml:space="preserve"> </w:t>
      </w:r>
      <w:r>
        <w:t xml:space="preserve">reports the same values:</w:t>
      </w:r>
    </w:p>
    <w:p>
      <w:pPr>
        <w:pStyle w:val="SourceCode"/>
      </w:pPr>
      <w:r>
        <w:rPr>
          <w:rStyle w:val="FunctionTok"/>
        </w:rPr>
        <w:t xml:space="preserve">chisq.test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HT, </w:t>
      </w:r>
      <w:r>
        <w:rPr>
          <w:rStyle w:val="AttributeTok"/>
        </w:rPr>
        <w:t xml:space="preserve">correct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Pearson's Chi-squared 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hers$exercise and hers$HT</w:t>
      </w:r>
      <w:r>
        <w:br/>
      </w:r>
      <w:r>
        <w:rPr>
          <w:rStyle w:val="CommentTok"/>
        </w:rPr>
        <w:t xml:space="preserve">#&gt; X-squared = 0.1281, df = 1, p-value = 0.72</w:t>
      </w:r>
    </w:p>
    <w:p>
      <w:pPr>
        <w:pStyle w:val="FirstParagraph"/>
      </w:pPr>
      <w:r>
        <w:t xml:space="preserve">The p-value is large:</w:t>
      </w:r>
      <w:r>
        <w:t xml:space="preserve"> </w:t>
      </w:r>
      <w:r>
        <w:t xml:space="preserve">the data give no evidence that exercise depends on treatment group,</w:t>
      </w:r>
      <w:r>
        <w:t xml:space="preserve"> </w:t>
      </w:r>
      <w:r>
        <w:t xml:space="preserve">as randomization would lead us to expect.</w:t>
      </w:r>
    </w:p>
    <w:bookmarkEnd w:id="22"/>
    <w:bookmarkStart w:id="23" w:name="rem-yates-correction"/>
    <w:p>
      <w:pPr>
        <w:pStyle w:val="BodyText"/>
      </w:pPr>
      <w:r>
        <w:rPr>
          <w:i/>
          <w:iCs/>
        </w:rPr>
        <w:t xml:space="preserve">Remark 2</w:t>
      </w:r>
      <w:r>
        <w:t xml:space="preserve"> (Yates’ continuity correction). </w:t>
      </w:r>
      <w:r>
        <w:t xml:space="preserve">For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table,</w:t>
      </w:r>
      <w:r>
        <w:t xml:space="preserve"> </w:t>
      </w:r>
      <w:r>
        <w:rPr>
          <w:rStyle w:val="VerbatimChar"/>
        </w:rPr>
        <w:t xml:space="preserve">chisq.test()</w:t>
      </w:r>
      <w:r>
        <w:t xml:space="preserve"> </w:t>
      </w:r>
      <w:r>
        <w:t xml:space="preserve">applies</w:t>
      </w:r>
      <w:r>
        <w:t xml:space="preserve"> </w:t>
      </w:r>
      <w:r>
        <w:t xml:space="preserve">Yates’ continuity correction by default,</w:t>
      </w:r>
      <w:r>
        <w:t xml:space="preserve"> </w:t>
      </w:r>
      <w:r>
        <w:t xml:space="preserve">which subtracts 0.5 from each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O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E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before squaring,</w:t>
      </w:r>
      <w:r>
        <w:t xml:space="preserve"> </w:t>
      </w:r>
      <w:r>
        <w:t xml:space="preserve">and so gives a smaller statistic than</w:t>
      </w:r>
      <w:r>
        <w:t xml:space="preserve"> </w:t>
      </w:r>
      <w:hyperlink w:anchor="def-chi-square-test">
        <w:r>
          <w:rPr>
            <w:rStyle w:val="Hyperlink"/>
          </w:rPr>
          <w:t xml:space="preserve">Definition 2</w:t>
        </w:r>
      </w:hyperlink>
      <w:r>
        <w:t xml:space="preserve">.</w:t>
      </w:r>
      <w:r>
        <w:t xml:space="preserve"> </w:t>
      </w:r>
      <w:r>
        <w:rPr>
          <w:rStyle w:val="VerbatimChar"/>
        </w:rPr>
        <w:t xml:space="preserve">correct = FALSE</w:t>
      </w:r>
      <w:r>
        <w:t xml:space="preserve"> </w:t>
      </w:r>
      <w:r>
        <w:t xml:space="preserve">turns the correction off.</w:t>
      </w:r>
    </w:p>
    <w:bookmarkEnd w:id="23"/>
    <w:p>
      <w:pPr>
        <w:pStyle w:val="Compact"/>
        <w:numPr>
          <w:ilvl w:val="0"/>
          <w:numId w:val="1002"/>
        </w:numPr>
      </w:pPr>
      <w:ins w:id="9" w:author="PR Preview" w:date="2026-01-01T00:00:00Z">
        <w:r>
          <w:t xml:space="preserve">Hogg et al. (2019, sec. 9.1, pp. 425–434)</w:t>
        </w:r>
      </w:ins>
      <w:ins w:id="10" w:author="PR Preview" w:date="2026-01-01T00:00:00Z">
        <w:r>
          <w:t xml:space="preserve"> </w:t>
        </w:r>
      </w:ins>
      <w:ins w:id="11" w:author="PR Preview" w:date="2026-01-01T00:00:00Z">
        <w:r>
          <w:t xml:space="preserve">covers chi-square goodness-of-fit tests.</w:t>
        </w:r>
      </w:ins>
    </w:p>
    <w:p>
      <w:pPr>
        <w:pStyle w:val="Compact"/>
        <w:numPr>
          <w:ilvl w:val="0"/>
          <w:numId w:val="1002"/>
        </w:numPr>
      </w:pPr>
      <w:ins w:id="12" w:author="PR Preview" w:date="2026-01-01T00:00:00Z">
        <w:r>
          <w:t xml:space="preserve">Hogg et al. (2019, sec. 9.2, pp. 435–445)</w:t>
        </w:r>
      </w:ins>
      <w:ins w:id="13" w:author="PR Preview" w:date="2026-01-01T00:00:00Z">
        <w:r>
          <w:t xml:space="preserve"> </w:t>
        </w:r>
      </w:ins>
      <w:ins w:id="14" w:author="PR Preview" w:date="2026-01-01T00:00:00Z">
        <w:r>
          <w:t xml:space="preserve">covers contingency tables.</w:t>
        </w:r>
      </w:ins>
    </w:p>
    <w:p>
      <w:pPr>
        <w:pStyle w:val="Compact"/>
        <w:numPr>
          <w:ilvl w:val="0"/>
          <w:numId w:val="1002"/>
        </w:numPr>
      </w:pPr>
      <w:ins w:id="15" w:author="PR Preview" w:date="2026-01-01T00:00:00Z">
        <w:r>
          <w:t xml:space="preserve">Rice (2007, sec. 13.3, pp. 516–519)</w:t>
        </w:r>
      </w:ins>
      <w:ins w:id="16" w:author="PR Preview" w:date="2026-01-01T00:00:00Z">
        <w:r>
          <w:t xml:space="preserve"> </w:t>
        </w:r>
      </w:ins>
      <w:ins w:id="17" w:author="PR Preview" w:date="2026-01-01T00:00:00Z">
        <w:r>
          <w:t xml:space="preserve">covers the chi-square test of homogeneity.</w:t>
        </w:r>
      </w:ins>
    </w:p>
    <w:p>
      <w:pPr>
        <w:pStyle w:val="Compact"/>
        <w:numPr>
          <w:ilvl w:val="0"/>
          <w:numId w:val="1002"/>
        </w:numPr>
      </w:pPr>
      <w:ins w:id="18" w:author="PR Preview" w:date="2026-01-01T00:00:00Z">
        <w:r>
          <w:t xml:space="preserve">Rice (2007, sec. 13.4, pp. 520–522)</w:t>
        </w:r>
      </w:ins>
      <w:ins w:id="19" w:author="PR Preview" w:date="2026-01-01T00:00:00Z">
        <w:r>
          <w:t xml:space="preserve"> </w:t>
        </w:r>
      </w:ins>
      <w:ins w:id="20" w:author="PR Preview" w:date="2026-01-01T00:00:00Z">
        <w:r>
          <w:t xml:space="preserve">covers the chi-square test of independence.</w:t>
        </w:r>
      </w:ins>
    </w:p>
    <w:p>
      <w:pPr>
        <w:pStyle w:val="Compact"/>
        <w:numPr>
          <w:ilvl w:val="0"/>
          <w:numId w:val="1002"/>
        </w:numPr>
      </w:pPr>
      <w:ins w:id="21" w:author="PR Preview" w:date="2026-01-01T00:00:00Z">
        <w:r>
          <w:t xml:space="preserve">Rice (2007, sec. 9.5, pp. 341–346)</w:t>
        </w:r>
      </w:ins>
      <w:ins w:id="22" w:author="PR Preview" w:date="2026-01-01T00:00:00Z">
        <w:r>
          <w:t xml:space="preserve"> </w:t>
        </w:r>
      </w:ins>
      <w:ins w:id="23" w:author="PR Preview" w:date="2026-01-01T00:00:00Z">
        <w:r>
          <w:t xml:space="preserve">covers likelihood ratio tests for the multinomial distribution.</w:t>
        </w:r>
      </w:ins>
    </w:p>
    <w:bookmarkEnd w:id="24"/>
    <w:bookmarkStart w:id="28" w:name="sec-fisher"/>
    <w:p>
      <w:pPr>
        <w:pStyle w:val="Heading3"/>
      </w:pPr>
      <w:r>
        <w:t xml:space="preserve">2.3 Fisher’s exact test</w:t>
      </w:r>
    </w:p>
    <w:bookmarkStart w:id="25" w:name="def-fishers-exact"/>
    <w:p>
      <w:pPr>
        <w:pStyle w:val="FirstParagraph"/>
      </w:pPr>
      <w:r>
        <w:rPr>
          <w:b/>
          <w:bCs/>
        </w:rPr>
        <w:t xml:space="preserve">Definition 3 (Fisher’s exact test)</w:t>
      </w:r>
      <w:r>
        <w:t xml:space="preserve"> </w:t>
      </w:r>
      <w:r>
        <w:t xml:space="preserve">Take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contingency table</w:t>
      </w:r>
      <w:r>
        <w:t xml:space="preserve"> </w:t>
      </w:r>
      <w:r>
        <w:t xml:space="preserve">with cells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, 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as in</w:t>
      </w:r>
      <w:r>
        <w:t xml:space="preserve"> </w:t>
      </w:r>
      <w:hyperlink r:id="rId12">
        <w:r>
          <w:rPr>
            <w:rStyle w:val="Hyperlink"/>
          </w:rPr>
          <w:t xml:space="preserve">the contingency table definition</w:t>
        </w:r>
      </w:hyperlink>
      <w:r>
        <w:t xml:space="preserve">,</w:t>
      </w:r>
      <w:r>
        <w:t xml:space="preserve"> </w:t>
      </w:r>
      <w:r>
        <w:t xml:space="preserve">and hold its row and column totals fixed.</w:t>
      </w:r>
      <w:r>
        <w:t xml:space="preserve"> </w:t>
      </w:r>
      <w:r>
        <w:t xml:space="preserve">Under independence of the row and column variables,</w:t>
      </w:r>
      <w:r>
        <w:t xml:space="preserve"> </w:t>
      </w:r>
      <w:r>
        <w:t xml:space="preserve">the probability that the top-left cell equals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the hypergeometric probability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</m:num>
                    <m:den>
                      <m:r>
                        <m:t>x</m:t>
                      </m:r>
                    </m:den>
                  </m:f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den>
                  </m:f>
                </m:e>
              </m:d>
            </m:num>
            <m:den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n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den>
                  </m:f>
                </m:e>
              </m: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/>
          <w:bCs/>
        </w:rPr>
        <w:t xml:space="preserve">Fisher’s exact test</w:t>
      </w:r>
      <w:r>
        <w:t xml:space="preserve"> </w:t>
      </w:r>
      <w:r>
        <w:t xml:space="preserve">of independence has p-value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t> </m:t>
              </m:r>
              <m:r>
                <m:rPr>
                  <m:sty m:val="p"/>
                </m:rPr>
                <m:t>:</m:t>
              </m:r>
              <m:r>
                <m:t> 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total probability of the tables with the same totals</w:t>
      </w:r>
      <w:r>
        <w:t xml:space="preserve"> </w:t>
      </w:r>
      <w:r>
        <w:t xml:space="preserve">that are no more probable than the observed table.</w:t>
      </w:r>
    </w:p>
    <w:bookmarkEnd w:id="25"/>
    <w:bookmarkStart w:id="26" w:name="rem-fishers-exact-exactness"/>
    <w:p>
      <w:pPr>
        <w:pStyle w:val="BodyText"/>
      </w:pPr>
      <w:r>
        <w:rPr>
          <w:i/>
          <w:iCs/>
        </w:rPr>
        <w:t xml:space="preserve">Remark 3</w:t>
      </w:r>
      <w:r>
        <w:t xml:space="preserve"> (Why Fisher’s exact test is exact). </w:t>
      </w:r>
      <w:r>
        <w:t xml:space="preserve">The p-value is exact:</w:t>
      </w:r>
      <w:r>
        <w:t xml:space="preserve"> </w:t>
      </w:r>
      <w:r>
        <w:t xml:space="preserve">it comes from the null distribution itself,</w:t>
      </w:r>
      <w:r>
        <w:t xml:space="preserve"> </w:t>
      </w:r>
      <w:r>
        <w:t xml:space="preserve">not from a large-sample approximation,</w:t>
      </w:r>
      <w:r>
        <w:t xml:space="preserve"> </w:t>
      </w:r>
      <w:r>
        <w:t xml:space="preserve">so the test is valid even when expected counts are small,</w:t>
      </w:r>
      <w:r>
        <w:t xml:space="preserve"> </w:t>
      </w:r>
      <w:r>
        <w:t xml:space="preserve">and it is often used for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tables</w:t>
      </w:r>
      <w:r>
        <w:t xml:space="preserve"> </w:t>
      </w:r>
      <w:r>
        <w:t xml:space="preserve">in which some expected count is below 5 (</w:t>
      </w:r>
      <w:hyperlink w:anchor="thm-chi-square-null">
        <w:r>
          <w:rPr>
            <w:rStyle w:val="Hyperlink"/>
          </w:rPr>
          <w:t xml:space="preserve">Theorem 1</w:t>
        </w:r>
      </w:hyperlink>
      <w:r>
        <w:t xml:space="preserve">).</w:t>
      </w:r>
      <w:r>
        <w:t xml:space="preserve"> </w:t>
      </w:r>
      <w:r>
        <w:t xml:space="preserve">Other two-sided versions exist;</w:t>
      </w:r>
      <w:r>
        <w:t xml:space="preserve"> </w:t>
      </w:r>
      <w:r>
        <w:t xml:space="preserve">this one is the version that R’s</w:t>
      </w:r>
      <w:r>
        <w:t xml:space="preserve"> </w:t>
      </w:r>
      <w:r>
        <w:rPr>
          <w:rStyle w:val="VerbatimChar"/>
        </w:rPr>
        <w:t xml:space="preserve">fisher.test()</w:t>
      </w:r>
      <w:r>
        <w:t xml:space="preserve"> </w:t>
      </w:r>
      <w:r>
        <w:t xml:space="preserve">computes.</w:t>
      </w:r>
    </w:p>
    <w:bookmarkEnd w:id="26"/>
    <w:bookmarkStart w:id="27" w:name="exm-hers-fisher"/>
    <w:p>
      <w:pPr>
        <w:pStyle w:val="BodyText"/>
      </w:pPr>
      <w:r>
        <w:rPr>
          <w:b/>
          <w:bCs/>
        </w:rPr>
        <w:t xml:space="preserve">Example 4 (Fisher’s exact test of exercise by treatment group in HERS)</w:t>
      </w:r>
      <w:r>
        <w:t xml:space="preserve"> </w:t>
      </w:r>
      <w:r>
        <w:t xml:space="preserve">The p-value of</w:t>
      </w:r>
      <w:r>
        <w:t xml:space="preserve"> </w:t>
      </w:r>
      <w:hyperlink w:anchor="def-fishers-exact">
        <w:r>
          <w:rPr>
            <w:rStyle w:val="Hyperlink"/>
          </w:rPr>
          <w:t xml:space="preserve">Definition 3</w:t>
        </w:r>
      </w:hyperlink>
      <w:r>
        <w:t xml:space="preserve"> </w:t>
      </w:r>
      <w:r>
        <w:t xml:space="preserve">for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,</w:t>
      </w:r>
      <w:r>
        <w:t xml:space="preserve"> </w:t>
      </w:r>
      <w:r>
        <w:t xml:space="preserve">computed from the hypergeometric probabilities with</w:t>
      </w:r>
      <w:r>
        <w:t xml:space="preserve"> </w:t>
      </w:r>
      <w:r>
        <w:rPr>
          <w:rStyle w:val="VerbatimChar"/>
        </w:rPr>
        <w:t xml:space="preserve">dhyper()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observed[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row1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])</w:t>
      </w:r>
      <w:r>
        <w:br/>
      </w:r>
      <w:r>
        <w:rPr>
          <w:rStyle w:val="NormalTok"/>
        </w:rPr>
        <w:t xml:space="preserve">row2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])</w:t>
      </w:r>
      <w:r>
        <w:br/>
      </w:r>
      <w:r>
        <w:rPr>
          <w:rStyle w:val="NormalTok"/>
        </w:rPr>
        <w:t xml:space="preserve">col1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col1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row2)</w:t>
      </w:r>
      <w:r>
        <w:rPr>
          <w:rStyle w:val="SpecialCharTok"/>
        </w:rPr>
        <w:t xml:space="preserve">: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(row1, col1)</w:t>
      </w:r>
      <w:r>
        <w:br/>
      </w:r>
      <w:r>
        <w:rPr>
          <w:rStyle w:val="NormalTok"/>
        </w:rPr>
        <w:t xml:space="preserve">p_x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dhyper</w:t>
      </w:r>
      <w:r>
        <w:rPr>
          <w:rStyle w:val="NormalTok"/>
        </w:rPr>
        <w:t xml:space="preserve">(x, 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row1,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row2,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col1)</w:t>
      </w:r>
      <w:r>
        <w:br/>
      </w:r>
      <w:r>
        <w:rPr>
          <w:rStyle w:val="NormalTok"/>
        </w:rPr>
        <w:t xml:space="preserve">p_a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dhyper</w:t>
      </w:r>
      <w:r>
        <w:rPr>
          <w:rStyle w:val="NormalTok"/>
        </w:rPr>
        <w:t xml:space="preserve">(a, 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row1,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row2,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col1)</w:t>
      </w:r>
      <w:r>
        <w:br/>
      </w:r>
      <w:r>
        <w:rPr>
          <w:rStyle w:val="FunctionTok"/>
        </w:rPr>
        <w:t xml:space="preserve">sum</w:t>
      </w:r>
      <w:r>
        <w:rPr>
          <w:rStyle w:val="NormalTok"/>
        </w:rPr>
        <w:t xml:space="preserve">(p_x[p_x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p_a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1e-7</w:t>
      </w:r>
      <w:r>
        <w:rPr>
          <w:rStyle w:val="NormalTok"/>
        </w:rPr>
        <w:t xml:space="preserve">)])</w:t>
      </w:r>
      <w:r>
        <w:br/>
      </w:r>
      <w:r>
        <w:rPr>
          <w:rStyle w:val="CommentTok"/>
        </w:rPr>
        <w:t xml:space="preserve">#&gt; [1] 0.72528</w:t>
      </w:r>
    </w:p>
    <w:p>
      <w:pPr>
        <w:pStyle w:val="FirstParagraph"/>
      </w:pPr>
      <w:r>
        <w:t xml:space="preserve">The tolerance</w:t>
      </w:r>
      <w:r>
        <w:t xml:space="preserve"> </w:t>
      </w:r>
      <w:r>
        <w:rPr>
          <w:rStyle w:val="VerbatimChar"/>
        </w:rPr>
        <w:t xml:space="preserve">1e-7</w:t>
      </w:r>
      <w:r>
        <w:t xml:space="preserve"> </w:t>
      </w:r>
      <w:r>
        <w:t xml:space="preserve">keeps tables whose probability equals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up to rounding error, as</w:t>
      </w:r>
      <w:r>
        <w:t xml:space="preserve"> </w:t>
      </w:r>
      <w:r>
        <w:rPr>
          <w:rStyle w:val="VerbatimChar"/>
        </w:rPr>
        <w:t xml:space="preserve">fisher.test()</w:t>
      </w:r>
      <w:r>
        <w:t xml:space="preserve"> </w:t>
      </w:r>
      <w:r>
        <w:t xml:space="preserve">does.</w:t>
      </w:r>
      <w:r>
        <w:t xml:space="preserve"> </w:t>
      </w:r>
      <w:r>
        <w:rPr>
          <w:rStyle w:val="VerbatimChar"/>
        </w:rPr>
        <w:t xml:space="preserve">fisher.test()</w:t>
      </w:r>
      <w:r>
        <w:t xml:space="preserve"> </w:t>
      </w:r>
      <w:r>
        <w:t xml:space="preserve">reports the same p-value:</w:t>
      </w:r>
    </w:p>
    <w:p>
      <w:pPr>
        <w:pStyle w:val="SourceCode"/>
      </w:pPr>
      <w:r>
        <w:rPr>
          <w:rStyle w:val="FunctionTok"/>
        </w:rPr>
        <w:t xml:space="preserve">fisher.test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Fisher's Exact Test for Count Data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hers$exercise and hers$HT</w:t>
      </w:r>
      <w:r>
        <w:br/>
      </w:r>
      <w:r>
        <w:rPr>
          <w:rStyle w:val="CommentTok"/>
        </w:rPr>
        <w:t xml:space="preserve">#&gt; p-value = 0.725</w:t>
      </w:r>
      <w:r>
        <w:br/>
      </w:r>
      <w:r>
        <w:rPr>
          <w:rStyle w:val="CommentTok"/>
        </w:rPr>
        <w:t xml:space="preserve">#&gt; alternative hypothesis: true odds ratio is not equal to 1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0.879664 1.202192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odds ratio </w:t>
      </w:r>
      <w:r>
        <w:br/>
      </w:r>
      <w:r>
        <w:rPr>
          <w:rStyle w:val="CommentTok"/>
        </w:rPr>
        <w:t xml:space="preserve">#&gt;    1.02836</w:t>
      </w:r>
    </w:p>
    <w:p>
      <w:pPr>
        <w:pStyle w:val="FirstParagraph"/>
      </w:pPr>
      <w:r>
        <w:t xml:space="preserve">With counts this large,</w:t>
      </w:r>
      <w:r>
        <w:t xml:space="preserve"> </w:t>
      </w:r>
      <w:r>
        <w:t xml:space="preserve">the exact p-value is close to the chi-square p-value</w:t>
      </w:r>
      <w:r>
        <w:t xml:space="preserve"> </w:t>
      </w:r>
      <w:r>
        <w:t xml:space="preserve">of</w:t>
      </w:r>
      <w:r>
        <w:t xml:space="preserve"> </w:t>
      </w:r>
      <w:hyperlink w:anchor="exm-hers-chisq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27"/>
    <w:p>
      <w:pPr>
        <w:pStyle w:val="BodyText"/>
      </w:pPr>
      <w:ins w:id="24" w:author="PR Preview" w:date="2026-01-01T00:00:00Z">
        <w:r>
          <w:t xml:space="preserve">Rice (2007, sec. 13.2, pp. 514–515)</w:t>
        </w:r>
      </w:ins>
      <w:ins w:id="25" w:author="PR Preview" w:date="2026-01-01T00:00:00Z">
        <w:r>
          <w:t xml:space="preserve"> </w:t>
        </w:r>
      </w:ins>
      <w:ins w:id="26" w:author="PR Preview" w:date="2026-01-01T00:00:00Z">
        <w:r>
          <w:t xml:space="preserve">covers Fisher’s exact test.</w:t>
        </w:r>
      </w:ins>
    </w:p>
    <w:bookmarkEnd w:id="28"/>
    <w:bookmarkStart w:id="30" w:name="sec-2x2-measures"/>
    <w:p>
      <w:pPr>
        <w:pStyle w:val="Heading3"/>
      </w:pPr>
      <w:r>
        <w:t xml:space="preserve">2.4 Measures of association for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tables</w:t>
      </w:r>
    </w:p>
    <w:p>
      <w:pPr>
        <w:pStyle w:val="FirstParagraph"/>
      </w:pPr>
      <w:r>
        <w:t xml:space="preserve">Tests of independence say whether two binary variables are associated,</w:t>
      </w:r>
      <w:r>
        <w:t xml:space="preserve"> </w:t>
      </w:r>
      <w:r>
        <w:t xml:space="preserve">but not how strongly.</w:t>
      </w:r>
      <w:r>
        <w:t xml:space="preserve"> </w:t>
      </w:r>
      <w:r>
        <w:t xml:space="preserve">Risk differences, risk ratios, and odds ratios measure the strength</w:t>
      </w:r>
      <w:r>
        <w:t xml:space="preserve"> </w:t>
      </w:r>
      <w:r>
        <w:t xml:space="preserve">of the association;</w:t>
      </w:r>
      <w:r>
        <w:t xml:space="preserve"> </w:t>
      </w:r>
      <w:r>
        <w:t xml:space="preserve">see</w:t>
      </w:r>
      <w:r>
        <w:t xml:space="preserve"> </w:t>
      </w:r>
      <w:hyperlink r:id="rId29">
        <w:r>
          <w:rPr>
            <w:rStyle w:val="Hyperlink"/>
          </w:rPr>
          <w:t xml:space="preserve">Odds Ratios and Relative Risks</w:t>
        </w:r>
      </w:hyperlink>
      <w:r>
        <w:t xml:space="preserve">.</w:t>
      </w:r>
    </w:p>
    <w:p>
      <w:pPr>
        <w:pStyle w:val="BodyText"/>
      </w:pPr>
      <w:ins w:id="27" w:author="PR Preview" w:date="2026-01-01T00:00:00Z">
        <w:r>
          <w:t xml:space="preserve">Rice (2007, sec. 13.6, pp. 526–529)</w:t>
        </w:r>
      </w:ins>
      <w:ins w:id="28" w:author="PR Preview" w:date="2026-01-01T00:00:00Z">
        <w:r>
          <w:t xml:space="preserve"> </w:t>
        </w:r>
      </w:ins>
      <w:ins w:id="29" w:author="PR Preview" w:date="2026-01-01T00:00:00Z">
        <w:r>
          <w:t xml:space="preserve">covers odds ratios.</w:t>
        </w:r>
      </w:ins>
    </w:p>
    <w:bookmarkEnd w:id="30"/>
    <w:bookmarkEnd w:id="31"/>
    <w:bookmarkStart w:id="37" w:name="references"/>
    <w:p>
      <w:pPr>
        <w:pStyle w:val="Heading2"/>
      </w:pPr>
      <w:r>
        <w:t xml:space="preserve">References</w:t>
      </w:r>
    </w:p>
    <w:bookmarkStart w:id="36" w:name="refs"/>
    <w:bookmarkStart w:id="32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32"/>
    <w:bookmarkStart w:id="33" w:name="ref-rice2007mathematical"/>
    <w:p>
      <w:pPr>
        <w:pStyle w:val="Bibliography"/>
      </w:pPr>
      <w:ins w:id="30" w:author="PR Preview" w:date="2026-01-01T00:00:00Z">
        <w:r>
          <w:t xml:space="preserve">Rice, John A. 2007.</w:t>
        </w:r>
      </w:ins>
      <w:ins w:id="31" w:author="PR Preview" w:date="2026-01-01T00:00:00Z">
        <w:r>
          <w:t xml:space="preserve"> </w:t>
        </w:r>
      </w:ins>
      <w:ins w:id="32" w:author="PR Preview" w:date="2026-01-01T00:00:00Z">
        <w:r>
          <w:rPr>
            <w:i/>
            <w:iCs/>
          </w:rPr>
          <w:t xml:space="preserve">Mathematical Statistics and Data Analysis</w:t>
        </w:r>
      </w:ins>
      <w:ins w:id="33" w:author="PR Preview" w:date="2026-01-01T00:00:00Z">
        <w:r>
          <w:t xml:space="preserve">. 3rd ed. Cengage Learning.</w:t>
        </w:r>
      </w:ins>
    </w:p>
    <w:bookmarkEnd w:id="33"/>
    <w:bookmarkStart w:id="35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34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35"/>
    <w:bookmarkEnd w:id="36"/>
    <w:bookmarkEnd w:id="3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0" Type="http://schemas.openxmlformats.org/officeDocument/2006/relationships/hyperlink" Target="basic-statistical-methods.qmd#sec-hers-intro" TargetMode="External"/><Relationship Id="rId12" Type="http://schemas.openxmlformats.org/officeDocument/2006/relationships/hyperlink" Target="exploratory-descriptive.qmd#def-contingency-table" TargetMode="External"/><Relationship Id="rId34" Type="http://schemas.openxmlformats.org/officeDocument/2006/relationships/hyperlink" Target="https://doi.org/10.1007/978-1-4614-1353-0" TargetMode="External"/><Relationship Id="rId29" Type="http://schemas.openxmlformats.org/officeDocument/2006/relationships/hyperlink" Target="https://morrison-lab.github.io/rme/chapters/binary-outcome-associations.html#sec-OR-RR" TargetMode="External"/><Relationship Id="rId18" Type="http://schemas.openxmlformats.org/officeDocument/2006/relationships/hyperlink" Target="inference.qmd#def-chi-square-dist" TargetMode="External"/><Relationship Id="rId9" Type="http://schemas.openxmlformats.org/officeDocument/2006/relationships/hyperlink" Target="inference.qmd#sec-reference-distributions" TargetMode="External"/></Relationships>
</file>

<file path=word/_rels/footnotes.xml.rels><?xml version='1.0' encoding='UTF-8' standalone='yes'?>
<Relationships xmlns="http://schemas.openxmlformats.org/package/2006/relationships"><Relationship Id="rId10" Type="http://schemas.openxmlformats.org/officeDocument/2006/relationships/hyperlink" Target="basic-statistical-methods.qmd#sec-hers-intro" TargetMode="External"/><Relationship Id="rId12" Type="http://schemas.openxmlformats.org/officeDocument/2006/relationships/hyperlink" Target="exploratory-descriptive.qmd#def-contingency-table" TargetMode="External"/><Relationship Id="rId34" Type="http://schemas.openxmlformats.org/officeDocument/2006/relationships/hyperlink" Target="https://doi.org/10.1007/978-1-4614-1353-0" TargetMode="External"/><Relationship Id="rId29" Type="http://schemas.openxmlformats.org/officeDocument/2006/relationships/hyperlink" Target="https://morrison-lab.github.io/rme/chapters/binary-outcome-associations.html#sec-OR-RR" TargetMode="External"/><Relationship Id="rId18" Type="http://schemas.openxmlformats.org/officeDocument/2006/relationships/hyperlink" Target="inference.qmd#def-chi-square-dist" TargetMode="External"/><Relationship Id="rId9" Type="http://schemas.openxmlformats.org/officeDocument/2006/relationships/hyperlink" Target="inference.qmd#sec-reference-distribution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Comparing Proportions</dc:title>
  <dc:creator/>
  <cp:keywords/>
  <dcterms:created xsi:type="dcterms:W3CDTF">2026-10-15T19:56:19Z</dcterms:created>
  <dcterms:modified xsi:type="dcterms:W3CDTF">2026-10-15T19:56:19Z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12:50:24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