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13:07:45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2</w:delText>
        </w:r>
      </w:del>
      <w:del w:id="4" w:author="PR Preview" w:date="2026-01-01T00:00:00Z">
        <w:r>
          <w:delText xml:space="preserve"> (What sufficiency says). </w:delText>
        </w:r>
      </w:del>
      <w:del w:id="5" w:author="PR Preview" w:date="2026-01-01T00:00:00Z">
        <w:r>
          <w:delText xml:space="preserve">Once we know</w:delText>
        </w:r>
      </w:del>
      <w:del w:id="6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7" w:author="PR Preview" w:date="2026-01-01T00:00:00Z">
        <w:r>
          <w:delText xml:space="preserve">, the remaining randomness in the sample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has the same distribution whatever the parameter is,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so the sample carries no further information about</w:delText>
        </w:r>
      </w:del>
      <w:del w:id="12" w:author="PR Preview" w:date="2026-01-01T00:00:00Z">
        <w:r>
          <w:delText xml:space="preserve"> </w:delText>
        </w:r>
      </w:del>
      <m:oMath>
        <m:r>
          <m:t>θ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beyond</w:delText>
        </w:r>
      </w:del>
      <w:del w:id="15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 statistic can therefore stand in for the whole sample when we estimate</w:delText>
        </w:r>
      </w:del>
      <w:del w:id="19" w:author="PR Preview" w:date="2026-01-01T00:00:00Z">
        <w:r>
          <w:delText xml:space="preserve"> </w:delText>
        </w:r>
      </w:del>
      <m:oMath>
        <m:r>
          <m:t>θ</m:t>
        </m:r>
      </m:oMath>
      <w:del w:id="20" w:author="PR Preview" w:date="2026-01-01T00:00:00Z">
        <w:r>
          <w:delText xml:space="preserve">.</w:delText>
        </w:r>
      </w:del>
    </w:p>
    <w:p>
      <w:pPr>
        <w:pStyle w:val="FirstParagraph"/>
      </w:pPr>
      <w:ins w:id="21" w:author="PR Preview" w:date="2026-01-01T00:00:00Z">
        <w:r>
          <w:rPr>
            <w:i/>
            <w:iCs/>
          </w:rPr>
          <w:t xml:space="preserve">Remark 2</w:t>
        </w:r>
      </w:ins>
      <w:ins w:id="22" w:author="PR Preview" w:date="2026-01-01T00:00:00Z">
        <w:r>
          <w:t xml:space="preserve"> (Source: Sufficient statistic). </w:t>
        </w:r>
      </w:ins>
      <w:ins w:id="23" w:author="PR Preview" w:date="2026-01-01T00:00:00Z">
        <w:r>
          <w:t xml:space="preserve">Fisher (1922)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introduced sufficiency;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Casella and Berger (2002, Def. 6.2.1, p. 272)</w:t>
        </w:r>
      </w:ins>
      <w:ins w:id="28" w:author="PR Preview" w:date="2026-01-01T00:00:00Z">
        <w:r>
          <w:t xml:space="preserve">.</w:t>
        </w:r>
      </w:ins>
    </w:p>
    <w:bookmarkEnd w:id="15"/>
    <w:bookmarkStart w:id="16" w:name="rem-sufficient-meaning"/>
    <w:p>
      <w:pPr>
        <w:pStyle w:val="BodyText"/>
      </w:pPr>
      <w:ins w:id="29" w:author="PR Preview" w:date="2026-01-01T00:00:00Z">
        <w:r>
          <w:rPr>
            <w:i/>
            <w:iCs/>
          </w:rPr>
          <w:t xml:space="preserve">Remark 3</w:t>
        </w:r>
      </w:ins>
      <w:ins w:id="30" w:author="PR Preview" w:date="2026-01-01T00:00:00Z">
        <w:r>
          <w:t xml:space="preserve"> (What sufficiency says). </w:t>
        </w:r>
      </w:ins>
      <w:ins w:id="31" w:author="PR Preview" w:date="2026-01-01T00:00:00Z">
        <w:r>
          <w:t xml:space="preserve">Once we know</w:t>
        </w:r>
      </w:ins>
      <w:ins w:id="32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33" w:author="PR Preview" w:date="2026-01-01T00:00:00Z">
        <w:r>
          <w:t xml:space="preserve">, the remaining randomness in the sample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has the same distribution whatever the parameter is,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so the sample carries no further information about</w:t>
        </w:r>
      </w:ins>
      <w:ins w:id="38" w:author="PR Preview" w:date="2026-01-01T00:00:00Z">
        <w:r>
          <w:t xml:space="preserve"> </w:t>
        </w:r>
      </w:ins>
      <m:oMath>
        <m:r>
          <m:t>θ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beyond</w:t>
        </w:r>
      </w:ins>
      <w:ins w:id="41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42" w:author="PR Preview" w:date="2026-01-01T00:00:00Z">
        <w:r>
          <w:t xml:space="preserve">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 statistic can therefore stand in for the whole sample when we estimate</w:t>
        </w:r>
      </w:ins>
      <w:ins w:id="45" w:author="PR Preview" w:date="2026-01-01T00:00:00Z">
        <w:r>
          <w:t xml:space="preserve"> </w:t>
        </w:r>
      </w:ins>
      <m:oMath>
        <m:r>
          <m:t>θ</m:t>
        </m:r>
      </m:oMath>
      <w:ins w:id="46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ins w:id="47" w:author="PR Preview" w:date="2026-01-01T00:00:00Z">
        <w:r>
          <w:rPr>
            <w:i/>
            <w:iCs/>
          </w:rPr>
          <w:t xml:space="preserve">Remark 4</w:t>
        </w:r>
      </w:ins>
      <w:ins w:id="48" w:author="PR Preview" w:date="2026-01-01T00:00:00Z">
        <w:r>
          <w:t xml:space="preserve"> (Source: Factorization theorem). </w:t>
        </w:r>
      </w:ins>
      <w:ins w:id="49" w:author="PR Preview" w:date="2026-01-01T00:00:00Z">
        <w:r>
          <w:t xml:space="preserve">Halmos and Savage (1949)</w:t>
        </w:r>
      </w:ins>
      <w:ins w:id="50" w:author="PR Preview" w:date="2026-01-01T00:00:00Z">
        <w:r>
          <w:t xml:space="preserve">, whom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Casella and Berger (2002, Thm. 6.2.6, p. 276, and its footnote)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credit with the general form, and Neyman (1935) with an earlier one.</w:t>
        </w:r>
      </w:ins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ins w:id="55" w:author="PR Preview" w:date="2026-01-01T00:00:00Z">
        <w:r>
          <w:rPr>
            <w:i/>
            <w:iCs/>
          </w:rPr>
          <w:t xml:space="preserve">Remark 5</w:t>
        </w:r>
      </w:ins>
      <w:ins w:id="56" w:author="PR Preview" w:date="2026-01-01T00:00:00Z">
        <w:r>
          <w:t xml:space="preserve"> (Source: Rao–Blackwell theorem). </w:t>
        </w:r>
      </w:ins>
      <w:ins w:id="57" w:author="PR Preview" w:date="2026-01-01T00:00:00Z">
        <w:r>
          <w:t xml:space="preserve">Rao (1945)</w:t>
        </w:r>
      </w:ins>
      <w:ins w:id="58" w:author="PR Preview" w:date="2026-01-01T00:00:00Z">
        <w:r>
          <w:t xml:space="preserve">;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Blackwell (1947)</w:t>
        </w:r>
      </w:ins>
      <w:ins w:id="61" w:author="PR Preview" w:date="2026-01-01T00:00:00Z">
        <w:r>
          <w:t xml:space="preserve">;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Casella and Berger (2002, Thm. 7.3.17, p. 342)</w:t>
        </w:r>
      </w:ins>
      <w:ins w:id="64" w:author="PR Preview" w:date="2026-01-01T00:00:00Z">
        <w:r>
          <w:t xml:space="preserve">.</w:t>
        </w:r>
      </w:ins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del w:id="65" w:author="PR Preview" w:date="2026-01-01T00:00:00Z">
        <w:r>
          <w:rPr>
            <w:i/>
            <w:iCs/>
          </w:rPr>
          <w:delText xml:space="preserve">Remark 3</w:delText>
        </w:r>
      </w:del>
      <w:del w:id="66" w:author="PR Preview" w:date="2026-01-01T00:00:00Z">
        <w:r>
          <w:delText xml:space="preserve"> (Sufficiency is needed). </w:delText>
        </w:r>
      </w:del>
      <w:del w:id="67" w:author="PR Preview" w:date="2026-01-01T00:00:00Z">
        <w:r>
          <w:delText xml:space="preserve">If</w:delText>
        </w:r>
      </w:del>
      <w:del w:id="68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is not sufficient, then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may depend on</w:delText>
        </w:r>
      </w:del>
      <w:del w:id="74" w:author="PR Preview" w:date="2026-01-01T00:00:00Z">
        <w:r>
          <w:delText xml:space="preserve"> </w:delText>
        </w:r>
      </w:del>
      <m:oMath>
        <m:r>
          <m:t>θ</m:t>
        </m:r>
      </m:oMath>
      <w:del w:id="75" w:author="PR Preview" w:date="2026-01-01T00:00:00Z">
        <w:r>
          <w:delText xml:space="preserve">,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in which case it is not an estimator at all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(</w:delText>
        </w:r>
      </w:del>
      <w:del w:id="80" w:author="PR Preview" w:date="2026-01-01T00:00:00Z">
        <w:r>
          <w:delText xml:space="preserve">Casella and Berger (2002, Example 7.3.18)</w:delText>
        </w:r>
      </w:del>
      <w:del w:id="81" w:author="PR Preview" w:date="2026-01-01T00:00:00Z">
        <w:r>
          <w:delText xml:space="preserve">).</w:delText>
        </w:r>
      </w:del>
    </w:p>
    <w:p>
      <w:pPr>
        <w:pStyle w:val="BodyText"/>
      </w:pPr>
      <w:ins w:id="82" w:author="PR Preview" w:date="2026-01-01T00:00:00Z">
        <w:r>
          <w:rPr>
            <w:i/>
            <w:iCs/>
          </w:rPr>
          <w:t xml:space="preserve">Remark 6</w:t>
        </w:r>
      </w:ins>
      <w:ins w:id="83" w:author="PR Preview" w:date="2026-01-01T00:00:00Z">
        <w:r>
          <w:t xml:space="preserve"> (Sufficiency is needed). </w:t>
        </w:r>
      </w:ins>
      <w:ins w:id="84" w:author="PR Preview" w:date="2026-01-01T00:00:00Z">
        <w:r>
          <w:t xml:space="preserve">If</w:t>
        </w:r>
      </w:ins>
      <w:ins w:id="85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is not sufficient, then</w:t>
        </w:r>
      </w:ins>
      <w:ins w:id="8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may depend on</w:t>
        </w:r>
      </w:ins>
      <w:ins w:id="91" w:author="PR Preview" w:date="2026-01-01T00:00:00Z">
        <w:r>
          <w:t xml:space="preserve"> </w:t>
        </w:r>
      </w:ins>
      <m:oMath>
        <m:r>
          <m:t>θ</m:t>
        </m:r>
      </m:oMath>
      <w:ins w:id="92" w:author="PR Preview" w:date="2026-01-01T00:00:00Z">
        <w:r>
          <w:t xml:space="preserve">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in which case it is not an estimator at all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(</w:t>
        </w:r>
      </w:ins>
      <w:ins w:id="97" w:author="PR Preview" w:date="2026-01-01T00:00:00Z">
        <w:r>
          <w:t xml:space="preserve">Casella and Berger (2002, Example 7.3.18)</w:t>
        </w:r>
      </w:ins>
      <w:ins w:id="98" w:author="PR Preview" w:date="2026-01-01T00:00:00Z">
        <w:r>
          <w:t xml:space="preserve">).</w:t>
        </w:r>
      </w:ins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2026-10-15T20:24:37Z</dcterms:created>
  <dcterms:modified xsi:type="dcterms:W3CDTF">2026-10-15T20:24:37Z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