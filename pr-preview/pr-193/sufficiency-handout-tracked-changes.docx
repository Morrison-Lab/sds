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ins w:id="1" w:author="PR Preview" w:date="2026-01-01T00:00:00Z">
        <w:r>
          <w:t xml:space="preserve">Sufficiency and the Rao–Blackwell Theorem</w:t>
        </w:r>
      </w:ins>
    </w:p>
    <w:p>
      <w:pPr>
        <w:pStyle w:val="Date"/>
      </w:pPr>
      <w:ins w:id="2" w:author="PR Preview" w:date="2026-01-01T00:00:00Z">
        <w:r>
          <w:t xml:space="preserve">Last modified: 2026-10-15 01:42:34 (PDT)</w:t>
        </w:r>
      </w:ins>
    </w:p>
    <w:p>
      <w:pPr>
        <w:pStyle w:val="FirstParagraph"/>
      </w:pPr>
      <w:ins w:id="3" w:author="PR Preview" w:date="2026-01-01T00:00:00Z">
        <w:r>
          <w:t xml:space="preserve">A</w:t>
        </w:r>
      </w:ins>
      <w:ins w:id="4" w:author="PR Preview" w:date="2026-01-01T00:00:00Z">
        <w:r>
          <w:t xml:space="preserve"> </w:t>
        </w:r>
      </w:ins>
      <w:hyperlink w:anchor="def-statistic">
        <w:ins w:id="5" w:author="PR Preview" w:date="2026-01-01T00:00:00Z">
          <w:r>
            <w:rPr>
              <w:rStyle w:val="Hyperlink"/>
            </w:rPr>
            <w:t xml:space="preserve">statistic</w:t>
          </w:r>
        </w:ins>
      </w:hyperlink>
      <w:ins w:id="6" w:author="PR Preview" w:date="2026-01-01T00:00:00Z">
        <w:r>
          <w:t xml:space="preserve"> </w:t>
        </w:r>
      </w:ins>
      <w:ins w:id="7" w:author="PR Preview" w:date="2026-01-01T00:00:00Z">
        <w:r>
          <w:t xml:space="preserve">summarizes a sample,</w:t>
        </w:r>
      </w:ins>
      <w:ins w:id="8" w:author="PR Preview" w:date="2026-01-01T00:00:00Z">
        <w:r>
          <w:t xml:space="preserve"> </w:t>
        </w:r>
      </w:ins>
      <w:ins w:id="9" w:author="PR Preview" w:date="2026-01-01T00:00:00Z">
        <w:r>
          <w:t xml:space="preserve">and some summaries lose nothing that matters for a parameter.</w:t>
        </w:r>
      </w:ins>
      <w:ins w:id="10" w:author="PR Preview" w:date="2026-01-01T00:00:00Z">
        <w:r>
          <w:t xml:space="preserve"> </w:t>
        </w:r>
      </w:ins>
      <w:ins w:id="11" w:author="PR Preview" w:date="2026-01-01T00:00:00Z">
        <w:r>
          <w:t xml:space="preserve">This page defines such summaries, called sufficient statistics,</w:t>
        </w:r>
      </w:ins>
      <w:ins w:id="12" w:author="PR Preview" w:date="2026-01-01T00:00:00Z">
        <w:r>
          <w:t xml:space="preserve"> </w:t>
        </w:r>
      </w:ins>
      <w:ins w:id="13" w:author="PR Preview" w:date="2026-01-01T00:00:00Z">
        <w:r>
          <w:t xml:space="preserve">and shows how to use one to improve an estimator</w:t>
        </w:r>
      </w:ins>
      <w:ins w:id="14" w:author="PR Preview" w:date="2026-01-01T00:00:00Z">
        <w:r>
          <w:t xml:space="preserve"> </w:t>
        </w:r>
      </w:ins>
      <w:ins w:id="15" w:author="PR Preview" w:date="2026-01-01T00:00:00Z">
        <w:r>
          <w:t xml:space="preserve">without making it more biased.</w:t>
        </w:r>
      </w:ins>
    </w:p>
    <w:bookmarkStart w:id="24" w:name="sec-sufficiency"/>
    <w:p>
      <w:pPr>
        <w:pStyle w:val="Heading2"/>
      </w:pPr>
      <w:ins w:id="16" w:author="PR Preview" w:date="2026-01-01T00:00:00Z">
        <w:r>
          <w:t xml:space="preserve">1 Sufficient statistics</w:t>
        </w:r>
      </w:ins>
    </w:p>
    <w:bookmarkStart w:id="9" w:name="def-statistic"/>
    <w:p>
      <w:pPr>
        <w:pStyle w:val="FirstParagraph"/>
      </w:pPr>
      <w:ins w:id="17" w:author="PR Preview" w:date="2026-01-01T00:00:00Z">
        <w:r>
          <w:rPr>
            <w:b/>
            <w:bCs/>
          </w:rPr>
          <w:t xml:space="preserve">Definition 1 (Statistic)</w:t>
        </w:r>
      </w:ins>
      <w:ins w:id="18" w:author="PR Preview" w:date="2026-01-01T00:00:00Z">
        <w:r>
          <w:t xml:space="preserve"> </w:t>
        </w:r>
      </w:ins>
      <w:ins w:id="19" w:author="PR Preview" w:date="2026-01-01T00:00:00Z">
        <w:r>
          <w:t xml:space="preserve">A</w:t>
        </w:r>
      </w:ins>
      <w:ins w:id="20" w:author="PR Preview" w:date="2026-01-01T00:00:00Z">
        <w:r>
          <w:t xml:space="preserve"> </w:t>
        </w:r>
      </w:ins>
      <w:ins w:id="21" w:author="PR Preview" w:date="2026-01-01T00:00:00Z">
        <w:r>
          <w:rPr>
            <w:b/>
            <w:bCs/>
          </w:rPr>
          <w:t xml:space="preserve">statistic</w:t>
        </w:r>
      </w:ins>
      <w:ins w:id="22" w:author="PR Preview" w:date="2026-01-01T00:00:00Z">
        <w:r>
          <w:t xml:space="preserve"> </w:t>
        </w:r>
      </w:ins>
      <w:ins w:id="23" w:author="PR Preview" w:date="2026-01-01T00:00:00Z">
        <w:r>
          <w:t xml:space="preserve">is a function of the sample,</w:t>
        </w:r>
      </w:ins>
      <w:ins w:id="24" w:author="PR Preview" w:date="2026-01-01T00:00:00Z">
        <w:r>
          <w:t xml:space="preserve"> </w:t>
        </w:r>
      </w:ins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ins w:id="25" w:author="PR Preview" w:date="2026-01-01T00:00:00Z">
        <w:r>
          <w:t xml:space="preserve">,</w:t>
        </w:r>
      </w:ins>
      <w:ins w:id="26" w:author="PR Preview" w:date="2026-01-01T00:00:00Z">
        <w:r>
          <w:t xml:space="preserve"> </w:t>
        </w:r>
      </w:ins>
      <w:ins w:id="27" w:author="PR Preview" w:date="2026-01-01T00:00:00Z">
        <w:r>
          <w:t xml:space="preserve">that does not depend on any unknown parameter.</w:t>
        </w:r>
      </w:ins>
      <w:ins w:id="28" w:author="PR Preview" w:date="2026-01-01T00:00:00Z">
        <w:r>
          <w:t xml:space="preserve"> </w:t>
        </w:r>
      </w:ins>
      <w:ins w:id="29" w:author="PR Preview" w:date="2026-01-01T00:00:00Z">
        <w:r>
          <w:t xml:space="preserve">Its value at the observed data,</w:t>
        </w:r>
      </w:ins>
      <w:ins w:id="30" w:author="PR Preview" w:date="2026-01-01T00:00:00Z">
        <w:r>
          <w:t xml:space="preserve"> </w:t>
        </w:r>
      </w:ins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ins w:id="31" w:author="PR Preview" w:date="2026-01-01T00:00:00Z">
        <w:r>
          <w:t xml:space="preserve">, is a number or vector we can compute.</w:t>
        </w:r>
      </w:ins>
    </w:p>
    <w:bookmarkEnd w:id="9"/>
    <w:bookmarkStart w:id="12" w:name="rem-statistic-estimator"/>
    <w:p>
      <w:pPr>
        <w:pStyle w:val="BodyText"/>
      </w:pPr>
      <w:ins w:id="32" w:author="PR Preview" w:date="2026-01-01T00:00:00Z">
        <w:r>
          <w:rPr>
            <w:i/>
            <w:iCs/>
          </w:rPr>
          <w:t xml:space="preserve">Remark 1</w:t>
        </w:r>
      </w:ins>
      <w:ins w:id="33" w:author="PR Preview" w:date="2026-01-01T00:00:00Z">
        <w:r>
          <w:t xml:space="preserve"> (Estimators are statistics). </w:t>
        </w:r>
      </w:ins>
      <w:ins w:id="34" w:author="PR Preview" w:date="2026-01-01T00:00:00Z">
        <w:r>
          <w:t xml:space="preserve">Every</w:t>
        </w:r>
      </w:ins>
      <w:ins w:id="35" w:author="PR Preview" w:date="2026-01-01T00:00:00Z">
        <w:r>
          <w:t xml:space="preserve"> </w:t>
        </w:r>
      </w:ins>
      <w:hyperlink r:id="rId10">
        <w:ins w:id="36" w:author="PR Preview" w:date="2026-01-01T00:00:00Z">
          <w:r>
            <w:rPr>
              <w:rStyle w:val="Hyperlink"/>
            </w:rPr>
            <w:t xml:space="preserve">estimator</w:t>
          </w:r>
        </w:ins>
      </w:hyperlink>
      <w:ins w:id="37" w:author="PR Preview" w:date="2026-01-01T00:00:00Z">
        <w:r>
          <w:t xml:space="preserve"> </w:t>
        </w:r>
      </w:ins>
      <w:ins w:id="38" w:author="PR Preview" w:date="2026-01-01T00:00:00Z">
        <w:r>
          <w:t xml:space="preserve">is a statistic,</w:t>
        </w:r>
      </w:ins>
      <w:ins w:id="39" w:author="PR Preview" w:date="2026-01-01T00:00:00Z">
        <w:r>
          <w:t xml:space="preserve"> </w:t>
        </w:r>
      </w:ins>
      <w:ins w:id="40" w:author="PR Preview" w:date="2026-01-01T00:00:00Z">
        <w:r>
          <w:t xml:space="preserve">one chosen to land close to an</w:t>
        </w:r>
      </w:ins>
      <w:ins w:id="41" w:author="PR Preview" w:date="2026-01-01T00:00:00Z">
        <w:r>
          <w:t xml:space="preserve"> </w:t>
        </w:r>
      </w:ins>
      <w:hyperlink r:id="rId11">
        <w:ins w:id="42" w:author="PR Preview" w:date="2026-01-01T00:00:00Z">
          <w:r>
            <w:rPr>
              <w:rStyle w:val="Hyperlink"/>
            </w:rPr>
            <w:t xml:space="preserve">estimand</w:t>
          </w:r>
        </w:ins>
      </w:hyperlink>
      <w:ins w:id="43" w:author="PR Preview" w:date="2026-01-01T00:00:00Z">
        <w:r>
          <w:t xml:space="preserve">.</w:t>
        </w:r>
      </w:ins>
      <w:ins w:id="44" w:author="PR Preview" w:date="2026-01-01T00:00:00Z">
        <w:r>
          <w:t xml:space="preserve"> </w:t>
        </w:r>
      </w:ins>
      <w:ins w:id="45" w:author="PR Preview" w:date="2026-01-01T00:00:00Z">
        <w:r>
          <w:t xml:space="preserve">This page asks which statistics lose no information about the parameter,</w:t>
        </w:r>
      </w:ins>
      <w:ins w:id="46" w:author="PR Preview" w:date="2026-01-01T00:00:00Z">
        <w:r>
          <w:t xml:space="preserve"> </w:t>
        </w:r>
      </w:ins>
      <w:ins w:id="47" w:author="PR Preview" w:date="2026-01-01T00:00:00Z">
        <w:r>
          <w:t xml:space="preserve">and how to use one to improve an estimator.</w:t>
        </w:r>
      </w:ins>
    </w:p>
    <w:bookmarkEnd w:id="12"/>
    <w:bookmarkStart w:id="14" w:name="def-sufficient"/>
    <w:p>
      <w:pPr>
        <w:pStyle w:val="BodyText"/>
      </w:pPr>
      <w:ins w:id="48" w:author="PR Preview" w:date="2026-01-01T00:00:00Z">
        <w:r>
          <w:rPr>
            <w:b/>
            <w:bCs/>
          </w:rPr>
          <w:t xml:space="preserve">Definition 2 (Sufficient statistic)</w:t>
        </w:r>
      </w:ins>
      <w:ins w:id="49" w:author="PR Preview" w:date="2026-01-01T00:00:00Z">
        <w:r>
          <w:t xml:space="preserve"> </w:t>
        </w:r>
      </w:ins>
      <w:ins w:id="50" w:author="PR Preview" w:date="2026-01-01T00:00:00Z">
        <w:r>
          <w:t xml:space="preserve">Let</w:t>
        </w:r>
      </w:ins>
      <w:ins w:id="51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</m:oMath>
      <w:ins w:id="52" w:author="PR Preview" w:date="2026-01-01T00:00:00Z">
        <w:r>
          <w:t xml:space="preserve"> </w:t>
        </w:r>
      </w:ins>
      <w:ins w:id="53" w:author="PR Preview" w:date="2026-01-01T00:00:00Z">
        <w:r>
          <w:t xml:space="preserve">be a discrete sample whose distribution depends on a parameter</w:t>
        </w:r>
      </w:ins>
      <w:ins w:id="54" w:author="PR Preview" w:date="2026-01-01T00:00:00Z">
        <w:r>
          <w:t xml:space="preserve"> </w:t>
        </w:r>
      </w:ins>
      <m:oMath>
        <m:r>
          <m:t>θ</m:t>
        </m:r>
      </m:oMath>
      <w:ins w:id="55" w:author="PR Preview" w:date="2026-01-01T00:00:00Z">
        <w:r>
          <w:t xml:space="preserve">.</w:t>
        </w:r>
      </w:ins>
      <w:ins w:id="56" w:author="PR Preview" w:date="2026-01-01T00:00:00Z">
        <w:r>
          <w:t xml:space="preserve"> </w:t>
        </w:r>
      </w:ins>
      <w:ins w:id="57" w:author="PR Preview" w:date="2026-01-01T00:00:00Z">
        <w:r>
          <w:t xml:space="preserve">A</w:t>
        </w:r>
      </w:ins>
      <w:ins w:id="58" w:author="PR Preview" w:date="2026-01-01T00:00:00Z">
        <w:r>
          <w:t xml:space="preserve"> </w:t>
        </w:r>
      </w:ins>
      <w:hyperlink w:anchor="def-statistic">
        <w:ins w:id="59" w:author="PR Preview" w:date="2026-01-01T00:00:00Z">
          <w:r>
            <w:rPr>
              <w:rStyle w:val="Hyperlink"/>
            </w:rPr>
            <w:t xml:space="preserve">statistic</w:t>
          </w:r>
        </w:ins>
      </w:hyperlink>
      <w:ins w:id="60" w:author="PR Preview" w:date="2026-01-01T00:00:00Z">
        <w:r>
          <w:t xml:space="preserve"> </w:t>
        </w:r>
      </w:ins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ins w:id="61" w:author="PR Preview" w:date="2026-01-01T00:00:00Z">
        <w:r>
          <w:t xml:space="preserve"> </w:t>
        </w:r>
      </w:ins>
      <w:ins w:id="62" w:author="PR Preview" w:date="2026-01-01T00:00:00Z">
        <w:r>
          <w:t xml:space="preserve">is</w:t>
        </w:r>
      </w:ins>
      <w:ins w:id="63" w:author="PR Preview" w:date="2026-01-01T00:00:00Z">
        <w:r>
          <w:t xml:space="preserve"> </w:t>
        </w:r>
      </w:ins>
      <w:ins w:id="64" w:author="PR Preview" w:date="2026-01-01T00:00:00Z">
        <w:r>
          <w:rPr>
            <w:b/>
            <w:bCs/>
          </w:rPr>
          <w:t xml:space="preserve">sufficient</w:t>
        </w:r>
      </w:ins>
      <w:ins w:id="65" w:author="PR Preview" w:date="2026-01-01T00:00:00Z">
        <w:r>
          <w:t xml:space="preserve"> </w:t>
        </w:r>
      </w:ins>
      <w:ins w:id="66" w:author="PR Preview" w:date="2026-01-01T00:00:00Z">
        <w:r>
          <w:t xml:space="preserve">for</w:t>
        </w:r>
      </w:ins>
      <w:ins w:id="67" w:author="PR Preview" w:date="2026-01-01T00:00:00Z">
        <w:r>
          <w:t xml:space="preserve"> </w:t>
        </w:r>
      </w:ins>
      <m:oMath>
        <m:r>
          <m:t>θ</m:t>
        </m:r>
      </m:oMath>
      <w:ins w:id="68" w:author="PR Preview" w:date="2026-01-01T00:00:00Z">
        <w:r>
          <w:t xml:space="preserve"> </w:t>
        </w:r>
      </w:ins>
      <w:ins w:id="69" w:author="PR Preview" w:date="2026-01-01T00:00:00Z">
        <w:r>
          <w:t xml:space="preserve">if, for every sample</w:t>
        </w:r>
      </w:ins>
      <w:ins w:id="70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</m:oMath>
      <w:ins w:id="71" w:author="PR Preview" w:date="2026-01-01T00:00:00Z">
        <w:r>
          <w:t xml:space="preserve"> </w:t>
        </w:r>
      </w:ins>
      <w:ins w:id="72" w:author="PR Preview" w:date="2026-01-01T00:00:00Z">
        <w:r>
          <w:t xml:space="preserve">and every value</w:t>
        </w:r>
      </w:ins>
      <w:ins w:id="73" w:author="PR Preview" w:date="2026-01-01T00:00:00Z">
        <w:r>
          <w:t xml:space="preserve"> </w:t>
        </w:r>
      </w:ins>
      <m:oMath>
        <m:r>
          <m:t>t</m:t>
        </m:r>
      </m:oMath>
      <w:ins w:id="74" w:author="PR Preview" w:date="2026-01-01T00:00:00Z">
        <w:r>
          <w:t xml:space="preserve"> </w:t>
        </w:r>
      </w:ins>
      <w:ins w:id="75" w:author="PR Preview" w:date="2026-01-01T00:00:00Z">
        <w:r>
          <w:t xml:space="preserve">that the statistic takes with positive probability,</w:t>
        </w:r>
      </w:ins>
      <w:ins w:id="76" w:author="PR Preview" w:date="2026-01-01T00:00:00Z">
        <w:r>
          <w:t xml:space="preserve"> </w:t>
        </w:r>
      </w:ins>
      <w:ins w:id="77" w:author="PR Preview" w:date="2026-01-01T00:00:00Z">
        <w:r>
          <w:t xml:space="preserve">the conditional probability of the sample given the statistic</w:t>
        </w:r>
      </w:ins>
      <w:ins w:id="78" w:author="PR Preview" w:date="2026-01-01T00:00:00Z">
        <w:r>
          <w:t xml:space="preserve"> </w:t>
        </w:r>
      </w:ins>
      <w:ins w:id="79" w:author="PR Preview" w:date="2026-01-01T00:00:00Z">
        <w:r>
          <w:t xml:space="preserve">is the same for every value of</w:t>
        </w:r>
      </w:ins>
      <w:ins w:id="80" w:author="PR Preview" w:date="2026-01-01T00:00:00Z">
        <w:r>
          <w:t xml:space="preserve"> </w:t>
        </w:r>
      </w:ins>
      <m:oMath>
        <m:r>
          <m:t>θ</m:t>
        </m:r>
      </m:oMath>
      <w:ins w:id="81" w:author="PR Preview" w:date="2026-01-01T00:00:00Z">
        <w:r>
          <w:t xml:space="preserve">:</w:t>
        </w:r>
      </w:ins>
    </w:p>
    <w:p>
      <w:pPr>
        <w:pStyle w:val="BodyText"/>
      </w:pPr>
      <w:bookmarkStart w:id="13" w:name="eq-suffici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nor/>
              <m:sty m:val="p"/>
            </m:rPr>
            <m:t> does not depend on 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3"/>
    </w:p>
    <w:bookmarkEnd w:id="1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Fisher (1922)</w:t>
            </w:r>
            <w:r>
              <w:t xml:space="preserve"> </w:t>
            </w:r>
            <w:r>
              <w:t xml:space="preserve">introduced sufficiency;</w:t>
            </w:r>
            <w:r>
              <w:t xml:space="preserve"> </w:t>
            </w:r>
            <w:r>
              <w:t xml:space="preserve">Casella and Berger (2002, Def. 6.2.1, p. 272)</w:t>
            </w:r>
            <w:r>
              <w:t xml:space="preserve">.</w:t>
            </w:r>
          </w:p>
          <w:p/>
        </w:tc>
      </w:tr>
    </w:tbl>
    <w:bookmarkStart w:id="18" w:name="rem-sufficient-meaning"/>
    <w:p>
      <w:pPr>
        <w:pStyle w:val="BodyText"/>
      </w:pPr>
      <w:ins w:id="82" w:author="PR Preview" w:date="2026-01-01T00:00:00Z">
        <w:r>
          <w:rPr>
            <w:i/>
            <w:iCs/>
          </w:rPr>
          <w:t xml:space="preserve">Remark 2</w:t>
        </w:r>
      </w:ins>
      <w:ins w:id="83" w:author="PR Preview" w:date="2026-01-01T00:00:00Z">
        <w:r>
          <w:t xml:space="preserve"> (What sufficiency says). </w:t>
        </w:r>
      </w:ins>
      <w:ins w:id="84" w:author="PR Preview" w:date="2026-01-01T00:00:00Z">
        <w:r>
          <w:t xml:space="preserve">Once we know</w:t>
        </w:r>
      </w:ins>
      <w:ins w:id="85" w:author="PR Preview" w:date="2026-01-01T00:00:00Z">
        <w:r>
          <w:t xml:space="preserve"> </w:t>
        </w:r>
      </w:ins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ins w:id="86" w:author="PR Preview" w:date="2026-01-01T00:00:00Z">
        <w:r>
          <w:t xml:space="preserve">, the remaining randomness in the sample</w:t>
        </w:r>
      </w:ins>
      <w:ins w:id="87" w:author="PR Preview" w:date="2026-01-01T00:00:00Z">
        <w:r>
          <w:t xml:space="preserve"> </w:t>
        </w:r>
      </w:ins>
      <w:ins w:id="88" w:author="PR Preview" w:date="2026-01-01T00:00:00Z">
        <w:r>
          <w:t xml:space="preserve">has the same distribution whatever the parameter is,</w:t>
        </w:r>
      </w:ins>
      <w:ins w:id="89" w:author="PR Preview" w:date="2026-01-01T00:00:00Z">
        <w:r>
          <w:t xml:space="preserve"> </w:t>
        </w:r>
      </w:ins>
      <w:ins w:id="90" w:author="PR Preview" w:date="2026-01-01T00:00:00Z">
        <w:r>
          <w:t xml:space="preserve">so the sample carries no further information about</w:t>
        </w:r>
      </w:ins>
      <w:ins w:id="91" w:author="PR Preview" w:date="2026-01-01T00:00:00Z">
        <w:r>
          <w:t xml:space="preserve"> </w:t>
        </w:r>
      </w:ins>
      <m:oMath>
        <m:r>
          <m:t>θ</m:t>
        </m:r>
      </m:oMath>
      <w:ins w:id="92" w:author="PR Preview" w:date="2026-01-01T00:00:00Z">
        <w:r>
          <w:t xml:space="preserve"> </w:t>
        </w:r>
      </w:ins>
      <w:ins w:id="93" w:author="PR Preview" w:date="2026-01-01T00:00:00Z">
        <w:r>
          <w:t xml:space="preserve">beyond</w:t>
        </w:r>
      </w:ins>
      <w:ins w:id="94" w:author="PR Preview" w:date="2026-01-01T00:00:00Z">
        <w:r>
          <w:t xml:space="preserve"> </w:t>
        </w:r>
      </w:ins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ins w:id="95" w:author="PR Preview" w:date="2026-01-01T00:00:00Z">
        <w:r>
          <w:t xml:space="preserve">.</w:t>
        </w:r>
      </w:ins>
      <w:ins w:id="96" w:author="PR Preview" w:date="2026-01-01T00:00:00Z">
        <w:r>
          <w:t xml:space="preserve"> </w:t>
        </w:r>
      </w:ins>
      <w:ins w:id="97" w:author="PR Preview" w:date="2026-01-01T00:00:00Z">
        <w:r>
          <w:t xml:space="preserve">A statistic can therefore stand in for the whole sample when we estimate</w:t>
        </w:r>
      </w:ins>
      <w:ins w:id="98" w:author="PR Preview" w:date="2026-01-01T00:00:00Z">
        <w:r>
          <w:t xml:space="preserve"> </w:t>
        </w:r>
      </w:ins>
      <m:oMath>
        <m:r>
          <m:t>θ</m:t>
        </m:r>
      </m:oMath>
      <w:ins w:id="99" w:author="PR Preview" w:date="2026-01-01T00:00:00Z">
        <w:r>
          <w:t xml:space="preserve">.</w:t>
        </w:r>
      </w:ins>
    </w:p>
    <w:p>
      <w:pPr>
        <w:pStyle w:val="BodyText"/>
      </w:pPr>
      <w:ins w:id="100" w:author="PR Preview" w:date="2026-01-01T00:00:00Z">
        <w:r>
          <w:t xml:space="preserve">The sample itself, taking</w:t>
        </w:r>
      </w:ins>
      <w:ins w:id="101" w:author="PR Preview" w:date="2026-01-01T00:00:00Z">
        <w:r>
          <w:t xml:space="preserve"> </w:t>
        </w:r>
      </w:ins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ins w:id="102" w:author="PR Preview" w:date="2026-01-01T00:00:00Z">
        <w:r>
          <w:t xml:space="preserve">, is always sufficient but does not reduce the data;</w:t>
        </w:r>
      </w:ins>
      <w:ins w:id="103" w:author="PR Preview" w:date="2026-01-01T00:00:00Z">
        <w:r>
          <w:t xml:space="preserve"> </w:t>
        </w:r>
      </w:ins>
      <w:ins w:id="104" w:author="PR Preview" w:date="2026-01-01T00:00:00Z">
        <w:r>
          <w:t xml:space="preserve">a useful sufficient statistic is a much shorter summary,</w:t>
        </w:r>
      </w:ins>
      <w:ins w:id="105" w:author="PR Preview" w:date="2026-01-01T00:00:00Z">
        <w:r>
          <w:t xml:space="preserve"> </w:t>
        </w:r>
      </w:ins>
      <w:ins w:id="106" w:author="PR Preview" w:date="2026-01-01T00:00:00Z">
        <w:r>
          <w:t xml:space="preserve">such as a sum or a mean.</w:t>
        </w:r>
      </w:ins>
    </w:p>
    <w:p>
      <w:pPr>
        <w:pStyle w:val="BodyText"/>
      </w:pPr>
      <w:ins w:id="107" w:author="PR Preview" w:date="2026-01-01T00:00:00Z">
        <w:r>
          <w:t xml:space="preserve">For a continuous sample, the definition uses conditional densities instead of conditional probabilities.</w:t>
        </w:r>
      </w:ins>
    </w:p>
    <w:bookmarkEnd w:id="18"/>
    <w:bookmarkStart w:id="22" w:name="thm-factorization"/>
    <w:p>
      <w:pPr>
        <w:pStyle w:val="BodyText"/>
      </w:pPr>
      <w:ins w:id="108" w:author="PR Preview" w:date="2026-01-01T00:00:00Z">
        <w:r>
          <w:rPr>
            <w:b/>
            <w:bCs/>
          </w:rPr>
          <w:t xml:space="preserve">Theorem 1 (Factorization theorem)</w:t>
        </w:r>
      </w:ins>
      <w:ins w:id="109" w:author="PR Preview" w:date="2026-01-01T00:00:00Z">
        <w:r>
          <w:t xml:space="preserve"> </w:t>
        </w:r>
      </w:ins>
      <w:ins w:id="110" w:author="PR Preview" w:date="2026-01-01T00:00:00Z">
        <w:r>
          <w:t xml:space="preserve">Let</w:t>
        </w:r>
      </w:ins>
      <w:ins w:id="111" w:author="PR Preview" w:date="2026-01-01T00:00:00Z">
        <w:r>
          <w:t xml:space="preserve"> </w:t>
        </w:r>
      </w:ins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</m:oMath>
      <w:ins w:id="112" w:author="PR Preview" w:date="2026-01-01T00:00:00Z">
        <w:r>
          <w:t xml:space="preserve"> </w:t>
        </w:r>
      </w:ins>
      <w:ins w:id="113" w:author="PR Preview" w:date="2026-01-01T00:00:00Z">
        <w:r>
          <w:t xml:space="preserve">be the joint probability mass function of a discrete sample</w:t>
        </w:r>
      </w:ins>
      <w:ins w:id="114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</m:oMath>
      <w:ins w:id="115" w:author="PR Preview" w:date="2026-01-01T00:00:00Z">
        <w:r>
          <w:t xml:space="preserve">.</w:t>
        </w:r>
      </w:ins>
      <w:ins w:id="116" w:author="PR Preview" w:date="2026-01-01T00:00:00Z">
        <w:r>
          <w:t xml:space="preserve"> </w:t>
        </w:r>
      </w:ins>
      <w:ins w:id="117" w:author="PR Preview" w:date="2026-01-01T00:00:00Z">
        <w:r>
          <w:t xml:space="preserve">A statistic</w:t>
        </w:r>
      </w:ins>
      <w:ins w:id="118" w:author="PR Preview" w:date="2026-01-01T00:00:00Z">
        <w:r>
          <w:t xml:space="preserve"> </w:t>
        </w:r>
      </w:ins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ins w:id="119" w:author="PR Preview" w:date="2026-01-01T00:00:00Z">
        <w:r>
          <w:t xml:space="preserve"> </w:t>
        </w:r>
      </w:ins>
      <w:ins w:id="120" w:author="PR Preview" w:date="2026-01-01T00:00:00Z">
        <w:r>
          <w:t xml:space="preserve">is</w:t>
        </w:r>
      </w:ins>
      <w:ins w:id="121" w:author="PR Preview" w:date="2026-01-01T00:00:00Z">
        <w:r>
          <w:t xml:space="preserve"> </w:t>
        </w:r>
      </w:ins>
      <w:hyperlink w:anchor="def-sufficient">
        <w:ins w:id="122" w:author="PR Preview" w:date="2026-01-01T00:00:00Z">
          <w:r>
            <w:rPr>
              <w:rStyle w:val="Hyperlink"/>
            </w:rPr>
            <w:t xml:space="preserve">sufficient</w:t>
          </w:r>
        </w:ins>
      </w:hyperlink>
      <w:ins w:id="123" w:author="PR Preview" w:date="2026-01-01T00:00:00Z">
        <w:r>
          <w:t xml:space="preserve"> </w:t>
        </w:r>
      </w:ins>
      <w:ins w:id="124" w:author="PR Preview" w:date="2026-01-01T00:00:00Z">
        <w:r>
          <w:t xml:space="preserve">for</w:t>
        </w:r>
      </w:ins>
      <w:ins w:id="125" w:author="PR Preview" w:date="2026-01-01T00:00:00Z">
        <w:r>
          <w:t xml:space="preserve"> </w:t>
        </w:r>
      </w:ins>
      <m:oMath>
        <m:r>
          <m:t>θ</m:t>
        </m:r>
      </m:oMath>
      <w:ins w:id="126" w:author="PR Preview" w:date="2026-01-01T00:00:00Z">
        <w:r>
          <w:t xml:space="preserve"> </w:t>
        </w:r>
      </w:ins>
      <w:ins w:id="127" w:author="PR Preview" w:date="2026-01-01T00:00:00Z">
        <w:r>
          <w:t xml:space="preserve">if and only if there are functions</w:t>
        </w:r>
      </w:ins>
      <w:ins w:id="128" w:author="PR Preview" w:date="2026-01-01T00:00:00Z">
        <w:r>
          <w:t xml:space="preserve"> </w:t>
        </w:r>
      </w:ins>
      <m:oMath>
        <m:r>
          <m:t>g</m:t>
        </m:r>
      </m:oMath>
      <w:ins w:id="129" w:author="PR Preview" w:date="2026-01-01T00:00:00Z">
        <w:r>
          <w:t xml:space="preserve"> </w:t>
        </w:r>
      </w:ins>
      <w:ins w:id="130" w:author="PR Preview" w:date="2026-01-01T00:00:00Z">
        <w:r>
          <w:t xml:space="preserve">and</w:t>
        </w:r>
      </w:ins>
      <w:ins w:id="131" w:author="PR Preview" w:date="2026-01-01T00:00:00Z">
        <w:r>
          <w:t xml:space="preserve"> </w:t>
        </w:r>
      </w:ins>
      <m:oMath>
        <m:r>
          <m:t>h</m:t>
        </m:r>
      </m:oMath>
      <w:ins w:id="132" w:author="PR Preview" w:date="2026-01-01T00:00:00Z">
        <w:r>
          <w:t xml:space="preserve"> </w:t>
        </w:r>
      </w:ins>
      <w:ins w:id="133" w:author="PR Preview" w:date="2026-01-01T00:00:00Z">
        <w:r>
          <w:t xml:space="preserve">such that,</w:t>
        </w:r>
      </w:ins>
      <w:ins w:id="134" w:author="PR Preview" w:date="2026-01-01T00:00:00Z">
        <w:r>
          <w:t xml:space="preserve"> </w:t>
        </w:r>
      </w:ins>
      <w:ins w:id="135" w:author="PR Preview" w:date="2026-01-01T00:00:00Z">
        <w:r>
          <w:t xml:space="preserve">for every sample</w:t>
        </w:r>
      </w:ins>
      <w:ins w:id="136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</m:oMath>
      <w:ins w:id="137" w:author="PR Preview" w:date="2026-01-01T00:00:00Z">
        <w:r>
          <w:t xml:space="preserve"> </w:t>
        </w:r>
      </w:ins>
      <w:ins w:id="138" w:author="PR Preview" w:date="2026-01-01T00:00:00Z">
        <w:r>
          <w:t xml:space="preserve">and every</w:t>
        </w:r>
      </w:ins>
      <w:ins w:id="139" w:author="PR Preview" w:date="2026-01-01T00:00:00Z">
        <w:r>
          <w:t xml:space="preserve"> </w:t>
        </w:r>
      </w:ins>
      <m:oMath>
        <m:r>
          <m:t>θ</m:t>
        </m:r>
      </m:oMath>
      <w:ins w:id="140" w:author="PR Preview" w:date="2026-01-01T00:00:00Z">
        <w:r>
          <w:t xml:space="preserve">,</w:t>
        </w:r>
      </w:ins>
    </w:p>
    <w:p>
      <w:pPr>
        <w:pStyle w:val="BodyText"/>
      </w:pPr>
      <w:bookmarkStart w:id="19" w:name="eq-factorization"/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r>
                <m:t>θ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;</m:t>
              </m:r>
              <m:r>
                <m:t>θ</m:t>
              </m:r>
            </m:e>
          </m:d>
          <m:r>
            <m:t>​</m:t>
          </m:r>
          <m:r>
            <m:t> 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9"/>
    </w:p>
    <w:p>
      <w:pPr>
        <w:pStyle w:val="FirstParagraph"/>
      </w:pPr>
      <w:ins w:id="141" w:author="PR Preview" w:date="2026-01-01T00:00:00Z">
        <w:r>
          <w:t xml:space="preserve">where</w:t>
        </w:r>
      </w:ins>
      <w:ins w:id="142" w:author="PR Preview" w:date="2026-01-01T00:00:00Z">
        <w:r>
          <w:t xml:space="preserve"> </w:t>
        </w:r>
      </w:ins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ins w:id="143" w:author="PR Preview" w:date="2026-01-01T00:00:00Z">
        <w:r>
          <w:t xml:space="preserve"> </w:t>
        </w:r>
      </w:ins>
      <w:ins w:id="144" w:author="PR Preview" w:date="2026-01-01T00:00:00Z">
        <w:r>
          <w:t xml:space="preserve">does not depend on</w:t>
        </w:r>
      </w:ins>
      <w:ins w:id="145" w:author="PR Preview" w:date="2026-01-01T00:00:00Z">
        <w:r>
          <w:t xml:space="preserve"> </w:t>
        </w:r>
      </w:ins>
      <m:oMath>
        <m:r>
          <m:t>θ</m:t>
        </m:r>
      </m:oMath>
      <w:ins w:id="146" w:author="PR Preview" w:date="2026-01-01T00:00:00Z">
        <w:r>
          <w:t xml:space="preserve">.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Halmos and Savage (1949)</w:t>
            </w:r>
            <w:r>
              <w:t xml:space="preserve">;</w:t>
            </w:r>
            <w:r>
              <w:t xml:space="preserve"> </w:t>
            </w:r>
            <w:r>
              <w:t xml:space="preserve">Casella and Berger (2002, Thm. 6.2.6, p. 276)</w:t>
            </w:r>
            <w:r>
              <w:t xml:space="preserve">.</w:t>
            </w:r>
          </w:p>
          <w:p/>
        </w:tc>
      </w:tr>
    </w:tbl>
    <w:bookmarkEnd w:id="22"/>
    <w:p>
      <w:pPr>
        <w:pStyle w:val="BodyText"/>
      </w:pPr>
      <w:ins w:id="147" w:author="PR Preview" w:date="2026-01-01T00:00:00Z">
        <w:r>
          <w:rPr>
            <w:i/>
            <w:iCs/>
          </w:rPr>
          <w:t xml:space="preserve">Proof</w:t>
        </w:r>
      </w:ins>
      <w:ins w:id="148" w:author="PR Preview" w:date="2026-01-01T00:00:00Z">
        <w:r>
          <w:t xml:space="preserve">. </w:t>
        </w:r>
      </w:ins>
      <w:ins w:id="149" w:author="PR Preview" w:date="2026-01-01T00:00:00Z">
        <w:r>
          <w:t xml:space="preserve">Fix a sample</w:t>
        </w:r>
      </w:ins>
      <w:ins w:id="150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</m:oMath>
      <w:ins w:id="151" w:author="PR Preview" w:date="2026-01-01T00:00:00Z">
        <w:r>
          <w:t xml:space="preserve"> </w:t>
        </w:r>
      </w:ins>
      <w:ins w:id="152" w:author="PR Preview" w:date="2026-01-01T00:00:00Z">
        <w:r>
          <w:t xml:space="preserve">and write</w:t>
        </w:r>
      </w:ins>
      <w:ins w:id="153" w:author="PR Preview" w:date="2026-01-01T00:00:00Z">
        <w:r>
          <w:t xml:space="preserve"> </w:t>
        </w:r>
      </w:ins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ins w:id="154" w:author="PR Preview" w:date="2026-01-01T00:00:00Z">
        <w:r>
          <w:t xml:space="preserve">.</w:t>
        </w:r>
      </w:ins>
      <w:ins w:id="155" w:author="PR Preview" w:date="2026-01-01T00:00:00Z">
        <w:r>
          <w:t xml:space="preserve"> </w:t>
        </w:r>
      </w:ins>
      <w:ins w:id="156" w:author="PR Preview" w:date="2026-01-01T00:00:00Z">
        <w:r>
          <w:t xml:space="preserve">The event</w:t>
        </w:r>
      </w:ins>
      <w:ins w:id="157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ins w:id="158" w:author="PR Preview" w:date="2026-01-01T00:00:00Z">
        <w:r>
          <w:t xml:space="preserve"> </w:t>
        </w:r>
      </w:ins>
      <w:ins w:id="159" w:author="PR Preview" w:date="2026-01-01T00:00:00Z">
        <w:r>
          <w:t xml:space="preserve">lies inside the event</w:t>
        </w:r>
      </w:ins>
      <w:ins w:id="160" w:author="PR Preview" w:date="2026-01-01T00:00:00Z">
        <w:r>
          <w:t xml:space="preserve"> </w:t>
        </w:r>
      </w:ins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t</m:t>
        </m:r>
      </m:oMath>
      <w:ins w:id="161" w:author="PR Preview" w:date="2026-01-01T00:00:00Z">
        <w:r>
          <w:t xml:space="preserve">.</w:t>
        </w:r>
      </w:ins>
    </w:p>
    <w:p>
      <w:pPr>
        <w:pStyle w:val="BodyText"/>
      </w:pPr>
      <w:ins w:id="162" w:author="PR Preview" w:date="2026-01-01T00:00:00Z">
        <w:r>
          <w:rPr>
            <w:b/>
            <w:bCs/>
          </w:rPr>
          <w:t xml:space="preserve">Sufficient implies a factorization.</w:t>
        </w:r>
      </w:ins>
      <w:ins w:id="163" w:author="PR Preview" w:date="2026-01-01T00:00:00Z">
        <w:r>
          <w:t xml:space="preserve"> </w:t>
        </w:r>
      </w:ins>
      <w:ins w:id="164" w:author="PR Preview" w:date="2026-01-01T00:00:00Z">
        <w:r>
          <w:t xml:space="preserve">Define</w:t>
        </w:r>
      </w:ins>
      <w:ins w:id="165" w:author="PR Preview" w:date="2026-01-01T00:00:00Z">
        <w:r>
          <w:t xml:space="preserve"> </w:t>
        </w:r>
      </w:ins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ins w:id="166" w:author="PR Preview" w:date="2026-01-01T00:00:00Z">
        <w:r>
          <w:t xml:space="preserve"> </w:t>
        </w:r>
      </w:ins>
      <w:ins w:id="167" w:author="PR Preview" w:date="2026-01-01T00:00:00Z">
        <w:r>
          <w:t xml:space="preserve">and</w:t>
        </w:r>
      </w:ins>
      <w:ins w:id="168" w:author="PR Preview" w:date="2026-01-01T00:00:00Z">
        <w:r>
          <w:t xml:space="preserve"> </w:t>
        </w:r>
      </w:ins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=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∣</m:t>
            </m:r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</m:e>
        </m:d>
        <m:r>
          <m:t>​</m:t>
        </m:r>
      </m:oMath>
      <w:ins w:id="169" w:author="PR Preview" w:date="2026-01-01T00:00:00Z">
        <w:r>
          <w:t xml:space="preserve">.</w:t>
        </w:r>
      </w:ins>
      <w:ins w:id="170" w:author="PR Preview" w:date="2026-01-01T00:00:00Z">
        <w:r>
          <w:t xml:space="preserve"> </w:t>
        </w:r>
      </w:ins>
      <w:ins w:id="171" w:author="PR Preview" w:date="2026-01-01T00:00:00Z">
        <w:r>
          <w:t xml:space="preserve">By</w:t>
        </w:r>
      </w:ins>
      <w:ins w:id="172" w:author="PR Preview" w:date="2026-01-01T00:00:00Z">
        <w:r>
          <w:t xml:space="preserve"> </w:t>
        </w:r>
      </w:ins>
      <w:hyperlink w:anchor="eq-sufficient">
        <w:ins w:id="173" w:author="PR Preview" w:date="2026-01-01T00:00:00Z">
          <w:r>
            <w:rPr>
              <w:rStyle w:val="Hyperlink"/>
            </w:rPr>
            <w:t xml:space="preserve">sufficiency</w:t>
          </w:r>
        </w:ins>
      </w:hyperlink>
      <w:ins w:id="174" w:author="PR Preview" w:date="2026-01-01T00:00:00Z">
        <w:r>
          <w:t xml:space="preserve">,</w:t>
        </w:r>
      </w:ins>
      <w:ins w:id="175" w:author="PR Preview" w:date="2026-01-01T00:00:00Z">
        <w:r>
          <w:t xml:space="preserve"> </w:t>
        </w:r>
      </w:ins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ins w:id="176" w:author="PR Preview" w:date="2026-01-01T00:00:00Z">
        <w:r>
          <w:t xml:space="preserve"> </w:t>
        </w:r>
      </w:ins>
      <w:ins w:id="177" w:author="PR Preview" w:date="2026-01-01T00:00:00Z">
        <w:r>
          <w:t xml:space="preserve">does not depend on</w:t>
        </w:r>
      </w:ins>
      <w:ins w:id="178" w:author="PR Preview" w:date="2026-01-01T00:00:00Z">
        <w:r>
          <w:t xml:space="preserve"> </w:t>
        </w:r>
      </w:ins>
      <m:oMath>
        <m:r>
          <m:t>θ</m:t>
        </m:r>
      </m:oMath>
      <w:ins w:id="179" w:author="PR Preview" w:date="2026-01-01T00:00:00Z">
        <w:r>
          <w:t xml:space="preserve">.</w:t>
        </w:r>
      </w:ins>
      <w:ins w:id="180" w:author="PR Preview" w:date="2026-01-01T00:00:00Z">
        <w:r>
          <w:t xml:space="preserve"> </w:t>
        </w:r>
      </w:ins>
      <w:ins w:id="181" w:author="PR Preview" w:date="2026-01-01T00:00:00Z">
        <w:r>
          <w:t xml:space="preserve">(If</w:t>
        </w:r>
      </w:ins>
      <w:ins w:id="182" w:author="PR Preview" w:date="2026-01-01T00:00:00Z">
        <w:r>
          <w:t xml:space="preserve"> </w:t>
        </w:r>
      </w:ins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ins w:id="183" w:author="PR Preview" w:date="2026-01-01T00:00:00Z">
        <w:r>
          <w:t xml:space="preserve"> </w:t>
        </w:r>
      </w:ins>
      <w:ins w:id="184" w:author="PR Preview" w:date="2026-01-01T00:00:00Z">
        <w:r>
          <w:t xml:space="preserve">for every</w:t>
        </w:r>
      </w:ins>
      <w:ins w:id="185" w:author="PR Preview" w:date="2026-01-01T00:00:00Z">
        <w:r>
          <w:t xml:space="preserve"> </w:t>
        </w:r>
      </w:ins>
      <m:oMath>
        <m:r>
          <m:t>θ</m:t>
        </m:r>
      </m:oMath>
      <w:ins w:id="186" w:author="PR Preview" w:date="2026-01-01T00:00:00Z">
        <w:r>
          <w:t xml:space="preserve">, set</w:t>
        </w:r>
      </w:ins>
      <w:ins w:id="187" w:author="PR Preview" w:date="2026-01-01T00:00:00Z">
        <w:r>
          <w:t xml:space="preserve"> </w:t>
        </w:r>
      </w:ins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ins w:id="188" w:author="PR Preview" w:date="2026-01-01T00:00:00Z">
        <w:r>
          <w:t xml:space="preserve">;</w:t>
        </w:r>
      </w:ins>
      <w:ins w:id="189" w:author="PR Preview" w:date="2026-01-01T00:00:00Z">
        <w:r>
          <w:t xml:space="preserve"> </w:t>
        </w:r>
      </w:ins>
      <w:ins w:id="190" w:author="PR Preview" w:date="2026-01-01T00:00:00Z">
        <w:r>
          <w:t xml:space="preserve">then both sides of</w:t>
        </w:r>
      </w:ins>
      <w:ins w:id="191" w:author="PR Preview" w:date="2026-01-01T00:00:00Z">
        <w:r>
          <w:t xml:space="preserve"> </w:t>
        </w:r>
      </w:ins>
      <w:hyperlink w:anchor="eq-factorization">
        <w:ins w:id="192" w:author="PR Preview" w:date="2026-01-01T00:00:00Z">
          <w:r>
            <w:rPr>
              <w:rStyle w:val="Hyperlink"/>
            </w:rPr>
            <w:t xml:space="preserve">Equation 2</w:t>
          </w:r>
        </w:ins>
      </w:hyperlink>
      <w:ins w:id="193" w:author="PR Preview" w:date="2026-01-01T00:00:00Z">
        <w:r>
          <w:t xml:space="preserve"> </w:t>
        </w:r>
      </w:ins>
      <w:ins w:id="194" w:author="PR Preview" w:date="2026-01-01T00:00:00Z">
        <w:r>
          <w:t xml:space="preserve">are zero.)</w:t>
        </w:r>
      </w:ins>
      <w:ins w:id="195" w:author="PR Preview" w:date="2026-01-01T00:00:00Z">
        <w:r>
          <w:t xml:space="preserve"> </w:t>
        </w:r>
      </w:ins>
      <w:ins w:id="196" w:author="PR Preview" w:date="2026-01-01T00:00:00Z">
        <w:r>
          <w:t xml:space="preserve">Then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joint mass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lies inside the event 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 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t> 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</m:t>
              </m:r>
              <m:r>
                <m:t>g</m:t>
              </m:r>
              <m:r>
                <m:rPr>
                  <m:nor/>
                  <m:sty m:val="p"/>
                </m:rPr>
                <m:t> and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ins w:id="197" w:author="PR Preview" w:date="2026-01-01T00:00:00Z">
        <w:r>
          <w:rPr>
            <w:b/>
            <w:bCs/>
          </w:rPr>
          <w:t xml:space="preserve">A factorization implies sufficient.</w:t>
        </w:r>
      </w:ins>
      <w:ins w:id="198" w:author="PR Preview" w:date="2026-01-01T00:00:00Z">
        <w:r>
          <w:t xml:space="preserve"> </w:t>
        </w:r>
      </w:ins>
      <w:ins w:id="199" w:author="PR Preview" w:date="2026-01-01T00:00:00Z">
        <w:r>
          <w:t xml:space="preserve">Suppose</w:t>
        </w:r>
      </w:ins>
      <w:ins w:id="200" w:author="PR Preview" w:date="2026-01-01T00:00:00Z">
        <w:r>
          <w:t xml:space="preserve"> </w:t>
        </w:r>
      </w:ins>
      <w:hyperlink w:anchor="eq-factorization">
        <w:ins w:id="201" w:author="PR Preview" w:date="2026-01-01T00:00:00Z">
          <w:r>
            <w:rPr>
              <w:rStyle w:val="Hyperlink"/>
            </w:rPr>
            <w:t xml:space="preserve">Equation 2</w:t>
          </w:r>
        </w:ins>
      </w:hyperlink>
      <w:ins w:id="202" w:author="PR Preview" w:date="2026-01-01T00:00:00Z">
        <w:r>
          <w:t xml:space="preserve"> </w:t>
        </w:r>
      </w:ins>
      <w:ins w:id="203" w:author="PR Preview" w:date="2026-01-01T00:00:00Z">
        <w:r>
          <w:t xml:space="preserve">holds, and let</w:t>
        </w:r>
      </w:ins>
      <w:ins w:id="204" w:author="PR Preview" w:date="2026-01-01T00:00:00Z">
        <w:r>
          <w:t xml:space="preserve"> </w:t>
        </w:r>
      </w:ins>
      <m:oMath>
        <m:r>
          <m:t>t</m:t>
        </m:r>
      </m:oMath>
      <w:ins w:id="205" w:author="PR Preview" w:date="2026-01-01T00:00:00Z">
        <w:r>
          <w:t xml:space="preserve"> </w:t>
        </w:r>
      </w:ins>
      <w:ins w:id="206" w:author="PR Preview" w:date="2026-01-01T00:00:00Z">
        <w:r>
          <w:t xml:space="preserve">be a value with</w:t>
        </w:r>
      </w:ins>
      <w:ins w:id="207" w:author="PR Preview" w:date="2026-01-01T00:00:00Z">
        <w:r>
          <w:t xml:space="preserve"> </w:t>
        </w:r>
      </w:ins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ins w:id="208" w:author="PR Preview" w:date="2026-01-01T00:00:00Z">
        <w:r>
          <w:t xml:space="preserve">.</w:t>
        </w:r>
      </w:ins>
      <w:ins w:id="209" w:author="PR Preview" w:date="2026-01-01T00:00:00Z">
        <w:r>
          <w:t xml:space="preserve"> </w:t>
        </w:r>
      </w:ins>
      <w:ins w:id="210" w:author="PR Preview" w:date="2026-01-01T00:00:00Z">
        <w:r>
          <w:t xml:space="preserve">The event</w:t>
        </w:r>
      </w:ins>
      <w:ins w:id="211" w:author="PR Preview" w:date="2026-01-01T00:00:00Z">
        <w:r>
          <w:t xml:space="preserve"> </w:t>
        </w:r>
      </w:ins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t</m:t>
        </m:r>
      </m:oMath>
      <w:ins w:id="212" w:author="PR Preview" w:date="2026-01-01T00:00:00Z">
        <w:r>
          <w:t xml:space="preserve"> </w:t>
        </w:r>
      </w:ins>
      <w:ins w:id="213" w:author="PR Preview" w:date="2026-01-01T00:00:00Z">
        <w:r>
          <w:t xml:space="preserve">is the union of the disjoint events</w:t>
        </w:r>
      </w:ins>
      <w:ins w:id="214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ins w:id="215" w:author="PR Preview" w:date="2026-01-01T00:00:00Z">
        <w:r>
          <w:t xml:space="preserve"> </w:t>
        </w:r>
      </w:ins>
      <w:ins w:id="216" w:author="PR Preview" w:date="2026-01-01T00:00:00Z">
        <w:r>
          <w:t xml:space="preserve">over the samples</w:t>
        </w:r>
      </w:ins>
      <w:ins w:id="217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y</m:t>
            </m:r>
          </m:e>
        </m:acc>
      </m:oMath>
      <w:ins w:id="218" w:author="PR Preview" w:date="2026-01-01T00:00:00Z">
        <w:r>
          <w:t xml:space="preserve"> </w:t>
        </w:r>
      </w:ins>
      <w:ins w:id="219" w:author="PR Preview" w:date="2026-01-01T00:00:00Z">
        <w:r>
          <w:t xml:space="preserve">with</w:t>
        </w:r>
      </w:ins>
      <w:ins w:id="220" w:author="PR Preview" w:date="2026-01-01T00:00:00Z">
        <w:r>
          <w:t xml:space="preserve"> </w:t>
        </w:r>
      </w:ins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t</m:t>
        </m:r>
      </m:oMath>
      <w:ins w:id="221" w:author="PR Preview" w:date="2026-01-01T00:00:00Z">
        <w:r>
          <w:t xml:space="preserve">, so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:</m:t>
                  </m:r>
                  <m:r>
                    <m:t> 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f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(disjoint events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:</m:t>
                  </m:r>
                  <m:r>
                    <m:t> 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t> 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(factorization)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:</m:t>
                  </m:r>
                  <m:r>
                    <m:t> 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t> 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 has 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:</m:t>
                  </m:r>
                  <m:r>
                    <m:t> 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common term)</m:t>
              </m:r>
            </m:e>
          </m:eqArr>
        </m:oMath>
      </m:oMathPara>
    </w:p>
    <w:p>
      <w:pPr>
        <w:pStyle w:val="FirstParagraph"/>
      </w:pPr>
      <w:ins w:id="222" w:author="PR Preview" w:date="2026-01-01T00:00:00Z">
        <w:r>
          <w:t xml:space="preserve">This is positive, so</w:t>
        </w:r>
      </w:ins>
      <w:ins w:id="223" w:author="PR Preview" w:date="2026-01-01T00:00:00Z">
        <w:r>
          <w:t xml:space="preserve"> </w:t>
        </w:r>
      </w:ins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ins w:id="224" w:author="PR Preview" w:date="2026-01-01T00:00:00Z">
        <w:r>
          <w:t xml:space="preserve">.</w:t>
        </w:r>
      </w:ins>
      <w:ins w:id="225" w:author="PR Preview" w:date="2026-01-01T00:00:00Z">
        <w:r>
          <w:t xml:space="preserve"> </w:t>
        </w:r>
      </w:ins>
      <w:ins w:id="226" w:author="PR Preview" w:date="2026-01-01T00:00:00Z">
        <w:r>
          <w:t xml:space="preserve">For a sample</w:t>
        </w:r>
      </w:ins>
      <w:ins w:id="227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</m:oMath>
      <w:ins w:id="228" w:author="PR Preview" w:date="2026-01-01T00:00:00Z">
        <w:r>
          <w:t xml:space="preserve"> </w:t>
        </w:r>
      </w:ins>
      <w:ins w:id="229" w:author="PR Preview" w:date="2026-01-01T00:00:00Z">
        <w:r>
          <w:t xml:space="preserve">with</w:t>
        </w:r>
      </w:ins>
      <w:ins w:id="230" w:author="PR Preview" w:date="2026-01-01T00:00:00Z">
        <w:r>
          <w:t xml:space="preserve"> </w:t>
        </w:r>
      </w:ins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t</m:t>
        </m:r>
      </m:oMath>
      <w:ins w:id="231" w:author="PR Preview" w:date="2026-01-01T00:00:00Z">
        <w:r>
          <w:t xml:space="preserve">,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;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num>
                <m:den>
                  <m:limLow>
                    <m:e>
                      <m:r>
                        <m:rPr>
                          <m:sty m:val="p"/>
                        </m:rPr>
                        <m:t>Pr</m:t>
                      </m:r>
                    </m:e>
                    <m:lim>
                      <m:r>
                        <m:t>θ</m:t>
                      </m:r>
                    </m:lim>
                  </m:limLow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t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h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t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:</m:t>
                      </m:r>
                      <m:r>
                        <m:t> 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(factorization, and 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:</m:t>
                      </m:r>
                      <m:r>
                        <m:t> 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ins w:id="232" w:author="PR Preview" w:date="2026-01-01T00:00:00Z">
        <w:r>
          <w:t xml:space="preserve">which does not depend on</w:t>
        </w:r>
      </w:ins>
      <w:ins w:id="233" w:author="PR Preview" w:date="2026-01-01T00:00:00Z">
        <w:r>
          <w:t xml:space="preserve"> </w:t>
        </w:r>
      </w:ins>
      <m:oMath>
        <m:r>
          <m:t>θ</m:t>
        </m:r>
      </m:oMath>
      <w:ins w:id="234" w:author="PR Preview" w:date="2026-01-01T00:00:00Z">
        <w:r>
          <w:t xml:space="preserve">.</w:t>
        </w:r>
      </w:ins>
      <w:ins w:id="235" w:author="PR Preview" w:date="2026-01-01T00:00:00Z">
        <w:r>
          <w:t xml:space="preserve"> </w:t>
        </w:r>
      </w:ins>
      <w:ins w:id="236" w:author="PR Preview" w:date="2026-01-01T00:00:00Z">
        <w:r>
          <w:t xml:space="preserve">For a sample</w:t>
        </w:r>
      </w:ins>
      <w:ins w:id="237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</m:oMath>
      <w:ins w:id="238" w:author="PR Preview" w:date="2026-01-01T00:00:00Z">
        <w:r>
          <w:t xml:space="preserve"> </w:t>
        </w:r>
      </w:ins>
      <w:ins w:id="239" w:author="PR Preview" w:date="2026-01-01T00:00:00Z">
        <w:r>
          <w:t xml:space="preserve">with</w:t>
        </w:r>
      </w:ins>
      <w:ins w:id="240" w:author="PR Preview" w:date="2026-01-01T00:00:00Z">
        <w:r>
          <w:t xml:space="preserve"> </w:t>
        </w:r>
      </w:ins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≠</m:t>
        </m:r>
        <m:r>
          <m:t>t</m:t>
        </m:r>
      </m:oMath>
      <w:ins w:id="241" w:author="PR Preview" w:date="2026-01-01T00:00:00Z">
        <w:r>
          <w:t xml:space="preserve"> </w:t>
        </w:r>
      </w:ins>
      <w:ins w:id="242" w:author="PR Preview" w:date="2026-01-01T00:00:00Z">
        <w:r>
          <w:t xml:space="preserve">the conditional probability is zero,</w:t>
        </w:r>
      </w:ins>
      <w:ins w:id="243" w:author="PR Preview" w:date="2026-01-01T00:00:00Z">
        <w:r>
          <w:t xml:space="preserve"> </w:t>
        </w:r>
      </w:ins>
      <w:ins w:id="244" w:author="PR Preview" w:date="2026-01-01T00:00:00Z">
        <w:r>
          <w:t xml:space="preserve">which does not depend on</w:t>
        </w:r>
      </w:ins>
      <w:ins w:id="245" w:author="PR Preview" w:date="2026-01-01T00:00:00Z">
        <w:r>
          <w:t xml:space="preserve"> </w:t>
        </w:r>
      </w:ins>
      <m:oMath>
        <m:r>
          <m:t>θ</m:t>
        </m:r>
      </m:oMath>
      <w:ins w:id="246" w:author="PR Preview" w:date="2026-01-01T00:00:00Z">
        <w:r>
          <w:t xml:space="preserve"> </w:t>
        </w:r>
      </w:ins>
      <w:ins w:id="247" w:author="PR Preview" w:date="2026-01-01T00:00:00Z">
        <w:r>
          <w:t xml:space="preserve">either.</w:t>
        </w:r>
      </w:ins>
      <w:ins w:id="248" w:author="PR Preview" w:date="2026-01-01T00:00:00Z">
        <w:r>
          <w:t xml:space="preserve"> </w:t>
        </w:r>
      </w:ins>
      <w:ins w:id="249" w:author="PR Preview" w:date="2026-01-01T00:00:00Z">
        <w:r>
          <w:t xml:space="preserve">So</w:t>
        </w:r>
      </w:ins>
      <w:ins w:id="250" w:author="PR Preview" w:date="2026-01-01T00:00:00Z">
        <w:r>
          <w:t xml:space="preserve"> </w:t>
        </w:r>
      </w:ins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ins w:id="251" w:author="PR Preview" w:date="2026-01-01T00:00:00Z">
        <w:r>
          <w:t xml:space="preserve"> </w:t>
        </w:r>
      </w:ins>
      <w:ins w:id="252" w:author="PR Preview" w:date="2026-01-01T00:00:00Z">
        <w:r>
          <w:t xml:space="preserve">is sufficient.</w:t>
        </w:r>
      </w:ins>
    </w:p>
    <w:bookmarkStart w:id="23" w:name="exm-poisson-sufficient"/>
    <w:p>
      <w:pPr>
        <w:pStyle w:val="BodyText"/>
      </w:pPr>
      <w:ins w:id="253" w:author="PR Preview" w:date="2026-01-01T00:00:00Z">
        <w:r>
          <w:rPr>
            <w:b/>
            <w:bCs/>
          </w:rPr>
          <w:t xml:space="preserve">Example 1 (The sum is sufficient for a Poisson rate)</w:t>
        </w:r>
      </w:ins>
      <w:ins w:id="254" w:author="PR Preview" w:date="2026-01-01T00:00:00Z">
        <w:r>
          <w:t xml:space="preserve"> </w:t>
        </w:r>
      </w:ins>
      <w:ins w:id="255" w:author="PR Preview" w:date="2026-01-01T00:00:00Z">
        <w:r>
          <w:t xml:space="preserve">Let</w:t>
        </w:r>
      </w:ins>
      <w:ins w:id="256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ins w:id="257" w:author="PR Preview" w:date="2026-01-01T00:00:00Z">
        <w:r>
          <w:t xml:space="preserve"> </w:t>
        </w:r>
      </w:ins>
      <w:ins w:id="258" w:author="PR Preview" w:date="2026-01-01T00:00:00Z">
        <w:r>
          <w:t xml:space="preserve">and</w:t>
        </w:r>
      </w:ins>
      <w:ins w:id="259" w:author="PR Preview" w:date="2026-01-01T00:00:00Z">
        <w:r>
          <w:t xml:space="preserve"> </w:t>
        </w:r>
      </w:ins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ins w:id="260" w:author="PR Preview" w:date="2026-01-01T00:00:00Z">
        <w:r>
          <w:t xml:space="preserve">.</w:t>
        </w:r>
      </w:ins>
      <w:ins w:id="261" w:author="PR Preview" w:date="2026-01-01T00:00:00Z">
        <w:r>
          <w:t xml:space="preserve"> </w:t>
        </w:r>
      </w:ins>
      <w:ins w:id="262" w:author="PR Preview" w:date="2026-01-01T00:00:00Z">
        <w:r>
          <w:t xml:space="preserve">The joint mass function of the sample is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Poisson mass functions)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sSup>
                <m:e>
                  <m:r>
                    <m:t>λ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factors)</m:t>
              </m:r>
            </m:e>
          </m:eqArr>
        </m:oMath>
      </m:oMathPara>
    </w:p>
    <w:p>
      <w:pPr>
        <w:pStyle w:val="FirstParagraph"/>
      </w:pPr>
      <w:ins w:id="263" w:author="PR Preview" w:date="2026-01-01T00:00:00Z">
        <w:r>
          <w:t xml:space="preserve">This has the form of</w:t>
        </w:r>
      </w:ins>
      <w:ins w:id="264" w:author="PR Preview" w:date="2026-01-01T00:00:00Z">
        <w:r>
          <w:t xml:space="preserve"> </w:t>
        </w:r>
      </w:ins>
      <w:hyperlink w:anchor="eq-factorization">
        <w:ins w:id="265" w:author="PR Preview" w:date="2026-01-01T00:00:00Z">
          <w:r>
            <w:rPr>
              <w:rStyle w:val="Hyperlink"/>
            </w:rPr>
            <w:t xml:space="preserve">Equation 2</w:t>
          </w:r>
        </w:ins>
      </w:hyperlink>
      <w:ins w:id="266" w:author="PR Preview" w:date="2026-01-01T00:00:00Z">
        <w:r>
          <w:t xml:space="preserve"> </w:t>
        </w:r>
      </w:ins>
      <w:ins w:id="267" w:author="PR Preview" w:date="2026-01-01T00:00:00Z">
        <w:r>
          <w:t xml:space="preserve">with</w:t>
        </w:r>
      </w:ins>
      <w:ins w:id="268" w:author="PR Preview" w:date="2026-01-01T00:00:00Z">
        <w:r>
          <w:t xml:space="preserve"> </w:t>
        </w:r>
      </w:ins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  <m:r>
              <m:t>λ</m:t>
            </m:r>
          </m:sup>
        </m:sSup>
        <m:sSup>
          <m:e>
            <m:r>
              <m:t>λ</m:t>
            </m:r>
          </m:e>
          <m:sup>
            <m:r>
              <m:t>t</m:t>
            </m:r>
          </m:sup>
        </m:sSup>
      </m:oMath>
      <w:ins w:id="269" w:author="PR Preview" w:date="2026-01-01T00:00:00Z">
        <w:r>
          <w:t xml:space="preserve"> </w:t>
        </w:r>
      </w:ins>
      <w:ins w:id="270" w:author="PR Preview" w:date="2026-01-01T00:00:00Z">
        <w:r>
          <w:t xml:space="preserve">and</w:t>
        </w:r>
      </w:ins>
      <w:ins w:id="271" w:author="PR Preview" w:date="2026-01-01T00:00:00Z">
        <w:r>
          <w:t xml:space="preserve"> </w:t>
        </w:r>
      </w:ins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/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ins w:id="272" w:author="PR Preview" w:date="2026-01-01T00:00:00Z">
        <w:r>
          <w:t xml:space="preserve">,</w:t>
        </w:r>
      </w:ins>
      <w:ins w:id="273" w:author="PR Preview" w:date="2026-01-01T00:00:00Z">
        <w:r>
          <w:t xml:space="preserve"> </w:t>
        </w:r>
      </w:ins>
      <w:ins w:id="274" w:author="PR Preview" w:date="2026-01-01T00:00:00Z">
        <w:r>
          <w:t xml:space="preserve">where</w:t>
        </w:r>
      </w:ins>
      <w:ins w:id="275" w:author="PR Preview" w:date="2026-01-01T00:00:00Z">
        <w:r>
          <w:t xml:space="preserve"> </w:t>
        </w:r>
      </w:ins>
      <m:oMath>
        <m:r>
          <m:t>t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ins w:id="276" w:author="PR Preview" w:date="2026-01-01T00:00:00Z">
        <w:r>
          <w:t xml:space="preserve">.</w:t>
        </w:r>
      </w:ins>
      <w:ins w:id="277" w:author="PR Preview" w:date="2026-01-01T00:00:00Z">
        <w:r>
          <w:t xml:space="preserve"> </w:t>
        </w:r>
      </w:ins>
      <w:ins w:id="278" w:author="PR Preview" w:date="2026-01-01T00:00:00Z">
        <w:r>
          <w:t xml:space="preserve">So the sum</w:t>
        </w:r>
      </w:ins>
      <w:ins w:id="279" w:author="PR Preview" w:date="2026-01-01T00:00:00Z">
        <w:r>
          <w:t xml:space="preserve"> </w:t>
        </w:r>
      </w:ins>
      <m:oMath>
        <m:r>
          <m:t>S</m:t>
        </m:r>
      </m:oMath>
      <w:ins w:id="280" w:author="PR Preview" w:date="2026-01-01T00:00:00Z">
        <w:r>
          <w:t xml:space="preserve"> </w:t>
        </w:r>
      </w:ins>
      <w:ins w:id="281" w:author="PR Preview" w:date="2026-01-01T00:00:00Z">
        <w:r>
          <w:t xml:space="preserve">is</w:t>
        </w:r>
      </w:ins>
      <w:ins w:id="282" w:author="PR Preview" w:date="2026-01-01T00:00:00Z">
        <w:r>
          <w:t xml:space="preserve"> </w:t>
        </w:r>
      </w:ins>
      <w:hyperlink w:anchor="def-sufficient">
        <w:ins w:id="283" w:author="PR Preview" w:date="2026-01-01T00:00:00Z">
          <w:r>
            <w:rPr>
              <w:rStyle w:val="Hyperlink"/>
            </w:rPr>
            <w:t xml:space="preserve">sufficient</w:t>
          </w:r>
        </w:ins>
      </w:hyperlink>
      <w:ins w:id="284" w:author="PR Preview" w:date="2026-01-01T00:00:00Z">
        <w:r>
          <w:t xml:space="preserve"> </w:t>
        </w:r>
      </w:ins>
      <w:ins w:id="285" w:author="PR Preview" w:date="2026-01-01T00:00:00Z">
        <w:r>
          <w:t xml:space="preserve">for</w:t>
        </w:r>
      </w:ins>
      <w:ins w:id="286" w:author="PR Preview" w:date="2026-01-01T00:00:00Z">
        <w:r>
          <w:t xml:space="preserve"> </w:t>
        </w:r>
      </w:ins>
      <m:oMath>
        <m:r>
          <m:t>λ</m:t>
        </m:r>
      </m:oMath>
      <w:ins w:id="287" w:author="PR Preview" w:date="2026-01-01T00:00:00Z">
        <w:r>
          <w:t xml:space="preserve"> </w:t>
        </w:r>
      </w:ins>
      <w:ins w:id="288" w:author="PR Preview" w:date="2026-01-01T00:00:00Z">
        <w:r>
          <w:t xml:space="preserve">by</w:t>
        </w:r>
      </w:ins>
      <w:ins w:id="289" w:author="PR Preview" w:date="2026-01-01T00:00:00Z">
        <w:r>
          <w:t xml:space="preserve"> </w:t>
        </w:r>
      </w:ins>
      <w:hyperlink w:anchor="thm-factorization">
        <w:ins w:id="290" w:author="PR Preview" w:date="2026-01-01T00:00:00Z">
          <w:r>
            <w:rPr>
              <w:rStyle w:val="Hyperlink"/>
            </w:rPr>
            <w:t xml:space="preserve">Theorem 1</w:t>
          </w:r>
        </w:ins>
      </w:hyperlink>
      <w:ins w:id="291" w:author="PR Preview" w:date="2026-01-01T00:00:00Z">
        <w:r>
          <w:t xml:space="preserve">.</w:t>
        </w:r>
      </w:ins>
    </w:p>
    <w:bookmarkEnd w:id="23"/>
    <w:bookmarkEnd w:id="24"/>
    <w:bookmarkStart w:id="49" w:name="sec-rao-blackwell"/>
    <w:p>
      <w:pPr>
        <w:pStyle w:val="Heading2"/>
      </w:pPr>
      <w:ins w:id="292" w:author="PR Preview" w:date="2026-01-01T00:00:00Z">
        <w:r>
          <w:t xml:space="preserve">2 The Rao–Blackwell theorem</w:t>
        </w:r>
      </w:ins>
    </w:p>
    <w:bookmarkStart w:id="26" w:name="def-rao-blackwellized"/>
    <w:p>
      <w:pPr>
        <w:pStyle w:val="FirstParagraph"/>
      </w:pPr>
      <w:ins w:id="293" w:author="PR Preview" w:date="2026-01-01T00:00:00Z">
        <w:r>
          <w:rPr>
            <w:b/>
            <w:bCs/>
          </w:rPr>
          <w:t xml:space="preserve">Definition 3 (Rao–Blackwellized estimator)</w:t>
        </w:r>
      </w:ins>
      <w:ins w:id="294" w:author="PR Preview" w:date="2026-01-01T00:00:00Z">
        <w:r>
          <w:t xml:space="preserve"> </w:t>
        </w:r>
      </w:ins>
      <w:ins w:id="295" w:author="PR Preview" w:date="2026-01-01T00:00:00Z">
        <w:r>
          <w:t xml:space="preserve">Let</w:t>
        </w:r>
      </w:ins>
      <w:ins w:id="296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θ</m:t>
            </m:r>
          </m:e>
        </m:acc>
      </m:oMath>
      <w:ins w:id="297" w:author="PR Preview" w:date="2026-01-01T00:00:00Z">
        <w:r>
          <w:t xml:space="preserve"> </w:t>
        </w:r>
      </w:ins>
      <w:ins w:id="298" w:author="PR Preview" w:date="2026-01-01T00:00:00Z">
        <w:r>
          <w:t xml:space="preserve">be an</w:t>
        </w:r>
      </w:ins>
      <w:ins w:id="299" w:author="PR Preview" w:date="2026-01-01T00:00:00Z">
        <w:r>
          <w:t xml:space="preserve"> </w:t>
        </w:r>
      </w:ins>
      <w:hyperlink r:id="rId10">
        <w:ins w:id="300" w:author="PR Preview" w:date="2026-01-01T00:00:00Z">
          <w:r>
            <w:rPr>
              <w:rStyle w:val="Hyperlink"/>
            </w:rPr>
            <w:t xml:space="preserve">estimator</w:t>
          </w:r>
        </w:ins>
      </w:hyperlink>
      <w:ins w:id="301" w:author="PR Preview" w:date="2026-01-01T00:00:00Z">
        <w:r>
          <w:t xml:space="preserve"> </w:t>
        </w:r>
      </w:ins>
      <w:ins w:id="302" w:author="PR Preview" w:date="2026-01-01T00:00:00Z">
        <w:r>
          <w:t xml:space="preserve">of</w:t>
        </w:r>
      </w:ins>
      <w:ins w:id="303" w:author="PR Preview" w:date="2026-01-01T00:00:00Z">
        <w:r>
          <w:t xml:space="preserve"> </w:t>
        </w:r>
      </w:ins>
      <m:oMath>
        <m:r>
          <m:t>θ</m:t>
        </m:r>
      </m:oMath>
      <w:ins w:id="304" w:author="PR Preview" w:date="2026-01-01T00:00:00Z">
        <w:r>
          <w:t xml:space="preserve">,</w:t>
        </w:r>
      </w:ins>
      <w:ins w:id="305" w:author="PR Preview" w:date="2026-01-01T00:00:00Z">
        <w:r>
          <w:t xml:space="preserve"> </w:t>
        </w:r>
      </w:ins>
      <w:ins w:id="306" w:author="PR Preview" w:date="2026-01-01T00:00:00Z">
        <w:r>
          <w:t xml:space="preserve">and let</w:t>
        </w:r>
      </w:ins>
      <w:ins w:id="307" w:author="PR Preview" w:date="2026-01-01T00:00:00Z">
        <w:r>
          <w:t xml:space="preserve"> </w:t>
        </w:r>
      </w:ins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ins w:id="308" w:author="PR Preview" w:date="2026-01-01T00:00:00Z">
        <w:r>
          <w:t xml:space="preserve"> </w:t>
        </w:r>
      </w:ins>
      <w:ins w:id="309" w:author="PR Preview" w:date="2026-01-01T00:00:00Z">
        <w:r>
          <w:t xml:space="preserve">be a</w:t>
        </w:r>
      </w:ins>
      <w:ins w:id="310" w:author="PR Preview" w:date="2026-01-01T00:00:00Z">
        <w:r>
          <w:t xml:space="preserve"> </w:t>
        </w:r>
      </w:ins>
      <w:hyperlink w:anchor="def-sufficient">
        <w:ins w:id="311" w:author="PR Preview" w:date="2026-01-01T00:00:00Z">
          <w:r>
            <w:rPr>
              <w:rStyle w:val="Hyperlink"/>
            </w:rPr>
            <w:t xml:space="preserve">sufficient</w:t>
          </w:r>
        </w:ins>
      </w:hyperlink>
      <w:ins w:id="312" w:author="PR Preview" w:date="2026-01-01T00:00:00Z">
        <w:r>
          <w:t xml:space="preserve"> </w:t>
        </w:r>
      </w:ins>
      <w:ins w:id="313" w:author="PR Preview" w:date="2026-01-01T00:00:00Z">
        <w:r>
          <w:t xml:space="preserve">statistic for</w:t>
        </w:r>
      </w:ins>
      <w:ins w:id="314" w:author="PR Preview" w:date="2026-01-01T00:00:00Z">
        <w:r>
          <w:t xml:space="preserve"> </w:t>
        </w:r>
      </w:ins>
      <m:oMath>
        <m:r>
          <m:t>θ</m:t>
        </m:r>
      </m:oMath>
      <w:ins w:id="315" w:author="PR Preview" w:date="2026-01-01T00:00:00Z">
        <w:r>
          <w:t xml:space="preserve">.</w:t>
        </w:r>
      </w:ins>
      <w:ins w:id="316" w:author="PR Preview" w:date="2026-01-01T00:00:00Z">
        <w:r>
          <w:t xml:space="preserve"> </w:t>
        </w:r>
      </w:ins>
      <w:ins w:id="317" w:author="PR Preview" w:date="2026-01-01T00:00:00Z">
        <w:r>
          <w:t xml:space="preserve">The</w:t>
        </w:r>
      </w:ins>
      <w:ins w:id="318" w:author="PR Preview" w:date="2026-01-01T00:00:00Z">
        <w:r>
          <w:t xml:space="preserve"> </w:t>
        </w:r>
      </w:ins>
      <w:ins w:id="319" w:author="PR Preview" w:date="2026-01-01T00:00:00Z">
        <w:r>
          <w:rPr>
            <w:b/>
            <w:bCs/>
          </w:rPr>
          <w:t xml:space="preserve">Rao–Blackwellized estimator</w:t>
        </w:r>
      </w:ins>
      <w:ins w:id="320" w:author="PR Preview" w:date="2026-01-01T00:00:00Z">
        <w:r>
          <w:t xml:space="preserve"> </w:t>
        </w:r>
      </w:ins>
      <w:ins w:id="321" w:author="PR Preview" w:date="2026-01-01T00:00:00Z">
        <w:r>
          <w:t xml:space="preserve">is the conditional expectation of</w:t>
        </w:r>
      </w:ins>
      <w:ins w:id="322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θ</m:t>
            </m:r>
          </m:e>
        </m:acc>
      </m:oMath>
      <w:ins w:id="323" w:author="PR Preview" w:date="2026-01-01T00:00:00Z">
        <w:r>
          <w:t xml:space="preserve"> </w:t>
        </w:r>
      </w:ins>
      <w:ins w:id="324" w:author="PR Preview" w:date="2026-01-01T00:00:00Z">
        <w:r>
          <w:t xml:space="preserve">given the statistic:</w:t>
        </w:r>
      </w:ins>
    </w:p>
    <w:p>
      <w:pPr>
        <w:pStyle w:val="BodyText"/>
      </w:pPr>
      <w:bookmarkStart w:id="25" w:name="eq-rao-blackwellize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B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∣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7" w:name="lem-rb-statistic"/>
    <w:p>
      <w:pPr>
        <w:pStyle w:val="FirstParagraph"/>
      </w:pPr>
      <w:ins w:id="325" w:author="PR Preview" w:date="2026-01-01T00:00:00Z">
        <w:r>
          <w:rPr>
            <w:b/>
            <w:bCs/>
          </w:rPr>
          <w:t xml:space="preserve">Lemma 1 (The Rao–Blackwellized estimator is a statistic)</w:t>
        </w:r>
      </w:ins>
      <w:ins w:id="326" w:author="PR Preview" w:date="2026-01-01T00:00:00Z">
        <w:r>
          <w:t xml:space="preserve"> </w:t>
        </w:r>
      </w:ins>
      <w:ins w:id="327" w:author="PR Preview" w:date="2026-01-01T00:00:00Z">
        <w:r>
          <w:t xml:space="preserve">Let</w:t>
        </w:r>
      </w:ins>
      <w:ins w:id="328" w:author="PR Preview" w:date="2026-01-01T00:00:00Z">
        <w:r>
          <w:t xml:space="preserve"> </w:t>
        </w:r>
      </w:ins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ins w:id="329" w:author="PR Preview" w:date="2026-01-01T00:00:00Z">
        <w:r>
          <w:t xml:space="preserve"> </w:t>
        </w:r>
      </w:ins>
      <w:ins w:id="330" w:author="PR Preview" w:date="2026-01-01T00:00:00Z">
        <w:r>
          <w:t xml:space="preserve">be a</w:t>
        </w:r>
      </w:ins>
      <w:ins w:id="331" w:author="PR Preview" w:date="2026-01-01T00:00:00Z">
        <w:r>
          <w:t xml:space="preserve"> </w:t>
        </w:r>
      </w:ins>
      <w:hyperlink w:anchor="def-sufficient">
        <w:ins w:id="332" w:author="PR Preview" w:date="2026-01-01T00:00:00Z">
          <w:r>
            <w:rPr>
              <w:rStyle w:val="Hyperlink"/>
            </w:rPr>
            <w:t xml:space="preserve">sufficient</w:t>
          </w:r>
        </w:ins>
      </w:hyperlink>
      <w:ins w:id="333" w:author="PR Preview" w:date="2026-01-01T00:00:00Z">
        <w:r>
          <w:t xml:space="preserve"> </w:t>
        </w:r>
      </w:ins>
      <w:ins w:id="334" w:author="PR Preview" w:date="2026-01-01T00:00:00Z">
        <w:r>
          <w:t xml:space="preserve">statistic for</w:t>
        </w:r>
      </w:ins>
      <w:ins w:id="335" w:author="PR Preview" w:date="2026-01-01T00:00:00Z">
        <w:r>
          <w:t xml:space="preserve"> </w:t>
        </w:r>
      </w:ins>
      <m:oMath>
        <m:r>
          <m:t>θ</m:t>
        </m:r>
      </m:oMath>
      <w:ins w:id="336" w:author="PR Preview" w:date="2026-01-01T00:00:00Z">
        <w:r>
          <w:t xml:space="preserve"> </w:t>
        </w:r>
      </w:ins>
      <w:ins w:id="337" w:author="PR Preview" w:date="2026-01-01T00:00:00Z">
        <w:r>
          <w:t xml:space="preserve">and</w:t>
        </w:r>
      </w:ins>
      <w:ins w:id="338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θ</m:t>
            </m:r>
          </m:e>
        </m:acc>
      </m:oMath>
      <w:ins w:id="339" w:author="PR Preview" w:date="2026-01-01T00:00:00Z">
        <w:r>
          <w:t xml:space="preserve"> </w:t>
        </w:r>
      </w:ins>
      <w:ins w:id="340" w:author="PR Preview" w:date="2026-01-01T00:00:00Z">
        <w:r>
          <w:t xml:space="preserve">an estimator of</w:t>
        </w:r>
      </w:ins>
      <w:ins w:id="341" w:author="PR Preview" w:date="2026-01-01T00:00:00Z">
        <w:r>
          <w:t xml:space="preserve"> </w:t>
        </w:r>
      </w:ins>
      <m:oMath>
        <m:r>
          <m:t>θ</m:t>
        </m:r>
      </m:oMath>
      <w:ins w:id="342" w:author="PR Preview" w:date="2026-01-01T00:00:00Z">
        <w:r>
          <w:t xml:space="preserve">.</w:t>
        </w:r>
      </w:ins>
      <w:ins w:id="343" w:author="PR Preview" w:date="2026-01-01T00:00:00Z">
        <w:r>
          <w:t xml:space="preserve"> </w:t>
        </w:r>
      </w:ins>
      <w:ins w:id="344" w:author="PR Preview" w:date="2026-01-01T00:00:00Z">
        <w:r>
          <w:t xml:space="preserve">Then</w:t>
        </w:r>
      </w:ins>
      <w:ins w:id="345" w:author="PR Preview" w:date="2026-01-01T00:00:00Z">
        <w:r>
          <w:t xml:space="preserve"> </w:t>
        </w:r>
      </w:ins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</m:e>
        </m:d>
        <m:r>
          <m:t>​</m:t>
        </m:r>
      </m:oMath>
      <w:ins w:id="346" w:author="PR Preview" w:date="2026-01-01T00:00:00Z">
        <w:r>
          <w:t xml:space="preserve"> </w:t>
        </w:r>
      </w:ins>
      <w:ins w:id="347" w:author="PR Preview" w:date="2026-01-01T00:00:00Z">
        <w:r>
          <w:t xml:space="preserve">does not depend on</w:t>
        </w:r>
      </w:ins>
      <w:ins w:id="348" w:author="PR Preview" w:date="2026-01-01T00:00:00Z">
        <w:r>
          <w:t xml:space="preserve"> </w:t>
        </w:r>
      </w:ins>
      <m:oMath>
        <m:r>
          <m:t>θ</m:t>
        </m:r>
      </m:oMath>
      <w:ins w:id="349" w:author="PR Preview" w:date="2026-01-01T00:00:00Z">
        <w:r>
          <w:t xml:space="preserve">,</w:t>
        </w:r>
      </w:ins>
      <w:ins w:id="350" w:author="PR Preview" w:date="2026-01-01T00:00:00Z">
        <w:r>
          <w:t xml:space="preserve"> </w:t>
        </w:r>
      </w:ins>
      <w:ins w:id="351" w:author="PR Preview" w:date="2026-01-01T00:00:00Z">
        <w:r>
          <w:t xml:space="preserve">so it is a</w:t>
        </w:r>
      </w:ins>
      <w:ins w:id="352" w:author="PR Preview" w:date="2026-01-01T00:00:00Z">
        <w:r>
          <w:t xml:space="preserve"> </w:t>
        </w:r>
      </w:ins>
      <w:hyperlink w:anchor="def-statistic">
        <w:ins w:id="353" w:author="PR Preview" w:date="2026-01-01T00:00:00Z">
          <w:r>
            <w:rPr>
              <w:rStyle w:val="Hyperlink"/>
            </w:rPr>
            <w:t xml:space="preserve">statistic</w:t>
          </w:r>
        </w:ins>
      </w:hyperlink>
      <w:ins w:id="354" w:author="PR Preview" w:date="2026-01-01T00:00:00Z">
        <w:r>
          <w:t xml:space="preserve"> </w:t>
        </w:r>
      </w:ins>
      <w:ins w:id="355" w:author="PR Preview" w:date="2026-01-01T00:00:00Z">
        <w:r>
          <w:t xml:space="preserve">and an estimator.</w:t>
        </w:r>
      </w:ins>
    </w:p>
    <w:bookmarkEnd w:id="27"/>
    <w:p>
      <w:pPr>
        <w:pStyle w:val="BodyText"/>
      </w:pPr>
      <w:ins w:id="356" w:author="PR Preview" w:date="2026-01-01T00:00:00Z">
        <w:r>
          <w:rPr>
            <w:i/>
            <w:iCs/>
          </w:rPr>
          <w:t xml:space="preserve">Proof</w:t>
        </w:r>
      </w:ins>
      <w:ins w:id="357" w:author="PR Preview" w:date="2026-01-01T00:00:00Z">
        <w:r>
          <w:t xml:space="preserve">. </w:t>
        </w:r>
      </w:ins>
      <w:ins w:id="358" w:author="PR Preview" w:date="2026-01-01T00:00:00Z">
        <w:r>
          <w:t xml:space="preserve">Take a discrete sample, and fix a value</w:t>
        </w:r>
      </w:ins>
      <w:ins w:id="359" w:author="PR Preview" w:date="2026-01-01T00:00:00Z">
        <w:r>
          <w:t xml:space="preserve"> </w:t>
        </w:r>
      </w:ins>
      <m:oMath>
        <m:r>
          <m:t>t</m:t>
        </m:r>
      </m:oMath>
      <w:ins w:id="360" w:author="PR Preview" w:date="2026-01-01T00:00:00Z">
        <w:r>
          <w:t xml:space="preserve"> </w:t>
        </w:r>
      </w:ins>
      <w:ins w:id="361" w:author="PR Preview" w:date="2026-01-01T00:00:00Z">
        <w:r>
          <w:t xml:space="preserve">that</w:t>
        </w:r>
      </w:ins>
      <w:ins w:id="362" w:author="PR Preview" w:date="2026-01-01T00:00:00Z">
        <w:r>
          <w:t xml:space="preserve"> </w:t>
        </w:r>
      </w:ins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ins w:id="363" w:author="PR Preview" w:date="2026-01-01T00:00:00Z">
        <w:r>
          <w:t xml:space="preserve"> </w:t>
        </w:r>
      </w:ins>
      <w:ins w:id="364" w:author="PR Preview" w:date="2026-01-01T00:00:00Z">
        <w:r>
          <w:t xml:space="preserve">takes with positive probability.</w:t>
        </w:r>
      </w:ins>
      <w:ins w:id="365" w:author="PR Preview" w:date="2026-01-01T00:00:00Z">
        <w:r>
          <w:t xml:space="preserve"> </w:t>
        </w:r>
      </w:ins>
      <w:ins w:id="366" w:author="PR Preview" w:date="2026-01-01T00:00:00Z">
        <w:r>
          <w:t xml:space="preserve">Write</w:t>
        </w:r>
      </w:ins>
      <w:ins w:id="367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ins w:id="368" w:author="PR Preview" w:date="2026-01-01T00:00:00Z">
        <w:r>
          <w:t xml:space="preserve">.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sub>
                <m:sup>
                  <m:r>
                    <m:t>​</m:t>
                  </m:r>
                </m: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expectation)</m:t>
              </m:r>
            </m:e>
          </m:eqArr>
        </m:oMath>
      </m:oMathPara>
    </w:p>
    <w:p>
      <w:pPr>
        <w:pStyle w:val="FirstParagraph"/>
      </w:pPr>
      <w:ins w:id="369" w:author="PR Preview" w:date="2026-01-01T00:00:00Z">
        <w:r>
          <w:t xml:space="preserve">Each term involves</w:t>
        </w:r>
      </w:ins>
      <w:ins w:id="370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θ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ins w:id="371" w:author="PR Preview" w:date="2026-01-01T00:00:00Z">
        <w:r>
          <w:t xml:space="preserve">, which does not depend on</w:t>
        </w:r>
      </w:ins>
      <w:ins w:id="372" w:author="PR Preview" w:date="2026-01-01T00:00:00Z">
        <w:r>
          <w:t xml:space="preserve"> </w:t>
        </w:r>
      </w:ins>
      <m:oMath>
        <m:r>
          <m:t>θ</m:t>
        </m:r>
      </m:oMath>
      <w:ins w:id="373" w:author="PR Preview" w:date="2026-01-01T00:00:00Z">
        <w:r>
          <w:t xml:space="preserve">,</w:t>
        </w:r>
      </w:ins>
      <w:ins w:id="374" w:author="PR Preview" w:date="2026-01-01T00:00:00Z">
        <w:r>
          <w:t xml:space="preserve"> </w:t>
        </w:r>
      </w:ins>
      <w:ins w:id="375" w:author="PR Preview" w:date="2026-01-01T00:00:00Z">
        <w:r>
          <w:t xml:space="preserve">and the conditional probability, which does not depend on</w:t>
        </w:r>
      </w:ins>
      <w:ins w:id="376" w:author="PR Preview" w:date="2026-01-01T00:00:00Z">
        <w:r>
          <w:t xml:space="preserve"> </w:t>
        </w:r>
      </w:ins>
      <m:oMath>
        <m:r>
          <m:t>θ</m:t>
        </m:r>
      </m:oMath>
      <w:ins w:id="377" w:author="PR Preview" w:date="2026-01-01T00:00:00Z">
        <w:r>
          <w:t xml:space="preserve"> </w:t>
        </w:r>
      </w:ins>
      <w:ins w:id="378" w:author="PR Preview" w:date="2026-01-01T00:00:00Z">
        <w:r>
          <w:t xml:space="preserve">by</w:t>
        </w:r>
      </w:ins>
      <w:ins w:id="379" w:author="PR Preview" w:date="2026-01-01T00:00:00Z">
        <w:r>
          <w:t xml:space="preserve"> </w:t>
        </w:r>
      </w:ins>
      <w:hyperlink w:anchor="eq-sufficient">
        <w:ins w:id="380" w:author="PR Preview" w:date="2026-01-01T00:00:00Z">
          <w:r>
            <w:rPr>
              <w:rStyle w:val="Hyperlink"/>
            </w:rPr>
            <w:t xml:space="preserve">Equation 1</w:t>
          </w:r>
        </w:ins>
      </w:hyperlink>
      <w:ins w:id="381" w:author="PR Preview" w:date="2026-01-01T00:00:00Z">
        <w:r>
          <w:t xml:space="preserve">.</w:t>
        </w:r>
      </w:ins>
      <w:ins w:id="382" w:author="PR Preview" w:date="2026-01-01T00:00:00Z">
        <w:r>
          <w:t xml:space="preserve"> </w:t>
        </w:r>
      </w:ins>
      <w:ins w:id="383" w:author="PR Preview" w:date="2026-01-01T00:00:00Z">
        <w:r>
          <w:t xml:space="preserve">So the sum does not depend on</w:t>
        </w:r>
      </w:ins>
      <w:ins w:id="384" w:author="PR Preview" w:date="2026-01-01T00:00:00Z">
        <w:r>
          <w:t xml:space="preserve"> </w:t>
        </w:r>
      </w:ins>
      <m:oMath>
        <m:r>
          <m:t>θ</m:t>
        </m:r>
      </m:oMath>
      <w:ins w:id="385" w:author="PR Preview" w:date="2026-01-01T00:00:00Z">
        <w:r>
          <w:t xml:space="preserve">.</w:t>
        </w:r>
      </w:ins>
    </w:p>
    <w:bookmarkStart w:id="29" w:name="thm-rb-unbiased"/>
    <w:p>
      <w:pPr>
        <w:pStyle w:val="BodyText"/>
      </w:pPr>
      <w:ins w:id="386" w:author="PR Preview" w:date="2026-01-01T00:00:00Z">
        <w:r>
          <w:rPr>
            <w:b/>
            <w:bCs/>
          </w:rPr>
          <w:t xml:space="preserve">Theorem 2 (Rao–Blackwellizing preserves unbiasedness)</w:t>
        </w:r>
      </w:ins>
      <w:ins w:id="387" w:author="PR Preview" w:date="2026-01-01T00:00:00Z">
        <w:r>
          <w:t xml:space="preserve"> </w:t>
        </w:r>
      </w:ins>
      <w:ins w:id="388" w:author="PR Preview" w:date="2026-01-01T00:00:00Z">
        <w:r>
          <w:t xml:space="preserve">If</w:t>
        </w:r>
      </w:ins>
      <w:ins w:id="389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θ</m:t>
            </m:r>
          </m:e>
        </m:acc>
      </m:oMath>
      <w:ins w:id="390" w:author="PR Preview" w:date="2026-01-01T00:00:00Z">
        <w:r>
          <w:t xml:space="preserve"> </w:t>
        </w:r>
      </w:ins>
      <w:ins w:id="391" w:author="PR Preview" w:date="2026-01-01T00:00:00Z">
        <w:r>
          <w:t xml:space="preserve">is an</w:t>
        </w:r>
      </w:ins>
      <w:ins w:id="392" w:author="PR Preview" w:date="2026-01-01T00:00:00Z">
        <w:r>
          <w:t xml:space="preserve"> </w:t>
        </w:r>
      </w:ins>
      <w:hyperlink r:id="rId28">
        <w:ins w:id="393" w:author="PR Preview" w:date="2026-01-01T00:00:00Z">
          <w:r>
            <w:rPr>
              <w:rStyle w:val="Hyperlink"/>
            </w:rPr>
            <w:t xml:space="preserve">unbiased</w:t>
          </w:r>
        </w:ins>
      </w:hyperlink>
      <w:ins w:id="394" w:author="PR Preview" w:date="2026-01-01T00:00:00Z">
        <w:r>
          <w:t xml:space="preserve"> </w:t>
        </w:r>
      </w:ins>
      <w:ins w:id="395" w:author="PR Preview" w:date="2026-01-01T00:00:00Z">
        <w:r>
          <w:t xml:space="preserve">estimator of</w:t>
        </w:r>
      </w:ins>
      <w:ins w:id="396" w:author="PR Preview" w:date="2026-01-01T00:00:00Z">
        <w:r>
          <w:t xml:space="preserve"> </w:t>
        </w:r>
      </w:ins>
      <m:oMath>
        <m:r>
          <m:t>θ</m:t>
        </m:r>
      </m:oMath>
      <w:ins w:id="397" w:author="PR Preview" w:date="2026-01-01T00:00:00Z">
        <w:r>
          <w:t xml:space="preserve"> </w:t>
        </w:r>
      </w:ins>
      <w:ins w:id="398" w:author="PR Preview" w:date="2026-01-01T00:00:00Z">
        <w:r>
          <w:t xml:space="preserve">and</w:t>
        </w:r>
      </w:ins>
      <w:ins w:id="399" w:author="PR Preview" w:date="2026-01-01T00:00:00Z">
        <w:r>
          <w:t xml:space="preserve"> </w:t>
        </w:r>
      </w:ins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ins w:id="400" w:author="PR Preview" w:date="2026-01-01T00:00:00Z">
        <w:r>
          <w:t xml:space="preserve"> </w:t>
        </w:r>
      </w:ins>
      <w:ins w:id="401" w:author="PR Preview" w:date="2026-01-01T00:00:00Z">
        <w:r>
          <w:t xml:space="preserve">is a</w:t>
        </w:r>
      </w:ins>
      <w:ins w:id="402" w:author="PR Preview" w:date="2026-01-01T00:00:00Z">
        <w:r>
          <w:t xml:space="preserve"> </w:t>
        </w:r>
      </w:ins>
      <w:hyperlink w:anchor="def-sufficient">
        <w:ins w:id="403" w:author="PR Preview" w:date="2026-01-01T00:00:00Z">
          <w:r>
            <w:rPr>
              <w:rStyle w:val="Hyperlink"/>
            </w:rPr>
            <w:t xml:space="preserve">sufficient</w:t>
          </w:r>
        </w:ins>
      </w:hyperlink>
      <w:ins w:id="404" w:author="PR Preview" w:date="2026-01-01T00:00:00Z">
        <w:r>
          <w:t xml:space="preserve"> </w:t>
        </w:r>
      </w:ins>
      <w:ins w:id="405" w:author="PR Preview" w:date="2026-01-01T00:00:00Z">
        <w:r>
          <w:t xml:space="preserve">statistic for</w:t>
        </w:r>
      </w:ins>
      <w:ins w:id="406" w:author="PR Preview" w:date="2026-01-01T00:00:00Z">
        <w:r>
          <w:t xml:space="preserve"> </w:t>
        </w:r>
      </w:ins>
      <m:oMath>
        <m:r>
          <m:t>θ</m:t>
        </m:r>
      </m:oMath>
      <w:ins w:id="407" w:author="PR Preview" w:date="2026-01-01T00:00:00Z">
        <w:r>
          <w:t xml:space="preserve">,</w:t>
        </w:r>
      </w:ins>
      <w:ins w:id="408" w:author="PR Preview" w:date="2026-01-01T00:00:00Z">
        <w:r>
          <w:t xml:space="preserve"> </w:t>
        </w:r>
      </w:ins>
      <w:ins w:id="409" w:author="PR Preview" w:date="2026-01-01T00:00:00Z">
        <w:r>
          <w:t xml:space="preserve">then</w:t>
        </w:r>
      </w:ins>
      <w:ins w:id="410" w:author="PR Preview" w:date="2026-01-01T00:00:00Z">
        <w:r>
          <w:t xml:space="preserve"> </w:t>
        </w:r>
      </w:ins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</m:e>
        </m:d>
        <m:r>
          <m:t>​</m:t>
        </m:r>
      </m:oMath>
      <w:ins w:id="411" w:author="PR Preview" w:date="2026-01-01T00:00:00Z">
        <w:r>
          <w:t xml:space="preserve"> </w:t>
        </w:r>
      </w:ins>
      <w:ins w:id="412" w:author="PR Preview" w:date="2026-01-01T00:00:00Z">
        <w:r>
          <w:t xml:space="preserve">is also unbiased for</w:t>
        </w:r>
      </w:ins>
      <w:ins w:id="413" w:author="PR Preview" w:date="2026-01-01T00:00:00Z">
        <w:r>
          <w:t xml:space="preserve"> </w:t>
        </w:r>
      </w:ins>
      <m:oMath>
        <m:r>
          <m:t>θ</m:t>
        </m:r>
      </m:oMath>
      <w:ins w:id="414" w:author="PR Preview" w:date="2026-01-01T00:00:00Z">
        <w:r>
          <w:t xml:space="preserve">.</w:t>
        </w:r>
      </w:ins>
    </w:p>
    <w:bookmarkEnd w:id="29"/>
    <w:p>
      <w:pPr>
        <w:pStyle w:val="BodyText"/>
      </w:pPr>
      <w:ins w:id="415" w:author="PR Preview" w:date="2026-01-01T00:00:00Z">
        <w:r>
          <w:rPr>
            <w:i/>
            <w:iCs/>
          </w:rPr>
          <w:t xml:space="preserve">Proof</w:t>
        </w:r>
      </w:ins>
      <w:ins w:id="416" w:author="PR Preview" w:date="2026-01-01T00:00:00Z">
        <w:r>
          <w:t xml:space="preserve">. </w:t>
        </w:r>
      </w:ins>
      <w:ins w:id="417" w:author="PR Preview" w:date="2026-01-01T00:00:00Z">
        <w:r>
          <w:t xml:space="preserve">We use the</w:t>
        </w:r>
      </w:ins>
      <w:ins w:id="418" w:author="PR Preview" w:date="2026-01-01T00:00:00Z">
        <w:r>
          <w:t xml:space="preserve"> </w:t>
        </w:r>
      </w:ins>
      <w:hyperlink r:id="rId30">
        <w:ins w:id="419" w:author="PR Preview" w:date="2026-01-01T00:00:00Z">
          <w:r>
            <w:rPr>
              <w:rStyle w:val="Hyperlink"/>
            </w:rPr>
            <w:t xml:space="preserve">law of iterated expectations</w:t>
          </w:r>
        </w:ins>
      </w:hyperlink>
      <w:ins w:id="420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nor/>
                  <m:sty m:val="p"/>
                </m:rPr>
                <m:t> is unbiased)</m:t>
              </m:r>
            </m:e>
          </m:eqArr>
        </m:oMath>
      </m:oMathPara>
    </w:p>
    <w:bookmarkStart w:id="34" w:name="thm-rao-blackwell"/>
    <w:p>
      <w:pPr>
        <w:pStyle w:val="FirstParagraph"/>
      </w:pPr>
      <w:ins w:id="421" w:author="PR Preview" w:date="2026-01-01T00:00:00Z">
        <w:r>
          <w:rPr>
            <w:b/>
            <w:bCs/>
          </w:rPr>
          <w:t xml:space="preserve">Theorem 3 (Rao–Blackwell theorem)</w:t>
        </w:r>
      </w:ins>
      <w:ins w:id="422" w:author="PR Preview" w:date="2026-01-01T00:00:00Z">
        <w:r>
          <w:t xml:space="preserve"> </w:t>
        </w:r>
      </w:ins>
      <w:ins w:id="423" w:author="PR Preview" w:date="2026-01-01T00:00:00Z">
        <w:r>
          <w:t xml:space="preserve">Let</w:t>
        </w:r>
      </w:ins>
      <w:ins w:id="424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θ</m:t>
            </m:r>
          </m:e>
        </m:acc>
      </m:oMath>
      <w:ins w:id="425" w:author="PR Preview" w:date="2026-01-01T00:00:00Z">
        <w:r>
          <w:t xml:space="preserve"> </w:t>
        </w:r>
      </w:ins>
      <w:ins w:id="426" w:author="PR Preview" w:date="2026-01-01T00:00:00Z">
        <w:r>
          <w:t xml:space="preserve">be an</w:t>
        </w:r>
      </w:ins>
      <w:ins w:id="427" w:author="PR Preview" w:date="2026-01-01T00:00:00Z">
        <w:r>
          <w:t xml:space="preserve"> </w:t>
        </w:r>
      </w:ins>
      <w:hyperlink r:id="rId28">
        <w:ins w:id="428" w:author="PR Preview" w:date="2026-01-01T00:00:00Z">
          <w:r>
            <w:rPr>
              <w:rStyle w:val="Hyperlink"/>
            </w:rPr>
            <w:t xml:space="preserve">unbiased</w:t>
          </w:r>
        </w:ins>
      </w:hyperlink>
      <w:ins w:id="429" w:author="PR Preview" w:date="2026-01-01T00:00:00Z">
        <w:r>
          <w:t xml:space="preserve"> </w:t>
        </w:r>
      </w:ins>
      <w:ins w:id="430" w:author="PR Preview" w:date="2026-01-01T00:00:00Z">
        <w:r>
          <w:t xml:space="preserve">estimator of</w:t>
        </w:r>
      </w:ins>
      <w:ins w:id="431" w:author="PR Preview" w:date="2026-01-01T00:00:00Z">
        <w:r>
          <w:t xml:space="preserve"> </w:t>
        </w:r>
      </w:ins>
      <m:oMath>
        <m:r>
          <m:t>θ</m:t>
        </m:r>
      </m:oMath>
      <w:ins w:id="432" w:author="PR Preview" w:date="2026-01-01T00:00:00Z">
        <w:r>
          <w:t xml:space="preserve"> </w:t>
        </w:r>
      </w:ins>
      <w:ins w:id="433" w:author="PR Preview" w:date="2026-01-01T00:00:00Z">
        <w:r>
          <w:t xml:space="preserve">with finite variance,</w:t>
        </w:r>
      </w:ins>
      <w:ins w:id="434" w:author="PR Preview" w:date="2026-01-01T00:00:00Z">
        <w:r>
          <w:t xml:space="preserve"> </w:t>
        </w:r>
      </w:ins>
      <w:ins w:id="435" w:author="PR Preview" w:date="2026-01-01T00:00:00Z">
        <w:r>
          <w:t xml:space="preserve">and let</w:t>
        </w:r>
      </w:ins>
      <w:ins w:id="436" w:author="PR Preview" w:date="2026-01-01T00:00:00Z">
        <w:r>
          <w:t xml:space="preserve"> </w:t>
        </w:r>
      </w:ins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ins w:id="437" w:author="PR Preview" w:date="2026-01-01T00:00:00Z">
        <w:r>
          <w:t xml:space="preserve"> </w:t>
        </w:r>
      </w:ins>
      <w:ins w:id="438" w:author="PR Preview" w:date="2026-01-01T00:00:00Z">
        <w:r>
          <w:t xml:space="preserve">be a</w:t>
        </w:r>
      </w:ins>
      <w:ins w:id="439" w:author="PR Preview" w:date="2026-01-01T00:00:00Z">
        <w:r>
          <w:t xml:space="preserve"> </w:t>
        </w:r>
      </w:ins>
      <w:hyperlink w:anchor="def-sufficient">
        <w:ins w:id="440" w:author="PR Preview" w:date="2026-01-01T00:00:00Z">
          <w:r>
            <w:rPr>
              <w:rStyle w:val="Hyperlink"/>
            </w:rPr>
            <w:t xml:space="preserve">sufficient</w:t>
          </w:r>
        </w:ins>
      </w:hyperlink>
      <w:ins w:id="441" w:author="PR Preview" w:date="2026-01-01T00:00:00Z">
        <w:r>
          <w:t xml:space="preserve"> </w:t>
        </w:r>
      </w:ins>
      <w:ins w:id="442" w:author="PR Preview" w:date="2026-01-01T00:00:00Z">
        <w:r>
          <w:t xml:space="preserve">statistic for</w:t>
        </w:r>
      </w:ins>
      <w:ins w:id="443" w:author="PR Preview" w:date="2026-01-01T00:00:00Z">
        <w:r>
          <w:t xml:space="preserve"> </w:t>
        </w:r>
      </w:ins>
      <m:oMath>
        <m:r>
          <m:t>θ</m:t>
        </m:r>
      </m:oMath>
      <w:ins w:id="444" w:author="PR Preview" w:date="2026-01-01T00:00:00Z">
        <w:r>
          <w:t xml:space="preserve">.</w:t>
        </w:r>
      </w:ins>
      <w:ins w:id="445" w:author="PR Preview" w:date="2026-01-01T00:00:00Z">
        <w:r>
          <w:t xml:space="preserve"> </w:t>
        </w:r>
      </w:ins>
      <w:ins w:id="446" w:author="PR Preview" w:date="2026-01-01T00:00:00Z">
        <w:r>
          <w:t xml:space="preserve">Then the</w:t>
        </w:r>
      </w:ins>
      <w:ins w:id="447" w:author="PR Preview" w:date="2026-01-01T00:00:00Z">
        <w:r>
          <w:t xml:space="preserve"> </w:t>
        </w:r>
      </w:ins>
      <w:hyperlink w:anchor="def-rao-blackwellized">
        <w:ins w:id="448" w:author="PR Preview" w:date="2026-01-01T00:00:00Z">
          <w:r>
            <w:rPr>
              <w:rStyle w:val="Hyperlink"/>
            </w:rPr>
            <w:t xml:space="preserve">Rao–Blackwellized estimator</w:t>
          </w:r>
        </w:ins>
      </w:hyperlink>
      <w:ins w:id="449" w:author="PR Preview" w:date="2026-01-01T00:00:00Z">
        <w:r>
          <w:t xml:space="preserve"> </w:t>
        </w:r>
      </w:ins>
      <w:ins w:id="450" w:author="PR Preview" w:date="2026-01-01T00:00:00Z">
        <w:r>
          <w:t xml:space="preserve">is unbiased</w:t>
        </w:r>
      </w:ins>
      <w:ins w:id="451" w:author="PR Preview" w:date="2026-01-01T00:00:00Z">
        <w:r>
          <w:t xml:space="preserve"> </w:t>
        </w:r>
      </w:ins>
      <w:ins w:id="452" w:author="PR Preview" w:date="2026-01-01T00:00:00Z">
        <w:r>
          <w:t xml:space="preserve">and has variance no larger than that of</w:t>
        </w:r>
      </w:ins>
      <w:ins w:id="453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θ</m:t>
            </m:r>
          </m:e>
        </m:acc>
      </m:oMath>
      <w:ins w:id="454" w:author="PR Preview" w:date="2026-01-01T00:00:00Z">
        <w:r>
          <w:t xml:space="preserve">, for every</w:t>
        </w:r>
      </w:ins>
      <w:ins w:id="455" w:author="PR Preview" w:date="2026-01-01T00:00:00Z">
        <w:r>
          <w:t xml:space="preserve"> </w:t>
        </w:r>
      </w:ins>
      <m:oMath>
        <m:r>
          <m:t>θ</m:t>
        </m:r>
      </m:oMath>
      <w:ins w:id="456" w:author="PR Preview" w:date="2026-01-01T00:00:00Z">
        <w:r>
          <w:t xml:space="preserve">:</w:t>
        </w:r>
      </w:ins>
    </w:p>
    <w:p>
      <w:pPr>
        <w:pStyle w:val="BodyText"/>
      </w:pPr>
      <w:bookmarkStart w:id="31" w:name="eq-rao-blackwell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1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Rao (1945)</w:t>
            </w:r>
            <w:r>
              <w:t xml:space="preserve">;</w:t>
            </w:r>
            <w:r>
              <w:t xml:space="preserve"> </w:t>
            </w:r>
            <w:r>
              <w:t xml:space="preserve">Blackwell (1947)</w:t>
            </w:r>
            <w:r>
              <w:t xml:space="preserve">;</w:t>
            </w:r>
            <w:r>
              <w:t xml:space="preserve"> </w:t>
            </w:r>
            <w:r>
              <w:t xml:space="preserve">Casella and Berger (2002, Thm. 7.3.17, p. 342)</w:t>
            </w:r>
            <w:r>
              <w:t xml:space="preserve">.</w:t>
            </w:r>
          </w:p>
          <w:p/>
        </w:tc>
      </w:tr>
    </w:tbl>
    <w:bookmarkEnd w:id="34"/>
    <w:p>
      <w:pPr>
        <w:pStyle w:val="BodyText"/>
      </w:pPr>
      <w:ins w:id="457" w:author="PR Preview" w:date="2026-01-01T00:00:00Z">
        <w:r>
          <w:rPr>
            <w:i/>
            <w:iCs/>
          </w:rPr>
          <w:t xml:space="preserve">Proof</w:t>
        </w:r>
      </w:ins>
      <w:ins w:id="458" w:author="PR Preview" w:date="2026-01-01T00:00:00Z">
        <w:r>
          <w:t xml:space="preserve">. </w:t>
        </w:r>
      </w:ins>
      <w:ins w:id="459" w:author="PR Preview" w:date="2026-01-01T00:00:00Z">
        <w:r>
          <w:t xml:space="preserve">Unbiasedness is</w:t>
        </w:r>
      </w:ins>
      <w:ins w:id="460" w:author="PR Preview" w:date="2026-01-01T00:00:00Z">
        <w:r>
          <w:t xml:space="preserve"> </w:t>
        </w:r>
      </w:ins>
      <w:hyperlink w:anchor="thm-rb-unbiased">
        <w:ins w:id="461" w:author="PR Preview" w:date="2026-01-01T00:00:00Z">
          <w:r>
            <w:rPr>
              <w:rStyle w:val="Hyperlink"/>
            </w:rPr>
            <w:t xml:space="preserve">Theorem 2</w:t>
          </w:r>
        </w:ins>
      </w:hyperlink>
      <w:ins w:id="462" w:author="PR Preview" w:date="2026-01-01T00:00:00Z">
        <w:r>
          <w:t xml:space="preserve">.</w:t>
        </w:r>
      </w:ins>
      <w:ins w:id="463" w:author="PR Preview" w:date="2026-01-01T00:00:00Z">
        <w:r>
          <w:t xml:space="preserve"> </w:t>
        </w:r>
      </w:ins>
      <w:ins w:id="464" w:author="PR Preview" w:date="2026-01-01T00:00:00Z">
        <w:r>
          <w:t xml:space="preserve">For the variance, we use the</w:t>
        </w:r>
      </w:ins>
      <w:ins w:id="465" w:author="PR Preview" w:date="2026-01-01T00:00:00Z">
        <w:r>
          <w:t xml:space="preserve"> </w:t>
        </w:r>
      </w:ins>
      <w:hyperlink r:id="rId35">
        <w:ins w:id="466" w:author="PR Preview" w:date="2026-01-01T00:00:00Z">
          <w:r>
            <w:rPr>
              <w:rStyle w:val="Hyperlink"/>
            </w:rPr>
            <w:t xml:space="preserve">law of total variance</w:t>
          </w:r>
        </w:ins>
      </w:hyperlink>
      <w:ins w:id="467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variance)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variance is nonnegative)</m:t>
              </m:r>
            </m:e>
          </m:eqArr>
        </m:oMath>
      </m:oMathPara>
    </w:p>
    <w:bookmarkStart w:id="37" w:name="exr-poisson-zero-conditional"/>
    <w:p>
      <w:pPr>
        <w:pStyle w:val="FirstParagraph"/>
      </w:pPr>
      <w:ins w:id="468" w:author="PR Preview" w:date="2026-01-01T00:00:00Z">
        <w:r>
          <w:rPr>
            <w:b/>
            <w:bCs/>
          </w:rPr>
          <w:t xml:space="preserve">Exercise 1 (Conditional probability of a zero given the Poisson sum)</w:t>
        </w:r>
      </w:ins>
      <w:ins w:id="469" w:author="PR Preview" w:date="2026-01-01T00:00:00Z">
        <w:r>
          <w:t xml:space="preserve"> </w:t>
        </w:r>
      </w:ins>
      <w:ins w:id="470" w:author="PR Preview" w:date="2026-01-01T00:00:00Z">
        <w:r>
          <w:t xml:space="preserve">Let</w:t>
        </w:r>
      </w:ins>
      <w:ins w:id="471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ins w:id="472" w:author="PR Preview" w:date="2026-01-01T00:00:00Z">
        <w:r>
          <w:t xml:space="preserve"> </w:t>
        </w:r>
      </w:ins>
      <w:ins w:id="473" w:author="PR Preview" w:date="2026-01-01T00:00:00Z">
        <w:r>
          <w:t xml:space="preserve">and</w:t>
        </w:r>
      </w:ins>
      <w:ins w:id="474" w:author="PR Preview" w:date="2026-01-01T00:00:00Z">
        <w:r>
          <w:t xml:space="preserve"> </w:t>
        </w:r>
      </w:ins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ins w:id="475" w:author="PR Preview" w:date="2026-01-01T00:00:00Z">
        <w:r>
          <w:t xml:space="preserve">.</w:t>
        </w:r>
      </w:ins>
      <w:ins w:id="476" w:author="PR Preview" w:date="2026-01-01T00:00:00Z">
        <w:r>
          <w:t xml:space="preserve"> </w:t>
        </w:r>
      </w:ins>
      <w:ins w:id="477" w:author="PR Preview" w:date="2026-01-01T00:00:00Z">
        <w:r>
          <w:t xml:space="preserve">Find</w:t>
        </w:r>
      </w:ins>
      <w:ins w:id="478" w:author="PR Preview" w:date="2026-01-01T00:00:00Z">
        <w:r>
          <w:t xml:space="preserve"> </w:t>
        </w:r>
      </w:ins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∣</m:t>
            </m:r>
            <m:r>
              <m:t>S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ins w:id="479" w:author="PR Preview" w:date="2026-01-01T00:00:00Z">
        <w:r>
          <w:t xml:space="preserve"> </w:t>
        </w:r>
      </w:ins>
      <w:ins w:id="480" w:author="PR Preview" w:date="2026-01-01T00:00:00Z">
        <w:r>
          <w:t xml:space="preserve">for each</w:t>
        </w:r>
      </w:ins>
      <w:ins w:id="481" w:author="PR Preview" w:date="2026-01-01T00:00:00Z">
        <w:r>
          <w:t xml:space="preserve"> </w:t>
        </w:r>
      </w:ins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ins w:id="482" w:author="PR Preview" w:date="2026-01-01T00:00:00Z">
        <w:r>
          <w:t xml:space="preserve">.</w:t>
        </w:r>
      </w:ins>
      <w:ins w:id="483" w:author="PR Preview" w:date="2026-01-01T00:00:00Z">
        <w:r>
          <w:t xml:space="preserve"> </w:t>
        </w:r>
      </w:ins>
      <w:ins w:id="484" w:author="PR Preview" w:date="2026-01-01T00:00:00Z">
        <w:r>
          <w:t xml:space="preserve">You may use that</w:t>
        </w:r>
      </w:ins>
      <w:ins w:id="485" w:author="PR Preview" w:date="2026-01-01T00:00:00Z">
        <w:r>
          <w:t xml:space="preserve"> </w:t>
        </w:r>
      </w:ins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n</m:t>
        </m:r>
        <m:r>
          <m:t>λ</m:t>
        </m:r>
        <m:r>
          <m:rPr>
            <m:sty m:val="p"/>
          </m:rPr>
          <m:t>)</m:t>
        </m:r>
      </m:oMath>
      <w:ins w:id="486" w:author="PR Preview" w:date="2026-01-01T00:00:00Z">
        <w:r>
          <w:t xml:space="preserve">, by</w:t>
        </w:r>
      </w:ins>
      <w:ins w:id="487" w:author="PR Preview" w:date="2026-01-01T00:00:00Z">
        <w:r>
          <w:t xml:space="preserve"> </w:t>
        </w:r>
      </w:ins>
      <w:hyperlink r:id="rId36">
        <w:ins w:id="488" w:author="PR Preview" w:date="2026-01-01T00:00:00Z">
          <w:r>
            <w:rPr>
              <w:rStyle w:val="Hyperlink"/>
            </w:rPr>
            <w:t xml:space="preserve">the sum of independent Poisson variables</w:t>
          </w:r>
        </w:ins>
      </w:hyperlink>
      <w:ins w:id="489" w:author="PR Preview" w:date="2026-01-01T00:00:00Z">
        <w:r>
          <w:t xml:space="preserve"> </w:t>
        </w:r>
      </w:ins>
      <w:ins w:id="490" w:author="PR Preview" w:date="2026-01-01T00:00:00Z">
        <w:r>
          <w:t xml:space="preserve">and induction on</w:t>
        </w:r>
      </w:ins>
      <w:ins w:id="491" w:author="PR Preview" w:date="2026-01-01T00:00:00Z">
        <w:r>
          <w:t xml:space="preserve"> </w:t>
        </w:r>
      </w:ins>
      <m:oMath>
        <m:r>
          <m:t>n</m:t>
        </m:r>
      </m:oMath>
      <w:ins w:id="492" w:author="PR Preview" w:date="2026-01-01T00:00:00Z">
        <w:r>
          <w:t xml:space="preserve">.</w:t>
        </w:r>
      </w:ins>
    </w:p>
    <w:bookmarkEnd w:id="37"/>
    <w:bookmarkStart w:id="38" w:name="sol-poisson-zero-conditional"/>
    <w:p>
      <w:pPr>
        <w:pStyle w:val="BodyText"/>
      </w:pPr>
      <w:ins w:id="493" w:author="PR Preview" w:date="2026-01-01T00:00:00Z">
        <w:r>
          <w:rPr>
            <w:i/>
            <w:iCs/>
          </w:rPr>
          <w:t xml:space="preserve">Solution 1</w:t>
        </w:r>
      </w:ins>
      <w:ins w:id="494" w:author="PR Preview" w:date="2026-01-01T00:00:00Z">
        <w:r>
          <w:t xml:space="preserve">. </w:t>
        </w:r>
      </w:ins>
      <w:ins w:id="495" w:author="PR Preview" w:date="2026-01-01T00:00:00Z">
        <w:r>
          <w:t xml:space="preserve">The event</w:t>
        </w:r>
      </w:ins>
      <w:ins w:id="496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ins w:id="497" w:author="PR Preview" w:date="2026-01-01T00:00:00Z">
        <w:r>
          <w:t xml:space="preserve"> </w:t>
        </w:r>
      </w:ins>
      <w:ins w:id="498" w:author="PR Preview" w:date="2026-01-01T00:00:00Z">
        <w:r>
          <w:t xml:space="preserve">and</w:t>
        </w:r>
      </w:ins>
      <w:ins w:id="499" w:author="PR Preview" w:date="2026-01-01T00:00:00Z">
        <w:r>
          <w:t xml:space="preserve"> </w:t>
        </w:r>
      </w:ins>
      <m:oMath>
        <m:r>
          <m:t>S</m:t>
        </m:r>
        <m:r>
          <m:rPr>
            <m:sty m:val="p"/>
          </m:rPr>
          <m:t>=</m:t>
        </m:r>
        <m:r>
          <m:t>t</m:t>
        </m:r>
      </m:oMath>
      <w:ins w:id="500" w:author="PR Preview" w:date="2026-01-01T00:00:00Z">
        <w:r>
          <w:t xml:space="preserve"> </w:t>
        </w:r>
      </w:ins>
      <w:ins w:id="501" w:author="PR Preview" w:date="2026-01-01T00:00:00Z">
        <w:r>
          <w:t xml:space="preserve">happens exactly when</w:t>
        </w:r>
      </w:ins>
      <w:ins w:id="502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ins w:id="503" w:author="PR Preview" w:date="2026-01-01T00:00:00Z">
        <w:r>
          <w:t xml:space="preserve"> </w:t>
        </w:r>
      </w:ins>
      <w:ins w:id="504" w:author="PR Preview" w:date="2026-01-01T00:00:00Z">
        <w:r>
          <w:t xml:space="preserve">and</w:t>
        </w:r>
      </w:ins>
      <w:ins w:id="505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t</m:t>
        </m:r>
      </m:oMath>
      <w:ins w:id="506" w:author="PR Preview" w:date="2026-01-01T00:00:00Z">
        <w:r>
          <w:t xml:space="preserve">,</w:t>
        </w:r>
      </w:ins>
      <w:ins w:id="507" w:author="PR Preview" w:date="2026-01-01T00:00:00Z">
        <w:r>
          <w:t xml:space="preserve"> </w:t>
        </w:r>
      </w:ins>
      <w:ins w:id="508" w:author="PR Preview" w:date="2026-01-01T00:00:00Z">
        <w:r>
          <w:t xml:space="preserve">and</w:t>
        </w:r>
      </w:ins>
      <w:ins w:id="509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Pois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t>λ</m:t>
            </m:r>
          </m:e>
        </m:d>
        <m:r>
          <m:t>​</m:t>
        </m:r>
      </m:oMath>
      <w:ins w:id="510" w:author="PR Preview" w:date="2026-01-01T00:00:00Z">
        <w:r>
          <w:t xml:space="preserve"> </w:t>
        </w:r>
      </w:ins>
      <w:ins w:id="511" w:author="PR Preview" w:date="2026-01-01T00:00:00Z">
        <w:r>
          <w:t xml:space="preserve">is independent of</w:t>
        </w:r>
      </w:ins>
      <w:ins w:id="512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</m:oMath>
      <w:ins w:id="513" w:author="PR Preview" w:date="2026-01-01T00:00:00Z">
        <w:r>
          <w:t xml:space="preserve">.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t>S</m:t>
              </m:r>
              <m:r>
                <m:rPr>
                  <m:nor/>
                  <m:sty m:val="p"/>
                </m:rPr>
                <m:t> is that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mass functions)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/</m:t>
              </m:r>
              <m:r>
                <m:t>t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λ</m:t>
                  </m:r>
                </m:e>
                <m:sup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, combine powers)</m:t>
              </m:r>
            </m:e>
          </m:eqArr>
        </m:oMath>
      </m:oMathPara>
    </w:p>
    <w:bookmarkEnd w:id="38"/>
    <w:bookmarkStart w:id="40" w:name="lem-poisson-zero-rb"/>
    <w:p>
      <w:pPr>
        <w:pStyle w:val="FirstParagraph"/>
      </w:pPr>
      <w:ins w:id="514" w:author="PR Preview" w:date="2026-01-01T00:00:00Z">
        <w:r>
          <w:rPr>
            <w:b/>
            <w:bCs/>
          </w:rPr>
          <w:t xml:space="preserve">Lemma 2 (Conditional probability of a zero given the Poisson sum)</w:t>
        </w:r>
      </w:ins>
      <w:ins w:id="515" w:author="PR Preview" w:date="2026-01-01T00:00:00Z">
        <w:r>
          <w:t xml:space="preserve"> </w:t>
        </w:r>
      </w:ins>
      <w:ins w:id="516" w:author="PR Preview" w:date="2026-01-01T00:00:00Z">
        <w:r>
          <w:t xml:space="preserve">For</w:t>
        </w:r>
      </w:ins>
      <w:ins w:id="517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ins w:id="518" w:author="PR Preview" w:date="2026-01-01T00:00:00Z">
        <w:r>
          <w:t xml:space="preserve"> </w:t>
        </w:r>
      </w:ins>
      <w:ins w:id="519" w:author="PR Preview" w:date="2026-01-01T00:00:00Z">
        <w:r>
          <w:t xml:space="preserve">and</w:t>
        </w:r>
      </w:ins>
      <w:ins w:id="520" w:author="PR Preview" w:date="2026-01-01T00:00:00Z">
        <w:r>
          <w:t xml:space="preserve"> </w:t>
        </w:r>
      </w:ins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ins w:id="521" w:author="PR Preview" w:date="2026-01-01T00:00:00Z">
        <w:r>
          <w:t xml:space="preserve">,</w:t>
        </w:r>
      </w:ins>
    </w:p>
    <w:p>
      <w:pPr>
        <w:pStyle w:val="BodyText"/>
      </w:pPr>
      <w:bookmarkStart w:id="39" w:name="eq-poisson-zero-conditiona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t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9"/>
    </w:p>
    <w:p>
      <w:pPr>
        <w:pStyle w:val="FirstParagraph"/>
      </w:pPr>
      <w:ins w:id="522" w:author="PR Preview" w:date="2026-01-01T00:00:00Z">
        <w:r>
          <w:t xml:space="preserve">for every</w:t>
        </w:r>
      </w:ins>
      <w:ins w:id="523" w:author="PR Preview" w:date="2026-01-01T00:00:00Z">
        <w:r>
          <w:t xml:space="preserve"> </w:t>
        </w:r>
      </w:ins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ins w:id="524" w:author="PR Preview" w:date="2026-01-01T00:00:00Z">
        <w:r>
          <w:t xml:space="preserve">.</w:t>
        </w:r>
      </w:ins>
    </w:p>
    <w:bookmarkEnd w:id="40"/>
    <w:p>
      <w:pPr>
        <w:pStyle w:val="BodyText"/>
      </w:pPr>
      <w:ins w:id="525" w:author="PR Preview" w:date="2026-01-01T00:00:00Z">
        <w:r>
          <w:rPr>
            <w:i/>
            <w:iCs/>
          </w:rPr>
          <w:t xml:space="preserve">Proof</w:t>
        </w:r>
      </w:ins>
      <w:ins w:id="526" w:author="PR Preview" w:date="2026-01-01T00:00:00Z">
        <w:r>
          <w:t xml:space="preserve">. </w:t>
        </w:r>
      </w:ins>
      <w:ins w:id="527" w:author="PR Preview" w:date="2026-01-01T00:00:00Z">
        <w:r>
          <w:t xml:space="preserve">This is the solution to</w:t>
        </w:r>
      </w:ins>
      <w:ins w:id="528" w:author="PR Preview" w:date="2026-01-01T00:00:00Z">
        <w:r>
          <w:t xml:space="preserve"> </w:t>
        </w:r>
      </w:ins>
      <w:hyperlink w:anchor="exr-poisson-zero-conditional">
        <w:ins w:id="529" w:author="PR Preview" w:date="2026-01-01T00:00:00Z">
          <w:r>
            <w:rPr>
              <w:rStyle w:val="Hyperlink"/>
            </w:rPr>
            <w:t xml:space="preserve">Exercise 1</w:t>
          </w:r>
        </w:ins>
      </w:hyperlink>
      <w:ins w:id="530" w:author="PR Preview" w:date="2026-01-01T00:00:00Z">
        <w:r>
          <w:t xml:space="preserve">.</w:t>
        </w:r>
      </w:ins>
    </w:p>
    <w:bookmarkStart w:id="47" w:name="exm-rao-blackwell-poisson"/>
    <w:p>
      <w:pPr>
        <w:pStyle w:val="BodyText"/>
      </w:pPr>
      <w:ins w:id="531" w:author="PR Preview" w:date="2026-01-01T00:00:00Z">
        <w:r>
          <w:rPr>
            <w:b/>
            <w:bCs/>
          </w:rPr>
          <w:t xml:space="preserve">Example 2 (Rao–Blackwellizing an estimate of the chance of a zero count)</w:t>
        </w:r>
      </w:ins>
      <w:ins w:id="532" w:author="PR Preview" w:date="2026-01-01T00:00:00Z">
        <w:r>
          <w:t xml:space="preserve"> </w:t>
        </w:r>
      </w:ins>
      <w:ins w:id="533" w:author="PR Preview" w:date="2026-01-01T00:00:00Z">
        <w:r>
          <w:t xml:space="preserve">The</w:t>
        </w:r>
      </w:ins>
      <w:ins w:id="534" w:author="PR Preview" w:date="2026-01-01T00:00:00Z">
        <w:r>
          <w:t xml:space="preserve"> </w:t>
        </w:r>
      </w:ins>
      <w:ins w:id="535" w:author="PR Preview" w:date="2026-01-01T00:00:00Z">
        <w:r>
          <w:rPr>
            <w:rStyle w:val="VerbatimChar"/>
          </w:rPr>
          <w:t xml:space="preserve">birthwt</w:t>
        </w:r>
      </w:ins>
      <w:ins w:id="536" w:author="PR Preview" w:date="2026-01-01T00:00:00Z">
        <w:r>
          <w:t xml:space="preserve"> </w:t>
        </w:r>
      </w:ins>
      <w:ins w:id="537" w:author="PR Preview" w:date="2026-01-01T00:00:00Z">
        <w:r>
          <w:t xml:space="preserve">data record the number of previous premature labors (</w:t>
        </w:r>
      </w:ins>
      <w:ins w:id="538" w:author="PR Preview" w:date="2026-01-01T00:00:00Z">
        <w:r>
          <w:rPr>
            <w:rStyle w:val="VerbatimChar"/>
          </w:rPr>
          <w:t xml:space="preserve">ptl</w:t>
        </w:r>
      </w:ins>
      <w:ins w:id="539" w:author="PR Preview" w:date="2026-01-01T00:00:00Z">
        <w:r>
          <w:t xml:space="preserve">) for 189 women</w:t>
        </w:r>
      </w:ins>
      <w:ins w:id="540" w:author="PR Preview" w:date="2026-01-01T00:00:00Z">
        <w:r>
          <w:t xml:space="preserve"> </w:t>
        </w:r>
      </w:ins>
      <w:ins w:id="541" w:author="PR Preview" w:date="2026-01-01T00:00:00Z">
        <w:r>
          <w:t xml:space="preserve">in a study at Baystate Medical Center in Springfield, Massachusetts</w:t>
        </w:r>
      </w:ins>
      <w:ins w:id="542" w:author="PR Preview" w:date="2026-01-01T00:00:00Z">
        <w:r>
          <w:t xml:space="preserve"> </w:t>
        </w:r>
      </w:ins>
      <w:ins w:id="543" w:author="PR Preview" w:date="2026-01-01T00:00:00Z">
        <w:r>
          <w:t xml:space="preserve">(Hosmer and Lemeshow 1989)</w:t>
        </w:r>
      </w:ins>
      <w:ins w:id="544" w:author="PR Preview" w:date="2026-01-01T00:00:00Z">
        <w:r>
          <w:t xml:space="preserve">; the data ship with the R package</w:t>
        </w:r>
      </w:ins>
      <w:ins w:id="545" w:author="PR Preview" w:date="2026-01-01T00:00:00Z">
        <w:r>
          <w:t xml:space="preserve"> </w:t>
        </w:r>
      </w:ins>
      <w:hyperlink r:id="rId41">
        <w:ins w:id="546" w:author="PR Preview" w:date="2026-01-01T00:00:00Z">
          <w:r>
            <w:rPr>
              <w:rStyle w:val="VerbatimChar"/>
            </w:rPr>
            <w:t xml:space="preserve">MASS</w:t>
          </w:r>
        </w:ins>
      </w:hyperlink>
      <w:ins w:id="547" w:author="PR Preview" w:date="2026-01-01T00:00:00Z">
        <w:r>
          <w:t xml:space="preserve"> </w:t>
        </w:r>
      </w:ins>
      <w:ins w:id="548" w:author="PR Preview" w:date="2026-01-01T00:00:00Z">
        <w:r>
          <w:t xml:space="preserve">(</w:t>
        </w:r>
      </w:ins>
      <w:ins w:id="549" w:author="PR Preview" w:date="2026-01-01T00:00:00Z">
        <w:r>
          <w:rPr>
            <w:rStyle w:val="VerbatimChar"/>
          </w:rPr>
          <w:t xml:space="preserve">MASS::birthwt</w:t>
        </w:r>
      </w:ins>
      <w:ins w:id="550" w:author="PR Preview" w:date="2026-01-01T00:00:00Z">
        <w:r>
          <w:t xml:space="preserve">),</w:t>
        </w:r>
      </w:ins>
      <w:ins w:id="551" w:author="PR Preview" w:date="2026-01-01T00:00:00Z">
        <w:r>
          <w:t xml:space="preserve"> </w:t>
        </w:r>
      </w:ins>
      <w:ins w:id="552" w:author="PR Preview" w:date="2026-01-01T00:00:00Z">
        <w:r>
          <w:t xml:space="preserve">and this site has a copy at</w:t>
        </w:r>
      </w:ins>
      <w:ins w:id="553" w:author="PR Preview" w:date="2026-01-01T00:00:00Z">
        <w:r>
          <w:t xml:space="preserve"> </w:t>
        </w:r>
      </w:ins>
      <w:hyperlink r:id="rId42">
        <w:ins w:id="554" w:author="PR Preview" w:date="2026-01-01T00:00:00Z">
          <w:r>
            <w:rPr>
              <w:rStyle w:val="VerbatimChar"/>
            </w:rPr>
            <w:t xml:space="preserve">data/birthwt.csv</w:t>
          </w:r>
        </w:ins>
      </w:hyperlink>
      <w:ins w:id="555" w:author="PR Preview" w:date="2026-01-01T00:00:00Z">
        <w:r>
          <w:t xml:space="preserve">.</w:t>
        </w:r>
      </w:ins>
      <w:ins w:id="556" w:author="PR Preview" w:date="2026-01-01T00:00:00Z">
        <w:r>
          <w:t xml:space="preserve"> </w:t>
        </w:r>
      </w:ins>
      <w:ins w:id="557" w:author="PR Preview" w:date="2026-01-01T00:00:00Z">
        <w:r>
          <w:t xml:space="preserve">Treat counts like these as a Poisson sample,</w:t>
        </w:r>
      </w:ins>
      <w:ins w:id="558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ins w:id="559" w:author="PR Preview" w:date="2026-01-01T00:00:00Z">
        <w:r>
          <w:t xml:space="preserve">,</w:t>
        </w:r>
      </w:ins>
      <w:ins w:id="560" w:author="PR Preview" w:date="2026-01-01T00:00:00Z">
        <w:r>
          <w:t xml:space="preserve"> </w:t>
        </w:r>
      </w:ins>
      <w:ins w:id="561" w:author="PR Preview" w:date="2026-01-01T00:00:00Z">
        <w:r>
          <w:t xml:space="preserve">with</w:t>
        </w:r>
      </w:ins>
      <w:ins w:id="562" w:author="PR Preview" w:date="2026-01-01T00:00:00Z">
        <w:r>
          <w:t xml:space="preserve"> </w:t>
        </w:r>
      </w:ins>
      <m:oMath>
        <m:r>
          <m:t>λ</m:t>
        </m:r>
      </m:oMath>
      <w:ins w:id="563" w:author="PR Preview" w:date="2026-01-01T00:00:00Z">
        <w:r>
          <w:t xml:space="preserve"> </w:t>
        </w:r>
      </w:ins>
      <w:ins w:id="564" w:author="PR Preview" w:date="2026-01-01T00:00:00Z">
        <w:r>
          <w:t xml:space="preserve">equal to the mean of</w:t>
        </w:r>
      </w:ins>
      <w:ins w:id="565" w:author="PR Preview" w:date="2026-01-01T00:00:00Z">
        <w:r>
          <w:t xml:space="preserve"> </w:t>
        </w:r>
      </w:ins>
      <w:ins w:id="566" w:author="PR Preview" w:date="2026-01-01T00:00:00Z">
        <w:r>
          <w:rPr>
            <w:rStyle w:val="VerbatimChar"/>
          </w:rPr>
          <w:t xml:space="preserve">ptl</w:t>
        </w:r>
      </w:ins>
      <w:ins w:id="567" w:author="PR Preview" w:date="2026-01-01T00:00:00Z">
        <w:r>
          <w:t xml:space="preserve">, 0.196.</w:t>
        </w:r>
      </w:ins>
    </w:p>
    <w:p>
      <w:pPr>
        <w:pStyle w:val="BodyText"/>
      </w:pPr>
      <w:ins w:id="568" w:author="PR Preview" w:date="2026-01-01T00:00:00Z">
        <w:r>
          <w:t xml:space="preserve">The estimand is the probability of a zero count,</w:t>
        </w:r>
      </w:ins>
      <w:ins w:id="569" w:author="PR Preview" w:date="2026-01-01T00:00:00Z">
        <w:r>
          <w:t xml:space="preserve"> </w:t>
        </w:r>
      </w:ins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ins w:id="570" w:author="PR Preview" w:date="2026-01-01T00:00:00Z">
        <w:r>
          <w:t xml:space="preserve">.</w:t>
        </w:r>
      </w:ins>
      <w:ins w:id="571" w:author="PR Preview" w:date="2026-01-01T00:00:00Z">
        <w:r>
          <w:t xml:space="preserve"> </w:t>
        </w:r>
      </w:ins>
      <w:ins w:id="572" w:author="PR Preview" w:date="2026-01-01T00:00:00Z">
        <w:r>
          <w:t xml:space="preserve">Index the model by</w:t>
        </w:r>
      </w:ins>
      <w:ins w:id="573" w:author="PR Preview" w:date="2026-01-01T00:00:00Z">
        <w:r>
          <w:t xml:space="preserve"> </w:t>
        </w:r>
      </w:ins>
      <m:oMath>
        <m:r>
          <m:t>π</m:t>
        </m:r>
      </m:oMath>
      <w:ins w:id="574" w:author="PR Preview" w:date="2026-01-01T00:00:00Z">
        <w:r>
          <w:t xml:space="preserve"> </w:t>
        </w:r>
      </w:ins>
      <w:ins w:id="575" w:author="PR Preview" w:date="2026-01-01T00:00:00Z">
        <w:r>
          <w:t xml:space="preserve">instead of</w:t>
        </w:r>
      </w:ins>
      <w:ins w:id="576" w:author="PR Preview" w:date="2026-01-01T00:00:00Z">
        <w:r>
          <w:t xml:space="preserve"> </w:t>
        </w:r>
      </w:ins>
      <m:oMath>
        <m:r>
          <m:t>λ</m:t>
        </m:r>
      </m:oMath>
      <w:ins w:id="577" w:author="PR Preview" w:date="2026-01-01T00:00:00Z">
        <w:r>
          <w:t xml:space="preserve"> </w:t>
        </w:r>
      </w:ins>
      <w:ins w:id="578" w:author="PR Preview" w:date="2026-01-01T00:00:00Z">
        <w:r>
          <w:t xml:space="preserve">(the map</w:t>
        </w:r>
      </w:ins>
      <w:ins w:id="579" w:author="PR Preview" w:date="2026-01-01T00:00:00Z">
        <w:r>
          <w:t xml:space="preserve"> </w:t>
        </w:r>
      </w:ins>
      <m:oMath>
        <m:r>
          <m:t>λ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ins w:id="580" w:author="PR Preview" w:date="2026-01-01T00:00:00Z">
        <w:r>
          <w:t xml:space="preserve"> </w:t>
        </w:r>
      </w:ins>
      <w:ins w:id="581" w:author="PR Preview" w:date="2026-01-01T00:00:00Z">
        <w:r>
          <w:t xml:space="preserve">is one-to-one);</w:t>
        </w:r>
      </w:ins>
      <w:ins w:id="582" w:author="PR Preview" w:date="2026-01-01T00:00:00Z">
        <w:r>
          <w:t xml:space="preserve"> </w:t>
        </w:r>
      </w:ins>
      <w:ins w:id="583" w:author="PR Preview" w:date="2026-01-01T00:00:00Z">
        <w:r>
          <w:t xml:space="preserve">then the sum</w:t>
        </w:r>
      </w:ins>
      <w:ins w:id="584" w:author="PR Preview" w:date="2026-01-01T00:00:00Z">
        <w:r>
          <w:t xml:space="preserve"> </w:t>
        </w:r>
      </w:ins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ins w:id="585" w:author="PR Preview" w:date="2026-01-01T00:00:00Z">
        <w:r>
          <w:t xml:space="preserve"> </w:t>
        </w:r>
      </w:ins>
      <w:ins w:id="586" w:author="PR Preview" w:date="2026-01-01T00:00:00Z">
        <w:r>
          <w:t xml:space="preserve">is still</w:t>
        </w:r>
      </w:ins>
      <w:ins w:id="587" w:author="PR Preview" w:date="2026-01-01T00:00:00Z">
        <w:r>
          <w:t xml:space="preserve"> </w:t>
        </w:r>
      </w:ins>
      <w:hyperlink w:anchor="def-sufficient">
        <w:ins w:id="588" w:author="PR Preview" w:date="2026-01-01T00:00:00Z">
          <w:r>
            <w:rPr>
              <w:rStyle w:val="Hyperlink"/>
            </w:rPr>
            <w:t xml:space="preserve">sufficient</w:t>
          </w:r>
        </w:ins>
      </w:hyperlink>
      <w:ins w:id="589" w:author="PR Preview" w:date="2026-01-01T00:00:00Z">
        <w:r>
          <w:t xml:space="preserve">, by</w:t>
        </w:r>
      </w:ins>
      <w:ins w:id="590" w:author="PR Preview" w:date="2026-01-01T00:00:00Z">
        <w:r>
          <w:t xml:space="preserve"> </w:t>
        </w:r>
      </w:ins>
      <w:hyperlink w:anchor="exm-poisson-sufficient">
        <w:ins w:id="591" w:author="PR Preview" w:date="2026-01-01T00:00:00Z">
          <w:r>
            <w:rPr>
              <w:rStyle w:val="Hyperlink"/>
            </w:rPr>
            <w:t xml:space="preserve">Example 1</w:t>
          </w:r>
        </w:ins>
      </w:hyperlink>
      <w:ins w:id="592" w:author="PR Preview" w:date="2026-01-01T00:00:00Z">
        <w:r>
          <w:t xml:space="preserve">.</w:t>
        </w:r>
      </w:ins>
    </w:p>
    <w:p>
      <w:pPr>
        <w:pStyle w:val="BodyText"/>
      </w:pPr>
      <w:ins w:id="593" w:author="PR Preview" w:date="2026-01-01T00:00:00Z">
        <w:r>
          <w:t xml:space="preserve">The crude estimator is the indicator that the first observation is zero,</w:t>
        </w:r>
      </w:ins>
      <w:ins w:id="594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ins w:id="595" w:author="PR Preview" w:date="2026-01-01T00:00:00Z">
        <w:r>
          <w:t xml:space="preserve">, which uses one observation and is unbiased for</w:t>
        </w:r>
      </w:ins>
      <w:ins w:id="596" w:author="PR Preview" w:date="2026-01-01T00:00:00Z">
        <w:r>
          <w:t xml:space="preserve"> </w:t>
        </w:r>
      </w:ins>
      <m:oMath>
        <m:r>
          <m:t>π</m:t>
        </m:r>
      </m:oMath>
      <w:ins w:id="597" w:author="PR Preview" w:date="2026-01-01T00:00:00Z">
        <w:r>
          <w:t xml:space="preserve">.</w:t>
        </w:r>
      </w:ins>
      <w:ins w:id="598" w:author="PR Preview" w:date="2026-01-01T00:00:00Z">
        <w:r>
          <w:t xml:space="preserve"> </w:t>
        </w:r>
      </w:ins>
      <w:ins w:id="599" w:author="PR Preview" w:date="2026-01-01T00:00:00Z">
        <w:r>
          <w:t xml:space="preserve">Its Rao–Blackwellization is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Rao–Blackwellized estimator)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an indicator is a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 of a zero)</m:t>
              </m:r>
            </m:e>
          </m:eqArr>
        </m:oMath>
      </m:oMathPara>
    </w:p>
    <w:p>
      <w:pPr>
        <w:pStyle w:val="FirstParagraph"/>
      </w:pPr>
      <w:ins w:id="600" w:author="PR Preview" w:date="2026-01-01T00:00:00Z">
        <w:r>
          <w:t xml:space="preserve">By</w:t>
        </w:r>
      </w:ins>
      <w:ins w:id="601" w:author="PR Preview" w:date="2026-01-01T00:00:00Z">
        <w:r>
          <w:t xml:space="preserve"> </w:t>
        </w:r>
      </w:ins>
      <w:hyperlink w:anchor="lem-poisson-zero-rb">
        <w:ins w:id="602" w:author="PR Preview" w:date="2026-01-01T00:00:00Z">
          <w:r>
            <w:rPr>
              <w:rStyle w:val="Hyperlink"/>
            </w:rPr>
            <w:t xml:space="preserve">Lemma 2</w:t>
          </w:r>
        </w:ins>
      </w:hyperlink>
      <w:ins w:id="603" w:author="PR Preview" w:date="2026-01-01T00:00:00Z">
        <w:r>
          <w:t xml:space="preserve">, the conditional probability in the last line is the one in</w:t>
        </w:r>
      </w:ins>
      <w:ins w:id="604" w:author="PR Preview" w:date="2026-01-01T00:00:00Z">
        <w:r>
          <w:t xml:space="preserve"> </w:t>
        </w:r>
      </w:ins>
      <w:hyperlink w:anchor="eq-poisson-zero-conditional">
        <w:ins w:id="605" w:author="PR Preview" w:date="2026-01-01T00:00:00Z">
          <w:r>
            <w:rPr>
              <w:rStyle w:val="Hyperlink"/>
            </w:rPr>
            <w:t xml:space="preserve">Equation 5</w:t>
          </w:r>
        </w:ins>
      </w:hyperlink>
      <w:ins w:id="606" w:author="PR Preview" w:date="2026-01-01T00:00:00Z">
        <w:r>
          <w:t xml:space="preserve">.</w:t>
        </w:r>
      </w:ins>
      <w:ins w:id="607" w:author="PR Preview" w:date="2026-01-01T00:00:00Z">
        <w:r>
          <w:t xml:space="preserve"> </w:t>
        </w:r>
      </w:ins>
      <w:ins w:id="608" w:author="PR Preview" w:date="2026-01-01T00:00:00Z">
        <w:r>
          <w:t xml:space="preserve">For</w:t>
        </w:r>
      </w:ins>
      <w:ins w:id="609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=</m:t>
        </m:r>
        <m:r>
          <m:t>20</m:t>
        </m:r>
      </m:oMath>
      <w:ins w:id="610" w:author="PR Preview" w:date="2026-01-01T00:00:00Z">
        <w:r>
          <w:t xml:space="preserve"> </w:t>
        </w:r>
      </w:ins>
      <w:ins w:id="611" w:author="PR Preview" w:date="2026-01-01T00:00:00Z">
        <w:r>
          <w:t xml:space="preserve">we draw 10,000 samples, compute both estimators on each,</w:t>
        </w:r>
      </w:ins>
      <w:ins w:id="612" w:author="PR Preview" w:date="2026-01-01T00:00:00Z">
        <w:r>
          <w:t xml:space="preserve"> </w:t>
        </w:r>
      </w:ins>
      <w:ins w:id="613" w:author="PR Preview" w:date="2026-01-01T00:00:00Z">
        <w:r>
          <w:t xml:space="preserve">and report each one’s mean (with a 95% confidence interval)</w:t>
        </w:r>
      </w:ins>
      <w:ins w:id="614" w:author="PR Preview" w:date="2026-01-01T00:00:00Z">
        <w:r>
          <w:t xml:space="preserve"> </w:t>
        </w:r>
      </w:ins>
      <w:ins w:id="615" w:author="PR Preview" w:date="2026-01-01T00:00:00Z">
        <w:r>
          <w:t xml:space="preserve">and variance (with a 95% confidence interval from the normal approximation</w:t>
        </w:r>
      </w:ins>
      <w:ins w:id="616" w:author="PR Preview" w:date="2026-01-01T00:00:00Z">
        <w:r>
          <w:t xml:space="preserve"> </w:t>
        </w:r>
      </w:ins>
      <w:ins w:id="617" w:author="PR Preview" w:date="2026-01-01T00:00:00Z">
        <w:r>
          <w:t xml:space="preserve">to the sampling distribution of a sample variance).</w:t>
        </w:r>
      </w:ins>
    </w:p>
    <w:p>
      <w:pPr>
        <w:pStyle w:val="SourceCode"/>
      </w:pPr>
      <w:ins w:id="618" w:author="PR Preview" w:date="2026-01-01T00:00:00Z">
        <w:r>
          <w:rPr>
            <w:rStyle w:val="NormalTok"/>
          </w:rPr>
          <w:t xml:space="preserve">birthwt </w:t>
        </w:r>
      </w:ins>
      <w:ins w:id="619" w:author="PR Preview" w:date="2026-01-01T00:00:00Z">
        <w:r>
          <w:rPr>
            <w:rStyle w:val="OtherTok"/>
          </w:rPr>
          <w:t xml:space="preserve">&lt;-</w:t>
        </w:r>
      </w:ins>
      <w:ins w:id="620" w:author="PR Preview" w:date="2026-01-01T00:00:00Z">
        <w:r>
          <w:rPr>
            <w:rStyle w:val="NormalTok"/>
          </w:rPr>
          <w:t xml:space="preserve"> </w:t>
        </w:r>
      </w:ins>
      <w:ins w:id="621" w:author="PR Preview" w:date="2026-01-01T00:00:00Z">
        <w:r>
          <w:rPr>
            <w:rStyle w:val="FunctionTok"/>
          </w:rPr>
          <w:t xml:space="preserve">read.csv</w:t>
        </w:r>
      </w:ins>
      <w:ins w:id="622" w:author="PR Preview" w:date="2026-01-01T00:00:00Z">
        <w:r>
          <w:rPr>
            <w:rStyle w:val="NormalTok"/>
          </w:rPr>
          <w:t xml:space="preserve">(</w:t>
        </w:r>
      </w:ins>
      <w:ins w:id="623" w:author="PR Preview" w:date="2026-01-01T00:00:00Z">
        <w:r>
          <w:rPr>
            <w:rStyle w:val="StringTok"/>
          </w:rPr>
          <w:t xml:space="preserve">"data/birthwt.csv"</w:t>
        </w:r>
      </w:ins>
      <w:ins w:id="624" w:author="PR Preview" w:date="2026-01-01T00:00:00Z">
        <w:r>
          <w:rPr>
            <w:rStyle w:val="NormalTok"/>
          </w:rPr>
          <w:t xml:space="preserve">)</w:t>
        </w:r>
      </w:ins>
      <w:ins w:id="625" w:author="PR Preview" w:date="2026-01-01T00:00:00Z">
        <w:r>
          <w:br/>
        </w:r>
      </w:ins>
      <w:ins w:id="626" w:author="PR Preview" w:date="2026-01-01T00:00:00Z">
        <w:r>
          <w:br/>
        </w:r>
      </w:ins>
      <w:ins w:id="627" w:author="PR Preview" w:date="2026-01-01T00:00:00Z">
        <w:r>
          <w:rPr>
            <w:rStyle w:val="CommentTok"/>
          </w:rPr>
          <w:t xml:space="preserve"># The Poisson rate: the observed mean number of previous premature labors.</w:t>
        </w:r>
      </w:ins>
      <w:ins w:id="628" w:author="PR Preview" w:date="2026-01-01T00:00:00Z">
        <w:r>
          <w:br/>
        </w:r>
      </w:ins>
      <w:ins w:id="629" w:author="PR Preview" w:date="2026-01-01T00:00:00Z">
        <w:r>
          <w:rPr>
            <w:rStyle w:val="NormalTok"/>
          </w:rPr>
          <w:t xml:space="preserve">lambda </w:t>
        </w:r>
      </w:ins>
      <w:ins w:id="630" w:author="PR Preview" w:date="2026-01-01T00:00:00Z">
        <w:r>
          <w:rPr>
            <w:rStyle w:val="OtherTok"/>
          </w:rPr>
          <w:t xml:space="preserve">&lt;-</w:t>
        </w:r>
      </w:ins>
      <w:ins w:id="631" w:author="PR Preview" w:date="2026-01-01T00:00:00Z">
        <w:r>
          <w:rPr>
            <w:rStyle w:val="NormalTok"/>
          </w:rPr>
          <w:t xml:space="preserve"> </w:t>
        </w:r>
      </w:ins>
      <w:ins w:id="632" w:author="PR Preview" w:date="2026-01-01T00:00:00Z">
        <w:r>
          <w:rPr>
            <w:rStyle w:val="FunctionTok"/>
          </w:rPr>
          <w:t xml:space="preserve">mean</w:t>
        </w:r>
      </w:ins>
      <w:ins w:id="633" w:author="PR Preview" w:date="2026-01-01T00:00:00Z">
        <w:r>
          <w:rPr>
            <w:rStyle w:val="NormalTok"/>
          </w:rPr>
          <w:t xml:space="preserve">(birthwt</w:t>
        </w:r>
      </w:ins>
      <w:ins w:id="634" w:author="PR Preview" w:date="2026-01-01T00:00:00Z">
        <w:r>
          <w:rPr>
            <w:rStyle w:val="SpecialCharTok"/>
          </w:rPr>
          <w:t xml:space="preserve">$</w:t>
        </w:r>
      </w:ins>
      <w:ins w:id="635" w:author="PR Preview" w:date="2026-01-01T00:00:00Z">
        <w:r>
          <w:rPr>
            <w:rStyle w:val="NormalTok"/>
          </w:rPr>
          <w:t xml:space="preserve">ptl)</w:t>
        </w:r>
      </w:ins>
      <w:ins w:id="636" w:author="PR Preview" w:date="2026-01-01T00:00:00Z">
        <w:r>
          <w:br/>
        </w:r>
      </w:ins>
      <w:ins w:id="637" w:author="PR Preview" w:date="2026-01-01T00:00:00Z">
        <w:r>
          <w:rPr>
            <w:rStyle w:val="CommentTok"/>
          </w:rPr>
          <w:t xml:space="preserve"># The estimand: the probability of a zero count.</w:t>
        </w:r>
      </w:ins>
      <w:ins w:id="638" w:author="PR Preview" w:date="2026-01-01T00:00:00Z">
        <w:r>
          <w:br/>
        </w:r>
      </w:ins>
      <w:ins w:id="639" w:author="PR Preview" w:date="2026-01-01T00:00:00Z">
        <w:r>
          <w:rPr>
            <w:rStyle w:val="NormalTok"/>
          </w:rPr>
          <w:t xml:space="preserve">pi_true </w:t>
        </w:r>
      </w:ins>
      <w:ins w:id="640" w:author="PR Preview" w:date="2026-01-01T00:00:00Z">
        <w:r>
          <w:rPr>
            <w:rStyle w:val="OtherTok"/>
          </w:rPr>
          <w:t xml:space="preserve">&lt;-</w:t>
        </w:r>
      </w:ins>
      <w:ins w:id="641" w:author="PR Preview" w:date="2026-01-01T00:00:00Z">
        <w:r>
          <w:rPr>
            <w:rStyle w:val="NormalTok"/>
          </w:rPr>
          <w:t xml:space="preserve"> </w:t>
        </w:r>
      </w:ins>
      <w:ins w:id="642" w:author="PR Preview" w:date="2026-01-01T00:00:00Z">
        <w:r>
          <w:rPr>
            <w:rStyle w:val="FunctionTok"/>
          </w:rPr>
          <w:t xml:space="preserve">exp</w:t>
        </w:r>
      </w:ins>
      <w:ins w:id="643" w:author="PR Preview" w:date="2026-01-01T00:00:00Z">
        <w:r>
          <w:rPr>
            <w:rStyle w:val="NormalTok"/>
          </w:rPr>
          <w:t xml:space="preserve">(</w:t>
        </w:r>
      </w:ins>
      <w:ins w:id="644" w:author="PR Preview" w:date="2026-01-01T00:00:00Z">
        <w:r>
          <w:rPr>
            <w:rStyle w:val="SpecialCharTok"/>
          </w:rPr>
          <w:t xml:space="preserve">-</w:t>
        </w:r>
      </w:ins>
      <w:ins w:id="645" w:author="PR Preview" w:date="2026-01-01T00:00:00Z">
        <w:r>
          <w:rPr>
            <w:rStyle w:val="NormalTok"/>
          </w:rPr>
          <w:t xml:space="preserve">lambda)</w:t>
        </w:r>
      </w:ins>
      <w:ins w:id="646" w:author="PR Preview" w:date="2026-01-01T00:00:00Z">
        <w:r>
          <w:br/>
        </w:r>
      </w:ins>
      <w:ins w:id="647" w:author="PR Preview" w:date="2026-01-01T00:00:00Z">
        <w:r>
          <w:br/>
        </w:r>
      </w:ins>
      <w:ins w:id="648" w:author="PR Preview" w:date="2026-01-01T00:00:00Z">
        <w:r>
          <w:rPr>
            <w:rStyle w:val="NormalTok"/>
          </w:rPr>
          <w:t xml:space="preserve">n </w:t>
        </w:r>
      </w:ins>
      <w:ins w:id="649" w:author="PR Preview" w:date="2026-01-01T00:00:00Z">
        <w:r>
          <w:rPr>
            <w:rStyle w:val="OtherTok"/>
          </w:rPr>
          <w:t xml:space="preserve">&lt;-</w:t>
        </w:r>
      </w:ins>
      <w:ins w:id="650" w:author="PR Preview" w:date="2026-01-01T00:00:00Z">
        <w:r>
          <w:rPr>
            <w:rStyle w:val="NormalTok"/>
          </w:rPr>
          <w:t xml:space="preserve"> </w:t>
        </w:r>
      </w:ins>
      <w:ins w:id="651" w:author="PR Preview" w:date="2026-01-01T00:00:00Z">
        <w:r>
          <w:rPr>
            <w:rStyle w:val="DecValTok"/>
          </w:rPr>
          <w:t xml:space="preserve">20</w:t>
        </w:r>
      </w:ins>
      <w:ins w:id="652" w:author="PR Preview" w:date="2026-01-01T00:00:00Z">
        <w:r>
          <w:br/>
        </w:r>
      </w:ins>
      <w:ins w:id="653" w:author="PR Preview" w:date="2026-01-01T00:00:00Z">
        <w:r>
          <w:rPr>
            <w:rStyle w:val="NormalTok"/>
          </w:rPr>
          <w:t xml:space="preserve">n_reps </w:t>
        </w:r>
      </w:ins>
      <w:ins w:id="654" w:author="PR Preview" w:date="2026-01-01T00:00:00Z">
        <w:r>
          <w:rPr>
            <w:rStyle w:val="OtherTok"/>
          </w:rPr>
          <w:t xml:space="preserve">&lt;-</w:t>
        </w:r>
      </w:ins>
      <w:ins w:id="655" w:author="PR Preview" w:date="2026-01-01T00:00:00Z">
        <w:r>
          <w:rPr>
            <w:rStyle w:val="NormalTok"/>
          </w:rPr>
          <w:t xml:space="preserve"> </w:t>
        </w:r>
      </w:ins>
      <w:ins w:id="656" w:author="PR Preview" w:date="2026-01-01T00:00:00Z">
        <w:r>
          <w:rPr>
            <w:rStyle w:val="DecValTok"/>
          </w:rPr>
          <w:t xml:space="preserve">10000</w:t>
        </w:r>
      </w:ins>
      <w:ins w:id="657" w:author="PR Preview" w:date="2026-01-01T00:00:00Z">
        <w:r>
          <w:br/>
        </w:r>
      </w:ins>
      <w:ins w:id="658" w:author="PR Preview" w:date="2026-01-01T00:00:00Z">
        <w:r>
          <w:br/>
        </w:r>
      </w:ins>
      <w:ins w:id="659" w:author="PR Preview" w:date="2026-01-01T00:00:00Z">
        <w:r>
          <w:rPr>
            <w:rStyle w:val="FunctionTok"/>
          </w:rPr>
          <w:t xml:space="preserve">set.seed</w:t>
        </w:r>
      </w:ins>
      <w:ins w:id="660" w:author="PR Preview" w:date="2026-01-01T00:00:00Z">
        <w:r>
          <w:rPr>
            <w:rStyle w:val="NormalTok"/>
          </w:rPr>
          <w:t xml:space="preserve">(</w:t>
        </w:r>
      </w:ins>
      <w:ins w:id="661" w:author="PR Preview" w:date="2026-01-01T00:00:00Z">
        <w:r>
          <w:rPr>
            <w:rStyle w:val="DecValTok"/>
          </w:rPr>
          <w:t xml:space="preserve">1945</w:t>
        </w:r>
      </w:ins>
      <w:ins w:id="662" w:author="PR Preview" w:date="2026-01-01T00:00:00Z">
        <w:r>
          <w:rPr>
            <w:rStyle w:val="NormalTok"/>
          </w:rPr>
          <w:t xml:space="preserve">)</w:t>
        </w:r>
      </w:ins>
      <w:ins w:id="663" w:author="PR Preview" w:date="2026-01-01T00:00:00Z">
        <w:r>
          <w:br/>
        </w:r>
      </w:ins>
      <w:ins w:id="664" w:author="PR Preview" w:date="2026-01-01T00:00:00Z">
        <w:r>
          <w:rPr>
            <w:rStyle w:val="CommentTok"/>
          </w:rPr>
          <w:t xml:space="preserve"># One row per sample of n counts.</w:t>
        </w:r>
      </w:ins>
      <w:ins w:id="665" w:author="PR Preview" w:date="2026-01-01T00:00:00Z">
        <w:r>
          <w:br/>
        </w:r>
      </w:ins>
      <w:ins w:id="666" w:author="PR Preview" w:date="2026-01-01T00:00:00Z">
        <w:r>
          <w:rPr>
            <w:rStyle w:val="NormalTok"/>
          </w:rPr>
          <w:t xml:space="preserve">samples </w:t>
        </w:r>
      </w:ins>
      <w:ins w:id="667" w:author="PR Preview" w:date="2026-01-01T00:00:00Z">
        <w:r>
          <w:rPr>
            <w:rStyle w:val="OtherTok"/>
          </w:rPr>
          <w:t xml:space="preserve">&lt;-</w:t>
        </w:r>
      </w:ins>
      <w:ins w:id="668" w:author="PR Preview" w:date="2026-01-01T00:00:00Z">
        <w:r>
          <w:rPr>
            <w:rStyle w:val="NormalTok"/>
          </w:rPr>
          <w:t xml:space="preserve"> </w:t>
        </w:r>
      </w:ins>
      <w:ins w:id="669" w:author="PR Preview" w:date="2026-01-01T00:00:00Z">
        <w:r>
          <w:rPr>
            <w:rStyle w:val="FunctionTok"/>
          </w:rPr>
          <w:t xml:space="preserve">matrix</w:t>
        </w:r>
      </w:ins>
      <w:ins w:id="670" w:author="PR Preview" w:date="2026-01-01T00:00:00Z">
        <w:r>
          <w:rPr>
            <w:rStyle w:val="NormalTok"/>
          </w:rPr>
          <w:t xml:space="preserve">(</w:t>
        </w:r>
      </w:ins>
      <w:ins w:id="671" w:author="PR Preview" w:date="2026-01-01T00:00:00Z">
        <w:r>
          <w:rPr>
            <w:rStyle w:val="FunctionTok"/>
          </w:rPr>
          <w:t xml:space="preserve">rpois</w:t>
        </w:r>
      </w:ins>
      <w:ins w:id="672" w:author="PR Preview" w:date="2026-01-01T00:00:00Z">
        <w:r>
          <w:rPr>
            <w:rStyle w:val="NormalTok"/>
          </w:rPr>
          <w:t xml:space="preserve">(n </w:t>
        </w:r>
      </w:ins>
      <w:ins w:id="673" w:author="PR Preview" w:date="2026-01-01T00:00:00Z">
        <w:r>
          <w:rPr>
            <w:rStyle w:val="SpecialCharTok"/>
          </w:rPr>
          <w:t xml:space="preserve">*</w:t>
        </w:r>
      </w:ins>
      <w:ins w:id="674" w:author="PR Preview" w:date="2026-01-01T00:00:00Z">
        <w:r>
          <w:rPr>
            <w:rStyle w:val="NormalTok"/>
          </w:rPr>
          <w:t xml:space="preserve"> n_reps, lambda), </w:t>
        </w:r>
      </w:ins>
      <w:ins w:id="675" w:author="PR Preview" w:date="2026-01-01T00:00:00Z">
        <w:r>
          <w:rPr>
            <w:rStyle w:val="AttributeTok"/>
          </w:rPr>
          <w:t xml:space="preserve">nrow =</w:t>
        </w:r>
      </w:ins>
      <w:ins w:id="676" w:author="PR Preview" w:date="2026-01-01T00:00:00Z">
        <w:r>
          <w:rPr>
            <w:rStyle w:val="NormalTok"/>
          </w:rPr>
          <w:t xml:space="preserve"> n_reps)</w:t>
        </w:r>
      </w:ins>
      <w:ins w:id="677" w:author="PR Preview" w:date="2026-01-01T00:00:00Z">
        <w:r>
          <w:br/>
        </w:r>
      </w:ins>
      <w:ins w:id="678" w:author="PR Preview" w:date="2026-01-01T00:00:00Z">
        <w:r>
          <w:rPr>
            <w:rStyle w:val="NormalTok"/>
          </w:rPr>
          <w:t xml:space="preserve">s_sum </w:t>
        </w:r>
      </w:ins>
      <w:ins w:id="679" w:author="PR Preview" w:date="2026-01-01T00:00:00Z">
        <w:r>
          <w:rPr>
            <w:rStyle w:val="OtherTok"/>
          </w:rPr>
          <w:t xml:space="preserve">&lt;-</w:t>
        </w:r>
      </w:ins>
      <w:ins w:id="680" w:author="PR Preview" w:date="2026-01-01T00:00:00Z">
        <w:r>
          <w:rPr>
            <w:rStyle w:val="NormalTok"/>
          </w:rPr>
          <w:t xml:space="preserve"> </w:t>
        </w:r>
      </w:ins>
      <w:ins w:id="681" w:author="PR Preview" w:date="2026-01-01T00:00:00Z">
        <w:r>
          <w:rPr>
            <w:rStyle w:val="FunctionTok"/>
          </w:rPr>
          <w:t xml:space="preserve">rowSums</w:t>
        </w:r>
      </w:ins>
      <w:ins w:id="682" w:author="PR Preview" w:date="2026-01-01T00:00:00Z">
        <w:r>
          <w:rPr>
            <w:rStyle w:val="NormalTok"/>
          </w:rPr>
          <w:t xml:space="preserve">(samples)</w:t>
        </w:r>
      </w:ins>
      <w:ins w:id="683" w:author="PR Preview" w:date="2026-01-01T00:00:00Z">
        <w:r>
          <w:br/>
        </w:r>
      </w:ins>
      <w:ins w:id="684" w:author="PR Preview" w:date="2026-01-01T00:00:00Z">
        <w:r>
          <w:br/>
        </w:r>
      </w:ins>
      <w:ins w:id="685" w:author="PR Preview" w:date="2026-01-01T00:00:00Z">
        <w:r>
          <w:rPr>
            <w:rStyle w:val="CommentTok"/>
          </w:rPr>
          <w:t xml:space="preserve"># The crude estimator and its Rao-Blackwellization.</w:t>
        </w:r>
      </w:ins>
      <w:ins w:id="686" w:author="PR Preview" w:date="2026-01-01T00:00:00Z">
        <w:r>
          <w:br/>
        </w:r>
      </w:ins>
      <w:ins w:id="687" w:author="PR Preview" w:date="2026-01-01T00:00:00Z">
        <w:r>
          <w:rPr>
            <w:rStyle w:val="NormalTok"/>
          </w:rPr>
          <w:t xml:space="preserve">est </w:t>
        </w:r>
      </w:ins>
      <w:ins w:id="688" w:author="PR Preview" w:date="2026-01-01T00:00:00Z">
        <w:r>
          <w:rPr>
            <w:rStyle w:val="OtherTok"/>
          </w:rPr>
          <w:t xml:space="preserve">&lt;-</w:t>
        </w:r>
      </w:ins>
      <w:ins w:id="689" w:author="PR Preview" w:date="2026-01-01T00:00:00Z">
        <w:r>
          <w:rPr>
            <w:rStyle w:val="NormalTok"/>
          </w:rPr>
          <w:t xml:space="preserve"> </w:t>
        </w:r>
      </w:ins>
      <w:ins w:id="690" w:author="PR Preview" w:date="2026-01-01T00:00:00Z">
        <w:r>
          <w:rPr>
            <w:rStyle w:val="FunctionTok"/>
          </w:rPr>
          <w:t xml:space="preserve">data.frame</w:t>
        </w:r>
      </w:ins>
      <w:ins w:id="691" w:author="PR Preview" w:date="2026-01-01T00:00:00Z">
        <w:r>
          <w:rPr>
            <w:rStyle w:val="NormalTok"/>
          </w:rPr>
          <w:t xml:space="preserve">(</w:t>
        </w:r>
      </w:ins>
      <w:ins w:id="692" w:author="PR Preview" w:date="2026-01-01T00:00:00Z">
        <w:r>
          <w:br/>
        </w:r>
      </w:ins>
      <w:ins w:id="693" w:author="PR Preview" w:date="2026-01-01T00:00:00Z">
        <w:r>
          <w:rPr>
            <w:rStyle w:val="NormalTok"/>
          </w:rPr>
          <w:t xml:space="preserve">  </w:t>
        </w:r>
      </w:ins>
      <w:ins w:id="694" w:author="PR Preview" w:date="2026-01-01T00:00:00Z">
        <w:r>
          <w:rPr>
            <w:rStyle w:val="AttributeTok"/>
          </w:rPr>
          <w:t xml:space="preserve">crude =</w:t>
        </w:r>
      </w:ins>
      <w:ins w:id="695" w:author="PR Preview" w:date="2026-01-01T00:00:00Z">
        <w:r>
          <w:rPr>
            <w:rStyle w:val="NormalTok"/>
          </w:rPr>
          <w:t xml:space="preserve"> </w:t>
        </w:r>
      </w:ins>
      <w:ins w:id="696" w:author="PR Preview" w:date="2026-01-01T00:00:00Z">
        <w:r>
          <w:rPr>
            <w:rStyle w:val="FunctionTok"/>
          </w:rPr>
          <w:t xml:space="preserve">as.numeric</w:t>
        </w:r>
      </w:ins>
      <w:ins w:id="697" w:author="PR Preview" w:date="2026-01-01T00:00:00Z">
        <w:r>
          <w:rPr>
            <w:rStyle w:val="NormalTok"/>
          </w:rPr>
          <w:t xml:space="preserve">(samples[, </w:t>
        </w:r>
      </w:ins>
      <w:ins w:id="698" w:author="PR Preview" w:date="2026-01-01T00:00:00Z">
        <w:r>
          <w:rPr>
            <w:rStyle w:val="DecValTok"/>
          </w:rPr>
          <w:t xml:space="preserve">1</w:t>
        </w:r>
      </w:ins>
      <w:ins w:id="699" w:author="PR Preview" w:date="2026-01-01T00:00:00Z">
        <w:r>
          <w:rPr>
            <w:rStyle w:val="NormalTok"/>
          </w:rPr>
          <w:t xml:space="preserve">] </w:t>
        </w:r>
      </w:ins>
      <w:ins w:id="700" w:author="PR Preview" w:date="2026-01-01T00:00:00Z">
        <w:r>
          <w:rPr>
            <w:rStyle w:val="SpecialCharTok"/>
          </w:rPr>
          <w:t xml:space="preserve">==</w:t>
        </w:r>
      </w:ins>
      <w:ins w:id="701" w:author="PR Preview" w:date="2026-01-01T00:00:00Z">
        <w:r>
          <w:rPr>
            <w:rStyle w:val="NormalTok"/>
          </w:rPr>
          <w:t xml:space="preserve"> </w:t>
        </w:r>
      </w:ins>
      <w:ins w:id="702" w:author="PR Preview" w:date="2026-01-01T00:00:00Z">
        <w:r>
          <w:rPr>
            <w:rStyle w:val="DecValTok"/>
          </w:rPr>
          <w:t xml:space="preserve">0</w:t>
        </w:r>
      </w:ins>
      <w:ins w:id="703" w:author="PR Preview" w:date="2026-01-01T00:00:00Z">
        <w:r>
          <w:rPr>
            <w:rStyle w:val="NormalTok"/>
          </w:rPr>
          <w:t xml:space="preserve">),</w:t>
        </w:r>
      </w:ins>
      <w:ins w:id="704" w:author="PR Preview" w:date="2026-01-01T00:00:00Z">
        <w:r>
          <w:br/>
        </w:r>
      </w:ins>
      <w:ins w:id="705" w:author="PR Preview" w:date="2026-01-01T00:00:00Z">
        <w:r>
          <w:rPr>
            <w:rStyle w:val="NormalTok"/>
          </w:rPr>
          <w:t xml:space="preserve">  </w:t>
        </w:r>
      </w:ins>
      <w:ins w:id="706" w:author="PR Preview" w:date="2026-01-01T00:00:00Z">
        <w:r>
          <w:rPr>
            <w:rStyle w:val="AttributeTok"/>
          </w:rPr>
          <w:t xml:space="preserve">rao_blackwell =</w:t>
        </w:r>
      </w:ins>
      <w:ins w:id="707" w:author="PR Preview" w:date="2026-01-01T00:00:00Z">
        <w:r>
          <w:rPr>
            <w:rStyle w:val="NormalTok"/>
          </w:rPr>
          <w:t xml:space="preserve"> ((n </w:t>
        </w:r>
      </w:ins>
      <w:ins w:id="708" w:author="PR Preview" w:date="2026-01-01T00:00:00Z">
        <w:r>
          <w:rPr>
            <w:rStyle w:val="SpecialCharTok"/>
          </w:rPr>
          <w:t xml:space="preserve">-</w:t>
        </w:r>
      </w:ins>
      <w:ins w:id="709" w:author="PR Preview" w:date="2026-01-01T00:00:00Z">
        <w:r>
          <w:rPr>
            <w:rStyle w:val="NormalTok"/>
          </w:rPr>
          <w:t xml:space="preserve"> </w:t>
        </w:r>
      </w:ins>
      <w:ins w:id="710" w:author="PR Preview" w:date="2026-01-01T00:00:00Z">
        <w:r>
          <w:rPr>
            <w:rStyle w:val="DecValTok"/>
          </w:rPr>
          <w:t xml:space="preserve">1</w:t>
        </w:r>
      </w:ins>
      <w:ins w:id="711" w:author="PR Preview" w:date="2026-01-01T00:00:00Z">
        <w:r>
          <w:rPr>
            <w:rStyle w:val="NormalTok"/>
          </w:rPr>
          <w:t xml:space="preserve">) </w:t>
        </w:r>
      </w:ins>
      <w:ins w:id="712" w:author="PR Preview" w:date="2026-01-01T00:00:00Z">
        <w:r>
          <w:rPr>
            <w:rStyle w:val="SpecialCharTok"/>
          </w:rPr>
          <w:t xml:space="preserve">/</w:t>
        </w:r>
      </w:ins>
      <w:ins w:id="713" w:author="PR Preview" w:date="2026-01-01T00:00:00Z">
        <w:r>
          <w:rPr>
            <w:rStyle w:val="NormalTok"/>
          </w:rPr>
          <w:t xml:space="preserve"> n)</w:t>
        </w:r>
      </w:ins>
      <w:ins w:id="714" w:author="PR Preview" w:date="2026-01-01T00:00:00Z">
        <w:r>
          <w:rPr>
            <w:rStyle w:val="SpecialCharTok"/>
          </w:rPr>
          <w:t xml:space="preserve">^</w:t>
        </w:r>
      </w:ins>
      <w:ins w:id="715" w:author="PR Preview" w:date="2026-01-01T00:00:00Z">
        <w:r>
          <w:rPr>
            <w:rStyle w:val="NormalTok"/>
          </w:rPr>
          <w:t xml:space="preserve">s_sum</w:t>
        </w:r>
      </w:ins>
      <w:ins w:id="716" w:author="PR Preview" w:date="2026-01-01T00:00:00Z">
        <w:r>
          <w:br/>
        </w:r>
      </w:ins>
      <w:ins w:id="717" w:author="PR Preview" w:date="2026-01-01T00:00:00Z">
        <w:r>
          <w:rPr>
            <w:rStyle w:val="NormalTok"/>
          </w:rPr>
          <w:t xml:space="preserve">)</w:t>
        </w:r>
      </w:ins>
      <w:ins w:id="718" w:author="PR Preview" w:date="2026-01-01T00:00:00Z">
        <w:r>
          <w:br/>
        </w:r>
      </w:ins>
      <w:ins w:id="719" w:author="PR Preview" w:date="2026-01-01T00:00:00Z">
        <w:r>
          <w:br/>
        </w:r>
      </w:ins>
      <w:ins w:id="720" w:author="PR Preview" w:date="2026-01-01T00:00:00Z">
        <w:r>
          <w:rPr>
            <w:rStyle w:val="CommentTok"/>
          </w:rPr>
          <w:t xml:space="preserve"># Mean with a t interval; variance with a normal-approximation interval,</w:t>
        </w:r>
      </w:ins>
      <w:ins w:id="721" w:author="PR Preview" w:date="2026-01-01T00:00:00Z">
        <w:r>
          <w:br/>
        </w:r>
      </w:ins>
      <w:ins w:id="722" w:author="PR Preview" w:date="2026-01-01T00:00:00Z">
        <w:r>
          <w:rPr>
            <w:rStyle w:val="CommentTok"/>
          </w:rPr>
          <w:t xml:space="preserve"># using the standard error sqrt((m4 - s^4) / N) of a sample variance.</w:t>
        </w:r>
      </w:ins>
      <w:ins w:id="723" w:author="PR Preview" w:date="2026-01-01T00:00:00Z">
        <w:r>
          <w:br/>
        </w:r>
      </w:ins>
      <w:ins w:id="724" w:author="PR Preview" w:date="2026-01-01T00:00:00Z">
        <w:r>
          <w:rPr>
            <w:rStyle w:val="NormalTok"/>
          </w:rPr>
          <w:t xml:space="preserve">summarize_estimator </w:t>
        </w:r>
      </w:ins>
      <w:ins w:id="725" w:author="PR Preview" w:date="2026-01-01T00:00:00Z">
        <w:r>
          <w:rPr>
            <w:rStyle w:val="OtherTok"/>
          </w:rPr>
          <w:t xml:space="preserve">&lt;-</w:t>
        </w:r>
      </w:ins>
      <w:ins w:id="726" w:author="PR Preview" w:date="2026-01-01T00:00:00Z">
        <w:r>
          <w:rPr>
            <w:rStyle w:val="NormalTok"/>
          </w:rPr>
          <w:t xml:space="preserve"> </w:t>
        </w:r>
      </w:ins>
      <w:ins w:id="727" w:author="PR Preview" w:date="2026-01-01T00:00:00Z">
        <w:r>
          <w:rPr>
            <w:rStyle w:val="ControlFlowTok"/>
          </w:rPr>
          <w:t xml:space="preserve">function</w:t>
        </w:r>
      </w:ins>
      <w:ins w:id="728" w:author="PR Preview" w:date="2026-01-01T00:00:00Z">
        <w:r>
          <w:rPr>
            <w:rStyle w:val="NormalTok"/>
          </w:rPr>
          <w:t xml:space="preserve">(x) {</w:t>
        </w:r>
      </w:ins>
      <w:ins w:id="729" w:author="PR Preview" w:date="2026-01-01T00:00:00Z">
        <w:r>
          <w:br/>
        </w:r>
      </w:ins>
      <w:ins w:id="730" w:author="PR Preview" w:date="2026-01-01T00:00:00Z">
        <w:r>
          <w:rPr>
            <w:rStyle w:val="NormalTok"/>
          </w:rPr>
          <w:t xml:space="preserve">  tt </w:t>
        </w:r>
      </w:ins>
      <w:ins w:id="731" w:author="PR Preview" w:date="2026-01-01T00:00:00Z">
        <w:r>
          <w:rPr>
            <w:rStyle w:val="OtherTok"/>
          </w:rPr>
          <w:t xml:space="preserve">&lt;-</w:t>
        </w:r>
      </w:ins>
      <w:ins w:id="732" w:author="PR Preview" w:date="2026-01-01T00:00:00Z">
        <w:r>
          <w:rPr>
            <w:rStyle w:val="NormalTok"/>
          </w:rPr>
          <w:t xml:space="preserve"> </w:t>
        </w:r>
      </w:ins>
      <w:ins w:id="733" w:author="PR Preview" w:date="2026-01-01T00:00:00Z">
        <w:r>
          <w:rPr>
            <w:rStyle w:val="FunctionTok"/>
          </w:rPr>
          <w:t xml:space="preserve">t.test</w:t>
        </w:r>
      </w:ins>
      <w:ins w:id="734" w:author="PR Preview" w:date="2026-01-01T00:00:00Z">
        <w:r>
          <w:rPr>
            <w:rStyle w:val="NormalTok"/>
          </w:rPr>
          <w:t xml:space="preserve">(x)</w:t>
        </w:r>
      </w:ins>
      <w:ins w:id="735" w:author="PR Preview" w:date="2026-01-01T00:00:00Z">
        <w:r>
          <w:br/>
        </w:r>
      </w:ins>
      <w:ins w:id="736" w:author="PR Preview" w:date="2026-01-01T00:00:00Z">
        <w:r>
          <w:rPr>
            <w:rStyle w:val="NormalTok"/>
          </w:rPr>
          <w:t xml:space="preserve">  v </w:t>
        </w:r>
      </w:ins>
      <w:ins w:id="737" w:author="PR Preview" w:date="2026-01-01T00:00:00Z">
        <w:r>
          <w:rPr>
            <w:rStyle w:val="OtherTok"/>
          </w:rPr>
          <w:t xml:space="preserve">&lt;-</w:t>
        </w:r>
      </w:ins>
      <w:ins w:id="738" w:author="PR Preview" w:date="2026-01-01T00:00:00Z">
        <w:r>
          <w:rPr>
            <w:rStyle w:val="NormalTok"/>
          </w:rPr>
          <w:t xml:space="preserve"> </w:t>
        </w:r>
      </w:ins>
      <w:ins w:id="739" w:author="PR Preview" w:date="2026-01-01T00:00:00Z">
        <w:r>
          <w:rPr>
            <w:rStyle w:val="FunctionTok"/>
          </w:rPr>
          <w:t xml:space="preserve">var</w:t>
        </w:r>
      </w:ins>
      <w:ins w:id="740" w:author="PR Preview" w:date="2026-01-01T00:00:00Z">
        <w:r>
          <w:rPr>
            <w:rStyle w:val="NormalTok"/>
          </w:rPr>
          <w:t xml:space="preserve">(x)</w:t>
        </w:r>
      </w:ins>
      <w:ins w:id="741" w:author="PR Preview" w:date="2026-01-01T00:00:00Z">
        <w:r>
          <w:br/>
        </w:r>
      </w:ins>
      <w:ins w:id="742" w:author="PR Preview" w:date="2026-01-01T00:00:00Z">
        <w:r>
          <w:rPr>
            <w:rStyle w:val="NormalTok"/>
          </w:rPr>
          <w:t xml:space="preserve">  m4 </w:t>
        </w:r>
      </w:ins>
      <w:ins w:id="743" w:author="PR Preview" w:date="2026-01-01T00:00:00Z">
        <w:r>
          <w:rPr>
            <w:rStyle w:val="OtherTok"/>
          </w:rPr>
          <w:t xml:space="preserve">&lt;-</w:t>
        </w:r>
      </w:ins>
      <w:ins w:id="744" w:author="PR Preview" w:date="2026-01-01T00:00:00Z">
        <w:r>
          <w:rPr>
            <w:rStyle w:val="NormalTok"/>
          </w:rPr>
          <w:t xml:space="preserve"> </w:t>
        </w:r>
      </w:ins>
      <w:ins w:id="745" w:author="PR Preview" w:date="2026-01-01T00:00:00Z">
        <w:r>
          <w:rPr>
            <w:rStyle w:val="FunctionTok"/>
          </w:rPr>
          <w:t xml:space="preserve">mean</w:t>
        </w:r>
      </w:ins>
      <w:ins w:id="746" w:author="PR Preview" w:date="2026-01-01T00:00:00Z">
        <w:r>
          <w:rPr>
            <w:rStyle w:val="NormalTok"/>
          </w:rPr>
          <w:t xml:space="preserve">((x </w:t>
        </w:r>
      </w:ins>
      <w:ins w:id="747" w:author="PR Preview" w:date="2026-01-01T00:00:00Z">
        <w:r>
          <w:rPr>
            <w:rStyle w:val="SpecialCharTok"/>
          </w:rPr>
          <w:t xml:space="preserve">-</w:t>
        </w:r>
      </w:ins>
      <w:ins w:id="748" w:author="PR Preview" w:date="2026-01-01T00:00:00Z">
        <w:r>
          <w:rPr>
            <w:rStyle w:val="NormalTok"/>
          </w:rPr>
          <w:t xml:space="preserve"> </w:t>
        </w:r>
      </w:ins>
      <w:ins w:id="749" w:author="PR Preview" w:date="2026-01-01T00:00:00Z">
        <w:r>
          <w:rPr>
            <w:rStyle w:val="FunctionTok"/>
          </w:rPr>
          <w:t xml:space="preserve">mean</w:t>
        </w:r>
      </w:ins>
      <w:ins w:id="750" w:author="PR Preview" w:date="2026-01-01T00:00:00Z">
        <w:r>
          <w:rPr>
            <w:rStyle w:val="NormalTok"/>
          </w:rPr>
          <w:t xml:space="preserve">(x))</w:t>
        </w:r>
      </w:ins>
      <w:ins w:id="751" w:author="PR Preview" w:date="2026-01-01T00:00:00Z">
        <w:r>
          <w:rPr>
            <w:rStyle w:val="SpecialCharTok"/>
          </w:rPr>
          <w:t xml:space="preserve">^</w:t>
        </w:r>
      </w:ins>
      <w:ins w:id="752" w:author="PR Preview" w:date="2026-01-01T00:00:00Z">
        <w:r>
          <w:rPr>
            <w:rStyle w:val="DecValTok"/>
          </w:rPr>
          <w:t xml:space="preserve">4</w:t>
        </w:r>
      </w:ins>
      <w:ins w:id="753" w:author="PR Preview" w:date="2026-01-01T00:00:00Z">
        <w:r>
          <w:rPr>
            <w:rStyle w:val="NormalTok"/>
          </w:rPr>
          <w:t xml:space="preserve">)</w:t>
        </w:r>
      </w:ins>
      <w:ins w:id="754" w:author="PR Preview" w:date="2026-01-01T00:00:00Z">
        <w:r>
          <w:br/>
        </w:r>
      </w:ins>
      <w:ins w:id="755" w:author="PR Preview" w:date="2026-01-01T00:00:00Z">
        <w:r>
          <w:rPr>
            <w:rStyle w:val="NormalTok"/>
          </w:rPr>
          <w:t xml:space="preserve">  se_v </w:t>
        </w:r>
      </w:ins>
      <w:ins w:id="756" w:author="PR Preview" w:date="2026-01-01T00:00:00Z">
        <w:r>
          <w:rPr>
            <w:rStyle w:val="OtherTok"/>
          </w:rPr>
          <w:t xml:space="preserve">&lt;-</w:t>
        </w:r>
      </w:ins>
      <w:ins w:id="757" w:author="PR Preview" w:date="2026-01-01T00:00:00Z">
        <w:r>
          <w:rPr>
            <w:rStyle w:val="NormalTok"/>
          </w:rPr>
          <w:t xml:space="preserve"> </w:t>
        </w:r>
      </w:ins>
      <w:ins w:id="758" w:author="PR Preview" w:date="2026-01-01T00:00:00Z">
        <w:r>
          <w:rPr>
            <w:rStyle w:val="FunctionTok"/>
          </w:rPr>
          <w:t xml:space="preserve">sqrt</w:t>
        </w:r>
      </w:ins>
      <w:ins w:id="759" w:author="PR Preview" w:date="2026-01-01T00:00:00Z">
        <w:r>
          <w:rPr>
            <w:rStyle w:val="NormalTok"/>
          </w:rPr>
          <w:t xml:space="preserve">((m4 </w:t>
        </w:r>
      </w:ins>
      <w:ins w:id="760" w:author="PR Preview" w:date="2026-01-01T00:00:00Z">
        <w:r>
          <w:rPr>
            <w:rStyle w:val="SpecialCharTok"/>
          </w:rPr>
          <w:t xml:space="preserve">-</w:t>
        </w:r>
      </w:ins>
      <w:ins w:id="761" w:author="PR Preview" w:date="2026-01-01T00:00:00Z">
        <w:r>
          <w:rPr>
            <w:rStyle w:val="NormalTok"/>
          </w:rPr>
          <w:t xml:space="preserve"> v</w:t>
        </w:r>
      </w:ins>
      <w:ins w:id="762" w:author="PR Preview" w:date="2026-01-01T00:00:00Z">
        <w:r>
          <w:rPr>
            <w:rStyle w:val="SpecialCharTok"/>
          </w:rPr>
          <w:t xml:space="preserve">^</w:t>
        </w:r>
      </w:ins>
      <w:ins w:id="763" w:author="PR Preview" w:date="2026-01-01T00:00:00Z">
        <w:r>
          <w:rPr>
            <w:rStyle w:val="DecValTok"/>
          </w:rPr>
          <w:t xml:space="preserve">2</w:t>
        </w:r>
      </w:ins>
      <w:ins w:id="764" w:author="PR Preview" w:date="2026-01-01T00:00:00Z">
        <w:r>
          <w:rPr>
            <w:rStyle w:val="NormalTok"/>
          </w:rPr>
          <w:t xml:space="preserve">) </w:t>
        </w:r>
      </w:ins>
      <w:ins w:id="765" w:author="PR Preview" w:date="2026-01-01T00:00:00Z">
        <w:r>
          <w:rPr>
            <w:rStyle w:val="SpecialCharTok"/>
          </w:rPr>
          <w:t xml:space="preserve">/</w:t>
        </w:r>
      </w:ins>
      <w:ins w:id="766" w:author="PR Preview" w:date="2026-01-01T00:00:00Z">
        <w:r>
          <w:rPr>
            <w:rStyle w:val="NormalTok"/>
          </w:rPr>
          <w:t xml:space="preserve"> </w:t>
        </w:r>
      </w:ins>
      <w:ins w:id="767" w:author="PR Preview" w:date="2026-01-01T00:00:00Z">
        <w:r>
          <w:rPr>
            <w:rStyle w:val="FunctionTok"/>
          </w:rPr>
          <w:t xml:space="preserve">length</w:t>
        </w:r>
      </w:ins>
      <w:ins w:id="768" w:author="PR Preview" w:date="2026-01-01T00:00:00Z">
        <w:r>
          <w:rPr>
            <w:rStyle w:val="NormalTok"/>
          </w:rPr>
          <w:t xml:space="preserve">(x))</w:t>
        </w:r>
      </w:ins>
      <w:ins w:id="769" w:author="PR Preview" w:date="2026-01-01T00:00:00Z">
        <w:r>
          <w:br/>
        </w:r>
      </w:ins>
      <w:ins w:id="770" w:author="PR Preview" w:date="2026-01-01T00:00:00Z">
        <w:r>
          <w:rPr>
            <w:rStyle w:val="NormalTok"/>
          </w:rPr>
          <w:t xml:space="preserve">  </w:t>
        </w:r>
      </w:ins>
      <w:ins w:id="771" w:author="PR Preview" w:date="2026-01-01T00:00:00Z">
        <w:r>
          <w:rPr>
            <w:rStyle w:val="FunctionTok"/>
          </w:rPr>
          <w:t xml:space="preserve">data.frame</w:t>
        </w:r>
      </w:ins>
      <w:ins w:id="772" w:author="PR Preview" w:date="2026-01-01T00:00:00Z">
        <w:r>
          <w:rPr>
            <w:rStyle w:val="NormalTok"/>
          </w:rPr>
          <w:t xml:space="preserve">(</w:t>
        </w:r>
      </w:ins>
      <w:ins w:id="773" w:author="PR Preview" w:date="2026-01-01T00:00:00Z">
        <w:r>
          <w:br/>
        </w:r>
      </w:ins>
      <w:ins w:id="774" w:author="PR Preview" w:date="2026-01-01T00:00:00Z">
        <w:r>
          <w:rPr>
            <w:rStyle w:val="NormalTok"/>
          </w:rPr>
          <w:t xml:space="preserve">    </w:t>
        </w:r>
      </w:ins>
      <w:ins w:id="775" w:author="PR Preview" w:date="2026-01-01T00:00:00Z">
        <w:r>
          <w:rPr>
            <w:rStyle w:val="AttributeTok"/>
          </w:rPr>
          <w:t xml:space="preserve">mean =</w:t>
        </w:r>
      </w:ins>
      <w:ins w:id="776" w:author="PR Preview" w:date="2026-01-01T00:00:00Z">
        <w:r>
          <w:rPr>
            <w:rStyle w:val="NormalTok"/>
          </w:rPr>
          <w:t xml:space="preserve"> </w:t>
        </w:r>
      </w:ins>
      <w:ins w:id="777" w:author="PR Preview" w:date="2026-01-01T00:00:00Z">
        <w:r>
          <w:rPr>
            <w:rStyle w:val="FunctionTok"/>
          </w:rPr>
          <w:t xml:space="preserve">mean</w:t>
        </w:r>
      </w:ins>
      <w:ins w:id="778" w:author="PR Preview" w:date="2026-01-01T00:00:00Z">
        <w:r>
          <w:rPr>
            <w:rStyle w:val="NormalTok"/>
          </w:rPr>
          <w:t xml:space="preserve">(x), </w:t>
        </w:r>
      </w:ins>
      <w:ins w:id="779" w:author="PR Preview" w:date="2026-01-01T00:00:00Z">
        <w:r>
          <w:rPr>
            <w:rStyle w:val="AttributeTok"/>
          </w:rPr>
          <w:t xml:space="preserve">mean_lower =</w:t>
        </w:r>
      </w:ins>
      <w:ins w:id="780" w:author="PR Preview" w:date="2026-01-01T00:00:00Z">
        <w:r>
          <w:rPr>
            <w:rStyle w:val="NormalTok"/>
          </w:rPr>
          <w:t xml:space="preserve"> tt</w:t>
        </w:r>
      </w:ins>
      <w:ins w:id="781" w:author="PR Preview" w:date="2026-01-01T00:00:00Z">
        <w:r>
          <w:rPr>
            <w:rStyle w:val="SpecialCharTok"/>
          </w:rPr>
          <w:t xml:space="preserve">$</w:t>
        </w:r>
      </w:ins>
      <w:ins w:id="782" w:author="PR Preview" w:date="2026-01-01T00:00:00Z">
        <w:r>
          <w:rPr>
            <w:rStyle w:val="NormalTok"/>
          </w:rPr>
          <w:t xml:space="preserve">conf.int[</w:t>
        </w:r>
      </w:ins>
      <w:ins w:id="783" w:author="PR Preview" w:date="2026-01-01T00:00:00Z">
        <w:r>
          <w:rPr>
            <w:rStyle w:val="DecValTok"/>
          </w:rPr>
          <w:t xml:space="preserve">1</w:t>
        </w:r>
      </w:ins>
      <w:ins w:id="784" w:author="PR Preview" w:date="2026-01-01T00:00:00Z">
        <w:r>
          <w:rPr>
            <w:rStyle w:val="NormalTok"/>
          </w:rPr>
          <w:t xml:space="preserve">], </w:t>
        </w:r>
      </w:ins>
      <w:ins w:id="785" w:author="PR Preview" w:date="2026-01-01T00:00:00Z">
        <w:r>
          <w:rPr>
            <w:rStyle w:val="AttributeTok"/>
          </w:rPr>
          <w:t xml:space="preserve">mean_upper =</w:t>
        </w:r>
      </w:ins>
      <w:ins w:id="786" w:author="PR Preview" w:date="2026-01-01T00:00:00Z">
        <w:r>
          <w:rPr>
            <w:rStyle w:val="NormalTok"/>
          </w:rPr>
          <w:t xml:space="preserve"> tt</w:t>
        </w:r>
      </w:ins>
      <w:ins w:id="787" w:author="PR Preview" w:date="2026-01-01T00:00:00Z">
        <w:r>
          <w:rPr>
            <w:rStyle w:val="SpecialCharTok"/>
          </w:rPr>
          <w:t xml:space="preserve">$</w:t>
        </w:r>
      </w:ins>
      <w:ins w:id="788" w:author="PR Preview" w:date="2026-01-01T00:00:00Z">
        <w:r>
          <w:rPr>
            <w:rStyle w:val="NormalTok"/>
          </w:rPr>
          <w:t xml:space="preserve">conf.int[</w:t>
        </w:r>
      </w:ins>
      <w:ins w:id="789" w:author="PR Preview" w:date="2026-01-01T00:00:00Z">
        <w:r>
          <w:rPr>
            <w:rStyle w:val="DecValTok"/>
          </w:rPr>
          <w:t xml:space="preserve">2</w:t>
        </w:r>
      </w:ins>
      <w:ins w:id="790" w:author="PR Preview" w:date="2026-01-01T00:00:00Z">
        <w:r>
          <w:rPr>
            <w:rStyle w:val="NormalTok"/>
          </w:rPr>
          <w:t xml:space="preserve">],</w:t>
        </w:r>
      </w:ins>
      <w:ins w:id="791" w:author="PR Preview" w:date="2026-01-01T00:00:00Z">
        <w:r>
          <w:br/>
        </w:r>
      </w:ins>
      <w:ins w:id="792" w:author="PR Preview" w:date="2026-01-01T00:00:00Z">
        <w:r>
          <w:rPr>
            <w:rStyle w:val="NormalTok"/>
          </w:rPr>
          <w:t xml:space="preserve">    </w:t>
        </w:r>
      </w:ins>
      <w:ins w:id="793" w:author="PR Preview" w:date="2026-01-01T00:00:00Z">
        <w:r>
          <w:rPr>
            <w:rStyle w:val="AttributeTok"/>
          </w:rPr>
          <w:t xml:space="preserve">variance =</w:t>
        </w:r>
      </w:ins>
      <w:ins w:id="794" w:author="PR Preview" w:date="2026-01-01T00:00:00Z">
        <w:r>
          <w:rPr>
            <w:rStyle w:val="NormalTok"/>
          </w:rPr>
          <w:t xml:space="preserve"> v, </w:t>
        </w:r>
      </w:ins>
      <w:ins w:id="795" w:author="PR Preview" w:date="2026-01-01T00:00:00Z">
        <w:r>
          <w:rPr>
            <w:rStyle w:val="AttributeTok"/>
          </w:rPr>
          <w:t xml:space="preserve">var_lower =</w:t>
        </w:r>
      </w:ins>
      <w:ins w:id="796" w:author="PR Preview" w:date="2026-01-01T00:00:00Z">
        <w:r>
          <w:rPr>
            <w:rStyle w:val="NormalTok"/>
          </w:rPr>
          <w:t xml:space="preserve"> v </w:t>
        </w:r>
      </w:ins>
      <w:ins w:id="797" w:author="PR Preview" w:date="2026-01-01T00:00:00Z">
        <w:r>
          <w:rPr>
            <w:rStyle w:val="SpecialCharTok"/>
          </w:rPr>
          <w:t xml:space="preserve">-</w:t>
        </w:r>
      </w:ins>
      <w:ins w:id="798" w:author="PR Preview" w:date="2026-01-01T00:00:00Z">
        <w:r>
          <w:rPr>
            <w:rStyle w:val="NormalTok"/>
          </w:rPr>
          <w:t xml:space="preserve"> </w:t>
        </w:r>
      </w:ins>
      <w:ins w:id="799" w:author="PR Preview" w:date="2026-01-01T00:00:00Z">
        <w:r>
          <w:rPr>
            <w:rStyle w:val="FloatTok"/>
          </w:rPr>
          <w:t xml:space="preserve">1.96</w:t>
        </w:r>
      </w:ins>
      <w:ins w:id="800" w:author="PR Preview" w:date="2026-01-01T00:00:00Z">
        <w:r>
          <w:rPr>
            <w:rStyle w:val="NormalTok"/>
          </w:rPr>
          <w:t xml:space="preserve"> </w:t>
        </w:r>
      </w:ins>
      <w:ins w:id="801" w:author="PR Preview" w:date="2026-01-01T00:00:00Z">
        <w:r>
          <w:rPr>
            <w:rStyle w:val="SpecialCharTok"/>
          </w:rPr>
          <w:t xml:space="preserve">*</w:t>
        </w:r>
      </w:ins>
      <w:ins w:id="802" w:author="PR Preview" w:date="2026-01-01T00:00:00Z">
        <w:r>
          <w:rPr>
            <w:rStyle w:val="NormalTok"/>
          </w:rPr>
          <w:t xml:space="preserve"> se_v, </w:t>
        </w:r>
      </w:ins>
      <w:ins w:id="803" w:author="PR Preview" w:date="2026-01-01T00:00:00Z">
        <w:r>
          <w:rPr>
            <w:rStyle w:val="AttributeTok"/>
          </w:rPr>
          <w:t xml:space="preserve">var_upper =</w:t>
        </w:r>
      </w:ins>
      <w:ins w:id="804" w:author="PR Preview" w:date="2026-01-01T00:00:00Z">
        <w:r>
          <w:rPr>
            <w:rStyle w:val="NormalTok"/>
          </w:rPr>
          <w:t xml:space="preserve"> v </w:t>
        </w:r>
      </w:ins>
      <w:ins w:id="805" w:author="PR Preview" w:date="2026-01-01T00:00:00Z">
        <w:r>
          <w:rPr>
            <w:rStyle w:val="SpecialCharTok"/>
          </w:rPr>
          <w:t xml:space="preserve">+</w:t>
        </w:r>
      </w:ins>
      <w:ins w:id="806" w:author="PR Preview" w:date="2026-01-01T00:00:00Z">
        <w:r>
          <w:rPr>
            <w:rStyle w:val="NormalTok"/>
          </w:rPr>
          <w:t xml:space="preserve"> </w:t>
        </w:r>
      </w:ins>
      <w:ins w:id="807" w:author="PR Preview" w:date="2026-01-01T00:00:00Z">
        <w:r>
          <w:rPr>
            <w:rStyle w:val="FloatTok"/>
          </w:rPr>
          <w:t xml:space="preserve">1.96</w:t>
        </w:r>
      </w:ins>
      <w:ins w:id="808" w:author="PR Preview" w:date="2026-01-01T00:00:00Z">
        <w:r>
          <w:rPr>
            <w:rStyle w:val="NormalTok"/>
          </w:rPr>
          <w:t xml:space="preserve"> </w:t>
        </w:r>
      </w:ins>
      <w:ins w:id="809" w:author="PR Preview" w:date="2026-01-01T00:00:00Z">
        <w:r>
          <w:rPr>
            <w:rStyle w:val="SpecialCharTok"/>
          </w:rPr>
          <w:t xml:space="preserve">*</w:t>
        </w:r>
      </w:ins>
      <w:ins w:id="810" w:author="PR Preview" w:date="2026-01-01T00:00:00Z">
        <w:r>
          <w:rPr>
            <w:rStyle w:val="NormalTok"/>
          </w:rPr>
          <w:t xml:space="preserve"> se_v</w:t>
        </w:r>
      </w:ins>
      <w:ins w:id="811" w:author="PR Preview" w:date="2026-01-01T00:00:00Z">
        <w:r>
          <w:br/>
        </w:r>
      </w:ins>
      <w:ins w:id="812" w:author="PR Preview" w:date="2026-01-01T00:00:00Z">
        <w:r>
          <w:rPr>
            <w:rStyle w:val="NormalTok"/>
          </w:rPr>
          <w:t xml:space="preserve">  )</w:t>
        </w:r>
      </w:ins>
      <w:ins w:id="813" w:author="PR Preview" w:date="2026-01-01T00:00:00Z">
        <w:r>
          <w:br/>
        </w:r>
      </w:ins>
      <w:ins w:id="814" w:author="PR Preview" w:date="2026-01-01T00:00:00Z">
        <w:r>
          <w:rPr>
            <w:rStyle w:val="NormalTok"/>
          </w:rPr>
          <w:t xml:space="preserve">}</w:t>
        </w:r>
      </w:ins>
      <w:ins w:id="815" w:author="PR Preview" w:date="2026-01-01T00:00:00Z">
        <w:r>
          <w:br/>
        </w:r>
      </w:ins>
      <w:ins w:id="816" w:author="PR Preview" w:date="2026-01-01T00:00:00Z">
        <w:r>
          <w:rPr>
            <w:rStyle w:val="NormalTok"/>
          </w:rPr>
          <w:t xml:space="preserve">rb_summary </w:t>
        </w:r>
      </w:ins>
      <w:ins w:id="817" w:author="PR Preview" w:date="2026-01-01T00:00:00Z">
        <w:r>
          <w:rPr>
            <w:rStyle w:val="OtherTok"/>
          </w:rPr>
          <w:t xml:space="preserve">&lt;-</w:t>
        </w:r>
      </w:ins>
      <w:ins w:id="818" w:author="PR Preview" w:date="2026-01-01T00:00:00Z">
        <w:r>
          <w:rPr>
            <w:rStyle w:val="NormalTok"/>
          </w:rPr>
          <w:t xml:space="preserve"> </w:t>
        </w:r>
      </w:ins>
      <w:ins w:id="819" w:author="PR Preview" w:date="2026-01-01T00:00:00Z">
        <w:r>
          <w:rPr>
            <w:rStyle w:val="FunctionTok"/>
          </w:rPr>
          <w:t xml:space="preserve">do.call</w:t>
        </w:r>
      </w:ins>
      <w:ins w:id="820" w:author="PR Preview" w:date="2026-01-01T00:00:00Z">
        <w:r>
          <w:rPr>
            <w:rStyle w:val="NormalTok"/>
          </w:rPr>
          <w:t xml:space="preserve">(rbind, </w:t>
        </w:r>
      </w:ins>
      <w:ins w:id="821" w:author="PR Preview" w:date="2026-01-01T00:00:00Z">
        <w:r>
          <w:rPr>
            <w:rStyle w:val="FunctionTok"/>
          </w:rPr>
          <w:t xml:space="preserve">lapply</w:t>
        </w:r>
      </w:ins>
      <w:ins w:id="822" w:author="PR Preview" w:date="2026-01-01T00:00:00Z">
        <w:r>
          <w:rPr>
            <w:rStyle w:val="NormalTok"/>
          </w:rPr>
          <w:t xml:space="preserve">(est, summarize_estimator))</w:t>
        </w:r>
      </w:ins>
      <w:ins w:id="823" w:author="PR Preview" w:date="2026-01-01T00:00:00Z">
        <w:r>
          <w:br/>
        </w:r>
      </w:ins>
      <w:ins w:id="824" w:author="PR Preview" w:date="2026-01-01T00:00:00Z">
        <w:r>
          <w:rPr>
            <w:rStyle w:val="FunctionTok"/>
          </w:rPr>
          <w:t xml:space="preserve">round</w:t>
        </w:r>
      </w:ins>
      <w:ins w:id="825" w:author="PR Preview" w:date="2026-01-01T00:00:00Z">
        <w:r>
          <w:rPr>
            <w:rStyle w:val="NormalTok"/>
          </w:rPr>
          <w:t xml:space="preserve">(rb_summary, </w:t>
        </w:r>
      </w:ins>
      <w:ins w:id="826" w:author="PR Preview" w:date="2026-01-01T00:00:00Z">
        <w:r>
          <w:rPr>
            <w:rStyle w:val="DecValTok"/>
          </w:rPr>
          <w:t xml:space="preserve">4</w:t>
        </w:r>
      </w:ins>
      <w:ins w:id="827" w:author="PR Preview" w:date="2026-01-01T00:00:00Z">
        <w:r>
          <w:rPr>
            <w:rStyle w:val="NormalTok"/>
          </w:rPr>
          <w:t xml:space="preserve">)</w:t>
        </w:r>
      </w:ins>
      <w:ins w:id="828" w:author="PR Preview" w:date="2026-01-01T00:00:00Z">
        <w:r>
          <w:br/>
        </w:r>
      </w:ins>
      <w:ins w:id="829" w:author="PR Preview" w:date="2026-01-01T00:00:00Z">
        <w:r>
          <w:rPr>
            <w:rStyle w:val="CommentTok"/>
          </w:rPr>
          <w:t xml:space="preserve">#&gt; # A tibble: 2 × 6</w:t>
        </w:r>
      </w:ins>
      <w:ins w:id="830" w:author="PR Preview" w:date="2026-01-01T00:00:00Z">
        <w:r>
          <w:br/>
        </w:r>
      </w:ins>
      <w:ins w:id="831" w:author="PR Preview" w:date="2026-01-01T00:00:00Z">
        <w:r>
          <w:rPr>
            <w:rStyle w:val="CommentTok"/>
          </w:rPr>
          <w:t xml:space="preserve">#&gt;    mean mean_lower mean_upper variance var_lower var_upper</w:t>
        </w:r>
      </w:ins>
      <w:ins w:id="832" w:author="PR Preview" w:date="2026-01-01T00:00:00Z">
        <w:r>
          <w:br/>
        </w:r>
      </w:ins>
      <w:ins w:id="833" w:author="PR Preview" w:date="2026-01-01T00:00:00Z">
        <w:r>
          <w:rPr>
            <w:rStyle w:val="CommentTok"/>
          </w:rPr>
          <w:t xml:space="preserve">#&gt;   &lt;dbl&gt;      &lt;dbl&gt;      &lt;dbl&gt;    &lt;dbl&gt;     &lt;dbl&gt;     &lt;dbl&gt;</w:t>
        </w:r>
      </w:ins>
      <w:ins w:id="834" w:author="PR Preview" w:date="2026-01-01T00:00:00Z">
        <w:r>
          <w:br/>
        </w:r>
      </w:ins>
      <w:ins w:id="835" w:author="PR Preview" w:date="2026-01-01T00:00:00Z">
        <w:r>
          <w:rPr>
            <w:rStyle w:val="CommentTok"/>
          </w:rPr>
          <w:t xml:space="preserve">#&gt; 1 0.816      0.808      0.824   0.150     0.145     0.155 </w:t>
        </w:r>
      </w:ins>
      <w:ins w:id="836" w:author="PR Preview" w:date="2026-01-01T00:00:00Z">
        <w:r>
          <w:br/>
        </w:r>
      </w:ins>
      <w:ins w:id="837" w:author="PR Preview" w:date="2026-01-01T00:00:00Z">
        <w:r>
          <w:rPr>
            <w:rStyle w:val="CommentTok"/>
          </w:rPr>
          <w:t xml:space="preserve">#&gt; 2 0.823      0.821      0.824   0.0066    0.0064    0.0068</w:t>
        </w:r>
      </w:ins>
    </w:p>
    <w:p>
      <w:pPr>
        <w:pStyle w:val="FirstParagraph"/>
      </w:pPr>
      <w:ins w:id="838" w:author="PR Preview" w:date="2026-01-01T00:00:00Z">
        <w:r>
          <w:t xml:space="preserve">The estimand is</w:t>
        </w:r>
      </w:ins>
      <w:ins w:id="839" w:author="PR Preview" w:date="2026-01-01T00:00:00Z">
        <w:r>
          <w:t xml:space="preserve"> </w:t>
        </w:r>
      </w:ins>
      <m:oMath>
        <m:r>
          <m:t>π</m:t>
        </m:r>
        <m:r>
          <m:rPr>
            <m:sty m:val="p"/>
          </m:rPr>
          <m:t>=</m:t>
        </m:r>
      </m:oMath>
      <w:ins w:id="840" w:author="PR Preview" w:date="2026-01-01T00:00:00Z">
        <w:r>
          <w:t xml:space="preserve"> </w:t>
        </w:r>
      </w:ins>
      <w:ins w:id="841" w:author="PR Preview" w:date="2026-01-01T00:00:00Z">
        <w:r>
          <w:t xml:space="preserve">0.822.</w:t>
        </w:r>
      </w:ins>
      <w:ins w:id="842" w:author="PR Preview" w:date="2026-01-01T00:00:00Z">
        <w:r>
          <w:t xml:space="preserve"> </w:t>
        </w:r>
      </w:ins>
      <w:ins w:id="843" w:author="PR Preview" w:date="2026-01-01T00:00:00Z">
        <w:r>
          <w:t xml:space="preserve">Both estimators have simulated means near it, as</w:t>
        </w:r>
      </w:ins>
      <w:ins w:id="844" w:author="PR Preview" w:date="2026-01-01T00:00:00Z">
        <w:r>
          <w:t xml:space="preserve"> </w:t>
        </w:r>
      </w:ins>
      <w:hyperlink w:anchor="thm-rb-unbiased">
        <w:ins w:id="845" w:author="PR Preview" w:date="2026-01-01T00:00:00Z">
          <w:r>
            <w:rPr>
              <w:rStyle w:val="Hyperlink"/>
            </w:rPr>
            <w:t xml:space="preserve">Theorem 2</w:t>
          </w:r>
        </w:ins>
      </w:hyperlink>
      <w:ins w:id="846" w:author="PR Preview" w:date="2026-01-01T00:00:00Z">
        <w:r>
          <w:t xml:space="preserve"> </w:t>
        </w:r>
      </w:ins>
      <w:ins w:id="847" w:author="PR Preview" w:date="2026-01-01T00:00:00Z">
        <w:r>
          <w:t xml:space="preserve">says they must.</w:t>
        </w:r>
      </w:ins>
      <w:ins w:id="848" w:author="PR Preview" w:date="2026-01-01T00:00:00Z">
        <w:r>
          <w:t xml:space="preserve"> </w:t>
        </w:r>
      </w:ins>
      <w:ins w:id="849" w:author="PR Preview" w:date="2026-01-01T00:00:00Z">
        <w:r>
          <w:t xml:space="preserve">The variance of the Rao–Blackwellized estimator is about 22.7 times smaller than that of the crude estimator,</w:t>
        </w:r>
      </w:ins>
      <w:ins w:id="850" w:author="PR Preview" w:date="2026-01-01T00:00:00Z">
        <w:r>
          <w:t xml:space="preserve"> </w:t>
        </w:r>
      </w:ins>
      <w:ins w:id="851" w:author="PR Preview" w:date="2026-01-01T00:00:00Z">
        <w:r>
          <w:t xml:space="preserve">as</w:t>
        </w:r>
      </w:ins>
      <w:ins w:id="852" w:author="PR Preview" w:date="2026-01-01T00:00:00Z">
        <w:r>
          <w:t xml:space="preserve"> </w:t>
        </w:r>
      </w:ins>
      <w:hyperlink w:anchor="thm-rao-blackwell">
        <w:ins w:id="853" w:author="PR Preview" w:date="2026-01-01T00:00:00Z">
          <w:r>
            <w:rPr>
              <w:rStyle w:val="Hyperlink"/>
            </w:rPr>
            <w:t xml:space="preserve">Theorem 3</w:t>
          </w:r>
        </w:ins>
      </w:hyperlink>
      <w:ins w:id="854" w:author="PR Preview" w:date="2026-01-01T00:00:00Z">
        <w:r>
          <w:t xml:space="preserve"> </w:t>
        </w:r>
      </w:ins>
      <w:ins w:id="855" w:author="PR Preview" w:date="2026-01-01T00:00:00Z">
        <w:r>
          <w:t xml:space="preserve">requires.</w:t>
        </w:r>
      </w:ins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fig-rao-blackwell-poiss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est_long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crude, 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rao_blackwell),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"crude (first observation is zero)"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"Rao-Blackwellized"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n_reps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(est_long,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estimate))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pi_true,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estimator, </w:t>
            </w:r>
            <w:r>
              <w:rPr>
                <w:rStyle w:val="AttributeTok"/>
              </w:rPr>
              <w:t xml:space="preserve">ncol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scales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"free_y"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"estimate of the probability of a zero count"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sufficiency_files/figure-docx/rao-blackwell-poisson-plot-1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sampling distribution of the crude and Rao–Blackwellized estimators (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20</m:t>
              </m:r>
            </m:oMath>
            <w:r>
              <w:t xml:space="preserve">, 10,000 samples); the dashed line marks the estimand</w:t>
            </w:r>
          </w:p>
          <w:bookmarkEnd w:id="46"/>
        </w:tc>
      </w:tr>
    </w:tbl>
    <w:bookmarkEnd w:id="47"/>
    <w:bookmarkStart w:id="48" w:name="rem-rb-insufficient"/>
    <w:p>
      <w:pPr>
        <w:pStyle w:val="BodyText"/>
      </w:pPr>
      <w:ins w:id="856" w:author="PR Preview" w:date="2026-01-01T00:00:00Z">
        <w:r>
          <w:rPr>
            <w:i/>
            <w:iCs/>
          </w:rPr>
          <w:t xml:space="preserve">Remark 3</w:t>
        </w:r>
      </w:ins>
      <w:ins w:id="857" w:author="PR Preview" w:date="2026-01-01T00:00:00Z">
        <w:r>
          <w:t xml:space="preserve"> (Sufficiency is needed). </w:t>
        </w:r>
      </w:ins>
      <w:ins w:id="858" w:author="PR Preview" w:date="2026-01-01T00:00:00Z">
        <w:r>
          <w:t xml:space="preserve">If</w:t>
        </w:r>
      </w:ins>
      <w:ins w:id="859" w:author="PR Preview" w:date="2026-01-01T00:00:00Z">
        <w:r>
          <w:t xml:space="preserve"> </w:t>
        </w:r>
      </w:ins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ins w:id="860" w:author="PR Preview" w:date="2026-01-01T00:00:00Z">
        <w:r>
          <w:t xml:space="preserve"> </w:t>
        </w:r>
      </w:ins>
      <w:ins w:id="861" w:author="PR Preview" w:date="2026-01-01T00:00:00Z">
        <w:r>
          <w:t xml:space="preserve">is not sufficient, then</w:t>
        </w:r>
      </w:ins>
      <w:ins w:id="862" w:author="PR Preview" w:date="2026-01-01T00:00:00Z">
        <w:r>
          <w:t xml:space="preserve"> </w:t>
        </w:r>
      </w:ins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</m:e>
        </m:d>
        <m:r>
          <m:t>​</m:t>
        </m:r>
      </m:oMath>
      <w:ins w:id="863" w:author="PR Preview" w:date="2026-01-01T00:00:00Z">
        <w:r>
          <w:t xml:space="preserve"> </w:t>
        </w:r>
      </w:ins>
      <w:ins w:id="864" w:author="PR Preview" w:date="2026-01-01T00:00:00Z">
        <w:r>
          <w:t xml:space="preserve">may depend on</w:t>
        </w:r>
      </w:ins>
      <w:ins w:id="865" w:author="PR Preview" w:date="2026-01-01T00:00:00Z">
        <w:r>
          <w:t xml:space="preserve"> </w:t>
        </w:r>
      </w:ins>
      <m:oMath>
        <m:r>
          <m:t>θ</m:t>
        </m:r>
      </m:oMath>
      <w:ins w:id="866" w:author="PR Preview" w:date="2026-01-01T00:00:00Z">
        <w:r>
          <w:t xml:space="preserve">,</w:t>
        </w:r>
      </w:ins>
      <w:ins w:id="867" w:author="PR Preview" w:date="2026-01-01T00:00:00Z">
        <w:r>
          <w:t xml:space="preserve"> </w:t>
        </w:r>
      </w:ins>
      <w:ins w:id="868" w:author="PR Preview" w:date="2026-01-01T00:00:00Z">
        <w:r>
          <w:t xml:space="preserve">in which case it is not an estimator at all</w:t>
        </w:r>
      </w:ins>
      <w:ins w:id="869" w:author="PR Preview" w:date="2026-01-01T00:00:00Z">
        <w:r>
          <w:t xml:space="preserve"> </w:t>
        </w:r>
      </w:ins>
      <w:ins w:id="870" w:author="PR Preview" w:date="2026-01-01T00:00:00Z">
        <w:r>
          <w:t xml:space="preserve">(</w:t>
        </w:r>
      </w:ins>
      <w:ins w:id="871" w:author="PR Preview" w:date="2026-01-01T00:00:00Z">
        <w:r>
          <w:t xml:space="preserve">Casella and Berger (2002, Example 7.3.18)</w:t>
        </w:r>
      </w:ins>
      <w:ins w:id="872" w:author="PR Preview" w:date="2026-01-01T00:00:00Z">
        <w:r>
          <w:t xml:space="preserve">).</w:t>
        </w:r>
      </w:ins>
    </w:p>
    <w:bookmarkEnd w:id="48"/>
    <w:bookmarkEnd w:id="49"/>
    <w:bookmarkStart w:id="61" w:name="references"/>
    <w:p>
      <w:pPr>
        <w:pStyle w:val="Heading2"/>
      </w:pPr>
      <w:ins w:id="873" w:author="PR Preview" w:date="2026-01-01T00:00:00Z">
        <w:r>
          <w:t xml:space="preserve">References</w:t>
        </w:r>
      </w:ins>
    </w:p>
    <w:bookmarkStart w:id="60" w:name="refs"/>
    <w:bookmarkStart w:id="51" w:name="ref-blackwell1947conditional"/>
    <w:p>
      <w:pPr>
        <w:pStyle w:val="Bibliography"/>
      </w:pPr>
      <w:ins w:id="874" w:author="PR Preview" w:date="2026-01-01T00:00:00Z">
        <w:r>
          <w:t xml:space="preserve">Blackwell, David. 1947.</w:t>
        </w:r>
      </w:ins>
      <w:ins w:id="875" w:author="PR Preview" w:date="2026-01-01T00:00:00Z">
        <w:r>
          <w:t xml:space="preserve"> </w:t>
        </w:r>
      </w:ins>
      <w:ins w:id="876" w:author="PR Preview" w:date="2026-01-01T00:00:00Z">
        <w:r>
          <w:t xml:space="preserve">“Conditional Expectation and Unbiased Sequential Estimation.”</w:t>
        </w:r>
      </w:ins>
      <w:ins w:id="877" w:author="PR Preview" w:date="2026-01-01T00:00:00Z">
        <w:r>
          <w:t xml:space="preserve"> </w:t>
        </w:r>
      </w:ins>
      <w:ins w:id="878" w:author="PR Preview" w:date="2026-01-01T00:00:00Z">
        <w:r>
          <w:rPr>
            <w:i/>
            <w:iCs/>
          </w:rPr>
          <w:t xml:space="preserve">The Annals of Mathematical Statistics</w:t>
        </w:r>
      </w:ins>
      <w:ins w:id="879" w:author="PR Preview" w:date="2026-01-01T00:00:00Z">
        <w:r>
          <w:t xml:space="preserve"> </w:t>
        </w:r>
      </w:ins>
      <w:ins w:id="880" w:author="PR Preview" w:date="2026-01-01T00:00:00Z">
        <w:r>
          <w:t xml:space="preserve">18 (1): 105–10.</w:t>
        </w:r>
      </w:ins>
      <w:ins w:id="881" w:author="PR Preview" w:date="2026-01-01T00:00:00Z">
        <w:r>
          <w:t xml:space="preserve"> </w:t>
        </w:r>
      </w:ins>
      <w:hyperlink r:id="rId50">
        <w:ins w:id="882" w:author="PR Preview" w:date="2026-01-01T00:00:00Z">
          <w:r>
            <w:rPr>
              <w:rStyle w:val="Hyperlink"/>
            </w:rPr>
            <w:t xml:space="preserve">https://doi.org/10.1214/aoms/1177730497</w:t>
          </w:r>
        </w:ins>
      </w:hyperlink>
      <w:ins w:id="883" w:author="PR Preview" w:date="2026-01-01T00:00:00Z">
        <w:r>
          <w:t xml:space="preserve">.</w:t>
        </w:r>
      </w:ins>
    </w:p>
    <w:bookmarkEnd w:id="51"/>
    <w:bookmarkStart w:id="53" w:name="ref-CaseBerg01"/>
    <w:p>
      <w:pPr>
        <w:pStyle w:val="Bibliography"/>
      </w:pPr>
      <w:ins w:id="884" w:author="PR Preview" w:date="2026-01-01T00:00:00Z">
        <w:r>
          <w:t xml:space="preserve">Casella, George, and Roger Berger. 2002.</w:t>
        </w:r>
      </w:ins>
      <w:ins w:id="885" w:author="PR Preview" w:date="2026-01-01T00:00:00Z">
        <w:r>
          <w:t xml:space="preserve"> </w:t>
        </w:r>
      </w:ins>
      <w:ins w:id="886" w:author="PR Preview" w:date="2026-01-01T00:00:00Z">
        <w:r>
          <w:rPr>
            <w:i/>
            <w:iCs/>
          </w:rPr>
          <w:t xml:space="preserve">Statistical Inference</w:t>
        </w:r>
      </w:ins>
      <w:ins w:id="887" w:author="PR Preview" w:date="2026-01-01T00:00:00Z">
        <w:r>
          <w:t xml:space="preserve">. 2nd ed. Cengage Learning.</w:t>
        </w:r>
      </w:ins>
      <w:ins w:id="888" w:author="PR Preview" w:date="2026-01-01T00:00:00Z">
        <w:r>
          <w:t xml:space="preserve"> </w:t>
        </w:r>
      </w:ins>
      <w:hyperlink r:id="rId52">
        <w:ins w:id="889" w:author="PR Preview" w:date="2026-01-01T00:00:00Z">
          <w:r>
            <w:rPr>
              <w:rStyle w:val="Hyperlink"/>
            </w:rPr>
            <w:t xml:space="preserve">https://www.cengage.com/c/statistical-inference-2e-casella-berger/9780534243128/</w:t>
          </w:r>
        </w:ins>
      </w:hyperlink>
      <w:ins w:id="890" w:author="PR Preview" w:date="2026-01-01T00:00:00Z">
        <w:r>
          <w:t xml:space="preserve">.</w:t>
        </w:r>
      </w:ins>
    </w:p>
    <w:bookmarkEnd w:id="53"/>
    <w:bookmarkStart w:id="55" w:name="ref-fisher1922mathematical"/>
    <w:p>
      <w:pPr>
        <w:pStyle w:val="Bibliography"/>
      </w:pPr>
      <w:ins w:id="891" w:author="PR Preview" w:date="2026-01-01T00:00:00Z">
        <w:r>
          <w:t xml:space="preserve">Fisher, Ronald A. 1922.</w:t>
        </w:r>
      </w:ins>
      <w:ins w:id="892" w:author="PR Preview" w:date="2026-01-01T00:00:00Z">
        <w:r>
          <w:t xml:space="preserve"> </w:t>
        </w:r>
      </w:ins>
      <w:ins w:id="893" w:author="PR Preview" w:date="2026-01-01T00:00:00Z">
        <w:r>
          <w:t xml:space="preserve">“On the Mathematical Foundations of Theoretical Statistics.”</w:t>
        </w:r>
      </w:ins>
      <w:ins w:id="894" w:author="PR Preview" w:date="2026-01-01T00:00:00Z">
        <w:r>
          <w:t xml:space="preserve"> </w:t>
        </w:r>
      </w:ins>
      <w:ins w:id="895" w:author="PR Preview" w:date="2026-01-01T00:00:00Z">
        <w:r>
          <w:rPr>
            <w:i/>
            <w:iCs/>
          </w:rPr>
          <w:t xml:space="preserve">Philosophical Transactions of the Royal Society of London. Series A</w:t>
        </w:r>
      </w:ins>
      <w:ins w:id="896" w:author="PR Preview" w:date="2026-01-01T00:00:00Z">
        <w:r>
          <w:t xml:space="preserve"> </w:t>
        </w:r>
      </w:ins>
      <w:ins w:id="897" w:author="PR Preview" w:date="2026-01-01T00:00:00Z">
        <w:r>
          <w:t xml:space="preserve">222 (594–604): 309–68.</w:t>
        </w:r>
      </w:ins>
      <w:ins w:id="898" w:author="PR Preview" w:date="2026-01-01T00:00:00Z">
        <w:r>
          <w:t xml:space="preserve"> </w:t>
        </w:r>
      </w:ins>
      <w:hyperlink r:id="rId54">
        <w:ins w:id="899" w:author="PR Preview" w:date="2026-01-01T00:00:00Z">
          <w:r>
            <w:rPr>
              <w:rStyle w:val="Hyperlink"/>
            </w:rPr>
            <w:t xml:space="preserve">https://doi.org/10.1098/rsta.1922.0009</w:t>
          </w:r>
        </w:ins>
      </w:hyperlink>
      <w:ins w:id="900" w:author="PR Preview" w:date="2026-01-01T00:00:00Z">
        <w:r>
          <w:t xml:space="preserve">.</w:t>
        </w:r>
      </w:ins>
    </w:p>
    <w:bookmarkEnd w:id="55"/>
    <w:bookmarkStart w:id="57" w:name="ref-halmos1949application"/>
    <w:p>
      <w:pPr>
        <w:pStyle w:val="Bibliography"/>
      </w:pPr>
      <w:ins w:id="901" w:author="PR Preview" w:date="2026-01-01T00:00:00Z">
        <w:r>
          <w:t xml:space="preserve">Halmos, Paul R., and Leonard J. Savage. 1949.</w:t>
        </w:r>
      </w:ins>
      <w:ins w:id="902" w:author="PR Preview" w:date="2026-01-01T00:00:00Z">
        <w:r>
          <w:t xml:space="preserve"> </w:t>
        </w:r>
      </w:ins>
      <w:ins w:id="903" w:author="PR Preview" w:date="2026-01-01T00:00:00Z">
        <w:r>
          <w:t xml:space="preserve">“Application of the</w:t>
        </w:r>
      </w:ins>
      <w:ins w:id="904" w:author="PR Preview" w:date="2026-01-01T00:00:00Z">
        <w:r>
          <w:t xml:space="preserve"> </w:t>
        </w:r>
      </w:ins>
      <w:ins w:id="905" w:author="PR Preview" w:date="2026-01-01T00:00:00Z">
        <w:r>
          <w:t xml:space="preserve">Radon–Nikodym</w:t>
        </w:r>
      </w:ins>
      <w:ins w:id="906" w:author="PR Preview" w:date="2026-01-01T00:00:00Z">
        <w:r>
          <w:t xml:space="preserve"> </w:t>
        </w:r>
      </w:ins>
      <w:ins w:id="907" w:author="PR Preview" w:date="2026-01-01T00:00:00Z">
        <w:r>
          <w:t xml:space="preserve">Theorem to the Theory of Sufficient Statistics.”</w:t>
        </w:r>
      </w:ins>
      <w:ins w:id="908" w:author="PR Preview" w:date="2026-01-01T00:00:00Z">
        <w:r>
          <w:t xml:space="preserve"> </w:t>
        </w:r>
      </w:ins>
      <w:ins w:id="909" w:author="PR Preview" w:date="2026-01-01T00:00:00Z">
        <w:r>
          <w:rPr>
            <w:i/>
            <w:iCs/>
          </w:rPr>
          <w:t xml:space="preserve">The Annals of Mathematical Statistics</w:t>
        </w:r>
      </w:ins>
      <w:ins w:id="910" w:author="PR Preview" w:date="2026-01-01T00:00:00Z">
        <w:r>
          <w:t xml:space="preserve"> </w:t>
        </w:r>
      </w:ins>
      <w:ins w:id="911" w:author="PR Preview" w:date="2026-01-01T00:00:00Z">
        <w:r>
          <w:t xml:space="preserve">20 (2): 225–41.</w:t>
        </w:r>
      </w:ins>
      <w:ins w:id="912" w:author="PR Preview" w:date="2026-01-01T00:00:00Z">
        <w:r>
          <w:t xml:space="preserve"> </w:t>
        </w:r>
      </w:ins>
      <w:hyperlink r:id="rId56">
        <w:ins w:id="913" w:author="PR Preview" w:date="2026-01-01T00:00:00Z">
          <w:r>
            <w:rPr>
              <w:rStyle w:val="Hyperlink"/>
            </w:rPr>
            <w:t xml:space="preserve">https://doi.org/10.1214/aoms/1177730032</w:t>
          </w:r>
        </w:ins>
      </w:hyperlink>
      <w:ins w:id="914" w:author="PR Preview" w:date="2026-01-01T00:00:00Z">
        <w:r>
          <w:t xml:space="preserve">.</w:t>
        </w:r>
      </w:ins>
    </w:p>
    <w:bookmarkEnd w:id="57"/>
    <w:bookmarkStart w:id="58" w:name="ref-hosmer1989applied"/>
    <w:p>
      <w:pPr>
        <w:pStyle w:val="Bibliography"/>
      </w:pPr>
      <w:ins w:id="915" w:author="PR Preview" w:date="2026-01-01T00:00:00Z">
        <w:r>
          <w:t xml:space="preserve">Hosmer, David W., and Stanley Lemeshow. 1989.</w:t>
        </w:r>
      </w:ins>
      <w:ins w:id="916" w:author="PR Preview" w:date="2026-01-01T00:00:00Z">
        <w:r>
          <w:t xml:space="preserve"> </w:t>
        </w:r>
      </w:ins>
      <w:ins w:id="917" w:author="PR Preview" w:date="2026-01-01T00:00:00Z">
        <w:r>
          <w:rPr>
            <w:i/>
            <w:iCs/>
          </w:rPr>
          <w:t xml:space="preserve">Applied Logistic Regression</w:t>
        </w:r>
      </w:ins>
      <w:ins w:id="918" w:author="PR Preview" w:date="2026-01-01T00:00:00Z">
        <w:r>
          <w:t xml:space="preserve">. Wiley.</w:t>
        </w:r>
      </w:ins>
    </w:p>
    <w:bookmarkEnd w:id="58"/>
    <w:bookmarkStart w:id="59" w:name="ref-rao1945information"/>
    <w:p>
      <w:pPr>
        <w:pStyle w:val="Bibliography"/>
      </w:pPr>
      <w:ins w:id="919" w:author="PR Preview" w:date="2026-01-01T00:00:00Z">
        <w:r>
          <w:t xml:space="preserve">Rao, C. Radhakrishna. 1945.</w:t>
        </w:r>
      </w:ins>
      <w:ins w:id="920" w:author="PR Preview" w:date="2026-01-01T00:00:00Z">
        <w:r>
          <w:t xml:space="preserve"> </w:t>
        </w:r>
      </w:ins>
      <w:ins w:id="921" w:author="PR Preview" w:date="2026-01-01T00:00:00Z">
        <w:r>
          <w:t xml:space="preserve">“Information and the Accuracy Attainable in the Estimation of Statistical Parameters.”</w:t>
        </w:r>
      </w:ins>
      <w:ins w:id="922" w:author="PR Preview" w:date="2026-01-01T00:00:00Z">
        <w:r>
          <w:t xml:space="preserve"> </w:t>
        </w:r>
      </w:ins>
      <w:ins w:id="923" w:author="PR Preview" w:date="2026-01-01T00:00:00Z">
        <w:r>
          <w:rPr>
            <w:i/>
            <w:iCs/>
          </w:rPr>
          <w:t xml:space="preserve">Bulletin of the Calcutta Mathematical Society</w:t>
        </w:r>
      </w:ins>
      <w:ins w:id="924" w:author="PR Preview" w:date="2026-01-01T00:00:00Z">
        <w:r>
          <w:t xml:space="preserve"> </w:t>
        </w:r>
      </w:ins>
      <w:ins w:id="925" w:author="PR Preview" w:date="2026-01-01T00:00:00Z">
        <w:r>
          <w:t xml:space="preserve">37: 81–91.</w:t>
        </w:r>
      </w:ins>
    </w:p>
    <w:bookmarkEnd w:id="59"/>
    <w:bookmarkEnd w:id="60"/>
    <w:bookmarkEnd w:id="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" Type="http://schemas.openxmlformats.org/officeDocument/2006/relationships/image" Target="media/rId15.png"/><Relationship Id="rId43" Type="http://schemas.openxmlformats.org/officeDocument/2006/relationships/image" Target="media/rId43.png"/><Relationship Id="rId42" Type="http://schemas.openxmlformats.org/officeDocument/2006/relationships/hyperlink" Target="data/birthwt.csv" TargetMode="External"/><Relationship Id="rId11" Type="http://schemas.openxmlformats.org/officeDocument/2006/relationships/hyperlink" Target="estimation.qmd#def-estimand" TargetMode="External"/><Relationship Id="rId10" Type="http://schemas.openxmlformats.org/officeDocument/2006/relationships/hyperlink" Target="estimation.qmd#def-estimator" TargetMode="External"/><Relationship Id="rId28" Type="http://schemas.openxmlformats.org/officeDocument/2006/relationships/hyperlink" Target="estimation.qmd#def-unbiased" TargetMode="External"/><Relationship Id="rId41" Type="http://schemas.openxmlformats.org/officeDocument/2006/relationships/hyperlink" Target="https://cran.r-project.org/package=MASS" TargetMode="External"/><Relationship Id="rId54" Type="http://schemas.openxmlformats.org/officeDocument/2006/relationships/hyperlink" Target="https://doi.org/10.1098/rsta.1922.0009" TargetMode="External"/><Relationship Id="rId56" Type="http://schemas.openxmlformats.org/officeDocument/2006/relationships/hyperlink" Target="https://doi.org/10.1214/aoms/1177730032" TargetMode="External"/><Relationship Id="rId50" Type="http://schemas.openxmlformats.org/officeDocument/2006/relationships/hyperlink" Target="https://doi.org/10.1214/aoms/1177730497" TargetMode="External"/><Relationship Id="rId36" Type="http://schemas.openxmlformats.org/officeDocument/2006/relationships/hyperlink" Target="https://morrison-lab.github.io/pds/distributions.html#thm-sum-pois" TargetMode="External"/><Relationship Id="rId30" Type="http://schemas.openxmlformats.org/officeDocument/2006/relationships/hyperlink" Target="https://morrison-lab.github.io/pds/expectation.html#thm-lie" TargetMode="External"/><Relationship Id="rId35" Type="http://schemas.openxmlformats.org/officeDocument/2006/relationships/hyperlink" Target="https://morrison-lab.github.io/pds/variance-covariance.html#thm-total-variance" TargetMode="External"/><Relationship Id="rId52" Type="http://schemas.openxmlformats.org/officeDocument/2006/relationships/hyperlink" Target="https://www.cengage.com/c/statistical-inference-2e-casella-berger/9780534243128/" TargetMode="External"/></Relationships>
</file>

<file path=word/_rels/footnotes.xml.rels><?xml version='1.0' encoding='UTF-8' standalone='yes'?>
<Relationships xmlns="http://schemas.openxmlformats.org/package/2006/relationships"><Relationship Id="rId42" Type="http://schemas.openxmlformats.org/officeDocument/2006/relationships/hyperlink" Target="data/birthwt.csv" TargetMode="External"/><Relationship Id="rId11" Type="http://schemas.openxmlformats.org/officeDocument/2006/relationships/hyperlink" Target="estimation.qmd#def-estimand" TargetMode="External"/><Relationship Id="rId10" Type="http://schemas.openxmlformats.org/officeDocument/2006/relationships/hyperlink" Target="estimation.qmd#def-estimator" TargetMode="External"/><Relationship Id="rId28" Type="http://schemas.openxmlformats.org/officeDocument/2006/relationships/hyperlink" Target="estimation.qmd#def-unbiased" TargetMode="External"/><Relationship Id="rId41" Type="http://schemas.openxmlformats.org/officeDocument/2006/relationships/hyperlink" Target="https://cran.r-project.org/package=MASS" TargetMode="External"/><Relationship Id="rId54" Type="http://schemas.openxmlformats.org/officeDocument/2006/relationships/hyperlink" Target="https://doi.org/10.1098/rsta.1922.0009" TargetMode="External"/><Relationship Id="rId56" Type="http://schemas.openxmlformats.org/officeDocument/2006/relationships/hyperlink" Target="https://doi.org/10.1214/aoms/1177730032" TargetMode="External"/><Relationship Id="rId50" Type="http://schemas.openxmlformats.org/officeDocument/2006/relationships/hyperlink" Target="https://doi.org/10.1214/aoms/1177730497" TargetMode="External"/><Relationship Id="rId36" Type="http://schemas.openxmlformats.org/officeDocument/2006/relationships/hyperlink" Target="https://morrison-lab.github.io/pds/distributions.html#thm-sum-pois" TargetMode="External"/><Relationship Id="rId30" Type="http://schemas.openxmlformats.org/officeDocument/2006/relationships/hyperlink" Target="https://morrison-lab.github.io/pds/expectation.html#thm-lie" TargetMode="External"/><Relationship Id="rId35" Type="http://schemas.openxmlformats.org/officeDocument/2006/relationships/hyperlink" Target="https://morrison-lab.github.io/pds/variance-covariance.html#thm-total-variance" TargetMode="External"/><Relationship Id="rId52" Type="http://schemas.openxmlformats.org/officeDocument/2006/relationships/hyperlink" Target="https://www.cengage.com/c/statistical-inference-2e-casella-berger/9780534243128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Sufficiency and the Rao–Blackwell Theorem</dc:title>
  <dc:creator/>
  <cp:keywords/>
  <dcterms:created xsi:type="dcterms:W3CDTF">2026-10-15T09:03:34Z</dcterms:created>
  <dcterms:modified xsi:type="dcterms:W3CDTF">2026-10-15T09:03:34Z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01:42:34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