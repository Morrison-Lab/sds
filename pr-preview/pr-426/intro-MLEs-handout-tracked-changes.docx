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8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w:anchor="thm-bernoulli-score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8"/>
    <w:bookmarkStart w:id="59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9"/>
    <w:bookmarkStart w:id="60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2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5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5"/>
    <w:bookmarkStart w:id="66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08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7"/>
          <w:p/>
        </w:tc>
      </w:tr>
    </w:tbl>
    <w:bookmarkEnd w:id="108"/>
    <w:bookmarkStart w:id="11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0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9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9"/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1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1"/>
    <w:bookmarkStart w:id="112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2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3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3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4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7" w:name="confidence-intervals-for-mles"/>
    <w:p>
      <w:pPr>
        <w:pStyle w:val="Heading4"/>
      </w:pPr>
      <w:r>
        <w:t xml:space="preserve">1.9.1 Confidence intervals for MLEs</w:t>
      </w:r>
    </w:p>
    <w:bookmarkStart w:id="115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7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8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9"/>
    <w:bookmarkStart w:id="120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4"/>
    <w:bookmarkStart w:id="125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3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317" w:name="sec-bernoulli-mle"/>
    <w:p>
      <w:pPr>
        <w:pStyle w:val="Heading2"/>
      </w:pPr>
      <w:r>
        <w:t xml:space="preserve">3 Maximum likelihood for a Bernoulli model without covariates</w:t>
      </w:r>
    </w:p>
    <w:bookmarkStart w:id="267" w:name="the-likelihood"/>
    <w:p>
      <w:pPr>
        <w:pStyle w:val="Heading3"/>
      </w:pPr>
      <w:r>
        <w:t xml:space="preserve">3.1 The likelihood</w:t>
      </w:r>
    </w:p>
    <w:bookmarkStart w:id="264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4"/>
    <w:bookmarkStart w:id="265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5"/>
    <w:bookmarkStart w:id="266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7"/>
    <w:bookmarkStart w:id="276" w:name="log-likelihood-contributions"/>
    <w:p>
      <w:pPr>
        <w:pStyle w:val="Heading3"/>
      </w:pPr>
      <w:r>
        <w:t xml:space="preserve">3.2 Log-likelihood contributions</w:t>
      </w:r>
    </w:p>
    <w:bookmarkStart w:id="269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8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9"/>
    <w:bookmarkStart w:id="270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0"/>
    <w:bookmarkStart w:id="271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1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This is the solution to</w:delText>
        </w:r>
      </w:del>
      <w:del w:id="6" w:author="PR Preview" w:date="2026-01-01T00:00:00Z">
        <w:r>
          <w:delText xml:space="preserve"> </w:delText>
        </w:r>
      </w:del>
      <w:hyperlink w:anchor="exr-bernoulli-loglik-contribution">
        <w:del w:id="7" w:author="PR Preview" w:date="2026-01-01T00:00:00Z">
          <w:r>
            <w:rPr>
              <w:rStyle w:val="Hyperlink"/>
            </w:rPr>
            <w:delText xml:space="preserve">Exercise 36</w:delText>
          </w:r>
        </w:del>
      </w:hyperlink>
      <w:del w:id="8" w:author="PR Preview" w:date="2026-01-01T00:00:00Z">
        <w:r>
          <w:delText xml:space="preserve">, worked in</w:delText>
        </w:r>
      </w:del>
      <w:del w:id="9" w:author="PR Preview" w:date="2026-01-01T00:00:00Z">
        <w:r>
          <w:delText xml:space="preserve"> </w:delText>
        </w:r>
      </w:del>
      <w:hyperlink w:anchor="sol-bernoulli-loglik-contribution">
        <w:del w:id="10" w:author="PR Preview" w:date="2026-01-01T00:00:00Z">
          <w:r>
            <w:rPr>
              <w:rStyle w:val="Hyperlink"/>
            </w:rPr>
            <w:delText xml:space="preserve">Solution 36</w:delText>
          </w:r>
        </w:del>
      </w:hyperlink>
      <w:del w:id="11" w:author="PR Preview" w:date="2026-01-01T00:00:00Z">
        <w:r>
          <w:delText xml:space="preserve">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Rewriting it with the</w:delText>
        </w:r>
      </w:del>
      <w:del w:id="14" w:author="PR Preview" w:date="2026-01-01T00:00:00Z">
        <w:r>
          <w:delText xml:space="preserve"> </w:delText>
        </w:r>
      </w:del>
      <w:hyperlink r:id="rId272">
        <w:del w:id="15" w:author="PR Preview" w:date="2026-01-01T00:00:00Z">
          <w:r>
            <w:rPr>
              <w:rStyle w:val="Hyperlink"/>
            </w:rPr>
            <w:delText xml:space="preserve">log-odds</w:delText>
          </w:r>
        </w:del>
      </w:hyperlink>
      <w:del w:id="16" w:author="PR Preview" w:date="2026-01-01T00:00:00Z">
        <w:r>
          <w:delText xml:space="preserve"> </w:delText>
        </w:r>
      </w:del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 summing over</w:delText>
        </w:r>
      </w:del>
      <w:del w:id="19" w:author="PR Preview" w:date="2026-01-01T00:00:00Z">
        <w:r>
          <w:delText xml:space="preserve"> </w:delText>
        </w:r>
      </w:del>
      <m:oMath>
        <m:r>
          <m:t>i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gives</w:delText>
        </w:r>
      </w:del>
      <w:del w:id="22" w:author="PR Preview" w:date="2026-01-01T00:00:00Z">
        <w:r>
          <w:delText xml:space="preserve"> </w:delText>
        </w:r>
      </w:del>
      <w:hyperlink w:anchor="thm-bernoulli-loglik-one-group">
        <w:del w:id="23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24" w:author="PR Preview" w:date="2026-01-01T00:00:00Z">
        <w:r>
          <w:delText xml:space="preserve">.</w:delText>
        </w:r>
      </w:del>
    </w:p>
    <w:p>
      <w:pPr>
        <w:pStyle w:val="FirstParagraph"/>
      </w:pPr>
      <w:ins w:id="25" w:author="PR Preview" w:date="2026-01-01T00:00:00Z">
        <w:r>
          <w:rPr>
            <w:i/>
            <w:iCs/>
          </w:rPr>
          <w:t xml:space="preserve">Proof</w:t>
        </w:r>
      </w:ins>
      <w:ins w:id="26" w:author="PR Preview" w:date="2026-01-01T00:00:00Z">
        <w:r>
          <w:t xml:space="preserve">. </w:t>
        </w:r>
      </w:ins>
      <w:ins w:id="27" w:author="PR Preview" w:date="2026-01-01T00:00:00Z">
        <w:r>
          <w:t xml:space="preserve">This is the solution to</w:t>
        </w:r>
      </w:ins>
      <w:ins w:id="28" w:author="PR Preview" w:date="2026-01-01T00:00:00Z">
        <w:r>
          <w:t xml:space="preserve"> </w:t>
        </w:r>
      </w:ins>
      <w:hyperlink w:anchor="exr-bernoulli-loglik-contribution">
        <w:ins w:id="29" w:author="PR Preview" w:date="2026-01-01T00:00:00Z">
          <w:r>
            <w:rPr>
              <w:rStyle w:val="Hyperlink"/>
            </w:rPr>
            <w:t xml:space="preserve">Exercise 36</w:t>
          </w:r>
        </w:ins>
      </w:hyperlink>
      <w:ins w:id="30" w:author="PR Preview" w:date="2026-01-01T00:00:00Z">
        <w:r>
          <w:t xml:space="preserve">, worked in</w:t>
        </w:r>
      </w:ins>
      <w:ins w:id="31" w:author="PR Preview" w:date="2026-01-01T00:00:00Z">
        <w:r>
          <w:t xml:space="preserve"> </w:t>
        </w:r>
      </w:ins>
      <w:hyperlink w:anchor="sol-bernoulli-loglik-contribution">
        <w:ins w:id="32" w:author="PR Preview" w:date="2026-01-01T00:00:00Z">
          <w:r>
            <w:rPr>
              <w:rStyle w:val="Hyperlink"/>
            </w:rPr>
            <w:t xml:space="preserve">Solution 36</w:t>
          </w:r>
        </w:ins>
      </w:hyperlink>
      <w:ins w:id="33" w:author="PR Preview" w:date="2026-01-01T00:00:00Z">
        <w:r>
          <w:t xml:space="preserve">.</w:t>
        </w:r>
      </w:ins>
    </w:p>
    <w:bookmarkStart w:id="273" w:name="X1734dd3f58ee52f27eb6f74d803b6f3594d3649"/>
    <w:p>
      <w:pPr>
        <w:pStyle w:val="BodyText"/>
      </w:pPr>
      <w:ins w:id="34" w:author="PR Preview" w:date="2026-01-01T00:00:00Z">
        <w:r>
          <w:rPr>
            <w:b/>
            <w:bCs/>
          </w:rPr>
          <w:t xml:space="preserve">Exercise 37 (Log-likelihood contribution of one binary outcome in terms of the log-odds)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In the setting of</w:t>
        </w:r>
      </w:ins>
      <w:ins w:id="37" w:author="PR Preview" w:date="2026-01-01T00:00:00Z">
        <w:r>
          <w:t xml:space="preserve"> </w:t>
        </w:r>
      </w:ins>
      <w:hyperlink w:anchor="exr-bernoulli-loglik-contribution">
        <w:ins w:id="38" w:author="PR Preview" w:date="2026-01-01T00:00:00Z">
          <w:r>
            <w:rPr>
              <w:rStyle w:val="Hyperlink"/>
            </w:rPr>
            <w:t xml:space="preserve">Exercise 36</w:t>
          </w:r>
        </w:ins>
      </w:hyperlink>
      <w:ins w:id="39" w:author="PR Preview" w:date="2026-01-01T00:00:00Z">
        <w:r>
          <w:t xml:space="preserve">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write the</w:t>
        </w:r>
      </w:ins>
      <w:ins w:id="42" w:author="PR Preview" w:date="2026-01-01T00:00:00Z">
        <w:r>
          <w:t xml:space="preserve"> </w:t>
        </w:r>
      </w:ins>
      <w:hyperlink w:anchor="def-loglik">
        <w:ins w:id="43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contribution</w:t>
        </w:r>
      </w:ins>
      <w:ins w:id="4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using the</w:t>
        </w:r>
      </w:ins>
      <w:ins w:id="49" w:author="PR Preview" w:date="2026-01-01T00:00:00Z">
        <w:r>
          <w:t xml:space="preserve"> </w:t>
        </w:r>
      </w:ins>
      <w:hyperlink r:id="rId272">
        <w:ins w:id="50" w:author="PR Preview" w:date="2026-01-01T00:00:00Z">
          <w:r>
            <w:rPr>
              <w:rStyle w:val="Hyperlink"/>
            </w:rPr>
            <w:t xml:space="preserve">log-odds</w:t>
          </w:r>
        </w:ins>
      </w:hyperlink>
      <w:ins w:id="51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2" w:author="PR Preview" w:date="2026-01-01T00:00:00Z">
        <w:r>
          <w:t xml:space="preserve">.</w:t>
        </w:r>
      </w:ins>
    </w:p>
    <w:bookmarkEnd w:id="273"/>
    <w:bookmarkStart w:id="274" w:name="X002ac8be43d871d260cfbecb7edf76451bcf3de"/>
    <w:p>
      <w:pPr>
        <w:pStyle w:val="BodyText"/>
      </w:pPr>
      <w:ins w:id="53" w:author="PR Preview" w:date="2026-01-01T00:00:00Z">
        <w:r>
          <w:rPr>
            <w:i/>
            <w:iCs/>
          </w:rPr>
          <w:t xml:space="preserve">Solution 37</w:t>
        </w:r>
      </w:ins>
      <w:ins w:id="54" w:author="PR Preview" w:date="2026-01-01T00:00:00Z">
        <w:r>
          <w:t xml:space="preserve">. </w:t>
        </w:r>
      </w:ins>
      <w:ins w:id="55" w:author="PR Preview" w:date="2026-01-01T00:00:00Z">
        <w:r>
          <w:t xml:space="preserve">Starting from</w:t>
        </w:r>
      </w:ins>
      <w:ins w:id="56" w:author="PR Preview" w:date="2026-01-01T00:00:00Z">
        <w:r>
          <w:t xml:space="preserve"> </w:t>
        </w:r>
      </w:ins>
      <w:hyperlink w:anchor="thm-bernoulli-loglik-contribution">
        <w:ins w:id="57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5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4"/>
    <w:bookmarkStart w:id="275" w:name="X6d4d05e0ca3b471fd744e6e442ea2ee92da6dc3"/>
    <w:p>
      <w:pPr>
        <w:pStyle w:val="FirstParagraph"/>
      </w:pPr>
      <w:ins w:id="59" w:author="PR Preview" w:date="2026-01-01T00:00:00Z">
        <w:r>
          <w:rPr>
            <w:b/>
            <w:bCs/>
          </w:rPr>
          <w:t xml:space="preserve">Corollary 1 (Log-likelihood contribution of one binary outcome in terms of the log-odds)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If</w:t>
        </w:r>
      </w:ins>
      <w:ins w:id="6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has observed value</w:t>
        </w:r>
      </w:ins>
      <w:ins w:id="6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66" w:author="PR Preview" w:date="2026-01-01T00:00:00Z">
        <w:r>
          <w:t xml:space="preserve">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its</w:t>
        </w:r>
      </w:ins>
      <w:ins w:id="69" w:author="PR Preview" w:date="2026-01-01T00:00:00Z">
        <w:r>
          <w:t xml:space="preserve"> </w:t>
        </w:r>
      </w:ins>
      <w:hyperlink w:anchor="def-loglik">
        <w:ins w:id="70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contribution is, with the</w:t>
        </w:r>
      </w:ins>
      <w:ins w:id="73" w:author="PR Preview" w:date="2026-01-01T00:00:00Z">
        <w:r>
          <w:t xml:space="preserve"> </w:t>
        </w:r>
      </w:ins>
      <w:hyperlink r:id="rId272">
        <w:ins w:id="74" w:author="PR Preview" w:date="2026-01-01T00:00:00Z">
          <w:r>
            <w:rPr>
              <w:rStyle w:val="Hyperlink"/>
            </w:rPr>
            <w:t xml:space="preserve">log-odds</w:t>
          </w:r>
        </w:ins>
      </w:hyperlink>
      <w:ins w:id="75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7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5"/>
    <w:p>
      <w:pPr>
        <w:pStyle w:val="FirstParagraph"/>
      </w:pPr>
      <w:ins w:id="77" w:author="PR Preview" w:date="2026-01-01T00:00:00Z">
        <w:r>
          <w:rPr>
            <w:i/>
            <w:iCs/>
          </w:rPr>
          <w:t xml:space="preserve">Proof</w:t>
        </w:r>
      </w:ins>
      <w:ins w:id="78" w:author="PR Preview" w:date="2026-01-01T00:00:00Z">
        <w:r>
          <w:t xml:space="preserve">. </w:t>
        </w:r>
      </w:ins>
      <w:ins w:id="79" w:author="PR Preview" w:date="2026-01-01T00:00:00Z">
        <w:r>
          <w:t xml:space="preserve">This is the solution to</w:t>
        </w:r>
      </w:ins>
      <w:ins w:id="80" w:author="PR Preview" w:date="2026-01-01T00:00:00Z">
        <w:r>
          <w:t xml:space="preserve"> </w:t>
        </w:r>
      </w:ins>
      <w:hyperlink w:anchor="X1734dd3f58ee52f27eb6f74d803b6f3594d3649">
        <w:ins w:id="81" w:author="PR Preview" w:date="2026-01-01T00:00:00Z">
          <w:r>
            <w:rPr>
              <w:rStyle w:val="Hyperlink"/>
            </w:rPr>
            <w:t xml:space="preserve">Exercise 37</w:t>
          </w:r>
        </w:ins>
      </w:hyperlink>
      <w:ins w:id="82" w:author="PR Preview" w:date="2026-01-01T00:00:00Z">
        <w:r>
          <w:t xml:space="preserve">, worked in</w:t>
        </w:r>
      </w:ins>
      <w:ins w:id="83" w:author="PR Preview" w:date="2026-01-01T00:00:00Z">
        <w:r>
          <w:t xml:space="preserve"> </w:t>
        </w:r>
      </w:ins>
      <w:hyperlink w:anchor="X002ac8be43d871d260cfbecb7edf76451bcf3de">
        <w:ins w:id="84" w:author="PR Preview" w:date="2026-01-01T00:00:00Z">
          <w:r>
            <w:rPr>
              <w:rStyle w:val="Hyperlink"/>
            </w:rPr>
            <w:t xml:space="preserve">Solution 37</w:t>
          </w:r>
        </w:ins>
      </w:hyperlink>
      <w:ins w:id="85" w:author="PR Preview" w:date="2026-01-01T00:00:00Z">
        <w:r>
          <w:t xml:space="preserve">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It follows from</w:t>
        </w:r>
      </w:ins>
      <w:ins w:id="88" w:author="PR Preview" w:date="2026-01-01T00:00:00Z">
        <w:r>
          <w:t xml:space="preserve"> </w:t>
        </w:r>
      </w:ins>
      <w:hyperlink w:anchor="thm-bernoulli-loglik-contribution">
        <w:ins w:id="89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90" w:author="PR Preview" w:date="2026-01-01T00:00:00Z">
        <w:r>
          <w:t xml:space="preserve">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Summing over</w:t>
        </w:r>
      </w:ins>
      <w:ins w:id="93" w:author="PR Preview" w:date="2026-01-01T00:00:00Z">
        <w:r>
          <w:t xml:space="preserve"> </w:t>
        </w:r>
      </w:ins>
      <m:oMath>
        <m:r>
          <m:t>i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gives</w:t>
        </w:r>
      </w:ins>
      <w:ins w:id="96" w:author="PR Preview" w:date="2026-01-01T00:00:00Z">
        <w:r>
          <w:t xml:space="preserve"> </w:t>
        </w:r>
      </w:ins>
      <w:hyperlink w:anchor="thm-bernoulli-loglik-one-group">
        <w:ins w:id="97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98" w:author="PR Preview" w:date="2026-01-01T00:00:00Z">
        <w:r>
          <w:t xml:space="preserve">.</w:t>
        </w:r>
      </w:ins>
    </w:p>
    <w:bookmarkEnd w:id="276"/>
    <w:bookmarkStart w:id="280" w:name="the-log-likelihood-of-the-sample"/>
    <w:p>
      <w:pPr>
        <w:pStyle w:val="Heading3"/>
      </w:pPr>
      <w:r>
        <w:t xml:space="preserve">3.3 The log-likelihood of the sample</w:t>
      </w:r>
    </w:p>
    <w:bookmarkStart w:id="277" w:name="exr-bernoulli-loglik-one-group"/>
    <w:p>
      <w:pPr>
        <w:pStyle w:val="FirstParagraph"/>
      </w:pPr>
      <w:del w:id="99" w:author="PR Preview" w:date="2026-01-01T00:00:00Z">
        <w:r>
          <w:rPr>
            <w:b/>
            <w:bCs/>
          </w:rPr>
          <w:delText xml:space="preserve">Exercise 37 (Log-likelihood of binary outcomes with one event probability)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Derive the</w:delText>
        </w:r>
      </w:del>
      <w:del w:id="102" w:author="PR Preview" w:date="2026-01-01T00:00:00Z">
        <w:r>
          <w:delText xml:space="preserve"> </w:delText>
        </w:r>
      </w:del>
      <w:hyperlink w:anchor="def-loglik">
        <w:del w:id="103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of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$\mathord{\smash[b]{\underset{\raise.3ex\hbox{$\scriptstyle\sim$}}{y}}\vphantom{y}}$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from</w:delText>
        </w:r>
      </w:del>
      <w:del w:id="110" w:author="PR Preview" w:date="2026-01-01T00:00:00Z">
        <w:r>
          <w:delText xml:space="preserve"> </w:delText>
        </w:r>
      </w:del>
      <w:hyperlink w:anchor="exr-bernoulli-likelihood-one-group">
        <w:del w:id="111" w:author="PR Preview" w:date="2026-01-01T00:00:00Z">
          <w:r>
            <w:rPr>
              <w:rStyle w:val="Hyperlink"/>
            </w:rPr>
            <w:delText xml:space="preserve">Exercise 35</w:delText>
          </w:r>
        </w:del>
      </w:hyperlink>
      <w:del w:id="112" w:author="PR Preview" w:date="2026-01-01T00:00:00Z">
        <w:r>
          <w:delText xml:space="preserve">.</w:delText>
        </w:r>
      </w:del>
    </w:p>
    <w:p>
      <w:pPr>
        <w:pStyle w:val="BodyText"/>
      </w:pPr>
      <w:del w:id="113" w:author="PR Preview" w:date="2026-01-01T00:00:00Z">
        <w:r>
          <w:rPr>
            <w:i/>
            <w:iCs/>
          </w:rPr>
          <w:delText xml:space="preserve">Solution 37</w:delText>
        </w:r>
      </w:del>
      <w:del w:id="114" w:author="PR Preview" w:date="2026-01-01T00:00:00Z">
        <w:r>
          <w:delText xml:space="preserve">. </w:delText>
        </w:r>
      </w:del>
      <w:del w:id="115" w:author="PR Preview" w:date="2026-01-01T00:00:00Z">
        <w:r>
          <w:delText xml:space="preserve">Starting from the likelihood in</w:delText>
        </w:r>
      </w:del>
      <w:del w:id="116" w:author="PR Preview" w:date="2026-01-01T00:00:00Z">
        <w:r>
          <w:delText xml:space="preserve"> </w:delText>
        </w:r>
      </w:del>
      <w:hyperlink w:anchor="thm-bernoulli-likelihood-one-group">
        <w:del w:id="117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18" w:author="PR Preview" w:date="2026-01-01T00:00:00Z">
        <w:r>
          <w:delText xml:space="preserve">:</w:delText>
        </w:r>
      </w:del>
    </w:p>
    <w:p>
      <w:pPr>
        <w:pStyle w:val="FirstParagraph"/>
      </w:pPr>
      <w:ins w:id="119" w:author="PR Preview" w:date="2026-01-01T00:00:00Z">
        <w:r>
          <w:rPr>
            <w:b/>
            <w:bCs/>
          </w:rPr>
          <w:t xml:space="preserve">Exercise 38 (Log-likelihood of binary outcomes with one event probability)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Derive the</w:t>
        </w:r>
      </w:ins>
      <w:ins w:id="122" w:author="PR Preview" w:date="2026-01-01T00:00:00Z">
        <w:r>
          <w:t xml:space="preserve"> </w:t>
        </w:r>
      </w:ins>
      <w:hyperlink w:anchor="def-loglik">
        <w:ins w:id="123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$\mathord{\smash[b]{\underset{\raise.3ex\hbox{$\scriptstyle\sim$}}{y}}\vphantom{y}}$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from</w:t>
        </w:r>
      </w:ins>
      <w:ins w:id="130" w:author="PR Preview" w:date="2026-01-01T00:00:00Z">
        <w:r>
          <w:t xml:space="preserve"> </w:t>
        </w:r>
      </w:ins>
      <w:hyperlink w:anchor="exr-bernoulli-likelihood-one-group">
        <w:ins w:id="131" w:author="PR Preview" w:date="2026-01-01T00:00:00Z">
          <w:r>
            <w:rPr>
              <w:rStyle w:val="Hyperlink"/>
            </w:rPr>
            <w:t xml:space="preserve">Exercise 35</w:t>
          </w:r>
        </w:ins>
      </w:hyperlink>
      <w:ins w:id="132" w:author="PR Preview" w:date="2026-01-01T00:00:00Z">
        <w:r>
          <w:t xml:space="preserve">.</w:t>
        </w:r>
      </w:ins>
    </w:p>
    <w:bookmarkEnd w:id="277"/>
    <w:bookmarkStart w:id="278" w:name="sol-bernoulli-loglik-one-group"/>
    <w:p>
      <w:pPr>
        <w:pStyle w:val="BodyText"/>
      </w:pPr>
      <w:ins w:id="133" w:author="PR Preview" w:date="2026-01-01T00:00:00Z">
        <w:r>
          <w:rPr>
            <w:i/>
            <w:iCs/>
          </w:rPr>
          <w:t xml:space="preserve">Solution 38</w:t>
        </w:r>
      </w:ins>
      <w:ins w:id="134" w:author="PR Preview" w:date="2026-01-01T00:00:00Z">
        <w:r>
          <w:t xml:space="preserve">. </w:t>
        </w:r>
      </w:ins>
      <w:ins w:id="135" w:author="PR Preview" w:date="2026-01-01T00:00:00Z">
        <w:r>
          <w:t xml:space="preserve">Starting from the likelihood in</w:t>
        </w:r>
      </w:ins>
      <w:ins w:id="136" w:author="PR Preview" w:date="2026-01-01T00:00:00Z">
        <w:r>
          <w:t xml:space="preserve"> </w:t>
        </w:r>
      </w:ins>
      <w:hyperlink w:anchor="thm-bernoulli-likelihood-one-group">
        <w:ins w:id="137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38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</w:r>
    </w:p>
    <w:bookmarkEnd w:id="278"/>
    <w:bookmarkStart w:id="279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72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\eta+ n {\operatorname{log}\mathopen{}\left\{1 - \pi\right\}\mathclose{}}$$</w:t>
      </w:r>
    </w:p>
    <w:bookmarkEnd w:id="279"/>
    <w:p>
      <w:pPr>
        <w:pStyle w:val="FirstParagraph"/>
      </w:pPr>
      <w:del w:id="139" w:author="PR Preview" w:date="2026-01-01T00:00:00Z">
        <w:r>
          <w:rPr>
            <w:i/>
            <w:iCs/>
          </w:rPr>
          <w:delText xml:space="preserve">Proof</w:delText>
        </w:r>
      </w:del>
      <w:del w:id="140" w:author="PR Preview" w:date="2026-01-01T00:00:00Z">
        <w:r>
          <w:delText xml:space="preserve">. </w:delText>
        </w:r>
      </w:del>
      <w:del w:id="141" w:author="PR Preview" w:date="2026-01-01T00:00:00Z">
        <w:r>
          <w:delText xml:space="preserve">This is the solution to</w:delText>
        </w:r>
      </w:del>
      <w:del w:id="142" w:author="PR Preview" w:date="2026-01-01T00:00:00Z">
        <w:r>
          <w:delText xml:space="preserve"> </w:delText>
        </w:r>
      </w:del>
      <w:hyperlink w:anchor="exr-bernoulli-loglik-one-group">
        <w:del w:id="143" w:author="PR Preview" w:date="2026-01-01T00:00:00Z">
          <w:r>
            <w:rPr>
              <w:rStyle w:val="Hyperlink"/>
            </w:rPr>
            <w:delText xml:space="preserve">Exercise 37</w:delText>
          </w:r>
        </w:del>
      </w:hyperlink>
      <w:del w:id="144" w:author="PR Preview" w:date="2026-01-01T00:00:00Z">
        <w:r>
          <w:delText xml:space="preserve">, worked in</w:delText>
        </w:r>
      </w:del>
      <w:del w:id="145" w:author="PR Preview" w:date="2026-01-01T00:00:00Z">
        <w:r>
          <w:delText xml:space="preserve"> </w:delText>
        </w:r>
      </w:del>
      <w:hyperlink w:anchor="sol-bernoulli-loglik-one-group">
        <w:del w:id="146" w:author="PR Preview" w:date="2026-01-01T00:00:00Z">
          <w:r>
            <w:rPr>
              <w:rStyle w:val="Hyperlink"/>
            </w:rPr>
            <w:delText xml:space="preserve">Solution 37</w:delText>
          </w:r>
        </w:del>
      </w:hyperlink>
      <w:del w:id="147" w:author="PR Preview" w:date="2026-01-01T00:00:00Z">
        <w:r>
          <w:delText xml:space="preserve">.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It builds on</w:delText>
        </w:r>
      </w:del>
      <w:del w:id="150" w:author="PR Preview" w:date="2026-01-01T00:00:00Z">
        <w:r>
          <w:delText xml:space="preserve"> </w:delText>
        </w:r>
      </w:del>
      <w:hyperlink w:anchor="thm-bernoulli-likelihood-one-group">
        <w:del w:id="151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52" w:author="PR Preview" w:date="2026-01-01T00:00:00Z">
        <w:r>
          <w:delText xml:space="preserve">.</w:delText>
        </w:r>
      </w:del>
    </w:p>
    <w:p>
      <w:pPr>
        <w:pStyle w:val="FirstParagraph"/>
      </w:pPr>
      <w:ins w:id="153" w:author="PR Preview" w:date="2026-01-01T00:00:00Z">
        <w:r>
          <w:rPr>
            <w:i/>
            <w:iCs/>
          </w:rPr>
          <w:t xml:space="preserve">Proof</w:t>
        </w:r>
      </w:ins>
      <w:ins w:id="154" w:author="PR Preview" w:date="2026-01-01T00:00:00Z">
        <w:r>
          <w:t xml:space="preserve">. </w:t>
        </w:r>
      </w:ins>
      <w:ins w:id="155" w:author="PR Preview" w:date="2026-01-01T00:00:00Z">
        <w:r>
          <w:t xml:space="preserve">This is the solution to</w:t>
        </w:r>
      </w:ins>
      <w:ins w:id="156" w:author="PR Preview" w:date="2026-01-01T00:00:00Z">
        <w:r>
          <w:t xml:space="preserve"> </w:t>
        </w:r>
      </w:ins>
      <w:hyperlink w:anchor="exr-bernoulli-loglik-one-group">
        <w:ins w:id="157" w:author="PR Preview" w:date="2026-01-01T00:00:00Z">
          <w:r>
            <w:rPr>
              <w:rStyle w:val="Hyperlink"/>
            </w:rPr>
            <w:t xml:space="preserve">Exercise 38</w:t>
          </w:r>
        </w:ins>
      </w:hyperlink>
      <w:ins w:id="158" w:author="PR Preview" w:date="2026-01-01T00:00:00Z">
        <w:r>
          <w:t xml:space="preserve">, worked in</w:t>
        </w:r>
      </w:ins>
      <w:ins w:id="159" w:author="PR Preview" w:date="2026-01-01T00:00:00Z">
        <w:r>
          <w:t xml:space="preserve"> </w:t>
        </w:r>
      </w:ins>
      <w:hyperlink w:anchor="sol-bernoulli-loglik-one-group">
        <w:ins w:id="160" w:author="PR Preview" w:date="2026-01-01T00:00:00Z">
          <w:r>
            <w:rPr>
              <w:rStyle w:val="Hyperlink"/>
            </w:rPr>
            <w:t xml:space="preserve">Solution 38</w:t>
          </w:r>
        </w:ins>
      </w:hyperlink>
      <w:ins w:id="161" w:author="PR Preview" w:date="2026-01-01T00:00:00Z">
        <w:r>
          <w:t xml:space="preserve">.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It builds on</w:t>
        </w:r>
      </w:ins>
      <w:ins w:id="164" w:author="PR Preview" w:date="2026-01-01T00:00:00Z">
        <w:r>
          <w:t xml:space="preserve"> </w:t>
        </w:r>
      </w:ins>
      <w:hyperlink w:anchor="thm-bernoulli-likelihood-one-group">
        <w:ins w:id="165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66" w:author="PR Preview" w:date="2026-01-01T00:00:00Z">
        <w:r>
          <w:t xml:space="preserve">.</w:t>
        </w:r>
      </w:ins>
    </w:p>
    <w:bookmarkEnd w:id="280"/>
    <w:bookmarkStart w:id="285" w:name="the-score-of-one-observation"/>
    <w:p>
      <w:pPr>
        <w:pStyle w:val="Heading3"/>
      </w:pPr>
      <w:r>
        <w:t xml:space="preserve">3.4 The score of one observation</w:t>
      </w:r>
    </w:p>
    <w:bookmarkStart w:id="282" w:name="exr-derive-bernoulli-score"/>
    <w:p>
      <w:pPr>
        <w:pStyle w:val="FirstParagraph"/>
      </w:pPr>
      <w:del w:id="167" w:author="PR Preview" w:date="2026-01-01T00:00:00Z">
        <w:r>
          <w:rPr>
            <w:b/>
            <w:bCs/>
          </w:rPr>
          <w:delText xml:space="preserve">Exercise 38 (Score function of a Bernoulli variable)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Let</w:delText>
        </w:r>
      </w:del>
      <w:del w:id="170" w:author="PR Preview" w:date="2026-01-01T00:00:00Z">
        <w:r>
          <w:delText xml:space="preserve"> </w:delText>
        </w:r>
      </w:del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be the</w:delText>
        </w:r>
      </w:del>
      <w:del w:id="173" w:author="PR Preview" w:date="2026-01-01T00:00:00Z">
        <w:r>
          <w:delText xml:space="preserve"> </w:delText>
        </w:r>
      </w:del>
      <w:hyperlink r:id="rId281">
        <w:del w:id="174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of the observed value</w:delText>
        </w:r>
      </w:del>
      <w:del w:id="177" w:author="PR Preview" w:date="2026-01-01T00:00:00Z">
        <w:r>
          <w:delText xml:space="preserve"> </w:delText>
        </w:r>
      </w:del>
      <m:oMath>
        <m:r>
          <m:t>x</m:t>
        </m:r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from the mean of</w:delText>
        </w:r>
      </w:del>
      <w:del w:id="180" w:author="PR Preview" w:date="2026-01-01T00:00:00Z">
        <w:r>
          <w:delText xml:space="preserve"> </w:delText>
        </w:r>
      </w:del>
      <m:oMath>
        <m:r>
          <m:t>X</m:t>
        </m:r>
      </m:oMath>
      <w:del w:id="181" w:author="PR Preview" w:date="2026-01-01T00:00:00Z">
        <w:r>
          <w:delText xml:space="preserve">.</w:delText>
        </w:r>
      </w:del>
    </w:p>
    <w:p>
      <w:pPr>
        <w:pStyle w:val="FirstParagraph"/>
      </w:pPr>
      <w:ins w:id="182" w:author="PR Preview" w:date="2026-01-01T00:00:00Z">
        <w:r>
          <w:rPr>
            <w:b/>
            <w:bCs/>
          </w:rPr>
          <w:t xml:space="preserve">Exercise 39 (Score function of a Bernoulli variable)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Let</w:t>
        </w:r>
      </w:ins>
      <w:ins w:id="185" w:author="PR Preview" w:date="2026-01-01T00:00:00Z">
        <w:r>
          <w:t xml:space="preserve"> </w:t>
        </w:r>
      </w:ins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be the</w:t>
        </w:r>
      </w:ins>
      <w:ins w:id="188" w:author="PR Preview" w:date="2026-01-01T00:00:00Z">
        <w:r>
          <w:t xml:space="preserve"> </w:t>
        </w:r>
      </w:ins>
      <w:hyperlink r:id="rId281">
        <w:ins w:id="189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of the observed value</w:t>
        </w:r>
      </w:ins>
      <w:ins w:id="192" w:author="PR Preview" w:date="2026-01-01T00:00:00Z">
        <w:r>
          <w:t xml:space="preserve"> </w:t>
        </w:r>
      </w:ins>
      <m:oMath>
        <m:r>
          <m:t>x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from the mean of</w:t>
        </w:r>
      </w:ins>
      <w:ins w:id="195" w:author="PR Preview" w:date="2026-01-01T00:00:00Z">
        <w:r>
          <w:t xml:space="preserve"> </w:t>
        </w:r>
      </w:ins>
      <m:oMath>
        <m:r>
          <m:t>X</m:t>
        </m:r>
      </m:oMath>
      <w:ins w:id="196" w:author="PR Preview" w:date="2026-01-01T00:00:00Z">
        <w:r>
          <w:t xml:space="preserve">.</w:t>
        </w:r>
      </w:ins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82"/>
    <w:bookmarkStart w:id="283" w:name="sol-derive-bernoulli-score"/>
    <w:p>
      <w:pPr>
        <w:pStyle w:val="BodyText"/>
      </w:pPr>
      <w:del w:id="197" w:author="PR Preview" w:date="2026-01-01T00:00:00Z">
        <w:r>
          <w:rPr>
            <w:i/>
            <w:iCs/>
          </w:rPr>
          <w:delText xml:space="preserve">Solution 38</w:delText>
        </w:r>
      </w:del>
      <w:del w:id="198" w:author="PR Preview" w:date="2026-01-01T00:00:00Z">
        <w:r>
          <w:delText xml:space="preserve">. </w:delText>
        </w:r>
      </w:del>
      <w:del w:id="199" w:author="PR Preview" w:date="2026-01-01T00:00:00Z">
        <w:r>
          <w:delText xml:space="preserve">With</w:delText>
        </w:r>
      </w:del>
      <w:del w:id="20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201" w:author="PR Preview" w:date="2026-01-01T00:00:00Z">
        <w:r>
          <w:delText xml:space="preserve">,</w:delText>
        </w:r>
      </w:del>
      <w:del w:id="202" w:author="PR Preview" w:date="2026-01-01T00:00:00Z">
        <w:r>
          <w:delText xml:space="preserve"> </w:delText>
        </w:r>
      </w:del>
      <w:hyperlink w:anchor="thm-bernoulli-loglik-one-group">
        <w:del w:id="203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gives</w:delText>
        </w:r>
      </w:del>
      <w:del w:id="206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del w:id="207" w:author="PR Preview" w:date="2026-01-01T00:00:00Z">
        <w:r>
          <w:delText xml:space="preserve">, so:</w:delText>
        </w:r>
      </w:del>
    </w:p>
    <w:p>
      <w:pPr>
        <w:pStyle w:val="BodyText"/>
      </w:pPr>
      <w:ins w:id="208" w:author="PR Preview" w:date="2026-01-01T00:00:00Z">
        <w:r>
          <w:rPr>
            <w:i/>
            <w:iCs/>
          </w:rPr>
          <w:t xml:space="preserve">Solution 39</w:t>
        </w:r>
      </w:ins>
      <w:ins w:id="209" w:author="PR Preview" w:date="2026-01-01T00:00:00Z">
        <w:r>
          <w:t xml:space="preserve">. </w:t>
        </w:r>
      </w:ins>
      <w:ins w:id="210" w:author="PR Preview" w:date="2026-01-01T00:00:00Z">
        <w:r>
          <w:t xml:space="preserve">With</w:t>
        </w:r>
      </w:ins>
      <w:ins w:id="21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12" w:author="PR Preview" w:date="2026-01-01T00:00:00Z">
        <w:r>
          <w:t xml:space="preserve">,</w:t>
        </w:r>
      </w:ins>
      <w:ins w:id="213" w:author="PR Preview" w:date="2026-01-01T00:00:00Z">
        <w:r>
          <w:t xml:space="preserve"> </w:t>
        </w:r>
      </w:ins>
      <w:hyperlink w:anchor="thm-bernoulli-loglik-one-group">
        <w:ins w:id="214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gives</w:t>
        </w:r>
      </w:ins>
      <w:ins w:id="217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ins w:id="218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3"/>
    <w:bookmarkStart w:id="284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81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4"/>
    <w:p>
      <w:pPr>
        <w:pStyle w:val="FirstParagraph"/>
      </w:pPr>
      <w:del w:id="219" w:author="PR Preview" w:date="2026-01-01T00:00:00Z">
        <w:r>
          <w:rPr>
            <w:i/>
            <w:iCs/>
          </w:rPr>
          <w:delText xml:space="preserve">Proof</w:delText>
        </w:r>
      </w:del>
      <w:del w:id="220" w:author="PR Preview" w:date="2026-01-01T00:00:00Z">
        <w:r>
          <w:delText xml:space="preserve">. </w:delText>
        </w:r>
      </w:del>
      <w:del w:id="221" w:author="PR Preview" w:date="2026-01-01T00:00:00Z">
        <w:r>
          <w:delText xml:space="preserve">This is the solution to</w:delText>
        </w:r>
      </w:del>
      <w:del w:id="222" w:author="PR Preview" w:date="2026-01-01T00:00:00Z">
        <w:r>
          <w:delText xml:space="preserve"> </w:delText>
        </w:r>
      </w:del>
      <w:hyperlink w:anchor="exr-derive-bernoulli-score">
        <w:del w:id="223" w:author="PR Preview" w:date="2026-01-01T00:00:00Z">
          <w:r>
            <w:rPr>
              <w:rStyle w:val="Hyperlink"/>
            </w:rPr>
            <w:delText xml:space="preserve">Exercise 38</w:delText>
          </w:r>
        </w:del>
      </w:hyperlink>
      <w:del w:id="224" w:author="PR Preview" w:date="2026-01-01T00:00:00Z">
        <w:r>
          <w:delText xml:space="preserve">, worked in</w:delText>
        </w:r>
      </w:del>
      <w:del w:id="225" w:author="PR Preview" w:date="2026-01-01T00:00:00Z">
        <w:r>
          <w:delText xml:space="preserve"> </w:delText>
        </w:r>
      </w:del>
      <w:hyperlink w:anchor="sol-derive-bernoulli-score">
        <w:del w:id="226" w:author="PR Preview" w:date="2026-01-01T00:00:00Z">
          <w:r>
            <w:rPr>
              <w:rStyle w:val="Hyperlink"/>
            </w:rPr>
            <w:delText xml:space="preserve">Solution 38</w:delText>
          </w:r>
        </w:del>
      </w:hyperlink>
      <w:del w:id="227" w:author="PR Preview" w:date="2026-01-01T00:00:00Z">
        <w:r>
          <w:delText xml:space="preserve">.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It builds on</w:delText>
        </w:r>
      </w:del>
      <w:del w:id="230" w:author="PR Preview" w:date="2026-01-01T00:00:00Z">
        <w:r>
          <w:delText xml:space="preserve"> </w:delText>
        </w:r>
      </w:del>
      <w:hyperlink w:anchor="thm-bernoulli-loglik-one-group">
        <w:del w:id="231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232" w:author="PR Preview" w:date="2026-01-01T00:00:00Z">
        <w:r>
          <w:delText xml:space="preserve">, with</w:delText>
        </w:r>
      </w:del>
      <w:del w:id="23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234" w:author="PR Preview" w:date="2026-01-01T00:00:00Z">
        <w:r>
          <w:delText xml:space="preserve">.</w:delText>
        </w:r>
      </w:del>
    </w:p>
    <w:p>
      <w:pPr>
        <w:pStyle w:val="FirstParagraph"/>
      </w:pPr>
      <w:ins w:id="235" w:author="PR Preview" w:date="2026-01-01T00:00:00Z">
        <w:r>
          <w:rPr>
            <w:i/>
            <w:iCs/>
          </w:rPr>
          <w:t xml:space="preserve">Proof</w:t>
        </w:r>
      </w:ins>
      <w:ins w:id="236" w:author="PR Preview" w:date="2026-01-01T00:00:00Z">
        <w:r>
          <w:t xml:space="preserve">. </w:t>
        </w:r>
      </w:ins>
      <w:ins w:id="237" w:author="PR Preview" w:date="2026-01-01T00:00:00Z">
        <w:r>
          <w:t xml:space="preserve">This is the solution to</w:t>
        </w:r>
      </w:ins>
      <w:ins w:id="238" w:author="PR Preview" w:date="2026-01-01T00:00:00Z">
        <w:r>
          <w:t xml:space="preserve"> </w:t>
        </w:r>
      </w:ins>
      <w:hyperlink w:anchor="exr-derive-bernoulli-score">
        <w:ins w:id="239" w:author="PR Preview" w:date="2026-01-01T00:00:00Z">
          <w:r>
            <w:rPr>
              <w:rStyle w:val="Hyperlink"/>
            </w:rPr>
            <w:t xml:space="preserve">Exercise 39</w:t>
          </w:r>
        </w:ins>
      </w:hyperlink>
      <w:ins w:id="240" w:author="PR Preview" w:date="2026-01-01T00:00:00Z">
        <w:r>
          <w:t xml:space="preserve">, worked in</w:t>
        </w:r>
      </w:ins>
      <w:ins w:id="241" w:author="PR Preview" w:date="2026-01-01T00:00:00Z">
        <w:r>
          <w:t xml:space="preserve"> </w:t>
        </w:r>
      </w:ins>
      <w:hyperlink w:anchor="sol-derive-bernoulli-score">
        <w:ins w:id="242" w:author="PR Preview" w:date="2026-01-01T00:00:00Z">
          <w:r>
            <w:rPr>
              <w:rStyle w:val="Hyperlink"/>
            </w:rPr>
            <w:t xml:space="preserve">Solution 39</w:t>
          </w:r>
        </w:ins>
      </w:hyperlink>
      <w:ins w:id="243" w:author="PR Preview" w:date="2026-01-01T00:00:00Z">
        <w:r>
          <w:t xml:space="preserve">.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It builds on</w:t>
        </w:r>
      </w:ins>
      <w:ins w:id="246" w:author="PR Preview" w:date="2026-01-01T00:00:00Z">
        <w:r>
          <w:t xml:space="preserve"> </w:t>
        </w:r>
      </w:ins>
      <w:hyperlink w:anchor="thm-bernoulli-loglik-one-group">
        <w:ins w:id="247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48" w:author="PR Preview" w:date="2026-01-01T00:00:00Z">
        <w:r>
          <w:t xml:space="preserve">, with</w:t>
        </w:r>
      </w:ins>
      <w:ins w:id="24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50" w:author="PR Preview" w:date="2026-01-01T00:00:00Z">
        <w:r>
          <w:t xml:space="preserve">.</w:t>
        </w:r>
      </w:ins>
    </w:p>
    <w:bookmarkEnd w:id="285"/>
    <w:bookmarkStart w:id="289" w:name="score-contributions"/>
    <w:p>
      <w:pPr>
        <w:pStyle w:val="Heading3"/>
      </w:pPr>
      <w:r>
        <w:t xml:space="preserve">3.5 Score contributions</w:t>
      </w:r>
    </w:p>
    <w:bookmarkStart w:id="286" w:name="exr-bernoulli-score-contribution"/>
    <w:p>
      <w:pPr>
        <w:pStyle w:val="FirstParagraph"/>
      </w:pPr>
      <w:del w:id="251" w:author="PR Preview" w:date="2026-01-01T00:00:00Z">
        <w:r>
          <w:rPr>
            <w:b/>
            <w:bCs/>
          </w:rPr>
          <w:delText xml:space="preserve">Exercise 39 (Score contribution of one binary outcome)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In the setting of</w:delText>
        </w:r>
      </w:del>
      <w:del w:id="254" w:author="PR Preview" w:date="2026-01-01T00:00:00Z">
        <w:r>
          <w:delText xml:space="preserve"> </w:delText>
        </w:r>
      </w:del>
      <w:hyperlink w:anchor="exr-bernoulli-loglik-contribution">
        <w:del w:id="255" w:author="PR Preview" w:date="2026-01-01T00:00:00Z">
          <w:r>
            <w:rPr>
              <w:rStyle w:val="Hyperlink"/>
            </w:rPr>
            <w:delText xml:space="preserve">Exercise 36</w:delText>
          </w:r>
        </w:del>
      </w:hyperlink>
      <w:del w:id="256" w:author="PR Preview" w:date="2026-01-01T00:00:00Z">
        <w:r>
          <w:delText xml:space="preserve">, let:</w:delText>
        </w:r>
      </w:del>
    </w:p>
    <w:p>
      <w:pPr>
        <w:pStyle w:val="FirstParagraph"/>
      </w:pPr>
      <w:ins w:id="257" w:author="PR Preview" w:date="2026-01-01T00:00:00Z">
        <w:r>
          <w:rPr>
            <w:b/>
            <w:bCs/>
          </w:rPr>
          <w:t xml:space="preserve">Exercise 40 (Score contribution of one binary outcome)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In the setting of</w:t>
        </w:r>
      </w:ins>
      <w:ins w:id="260" w:author="PR Preview" w:date="2026-01-01T00:00:00Z">
        <w:r>
          <w:t xml:space="preserve"> </w:t>
        </w:r>
      </w:ins>
      <w:hyperlink w:anchor="exr-bernoulli-loglik-contribution">
        <w:ins w:id="261" w:author="PR Preview" w:date="2026-01-01T00:00:00Z">
          <w:r>
            <w:rPr>
              <w:rStyle w:val="Hyperlink"/>
            </w:rPr>
            <w:t xml:space="preserve">Exercise 36</w:t>
          </w:r>
        </w:ins>
      </w:hyperlink>
      <w:ins w:id="262" w:author="PR Preview" w:date="2026-01-01T00:00:00Z">
        <w:r>
          <w:t xml:space="preserve">, let:</w:t>
        </w:r>
      </w:ins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8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del w:id="263" w:author="PR Preview" w:date="2026-01-01T00:00:00Z">
        <w:r>
          <w:rPr>
            <w:i/>
            <w:iCs/>
          </w:rPr>
          <w:delText xml:space="preserve">Solution 39</w:delText>
        </w:r>
      </w:del>
      <w:del w:id="264" w:author="PR Preview" w:date="2026-01-01T00:00:00Z">
        <w:r>
          <w:delText xml:space="preserve">. </w:delText>
        </w:r>
      </w:del>
    </w:p>
    <w:p>
      <w:pPr>
        <w:pStyle w:val="BodyText"/>
      </w:pPr>
      <w:ins w:id="265" w:author="PR Preview" w:date="2026-01-01T00:00:00Z">
        <w:r>
          <w:rPr>
            <w:i/>
            <w:iCs/>
          </w:rPr>
          <w:t xml:space="preserve">Solution 40</w:t>
        </w:r>
      </w:ins>
      <w:ins w:id="266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7"/>
    <w:bookmarkStart w:id="288" w:name="thm-bernoulli-score-contribution"/>
    <w:p>
      <w:pPr>
        <w:pStyle w:val="FirstParagraph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81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del w:id="267" w:author="PR Preview" w:date="2026-01-01T00:00:00Z">
        <w:r>
          <w:rPr>
            <w:i/>
            <w:iCs/>
          </w:rPr>
          <w:delText xml:space="preserve">Proof</w:delText>
        </w:r>
      </w:del>
      <w:del w:id="268" w:author="PR Preview" w:date="2026-01-01T00:00:00Z">
        <w:r>
          <w:delText xml:space="preserve">. </w:delText>
        </w:r>
      </w:del>
      <w:del w:id="269" w:author="PR Preview" w:date="2026-01-01T00:00:00Z">
        <w:r>
          <w:delText xml:space="preserve">This is the solution to</w:delText>
        </w:r>
      </w:del>
      <w:del w:id="270" w:author="PR Preview" w:date="2026-01-01T00:00:00Z">
        <w:r>
          <w:delText xml:space="preserve"> </w:delText>
        </w:r>
      </w:del>
      <w:hyperlink w:anchor="exr-bernoulli-score-contribution">
        <w:del w:id="271" w:author="PR Preview" w:date="2026-01-01T00:00:00Z">
          <w:r>
            <w:rPr>
              <w:rStyle w:val="Hyperlink"/>
            </w:rPr>
            <w:delText xml:space="preserve">Exercise 39</w:delText>
          </w:r>
        </w:del>
      </w:hyperlink>
      <w:del w:id="272" w:author="PR Preview" w:date="2026-01-01T00:00:00Z">
        <w:r>
          <w:delText xml:space="preserve">, worked in</w:delText>
        </w:r>
      </w:del>
      <w:del w:id="273" w:author="PR Preview" w:date="2026-01-01T00:00:00Z">
        <w:r>
          <w:delText xml:space="preserve"> </w:delText>
        </w:r>
      </w:del>
      <w:hyperlink w:anchor="sol-bernoulli-score-contribution">
        <w:del w:id="274" w:author="PR Preview" w:date="2026-01-01T00:00:00Z">
          <w:r>
            <w:rPr>
              <w:rStyle w:val="Hyperlink"/>
            </w:rPr>
            <w:delText xml:space="preserve">Solution 39</w:delText>
          </w:r>
        </w:del>
      </w:hyperlink>
      <w:del w:id="275" w:author="PR Preview" w:date="2026-01-01T00:00:00Z">
        <w:r>
          <w:delText xml:space="preserve">.</w:delText>
        </w:r>
      </w:del>
    </w:p>
    <w:p>
      <w:pPr>
        <w:pStyle w:val="BodyText"/>
      </w:pPr>
      <w:ins w:id="276" w:author="PR Preview" w:date="2026-01-01T00:00:00Z">
        <w:r>
          <w:rPr>
            <w:i/>
            <w:iCs/>
          </w:rPr>
          <w:t xml:space="preserve">Proof</w:t>
        </w:r>
      </w:ins>
      <w:ins w:id="277" w:author="PR Preview" w:date="2026-01-01T00:00:00Z">
        <w:r>
          <w:t xml:space="preserve">. </w:t>
        </w:r>
      </w:ins>
      <w:ins w:id="278" w:author="PR Preview" w:date="2026-01-01T00:00:00Z">
        <w:r>
          <w:t xml:space="preserve">This is the solution to</w:t>
        </w:r>
      </w:ins>
      <w:ins w:id="279" w:author="PR Preview" w:date="2026-01-01T00:00:00Z">
        <w:r>
          <w:t xml:space="preserve"> </w:t>
        </w:r>
      </w:ins>
      <w:hyperlink w:anchor="exr-bernoulli-score-contribution">
        <w:ins w:id="280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281" w:author="PR Preview" w:date="2026-01-01T00:00:00Z">
        <w:r>
          <w:t xml:space="preserve">, worked in</w:t>
        </w:r>
      </w:ins>
      <w:ins w:id="282" w:author="PR Preview" w:date="2026-01-01T00:00:00Z">
        <w:r>
          <w:t xml:space="preserve"> </w:t>
        </w:r>
      </w:ins>
      <w:hyperlink w:anchor="sol-bernoulli-score-contribution">
        <w:ins w:id="283" w:author="PR Preview" w:date="2026-01-01T00:00:00Z">
          <w:r>
            <w:rPr>
              <w:rStyle w:val="Hyperlink"/>
            </w:rPr>
            <w:t xml:space="preserve">Solution 40</w:t>
          </w:r>
        </w:ins>
      </w:hyperlink>
      <w:ins w:id="284" w:author="PR Preview" w:date="2026-01-01T00:00:00Z">
        <w:r>
          <w:t xml:space="preserve">.</w:t>
        </w:r>
      </w:ins>
    </w:p>
    <w:bookmarkEnd w:id="289"/>
    <w:bookmarkStart w:id="295" w:name="the-score-function-of-the-sample"/>
    <w:p>
      <w:pPr>
        <w:pStyle w:val="Heading3"/>
      </w:pPr>
      <w:r>
        <w:t xml:space="preserve">3.6 The score function of the sample</w:t>
      </w:r>
    </w:p>
    <w:bookmarkStart w:id="292" w:name="exr-bernoulli-score-sum"/>
    <w:p>
      <w:pPr>
        <w:pStyle w:val="FirstParagraph"/>
      </w:pPr>
      <w:del w:id="285" w:author="PR Preview" w:date="2026-01-01T00:00:00Z">
        <w:r>
          <w:rPr>
            <w:b/>
            <w:bCs/>
          </w:rPr>
          <w:delText xml:space="preserve">Exercise 40 (Score function of a binary sample)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In the setting of</w:delText>
        </w:r>
      </w:del>
      <w:del w:id="288" w:author="PR Preview" w:date="2026-01-01T00:00:00Z">
        <w:r>
          <w:delText xml:space="preserve"> </w:delText>
        </w:r>
      </w:del>
      <w:hyperlink w:anchor="exr-bernoulli-score-contribution">
        <w:del w:id="289" w:author="PR Preview" w:date="2026-01-01T00:00:00Z">
          <w:r>
            <w:rPr>
              <w:rStyle w:val="Hyperlink"/>
            </w:rPr>
            <w:delText xml:space="preserve">Exercise 39</w:delText>
          </w:r>
        </w:del>
      </w:hyperlink>
      <w:del w:id="290" w:author="PR Preview" w:date="2026-01-01T00:00:00Z">
        <w:r>
          <w:delText xml:space="preserve">,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let</w:delText>
        </w:r>
      </w:del>
      <w:del w:id="29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be the</w:delText>
        </w:r>
      </w:del>
      <w:del w:id="296" w:author="PR Preview" w:date="2026-01-01T00:00:00Z">
        <w:r>
          <w:delText xml:space="preserve"> </w:delText>
        </w:r>
      </w:del>
      <w:hyperlink r:id="rId290">
        <w:del w:id="297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of the observed outcomes.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Assemble the</w:delText>
        </w:r>
      </w:del>
      <w:del w:id="302" w:author="PR Preview" w:date="2026-01-01T00:00:00Z">
        <w:r>
          <w:delText xml:space="preserve"> </w:delText>
        </w:r>
      </w:del>
      <w:hyperlink w:anchor="def-score">
        <w:del w:id="303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30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of the whole</w:delText>
        </w:r>
      </w:del>
      <w:del w:id="307" w:author="PR Preview" w:date="2026-01-01T00:00:00Z">
        <w:r>
          <w:delText xml:space="preserve"> </w:delText>
        </w:r>
      </w:del>
      <w:hyperlink r:id="rId291">
        <w:del w:id="308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from the</w:delText>
        </w:r>
      </w:del>
      <w:del w:id="311" w:author="PR Preview" w:date="2026-01-01T00:00:00Z">
        <w:r>
          <w:delText xml:space="preserve"> </w:delText>
        </w:r>
      </w:del>
      <w:hyperlink w:anchor="def-score">
        <w:del w:id="312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contributions.</w:delText>
        </w:r>
      </w:del>
    </w:p>
    <w:p>
      <w:pPr>
        <w:pStyle w:val="BodyText"/>
      </w:pPr>
      <w:del w:id="315" w:author="PR Preview" w:date="2026-01-01T00:00:00Z">
        <w:r>
          <w:rPr>
            <w:i/>
            <w:iCs/>
          </w:rPr>
          <w:delText xml:space="preserve">Solution 40</w:delText>
        </w:r>
      </w:del>
      <w:del w:id="316" w:author="PR Preview" w:date="2026-01-01T00:00:00Z">
        <w:r>
          <w:delText xml:space="preserve">. </w:delText>
        </w:r>
      </w:del>
    </w:p>
    <w:p>
      <w:pPr>
        <w:pStyle w:val="FirstParagraph"/>
      </w:pPr>
      <w:ins w:id="317" w:author="PR Preview" w:date="2026-01-01T00:00:00Z">
        <w:r>
          <w:rPr>
            <w:b/>
            <w:bCs/>
          </w:rPr>
          <w:t xml:space="preserve">Exercise 41 (Score function of a binary sample)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In the setting of</w:t>
        </w:r>
      </w:ins>
      <w:ins w:id="320" w:author="PR Preview" w:date="2026-01-01T00:00:00Z">
        <w:r>
          <w:t xml:space="preserve"> </w:t>
        </w:r>
      </w:ins>
      <w:hyperlink w:anchor="exr-bernoulli-score-contribution">
        <w:ins w:id="321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322" w:author="PR Preview" w:date="2026-01-01T00:00:00Z">
        <w:r>
          <w:t xml:space="preserve">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let</w:t>
        </w:r>
      </w:ins>
      <w:ins w:id="32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be the</w:t>
        </w:r>
      </w:ins>
      <w:ins w:id="328" w:author="PR Preview" w:date="2026-01-01T00:00:00Z">
        <w:r>
          <w:t xml:space="preserve"> </w:t>
        </w:r>
      </w:ins>
      <w:hyperlink r:id="rId290">
        <w:ins w:id="329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of the observed outcomes.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Assemble the</w:t>
        </w:r>
      </w:ins>
      <w:ins w:id="334" w:author="PR Preview" w:date="2026-01-01T00:00:00Z">
        <w:r>
          <w:t xml:space="preserve"> </w:t>
        </w:r>
      </w:ins>
      <w:hyperlink w:anchor="def-score">
        <w:ins w:id="335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33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of the whole</w:t>
        </w:r>
      </w:ins>
      <w:ins w:id="339" w:author="PR Preview" w:date="2026-01-01T00:00:00Z">
        <w:r>
          <w:t xml:space="preserve"> </w:t>
        </w:r>
      </w:ins>
      <w:hyperlink r:id="rId291">
        <w:ins w:id="340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from the</w:t>
        </w:r>
      </w:ins>
      <w:ins w:id="343" w:author="PR Preview" w:date="2026-01-01T00:00:00Z">
        <w:r>
          <w:t xml:space="preserve"> </w:t>
        </w:r>
      </w:ins>
      <w:hyperlink w:anchor="def-score">
        <w:ins w:id="344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contributions.</w:t>
        </w:r>
      </w:ins>
    </w:p>
    <w:bookmarkEnd w:id="292"/>
    <w:bookmarkStart w:id="293" w:name="sol-bernoulli-score-sum"/>
    <w:p>
      <w:pPr>
        <w:pStyle w:val="BodyText"/>
      </w:pPr>
      <w:ins w:id="347" w:author="PR Preview" w:date="2026-01-01T00:00:00Z">
        <w:r>
          <w:rPr>
            <w:i/>
            <w:iCs/>
          </w:rPr>
          <w:t xml:space="preserve">Solution 41</w:t>
        </w:r>
      </w:ins>
      <w:ins w:id="34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3"/>
    <w:bookmarkStart w:id="294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4"/>
    <w:p>
      <w:pPr>
        <w:pStyle w:val="FirstParagraph"/>
      </w:pPr>
      <w:del w:id="349" w:author="PR Preview" w:date="2026-01-01T00:00:00Z">
        <w:r>
          <w:rPr>
            <w:i/>
            <w:iCs/>
          </w:rPr>
          <w:delText xml:space="preserve">Proof</w:delText>
        </w:r>
      </w:del>
      <w:del w:id="350" w:author="PR Preview" w:date="2026-01-01T00:00:00Z">
        <w:r>
          <w:delText xml:space="preserve">. </w:delText>
        </w:r>
      </w:del>
      <w:del w:id="351" w:author="PR Preview" w:date="2026-01-01T00:00:00Z">
        <w:r>
          <w:delText xml:space="preserve">This is the solution to</w:delText>
        </w:r>
      </w:del>
      <w:del w:id="352" w:author="PR Preview" w:date="2026-01-01T00:00:00Z">
        <w:r>
          <w:delText xml:space="preserve"> </w:delText>
        </w:r>
      </w:del>
      <w:hyperlink w:anchor="exr-bernoulli-score-sum">
        <w:del w:id="353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354" w:author="PR Preview" w:date="2026-01-01T00:00:00Z">
        <w:r>
          <w:delText xml:space="preserve">, worked in</w:delText>
        </w:r>
      </w:del>
      <w:del w:id="355" w:author="PR Preview" w:date="2026-01-01T00:00:00Z">
        <w:r>
          <w:delText xml:space="preserve"> </w:delText>
        </w:r>
      </w:del>
      <w:hyperlink w:anchor="sol-bernoulli-score-sum">
        <w:del w:id="356" w:author="PR Preview" w:date="2026-01-01T00:00:00Z">
          <w:r>
            <w:rPr>
              <w:rStyle w:val="Hyperlink"/>
            </w:rPr>
            <w:delText xml:space="preserve">Solution 40</w:delText>
          </w:r>
        </w:del>
      </w:hyperlink>
      <w:del w:id="357" w:author="PR Preview" w:date="2026-01-01T00:00:00Z">
        <w:r>
          <w:delText xml:space="preserve">.</w:delText>
        </w:r>
      </w:del>
    </w:p>
    <w:p>
      <w:pPr>
        <w:pStyle w:val="FirstParagraph"/>
      </w:pPr>
      <w:ins w:id="358" w:author="PR Preview" w:date="2026-01-01T00:00:00Z">
        <w:r>
          <w:rPr>
            <w:i/>
            <w:iCs/>
          </w:rPr>
          <w:t xml:space="preserve">Proof</w:t>
        </w:r>
      </w:ins>
      <w:ins w:id="359" w:author="PR Preview" w:date="2026-01-01T00:00:00Z">
        <w:r>
          <w:t xml:space="preserve">. </w:t>
        </w:r>
      </w:ins>
      <w:ins w:id="360" w:author="PR Preview" w:date="2026-01-01T00:00:00Z">
        <w:r>
          <w:t xml:space="preserve">This is the solution to</w:t>
        </w:r>
      </w:ins>
      <w:ins w:id="361" w:author="PR Preview" w:date="2026-01-01T00:00:00Z">
        <w:r>
          <w:t xml:space="preserve"> </w:t>
        </w:r>
      </w:ins>
      <w:hyperlink w:anchor="exr-bernoulli-score-sum">
        <w:ins w:id="362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363" w:author="PR Preview" w:date="2026-01-01T00:00:00Z">
        <w:r>
          <w:t xml:space="preserve">, worked in</w:t>
        </w:r>
      </w:ins>
      <w:ins w:id="364" w:author="PR Preview" w:date="2026-01-01T00:00:00Z">
        <w:r>
          <w:t xml:space="preserve"> </w:t>
        </w:r>
      </w:ins>
      <w:hyperlink w:anchor="sol-bernoulli-score-sum">
        <w:ins w:id="365" w:author="PR Preview" w:date="2026-01-01T00:00:00Z">
          <w:r>
            <w:rPr>
              <w:rStyle w:val="Hyperlink"/>
            </w:rPr>
            <w:t xml:space="preserve">Solution 41</w:t>
          </w:r>
        </w:ins>
      </w:hyperlink>
      <w:ins w:id="366" w:author="PR Preview" w:date="2026-01-01T00:00:00Z">
        <w:r>
          <w:t xml:space="preserve">.</w:t>
        </w:r>
      </w:ins>
    </w:p>
    <w:bookmarkEnd w:id="295"/>
    <w:bookmarkStart w:id="299" w:name="solving-the-score-equation-1"/>
    <w:p>
      <w:pPr>
        <w:pStyle w:val="Heading3"/>
      </w:pPr>
      <w:r>
        <w:t xml:space="preserve">3.7 Solving the score equation</w:t>
      </w:r>
    </w:p>
    <w:bookmarkStart w:id="296" w:name="exr-bernoulli-score-equation"/>
    <w:p>
      <w:pPr>
        <w:pStyle w:val="FirstParagraph"/>
      </w:pPr>
      <w:del w:id="367" w:author="PR Preview" w:date="2026-01-01T00:00:00Z">
        <w:r>
          <w:rPr>
            <w:b/>
            <w:bCs/>
          </w:rPr>
          <w:delText xml:space="preserve">Exercise 41 (Solving the score equation of a binary sample)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In the setting of</w:delText>
        </w:r>
      </w:del>
      <w:del w:id="370" w:author="PR Preview" w:date="2026-01-01T00:00:00Z">
        <w:r>
          <w:delText xml:space="preserve"> </w:delText>
        </w:r>
      </w:del>
      <w:hyperlink w:anchor="exr-bernoulli-score-sum">
        <w:del w:id="371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372" w:author="PR Preview" w:date="2026-01-01T00:00:00Z">
        <w:r>
          <w:delText xml:space="preserve">, assume</w:delText>
        </w:r>
      </w:del>
      <w:del w:id="37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374" w:author="PR Preview" w:date="2026-01-01T00:00:00Z">
        <w:r>
          <w:delText xml:space="preserve">: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the</w:delText>
        </w:r>
      </w:del>
      <w:del w:id="377" w:author="PR Preview" w:date="2026-01-01T00:00:00Z">
        <w:r>
          <w:delText xml:space="preserve"> </w:delText>
        </w:r>
      </w:del>
      <w:hyperlink r:id="rId291">
        <w:del w:id="378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has at least one</w:delText>
        </w:r>
      </w:del>
      <w:del w:id="381" w:author="PR Preview" w:date="2026-01-01T00:00:00Z">
        <w:r>
          <w:delText xml:space="preserve"> </w:delText>
        </w:r>
      </w:del>
      <w:hyperlink r:id="rId56">
        <w:del w:id="382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and at least one non-event.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Solve the</w:delText>
        </w:r>
      </w:del>
      <w:del w:id="387" w:author="PR Preview" w:date="2026-01-01T00:00:00Z">
        <w:r>
          <w:delText xml:space="preserve"> </w:delText>
        </w:r>
      </w:del>
      <w:hyperlink w:anchor="def-score-equation">
        <w:del w:id="388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38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for</w:delText>
        </w:r>
      </w:del>
      <w:del w:id="392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93" w:author="PR Preview" w:date="2026-01-01T00:00:00Z">
        <w:r>
          <w:delText xml:space="preserve">.</w:delText>
        </w:r>
      </w:del>
    </w:p>
    <w:p>
      <w:pPr>
        <w:pStyle w:val="BodyText"/>
      </w:pPr>
      <w:del w:id="394" w:author="PR Preview" w:date="2026-01-01T00:00:00Z">
        <w:r>
          <w:rPr>
            <w:i/>
            <w:iCs/>
          </w:rPr>
          <w:delText xml:space="preserve">Solution 41</w:delText>
        </w:r>
      </w:del>
      <w:del w:id="395" w:author="PR Preview" w:date="2026-01-01T00:00:00Z">
        <w:r>
          <w:delText xml:space="preserve">. </w:delText>
        </w:r>
      </w:del>
      <w:del w:id="396" w:author="PR Preview" w:date="2026-01-01T00:00:00Z">
        <w:r>
          <w:delText xml:space="preserve">For</w:delText>
        </w:r>
      </w:del>
      <w:del w:id="397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98" w:author="PR Preview" w:date="2026-01-01T00:00:00Z">
        <w:r>
          <w:delText xml:space="preserve">,</w:delText>
        </w:r>
      </w:del>
      <w:del w:id="399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is finite and positive,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and</w:delText>
        </w:r>
      </w:del>
      <w:del w:id="40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0</m:t>
        </m:r>
      </m:oMath>
      <w:del w:id="406" w:author="PR Preview" w:date="2026-01-01T00:00:00Z">
        <w:r>
          <w:delText xml:space="preserve">, so</w:delText>
        </w:r>
      </w:del>
      <w:del w:id="407" w:author="PR Preview" w:date="2026-01-01T00:00:00Z">
        <w:r>
          <w:delText xml:space="preserve"> </w:delText>
        </w:r>
      </w:del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del w:id="408" w:author="PR Preview" w:date="2026-01-01T00:00:00Z">
        <w:r>
          <w:delText xml:space="preserve">.</w:delText>
        </w:r>
      </w:del>
    </w:p>
    <w:p>
      <w:pPr>
        <w:pStyle w:val="FirstParagraph"/>
      </w:pPr>
      <w:ins w:id="409" w:author="PR Preview" w:date="2026-01-01T00:00:00Z">
        <w:r>
          <w:rPr>
            <w:b/>
            <w:bCs/>
          </w:rPr>
          <w:t xml:space="preserve">Exercise 42 (Solving the score equation of a binary sample)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In the setting of</w:t>
        </w:r>
      </w:ins>
      <w:ins w:id="412" w:author="PR Preview" w:date="2026-01-01T00:00:00Z">
        <w:r>
          <w:t xml:space="preserve"> </w:t>
        </w:r>
      </w:ins>
      <w:hyperlink w:anchor="exr-bernoulli-score-sum">
        <w:ins w:id="413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414" w:author="PR Preview" w:date="2026-01-01T00:00:00Z">
        <w:r>
          <w:t xml:space="preserve">, assume</w:t>
        </w:r>
      </w:ins>
      <w:ins w:id="41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416" w:author="PR Preview" w:date="2026-01-01T00:00:00Z">
        <w:r>
          <w:t xml:space="preserve">: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the</w:t>
        </w:r>
      </w:ins>
      <w:ins w:id="419" w:author="PR Preview" w:date="2026-01-01T00:00:00Z">
        <w:r>
          <w:t xml:space="preserve"> </w:t>
        </w:r>
      </w:ins>
      <w:hyperlink r:id="rId291">
        <w:ins w:id="420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has at least one</w:t>
        </w:r>
      </w:ins>
      <w:ins w:id="423" w:author="PR Preview" w:date="2026-01-01T00:00:00Z">
        <w:r>
          <w:t xml:space="preserve"> </w:t>
        </w:r>
      </w:ins>
      <w:hyperlink r:id="rId56">
        <w:ins w:id="424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and at least one non-event.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Solve the</w:t>
        </w:r>
      </w:ins>
      <w:ins w:id="429" w:author="PR Preview" w:date="2026-01-01T00:00:00Z">
        <w:r>
          <w:t xml:space="preserve"> </w:t>
        </w:r>
      </w:ins>
      <w:hyperlink w:anchor="def-score-equation">
        <w:ins w:id="430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43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for</w:t>
        </w:r>
      </w:ins>
      <w:ins w:id="434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35" w:author="PR Preview" w:date="2026-01-01T00:00:00Z">
        <w:r>
          <w:t xml:space="preserve">.</w:t>
        </w:r>
      </w:ins>
    </w:p>
    <w:bookmarkEnd w:id="296"/>
    <w:bookmarkStart w:id="297" w:name="sol-bernoulli-score-equation"/>
    <w:p>
      <w:pPr>
        <w:pStyle w:val="BodyText"/>
      </w:pPr>
      <w:ins w:id="436" w:author="PR Preview" w:date="2026-01-01T00:00:00Z">
        <w:r>
          <w:rPr>
            <w:i/>
            <w:iCs/>
          </w:rPr>
          <w:t xml:space="preserve">Solution 42</w:t>
        </w:r>
      </w:ins>
      <w:ins w:id="437" w:author="PR Preview" w:date="2026-01-01T00:00:00Z">
        <w:r>
          <w:t xml:space="preserve">. </w:t>
        </w:r>
      </w:ins>
      <w:ins w:id="438" w:author="PR Preview" w:date="2026-01-01T00:00:00Z">
        <w:r>
          <w:t xml:space="preserve">For</w:t>
        </w:r>
      </w:ins>
      <w:ins w:id="43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40" w:author="PR Preview" w:date="2026-01-01T00:00:00Z">
        <w:r>
          <w:t xml:space="preserve">,</w:t>
        </w:r>
      </w:ins>
      <w:ins w:id="441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is finite and positive,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and</w:t>
        </w:r>
      </w:ins>
      <w:ins w:id="44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448" w:author="PR Preview" w:date="2026-01-01T00:00:00Z">
        <w:r>
          <w:t xml:space="preserve">, so</w:t>
        </w:r>
      </w:ins>
      <w:ins w:id="449" w:author="PR Preview" w:date="2026-01-01T00:00:00Z">
        <w:r>
          <w:t xml:space="preserve"> </w:t>
        </w:r>
      </w:ins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ins w:id="450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8"/>
    <w:p>
      <w:pPr>
        <w:pStyle w:val="BodyText"/>
      </w:pPr>
      <w:del w:id="451" w:author="PR Preview" w:date="2026-01-01T00:00:00Z">
        <w:r>
          <w:rPr>
            <w:i/>
            <w:iCs/>
          </w:rPr>
          <w:delText xml:space="preserve">Proof</w:delText>
        </w:r>
      </w:del>
      <w:del w:id="452" w:author="PR Preview" w:date="2026-01-01T00:00:00Z">
        <w:r>
          <w:delText xml:space="preserve">. </w:delText>
        </w:r>
      </w:del>
      <w:del w:id="453" w:author="PR Preview" w:date="2026-01-01T00:00:00Z">
        <w:r>
          <w:delText xml:space="preserve">This is the solution to</w:delText>
        </w:r>
      </w:del>
      <w:del w:id="454" w:author="PR Preview" w:date="2026-01-01T00:00:00Z">
        <w:r>
          <w:delText xml:space="preserve"> </w:delText>
        </w:r>
      </w:del>
      <w:hyperlink w:anchor="exr-bernoulli-score-equation">
        <w:del w:id="455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456" w:author="PR Preview" w:date="2026-01-01T00:00:00Z">
        <w:r>
          <w:delText xml:space="preserve">, worked in</w:delText>
        </w:r>
      </w:del>
      <w:del w:id="457" w:author="PR Preview" w:date="2026-01-01T00:00:00Z">
        <w:r>
          <w:delText xml:space="preserve"> </w:delText>
        </w:r>
      </w:del>
      <w:hyperlink w:anchor="sol-bernoulli-score-equation">
        <w:del w:id="458" w:author="PR Preview" w:date="2026-01-01T00:00:00Z">
          <w:r>
            <w:rPr>
              <w:rStyle w:val="Hyperlink"/>
            </w:rPr>
            <w:delText xml:space="preserve">Solution 41</w:delText>
          </w:r>
        </w:del>
      </w:hyperlink>
      <w:del w:id="459" w:author="PR Preview" w:date="2026-01-01T00:00:00Z">
        <w:r>
          <w:delText xml:space="preserve">.</w:delText>
        </w:r>
      </w:del>
    </w:p>
    <w:p>
      <w:pPr>
        <w:pStyle w:val="BodyText"/>
      </w:pPr>
      <w:ins w:id="460" w:author="PR Preview" w:date="2026-01-01T00:00:00Z">
        <w:r>
          <w:rPr>
            <w:i/>
            <w:iCs/>
          </w:rPr>
          <w:t xml:space="preserve">Proof</w:t>
        </w:r>
      </w:ins>
      <w:ins w:id="461" w:author="PR Preview" w:date="2026-01-01T00:00:00Z">
        <w:r>
          <w:t xml:space="preserve">. </w:t>
        </w:r>
      </w:ins>
      <w:ins w:id="462" w:author="PR Preview" w:date="2026-01-01T00:00:00Z">
        <w:r>
          <w:t xml:space="preserve">This is the solution to</w:t>
        </w:r>
      </w:ins>
      <w:ins w:id="463" w:author="PR Preview" w:date="2026-01-01T00:00:00Z">
        <w:r>
          <w:t xml:space="preserve"> </w:t>
        </w:r>
      </w:ins>
      <w:hyperlink w:anchor="exr-bernoulli-score-equation">
        <w:ins w:id="464" w:author="PR Preview" w:date="2026-01-01T00:00:00Z">
          <w:r>
            <w:rPr>
              <w:rStyle w:val="Hyperlink"/>
            </w:rPr>
            <w:t xml:space="preserve">Exercise 42</w:t>
          </w:r>
        </w:ins>
      </w:hyperlink>
      <w:ins w:id="465" w:author="PR Preview" w:date="2026-01-01T00:00:00Z">
        <w:r>
          <w:t xml:space="preserve">, worked in</w:t>
        </w:r>
      </w:ins>
      <w:ins w:id="466" w:author="PR Preview" w:date="2026-01-01T00:00:00Z">
        <w:r>
          <w:t xml:space="preserve"> </w:t>
        </w:r>
      </w:ins>
      <w:hyperlink w:anchor="sol-bernoulli-score-equation">
        <w:ins w:id="467" w:author="PR Preview" w:date="2026-01-01T00:00:00Z">
          <w:r>
            <w:rPr>
              <w:rStyle w:val="Hyperlink"/>
            </w:rPr>
            <w:t xml:space="preserve">Solution 42</w:t>
          </w:r>
        </w:ins>
      </w:hyperlink>
      <w:ins w:id="468" w:author="PR Preview" w:date="2026-01-01T00:00:00Z">
        <w:r>
          <w:t xml:space="preserve">.</w:t>
        </w:r>
      </w:ins>
    </w:p>
    <w:bookmarkEnd w:id="299"/>
    <w:bookmarkStart w:id="303" w:name="hessian-contributions"/>
    <w:p>
      <w:pPr>
        <w:pStyle w:val="Heading3"/>
      </w:pPr>
      <w:r>
        <w:t xml:space="preserve">3.8 Hessian contributions</w:t>
      </w:r>
    </w:p>
    <w:bookmarkStart w:id="300" w:name="exr-bernoulli-hessian-contribution"/>
    <w:p>
      <w:pPr>
        <w:pStyle w:val="FirstParagraph"/>
      </w:pPr>
      <w:del w:id="469" w:author="PR Preview" w:date="2026-01-01T00:00:00Z">
        <w:r>
          <w:rPr>
            <w:b/>
            <w:bCs/>
          </w:rPr>
          <w:delText xml:space="preserve">Exercise 42 (Hessian contribution of one binary outcome)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In the setting of</w:delText>
        </w:r>
      </w:del>
      <w:del w:id="472" w:author="PR Preview" w:date="2026-01-01T00:00:00Z">
        <w:r>
          <w:delText xml:space="preserve"> </w:delText>
        </w:r>
      </w:del>
      <w:hyperlink w:anchor="exr-bernoulli-score-contribution">
        <w:del w:id="473" w:author="PR Preview" w:date="2026-01-01T00:00:00Z">
          <w:r>
            <w:rPr>
              <w:rStyle w:val="Hyperlink"/>
            </w:rPr>
            <w:delText xml:space="preserve">Exercise 39</w:delText>
          </w:r>
        </w:del>
      </w:hyperlink>
      <w:del w:id="474" w:author="PR Preview" w:date="2026-01-01T00:00:00Z">
        <w:r>
          <w:delText xml:space="preserve">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derive the</w:delText>
        </w:r>
      </w:del>
      <w:del w:id="477" w:author="PR Preview" w:date="2026-01-01T00:00:00Z">
        <w:r>
          <w:delText xml:space="preserve"> </w:delText>
        </w:r>
      </w:del>
      <w:hyperlink w:anchor="def-hessian">
        <w:del w:id="47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contribution</w:delText>
        </w:r>
      </w:del>
      <w:del w:id="481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of observation</w:delText>
        </w:r>
      </w:del>
      <w:del w:id="484" w:author="PR Preview" w:date="2026-01-01T00:00:00Z">
        <w:r>
          <w:delText xml:space="preserve"> </w:delText>
        </w:r>
      </w:del>
      <m:oMath>
        <m:r>
          <m:t>i</m:t>
        </m:r>
      </m:oMath>
      <w:del w:id="485" w:author="PR Preview" w:date="2026-01-01T00:00:00Z">
        <w:r>
          <w:delText xml:space="preserve">.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Start from the</w:delText>
        </w:r>
      </w:del>
      <w:del w:id="488" w:author="PR Preview" w:date="2026-01-01T00:00:00Z">
        <w:r>
          <w:delText xml:space="preserve"> </w:delText>
        </w:r>
      </w:del>
      <w:hyperlink w:anchor="def-score">
        <w:del w:id="489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contribution written as a difference of two fractions,</w:delText>
        </w:r>
      </w:del>
      <w:del w:id="492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493" w:author="PR Preview" w:date="2026-01-01T00:00:00Z">
        <w:r>
          <w:delText xml:space="preserve">,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form in</w:delText>
        </w:r>
      </w:del>
      <w:del w:id="496" w:author="PR Preview" w:date="2026-01-01T00:00:00Z">
        <w:r>
          <w:delText xml:space="preserve"> </w:delText>
        </w:r>
      </w:del>
      <w:hyperlink w:anchor="sol-derive-bernoulli-score">
        <w:del w:id="497" w:author="PR Preview" w:date="2026-01-01T00:00:00Z">
          <w:r>
            <w:rPr>
              <w:rStyle w:val="Hyperlink"/>
            </w:rPr>
            <w:delText xml:space="preserve">Solution 38</w:delText>
          </w:r>
        </w:del>
      </w:hyperlink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before its fractions are combined.</w:delText>
        </w:r>
      </w:del>
    </w:p>
    <w:p>
      <w:pPr>
        <w:pStyle w:val="BodyText"/>
      </w:pPr>
      <w:del w:id="500" w:author="PR Preview" w:date="2026-01-01T00:00:00Z">
        <w:r>
          <w:rPr>
            <w:i/>
            <w:iCs/>
          </w:rPr>
          <w:delText xml:space="preserve">Solution 42</w:delText>
        </w:r>
      </w:del>
      <w:del w:id="501" w:author="PR Preview" w:date="2026-01-01T00:00:00Z">
        <w:r>
          <w:delText xml:space="preserve">. </w:delText>
        </w:r>
      </w:del>
    </w:p>
    <w:p>
      <w:pPr>
        <w:pStyle w:val="FirstParagraph"/>
      </w:pPr>
      <w:ins w:id="502" w:author="PR Preview" w:date="2026-01-01T00:00:00Z">
        <w:r>
          <w:rPr>
            <w:b/>
            <w:bCs/>
          </w:rPr>
          <w:t xml:space="preserve">Exercise 43 (Hessian contribution of one binary outcome)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In the setting of</w:t>
        </w:r>
      </w:ins>
      <w:ins w:id="505" w:author="PR Preview" w:date="2026-01-01T00:00:00Z">
        <w:r>
          <w:t xml:space="preserve"> </w:t>
        </w:r>
      </w:ins>
      <w:hyperlink w:anchor="exr-bernoulli-score-contribution">
        <w:ins w:id="506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507" w:author="PR Preview" w:date="2026-01-01T00:00:00Z">
        <w:r>
          <w:t xml:space="preserve">,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derive the</w:t>
        </w:r>
      </w:ins>
      <w:ins w:id="510" w:author="PR Preview" w:date="2026-01-01T00:00:00Z">
        <w:r>
          <w:t xml:space="preserve"> </w:t>
        </w:r>
      </w:ins>
      <w:hyperlink w:anchor="def-hessian">
        <w:ins w:id="511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contribution</w:t>
        </w:r>
      </w:ins>
      <w:ins w:id="514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of observation</w:t>
        </w:r>
      </w:ins>
      <w:ins w:id="517" w:author="PR Preview" w:date="2026-01-01T00:00:00Z">
        <w:r>
          <w:t xml:space="preserve"> </w:t>
        </w:r>
      </w:ins>
      <m:oMath>
        <m:r>
          <m:t>i</m:t>
        </m:r>
      </m:oMath>
      <w:ins w:id="518" w:author="PR Preview" w:date="2026-01-01T00:00:00Z">
        <w:r>
          <w:t xml:space="preserve">.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Start from the</w:t>
        </w:r>
      </w:ins>
      <w:ins w:id="521" w:author="PR Preview" w:date="2026-01-01T00:00:00Z">
        <w:r>
          <w:t xml:space="preserve"> </w:t>
        </w:r>
      </w:ins>
      <w:hyperlink w:anchor="def-score">
        <w:ins w:id="522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contribution written as a difference of two fractions,</w:t>
        </w:r>
      </w:ins>
      <w:ins w:id="525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526" w:author="PR Preview" w:date="2026-01-01T00:00:00Z">
        <w:r>
          <w:t xml:space="preserve">,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the form in</w:t>
        </w:r>
      </w:ins>
      <w:ins w:id="529" w:author="PR Preview" w:date="2026-01-01T00:00:00Z">
        <w:r>
          <w:t xml:space="preserve"> </w:t>
        </w:r>
      </w:ins>
      <w:hyperlink w:anchor="sol-derive-bernoulli-score">
        <w:ins w:id="530" w:author="PR Preview" w:date="2026-01-01T00:00:00Z">
          <w:r>
            <w:rPr>
              <w:rStyle w:val="Hyperlink"/>
            </w:rPr>
            <w:t xml:space="preserve">Solution 39</w:t>
          </w:r>
        </w:ins>
      </w:hyperlink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before its fractions are combined.</w:t>
        </w:r>
      </w:ins>
    </w:p>
    <w:bookmarkEnd w:id="300"/>
    <w:bookmarkStart w:id="301" w:name="sol-bernoulli-hessian-contribution"/>
    <w:p>
      <w:pPr>
        <w:pStyle w:val="BodyText"/>
      </w:pPr>
      <w:ins w:id="533" w:author="PR Preview" w:date="2026-01-01T00:00:00Z">
        <w:r>
          <w:rPr>
            <w:i/>
            <w:iCs/>
          </w:rPr>
          <w:t xml:space="preserve">Solution 43</w:t>
        </w:r>
      </w:ins>
      <w:ins w:id="534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del w:id="535" w:author="PR Preview" w:date="2026-01-01T00:00:00Z">
        <w:r>
          <w:rPr>
            <w:i/>
            <w:iCs/>
          </w:rPr>
          <w:delText xml:space="preserve">Proof</w:delText>
        </w:r>
      </w:del>
      <w:del w:id="536" w:author="PR Preview" w:date="2026-01-01T00:00:00Z">
        <w:r>
          <w:delText xml:space="preserve">. </w:delText>
        </w:r>
      </w:del>
      <w:del w:id="537" w:author="PR Preview" w:date="2026-01-01T00:00:00Z">
        <w:r>
          <w:delText xml:space="preserve">This is the solution to</w:delText>
        </w:r>
      </w:del>
      <w:del w:id="538" w:author="PR Preview" w:date="2026-01-01T00:00:00Z">
        <w:r>
          <w:delText xml:space="preserve"> </w:delText>
        </w:r>
      </w:del>
      <w:hyperlink w:anchor="exr-bernoulli-hessian-contribution">
        <w:del w:id="539" w:author="PR Preview" w:date="2026-01-01T00:00:00Z">
          <w:r>
            <w:rPr>
              <w:rStyle w:val="Hyperlink"/>
            </w:rPr>
            <w:delText xml:space="preserve">Exercise 42</w:delText>
          </w:r>
        </w:del>
      </w:hyperlink>
      <w:del w:id="540" w:author="PR Preview" w:date="2026-01-01T00:00:00Z">
        <w:r>
          <w:delText xml:space="preserve">, worked in</w:delText>
        </w:r>
      </w:del>
      <w:del w:id="541" w:author="PR Preview" w:date="2026-01-01T00:00:00Z">
        <w:r>
          <w:delText xml:space="preserve"> </w:delText>
        </w:r>
      </w:del>
      <w:hyperlink w:anchor="sol-bernoulli-hessian-contribution">
        <w:del w:id="542" w:author="PR Preview" w:date="2026-01-01T00:00:00Z">
          <w:r>
            <w:rPr>
              <w:rStyle w:val="Hyperlink"/>
            </w:rPr>
            <w:delText xml:space="preserve">Solution 42</w:delText>
          </w:r>
        </w:del>
      </w:hyperlink>
      <w:del w:id="543" w:author="PR Preview" w:date="2026-01-01T00:00:00Z">
        <w:r>
          <w:delText xml:space="preserve">.</w:delText>
        </w:r>
      </w:del>
    </w:p>
    <w:p>
      <w:pPr>
        <w:pStyle w:val="FirstParagraph"/>
      </w:pPr>
      <w:ins w:id="544" w:author="PR Preview" w:date="2026-01-01T00:00:00Z">
        <w:r>
          <w:rPr>
            <w:i/>
            <w:iCs/>
          </w:rPr>
          <w:t xml:space="preserve">Proof</w:t>
        </w:r>
      </w:ins>
      <w:ins w:id="545" w:author="PR Preview" w:date="2026-01-01T00:00:00Z">
        <w:r>
          <w:t xml:space="preserve">. </w:t>
        </w:r>
      </w:ins>
      <w:ins w:id="546" w:author="PR Preview" w:date="2026-01-01T00:00:00Z">
        <w:r>
          <w:t xml:space="preserve">This is the solution to</w:t>
        </w:r>
      </w:ins>
      <w:ins w:id="547" w:author="PR Preview" w:date="2026-01-01T00:00:00Z">
        <w:r>
          <w:t xml:space="preserve"> </w:t>
        </w:r>
      </w:ins>
      <w:hyperlink w:anchor="exr-bernoulli-hessian-contribution">
        <w:ins w:id="548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549" w:author="PR Preview" w:date="2026-01-01T00:00:00Z">
        <w:r>
          <w:t xml:space="preserve">, worked in</w:t>
        </w:r>
      </w:ins>
      <w:ins w:id="550" w:author="PR Preview" w:date="2026-01-01T00:00:00Z">
        <w:r>
          <w:t xml:space="preserve"> </w:t>
        </w:r>
      </w:ins>
      <w:hyperlink w:anchor="sol-bernoulli-hessian-contribution">
        <w:ins w:id="551" w:author="PR Preview" w:date="2026-01-01T00:00:00Z">
          <w:r>
            <w:rPr>
              <w:rStyle w:val="Hyperlink"/>
            </w:rPr>
            <w:t xml:space="preserve">Solution 43</w:t>
          </w:r>
        </w:ins>
      </w:hyperlink>
      <w:ins w:id="552" w:author="PR Preview" w:date="2026-01-01T00:00:00Z">
        <w:r>
          <w:t xml:space="preserve">.</w:t>
        </w:r>
      </w:ins>
    </w:p>
    <w:bookmarkEnd w:id="303"/>
    <w:bookmarkStart w:id="307" w:name="the-hessian-of-the-sample"/>
    <w:p>
      <w:pPr>
        <w:pStyle w:val="Heading3"/>
      </w:pPr>
      <w:r>
        <w:t xml:space="preserve">3.9 The Hessian of the sample</w:t>
      </w:r>
    </w:p>
    <w:bookmarkStart w:id="304" w:name="exr-bernoulli-hessian-sum"/>
    <w:p>
      <w:pPr>
        <w:pStyle w:val="FirstParagraph"/>
      </w:pPr>
      <w:del w:id="553" w:author="PR Preview" w:date="2026-01-01T00:00:00Z">
        <w:r>
          <w:rPr>
            <w:b/>
            <w:bCs/>
          </w:rPr>
          <w:delText xml:space="preserve">Exercise 43 (Hessian of a binary sample)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In the setting of</w:delText>
        </w:r>
      </w:del>
      <w:del w:id="556" w:author="PR Preview" w:date="2026-01-01T00:00:00Z">
        <w:r>
          <w:delText xml:space="preserve"> </w:delText>
        </w:r>
      </w:del>
      <w:hyperlink w:anchor="exr-bernoulli-score-sum">
        <w:del w:id="557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558" w:author="PR Preview" w:date="2026-01-01T00:00:00Z">
        <w:r>
          <w:delText xml:space="preserve">,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assemble the</w:delText>
        </w:r>
      </w:del>
      <w:del w:id="561" w:author="PR Preview" w:date="2026-01-01T00:00:00Z">
        <w:r>
          <w:delText xml:space="preserve"> </w:delText>
        </w:r>
      </w:del>
      <w:hyperlink w:anchor="def-hessian">
        <w:del w:id="562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56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of the whole</w:delText>
        </w:r>
      </w:del>
      <w:del w:id="566" w:author="PR Preview" w:date="2026-01-01T00:00:00Z">
        <w:r>
          <w:delText xml:space="preserve"> </w:delText>
        </w:r>
      </w:del>
      <w:hyperlink r:id="rId291">
        <w:del w:id="567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from the Hessian contributions.</w:delText>
        </w:r>
      </w:del>
    </w:p>
    <w:p>
      <w:pPr>
        <w:pStyle w:val="BodyText"/>
      </w:pPr>
      <w:del w:id="570" w:author="PR Preview" w:date="2026-01-01T00:00:00Z">
        <w:r>
          <w:rPr>
            <w:i/>
            <w:iCs/>
          </w:rPr>
          <w:delText xml:space="preserve">Solution 43</w:delText>
        </w:r>
      </w:del>
      <w:del w:id="571" w:author="PR Preview" w:date="2026-01-01T00:00:00Z">
        <w:r>
          <w:delText xml:space="preserve">. </w:delText>
        </w:r>
      </w:del>
    </w:p>
    <w:p>
      <w:pPr>
        <w:pStyle w:val="FirstParagraph"/>
      </w:pPr>
      <w:ins w:id="572" w:author="PR Preview" w:date="2026-01-01T00:00:00Z">
        <w:r>
          <w:rPr>
            <w:b/>
            <w:bCs/>
          </w:rPr>
          <w:t xml:space="preserve">Exercise 44 (Hessian of a binary sample)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In the setting of</w:t>
        </w:r>
      </w:ins>
      <w:ins w:id="575" w:author="PR Preview" w:date="2026-01-01T00:00:00Z">
        <w:r>
          <w:t xml:space="preserve"> </w:t>
        </w:r>
      </w:ins>
      <w:hyperlink w:anchor="exr-bernoulli-score-sum">
        <w:ins w:id="576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577" w:author="PR Preview" w:date="2026-01-01T00:00:00Z">
        <w:r>
          <w:t xml:space="preserve">,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assemble the</w:t>
        </w:r>
      </w:ins>
      <w:ins w:id="580" w:author="PR Preview" w:date="2026-01-01T00:00:00Z">
        <w:r>
          <w:t xml:space="preserve"> </w:t>
        </w:r>
      </w:ins>
      <w:hyperlink w:anchor="def-hessian">
        <w:ins w:id="581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58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of the whole</w:t>
        </w:r>
      </w:ins>
      <w:ins w:id="585" w:author="PR Preview" w:date="2026-01-01T00:00:00Z">
        <w:r>
          <w:t xml:space="preserve"> </w:t>
        </w:r>
      </w:ins>
      <w:hyperlink r:id="rId291">
        <w:ins w:id="586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from the Hessian contributions.</w:t>
        </w:r>
      </w:ins>
    </w:p>
    <w:bookmarkEnd w:id="304"/>
    <w:bookmarkStart w:id="305" w:name="sol-bernoulli-hessian-sum"/>
    <w:p>
      <w:pPr>
        <w:pStyle w:val="BodyText"/>
      </w:pPr>
      <w:ins w:id="589" w:author="PR Preview" w:date="2026-01-01T00:00:00Z">
        <w:r>
          <w:rPr>
            <w:i/>
            <w:iCs/>
          </w:rPr>
          <w:t xml:space="preserve">Solution 44</w:t>
        </w:r>
      </w:ins>
      <w:ins w:id="59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5"/>
    <w:bookmarkStart w:id="306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6"/>
    <w:p>
      <w:pPr>
        <w:pStyle w:val="FirstParagraph"/>
      </w:pPr>
      <w:del w:id="591" w:author="PR Preview" w:date="2026-01-01T00:00:00Z">
        <w:r>
          <w:rPr>
            <w:i/>
            <w:iCs/>
          </w:rPr>
          <w:delText xml:space="preserve">Proof</w:delText>
        </w:r>
      </w:del>
      <w:del w:id="592" w:author="PR Preview" w:date="2026-01-01T00:00:00Z">
        <w:r>
          <w:delText xml:space="preserve">. </w:delText>
        </w:r>
      </w:del>
      <w:del w:id="593" w:author="PR Preview" w:date="2026-01-01T00:00:00Z">
        <w:r>
          <w:delText xml:space="preserve">This is the solution to</w:delText>
        </w:r>
      </w:del>
      <w:del w:id="594" w:author="PR Preview" w:date="2026-01-01T00:00:00Z">
        <w:r>
          <w:delText xml:space="preserve"> </w:delText>
        </w:r>
      </w:del>
      <w:hyperlink w:anchor="exr-bernoulli-hessian-sum">
        <w:del w:id="595" w:author="PR Preview" w:date="2026-01-01T00:00:00Z">
          <w:r>
            <w:rPr>
              <w:rStyle w:val="Hyperlink"/>
            </w:rPr>
            <w:delText xml:space="preserve">Exercise 43</w:delText>
          </w:r>
        </w:del>
      </w:hyperlink>
      <w:del w:id="596" w:author="PR Preview" w:date="2026-01-01T00:00:00Z">
        <w:r>
          <w:delText xml:space="preserve">, worked in</w:delText>
        </w:r>
      </w:del>
      <w:del w:id="597" w:author="PR Preview" w:date="2026-01-01T00:00:00Z">
        <w:r>
          <w:delText xml:space="preserve"> </w:delText>
        </w:r>
      </w:del>
      <w:hyperlink w:anchor="sol-bernoulli-hessian-sum">
        <w:del w:id="598" w:author="PR Preview" w:date="2026-01-01T00:00:00Z">
          <w:r>
            <w:rPr>
              <w:rStyle w:val="Hyperlink"/>
            </w:rPr>
            <w:delText xml:space="preserve">Solution 43</w:delText>
          </w:r>
        </w:del>
      </w:hyperlink>
      <w:del w:id="599" w:author="PR Preview" w:date="2026-01-01T00:00:00Z">
        <w:r>
          <w:delText xml:space="preserve">.</w:delText>
        </w:r>
      </w:del>
    </w:p>
    <w:p>
      <w:pPr>
        <w:pStyle w:val="FirstParagraph"/>
      </w:pPr>
      <w:ins w:id="600" w:author="PR Preview" w:date="2026-01-01T00:00:00Z">
        <w:r>
          <w:rPr>
            <w:i/>
            <w:iCs/>
          </w:rPr>
          <w:t xml:space="preserve">Proof</w:t>
        </w:r>
      </w:ins>
      <w:ins w:id="601" w:author="PR Preview" w:date="2026-01-01T00:00:00Z">
        <w:r>
          <w:t xml:space="preserve">. </w:t>
        </w:r>
      </w:ins>
      <w:ins w:id="602" w:author="PR Preview" w:date="2026-01-01T00:00:00Z">
        <w:r>
          <w:t xml:space="preserve">This is the solution to</w:t>
        </w:r>
      </w:ins>
      <w:ins w:id="603" w:author="PR Preview" w:date="2026-01-01T00:00:00Z">
        <w:r>
          <w:t xml:space="preserve"> </w:t>
        </w:r>
      </w:ins>
      <w:hyperlink w:anchor="exr-bernoulli-hessian-sum">
        <w:ins w:id="604" w:author="PR Preview" w:date="2026-01-01T00:00:00Z">
          <w:r>
            <w:rPr>
              <w:rStyle w:val="Hyperlink"/>
            </w:rPr>
            <w:t xml:space="preserve">Exercise 44</w:t>
          </w:r>
        </w:ins>
      </w:hyperlink>
      <w:ins w:id="605" w:author="PR Preview" w:date="2026-01-01T00:00:00Z">
        <w:r>
          <w:t xml:space="preserve">, worked in</w:t>
        </w:r>
      </w:ins>
      <w:ins w:id="606" w:author="PR Preview" w:date="2026-01-01T00:00:00Z">
        <w:r>
          <w:t xml:space="preserve"> </w:t>
        </w:r>
      </w:ins>
      <w:hyperlink w:anchor="sol-bernoulli-hessian-sum">
        <w:ins w:id="607" w:author="PR Preview" w:date="2026-01-01T00:00:00Z">
          <w:r>
            <w:rPr>
              <w:rStyle w:val="Hyperlink"/>
            </w:rPr>
            <w:t xml:space="preserve">Solution 44</w:t>
          </w:r>
        </w:ins>
      </w:hyperlink>
      <w:ins w:id="608" w:author="PR Preview" w:date="2026-01-01T00:00:00Z">
        <w:r>
          <w:t xml:space="preserve">.</w:t>
        </w:r>
      </w:ins>
    </w:p>
    <w:bookmarkEnd w:id="307"/>
    <w:bookmarkStart w:id="311" w:name="Xe6f0330750786d17cdc249e2ac3930030794e59"/>
    <w:p>
      <w:pPr>
        <w:pStyle w:val="Heading3"/>
      </w:pPr>
      <w:r>
        <w:t xml:space="preserve">3.10 Checking that the Hessian is negative definite</w:t>
      </w:r>
    </w:p>
    <w:bookmarkStart w:id="308" w:name="exr-bernoulli-hessian-nd"/>
    <w:p>
      <w:pPr>
        <w:pStyle w:val="FirstParagraph"/>
      </w:pPr>
      <w:del w:id="609" w:author="PR Preview" w:date="2026-01-01T00:00:00Z">
        <w:r>
          <w:rPr>
            <w:b/>
            <w:bCs/>
          </w:rPr>
          <w:delText xml:space="preserve">Exercise 44 (Negative definiteness of the Hessian of a binary sample)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In the setting of</w:delText>
        </w:r>
      </w:del>
      <w:del w:id="612" w:author="PR Preview" w:date="2026-01-01T00:00:00Z">
        <w:r>
          <w:delText xml:space="preserve"> </w:delText>
        </w:r>
      </w:del>
      <w:hyperlink w:anchor="exr-bernoulli-hessian-sum">
        <w:del w:id="613" w:author="PR Preview" w:date="2026-01-01T00:00:00Z">
          <w:r>
            <w:rPr>
              <w:rStyle w:val="Hyperlink"/>
            </w:rPr>
            <w:delText xml:space="preserve">Exercise 43</w:delText>
          </w:r>
        </w:del>
      </w:hyperlink>
      <w:del w:id="614" w:author="PR Preview" w:date="2026-01-01T00:00:00Z">
        <w:r>
          <w:delText xml:space="preserve">,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show that the</w:delText>
        </w:r>
      </w:del>
      <w:del w:id="617" w:author="PR Preview" w:date="2026-01-01T00:00:00Z">
        <w:r>
          <w:delText xml:space="preserve"> </w:delText>
        </w:r>
      </w:del>
      <w:hyperlink w:anchor="def-hessian">
        <w:del w:id="61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61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is negative definite for every</w:delText>
        </w:r>
      </w:del>
      <w:del w:id="622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23" w:author="PR Preview" w:date="2026-01-01T00:00:00Z">
        <w:r>
          <w:delText xml:space="preserve">.</w:delText>
        </w:r>
      </w:del>
      <w:del w:id="624" w:author="PR Preview" w:date="2026-01-01T00:00:00Z">
        <w:r>
          <w:delText xml:space="preserve"> </w:delText>
        </w:r>
      </w:del>
    </w:p>
    <w:p>
      <w:pPr>
        <w:pStyle w:val="BodyText"/>
      </w:pPr>
      <w:del w:id="625" w:author="PR Preview" w:date="2026-01-01T00:00:00Z">
        <w:r>
          <w:rPr>
            <w:i/>
            <w:iCs/>
          </w:rPr>
          <w:delText xml:space="preserve">Solution 44</w:delText>
        </w:r>
      </w:del>
      <w:del w:id="626" w:author="PR Preview" w:date="2026-01-01T00:00:00Z">
        <w:r>
          <w:delText xml:space="preserve">. </w:delText>
        </w:r>
      </w:del>
      <w:del w:id="627" w:author="PR Preview" w:date="2026-01-01T00:00:00Z">
        <w:r>
          <w:delText xml:space="preserve">A</w:delText>
        </w:r>
      </w:del>
      <w:del w:id="62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matrix is negative definite exactly when its only entry is negative,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so it is enough to show</w:delText>
        </w:r>
      </w:del>
      <w:del w:id="63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635" w:author="PR Preview" w:date="2026-01-01T00:00:00Z">
        <w:r>
          <w:delText xml:space="preserve">.</w:delText>
        </w:r>
      </w:del>
    </w:p>
    <w:p>
      <w:pPr>
        <w:pStyle w:val="FirstParagraph"/>
      </w:pPr>
      <w:ins w:id="636" w:author="PR Preview" w:date="2026-01-01T00:00:00Z">
        <w:r>
          <w:rPr>
            <w:b/>
            <w:bCs/>
          </w:rPr>
          <w:t xml:space="preserve">Exercise 45 (Negative definiteness of the Hessian of a binary sample)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In the setting of</w:t>
        </w:r>
      </w:ins>
      <w:ins w:id="639" w:author="PR Preview" w:date="2026-01-01T00:00:00Z">
        <w:r>
          <w:t xml:space="preserve"> </w:t>
        </w:r>
      </w:ins>
      <w:hyperlink w:anchor="exr-bernoulli-hessian-sum">
        <w:ins w:id="640" w:author="PR Preview" w:date="2026-01-01T00:00:00Z">
          <w:r>
            <w:rPr>
              <w:rStyle w:val="Hyperlink"/>
            </w:rPr>
            <w:t xml:space="preserve">Exercise 44</w:t>
          </w:r>
        </w:ins>
      </w:hyperlink>
      <w:ins w:id="641" w:author="PR Preview" w:date="2026-01-01T00:00:00Z">
        <w:r>
          <w:t xml:space="preserve">,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show that the</w:t>
        </w:r>
      </w:ins>
      <w:ins w:id="644" w:author="PR Preview" w:date="2026-01-01T00:00:00Z">
        <w:r>
          <w:t xml:space="preserve"> </w:t>
        </w:r>
      </w:ins>
      <w:hyperlink w:anchor="def-hessian">
        <w:ins w:id="645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4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is negative definite for every</w:t>
        </w:r>
      </w:ins>
      <w:ins w:id="64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50" w:author="PR Preview" w:date="2026-01-01T00:00:00Z">
        <w:r>
          <w:t xml:space="preserve">.</w:t>
        </w:r>
      </w:ins>
      <w:ins w:id="651" w:author="PR Preview" w:date="2026-01-01T00:00:00Z">
        <w:r>
          <w:t xml:space="preserve"> </w:t>
        </w:r>
      </w:ins>
    </w:p>
    <w:bookmarkEnd w:id="308"/>
    <w:bookmarkStart w:id="309" w:name="sol-bernoulli-hessian-nd"/>
    <w:p>
      <w:pPr>
        <w:pStyle w:val="BodyText"/>
      </w:pPr>
      <w:ins w:id="652" w:author="PR Preview" w:date="2026-01-01T00:00:00Z">
        <w:r>
          <w:rPr>
            <w:i/>
            <w:iCs/>
          </w:rPr>
          <w:t xml:space="preserve">Solution 45</w:t>
        </w:r>
      </w:ins>
      <w:ins w:id="653" w:author="PR Preview" w:date="2026-01-01T00:00:00Z">
        <w:r>
          <w:t xml:space="preserve">. </w:t>
        </w:r>
      </w:ins>
      <w:ins w:id="654" w:author="PR Preview" w:date="2026-01-01T00:00:00Z">
        <w:r>
          <w:t xml:space="preserve">A</w:t>
        </w:r>
      </w:ins>
      <w:ins w:id="65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matrix is negative definite exactly when its only entry is negative,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so it is enough to show</w:t>
        </w:r>
      </w:ins>
      <w:ins w:id="66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662" w:author="PR Preview" w:date="2026-01-01T00:00:00Z">
        <w:r>
          <w:t xml:space="preserve">.</w:t>
        </w:r>
      </w:ins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9"/>
    <w:bookmarkStart w:id="310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0"/>
    <w:p>
      <w:pPr>
        <w:pStyle w:val="BodyText"/>
      </w:pPr>
      <w:del w:id="663" w:author="PR Preview" w:date="2026-01-01T00:00:00Z">
        <w:r>
          <w:rPr>
            <w:i/>
            <w:iCs/>
          </w:rPr>
          <w:delText xml:space="preserve">Proof</w:delText>
        </w:r>
      </w:del>
      <w:del w:id="664" w:author="PR Preview" w:date="2026-01-01T00:00:00Z">
        <w:r>
          <w:delText xml:space="preserve">. </w:delText>
        </w:r>
      </w:del>
      <w:del w:id="665" w:author="PR Preview" w:date="2026-01-01T00:00:00Z">
        <w:r>
          <w:delText xml:space="preserve">This is the solution to</w:delText>
        </w:r>
      </w:del>
      <w:del w:id="666" w:author="PR Preview" w:date="2026-01-01T00:00:00Z">
        <w:r>
          <w:delText xml:space="preserve"> </w:delText>
        </w:r>
      </w:del>
      <w:hyperlink w:anchor="exr-bernoulli-hessian-nd">
        <w:del w:id="667" w:author="PR Preview" w:date="2026-01-01T00:00:00Z">
          <w:r>
            <w:rPr>
              <w:rStyle w:val="Hyperlink"/>
            </w:rPr>
            <w:delText xml:space="preserve">Exercise 44</w:delText>
          </w:r>
        </w:del>
      </w:hyperlink>
      <w:del w:id="668" w:author="PR Preview" w:date="2026-01-01T00:00:00Z">
        <w:r>
          <w:delText xml:space="preserve">, worked in</w:delText>
        </w:r>
      </w:del>
      <w:del w:id="669" w:author="PR Preview" w:date="2026-01-01T00:00:00Z">
        <w:r>
          <w:delText xml:space="preserve"> </w:delText>
        </w:r>
      </w:del>
      <w:hyperlink w:anchor="sol-bernoulli-hessian-nd">
        <w:del w:id="670" w:author="PR Preview" w:date="2026-01-01T00:00:00Z">
          <w:r>
            <w:rPr>
              <w:rStyle w:val="Hyperlink"/>
            </w:rPr>
            <w:delText xml:space="preserve">Solution 44</w:delText>
          </w:r>
        </w:del>
      </w:hyperlink>
      <w:del w:id="671" w:author="PR Preview" w:date="2026-01-01T00:00:00Z">
        <w:r>
          <w:delText xml:space="preserve">.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It builds on</w:delText>
        </w:r>
      </w:del>
      <w:del w:id="674" w:author="PR Preview" w:date="2026-01-01T00:00:00Z">
        <w:r>
          <w:delText xml:space="preserve"> </w:delText>
        </w:r>
      </w:del>
      <w:hyperlink w:anchor="thm-bernoulli-hessian-sum">
        <w:del w:id="675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676" w:author="PR Preview" w:date="2026-01-01T00:00:00Z">
        <w:r>
          <w:delText xml:space="preserve">.</w:delText>
        </w:r>
      </w:del>
    </w:p>
    <w:p>
      <w:pPr>
        <w:pStyle w:val="BodyText"/>
      </w:pPr>
      <w:ins w:id="677" w:author="PR Preview" w:date="2026-01-01T00:00:00Z">
        <w:r>
          <w:rPr>
            <w:i/>
            <w:iCs/>
          </w:rPr>
          <w:t xml:space="preserve">Proof</w:t>
        </w:r>
      </w:ins>
      <w:ins w:id="678" w:author="PR Preview" w:date="2026-01-01T00:00:00Z">
        <w:r>
          <w:t xml:space="preserve">. </w:t>
        </w:r>
      </w:ins>
      <w:ins w:id="679" w:author="PR Preview" w:date="2026-01-01T00:00:00Z">
        <w:r>
          <w:t xml:space="preserve">This is the solution to</w:t>
        </w:r>
      </w:ins>
      <w:ins w:id="680" w:author="PR Preview" w:date="2026-01-01T00:00:00Z">
        <w:r>
          <w:t xml:space="preserve"> </w:t>
        </w:r>
      </w:ins>
      <w:hyperlink w:anchor="exr-bernoulli-hessian-nd">
        <w:ins w:id="681" w:author="PR Preview" w:date="2026-01-01T00:00:00Z">
          <w:r>
            <w:rPr>
              <w:rStyle w:val="Hyperlink"/>
            </w:rPr>
            <w:t xml:space="preserve">Exercise 45</w:t>
          </w:r>
        </w:ins>
      </w:hyperlink>
      <w:ins w:id="682" w:author="PR Preview" w:date="2026-01-01T00:00:00Z">
        <w:r>
          <w:t xml:space="preserve">, worked in</w:t>
        </w:r>
      </w:ins>
      <w:ins w:id="683" w:author="PR Preview" w:date="2026-01-01T00:00:00Z">
        <w:r>
          <w:t xml:space="preserve"> </w:t>
        </w:r>
      </w:ins>
      <w:hyperlink w:anchor="sol-bernoulli-hessian-nd">
        <w:ins w:id="684" w:author="PR Preview" w:date="2026-01-01T00:00:00Z">
          <w:r>
            <w:rPr>
              <w:rStyle w:val="Hyperlink"/>
            </w:rPr>
            <w:t xml:space="preserve">Solution 45</w:t>
          </w:r>
        </w:ins>
      </w:hyperlink>
      <w:ins w:id="685" w:author="PR Preview" w:date="2026-01-01T00:00:00Z">
        <w:r>
          <w:t xml:space="preserve">.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It builds on</w:t>
        </w:r>
      </w:ins>
      <w:ins w:id="688" w:author="PR Preview" w:date="2026-01-01T00:00:00Z">
        <w:r>
          <w:t xml:space="preserve"> </w:t>
        </w:r>
      </w:ins>
      <w:hyperlink w:anchor="thm-bernoulli-hessian-sum">
        <w:ins w:id="689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690" w:author="PR Preview" w:date="2026-01-01T00:00:00Z">
        <w:r>
          <w:t xml:space="preserve">.</w:t>
        </w:r>
      </w:ins>
    </w:p>
    <w:bookmarkEnd w:id="311"/>
    <w:bookmarkStart w:id="316" w:name="the-maximum-likelihood-estimate-1"/>
    <w:p>
      <w:pPr>
        <w:pStyle w:val="Heading3"/>
      </w:pPr>
      <w:r>
        <w:t xml:space="preserve">3.11 The maximum likelihood estimate</w:t>
      </w:r>
    </w:p>
    <w:bookmarkStart w:id="312" w:name="exr-bernoulli-mle"/>
    <w:p>
      <w:pPr>
        <w:pStyle w:val="FirstParagraph"/>
      </w:pPr>
      <w:del w:id="691" w:author="PR Preview" w:date="2026-01-01T00:00:00Z">
        <w:r>
          <w:rPr>
            <w:b/>
            <w:bCs/>
          </w:rPr>
          <w:delText xml:space="preserve">Exercise 45 (Maximum likelihood estimate of a binary sample)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In the setting of</w:delText>
        </w:r>
      </w:del>
      <w:del w:id="694" w:author="PR Preview" w:date="2026-01-01T00:00:00Z">
        <w:r>
          <w:delText xml:space="preserve"> </w:delText>
        </w:r>
      </w:del>
      <w:hyperlink w:anchor="exr-bernoulli-score-equation">
        <w:del w:id="695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696" w:author="PR Preview" w:date="2026-01-01T00:00:00Z">
        <w:r>
          <w:delText xml:space="preserve">,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use</w:delText>
        </w:r>
      </w:del>
      <w:del w:id="699" w:author="PR Preview" w:date="2026-01-01T00:00:00Z">
        <w:r>
          <w:delText xml:space="preserve"> </w:delText>
        </w:r>
      </w:del>
      <w:hyperlink w:anchor="thm-bernoulli-hessian-nd">
        <w:del w:id="700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to find the</w:delText>
        </w:r>
      </w:del>
      <w:del w:id="703" w:author="PR Preview" w:date="2026-01-01T00:00:00Z">
        <w:r>
          <w:delText xml:space="preserve"> </w:delText>
        </w:r>
      </w:del>
      <w:hyperlink w:anchor="def-mle">
        <w:del w:id="704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7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of</w:delText>
        </w:r>
      </w:del>
      <w:del w:id="708" w:author="PR Preview" w:date="2026-01-01T00:00:00Z">
        <w:r>
          <w:delText xml:space="preserve"> </w:delText>
        </w:r>
      </w:del>
      <m:oMath>
        <m:r>
          <m:t>π</m:t>
        </m:r>
      </m:oMath>
      <w:del w:id="709" w:author="PR Preview" w:date="2026-01-01T00:00:00Z">
        <w:r>
          <w:delText xml:space="preserve">.</w:delText>
        </w:r>
      </w:del>
    </w:p>
    <w:p>
      <w:pPr>
        <w:pStyle w:val="BodyText"/>
      </w:pPr>
      <w:del w:id="710" w:author="PR Preview" w:date="2026-01-01T00:00:00Z">
        <w:r>
          <w:rPr>
            <w:i/>
            <w:iCs/>
          </w:rPr>
          <w:delText xml:space="preserve">Solution 45</w:delText>
        </w:r>
      </w:del>
      <w:del w:id="711" w:author="PR Preview" w:date="2026-01-01T00:00:00Z">
        <w:r>
          <w:delText xml:space="preserve">. </w:delText>
        </w:r>
      </w:del>
      <w:del w:id="712" w:author="PR Preview" w:date="2026-01-01T00:00:00Z">
        <w:r>
          <w:delText xml:space="preserve">By</w:delText>
        </w:r>
      </w:del>
      <w:del w:id="713" w:author="PR Preview" w:date="2026-01-01T00:00:00Z">
        <w:r>
          <w:delText xml:space="preserve"> </w:delText>
        </w:r>
      </w:del>
      <w:hyperlink w:anchor="thm-bernoulli-hessian-nd">
        <w:del w:id="714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715" w:author="PR Preview" w:date="2026-01-01T00:00:00Z">
        <w:r>
          <w:delText xml:space="preserve">,</w:delText>
        </w:r>
      </w:del>
      <w:del w:id="716" w:author="PR Preview" w:date="2026-01-01T00:00:00Z">
        <w:r>
          <w:delText xml:space="preserve"> </w:delText>
        </w:r>
      </w:del>
      <m:oMath>
        <m:r>
          <m:t>ℓ</m:t>
        </m:r>
      </m:oMath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is strictly concave on</w:delText>
        </w:r>
      </w:del>
      <w:del w:id="7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720" w:author="PR Preview" w:date="2026-01-01T00:00:00Z">
        <w:r>
          <w:delText xml:space="preserve">.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A strictly concave</w:delText>
        </w:r>
      </w:del>
      <w:del w:id="723" w:author="PR Preview" w:date="2026-01-01T00:00:00Z">
        <w:r>
          <w:delText xml:space="preserve"> </w:delText>
        </w:r>
      </w:del>
      <w:hyperlink r:id="rId313">
        <w:del w:id="72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that has a</w:delText>
        </w:r>
      </w:del>
      <w:del w:id="727" w:author="PR Preview" w:date="2026-01-01T00:00:00Z">
        <w:r>
          <w:delText xml:space="preserve"> </w:delText>
        </w:r>
      </w:del>
      <w:hyperlink w:anchor="def-critical-point">
        <w:del w:id="728" w:author="PR Preview" w:date="2026-01-01T00:00:00Z">
          <w:r>
            <w:rPr>
              <w:rStyle w:val="Hyperlink"/>
            </w:rPr>
            <w:delText xml:space="preserve">critical point</w:delText>
          </w:r>
        </w:del>
      </w:hyperlink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is maximized there, and nowhere else.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With</w:delText>
        </w:r>
      </w:del>
      <w:del w:id="73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734" w:author="PR Preview" w:date="2026-01-01T00:00:00Z">
        <w:r>
          <w:delText xml:space="preserve">,</w:delText>
        </w:r>
      </w:del>
      <w:del w:id="735" w:author="PR Preview" w:date="2026-01-01T00:00:00Z">
        <w:r>
          <w:delText xml:space="preserve"> </w:delText>
        </w:r>
      </w:del>
      <w:hyperlink w:anchor="thm-bernoulli-score-equation">
        <w:del w:id="736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says the only critical point of</w:delText>
        </w:r>
      </w:del>
      <w:del w:id="739" w:author="PR Preview" w:date="2026-01-01T00:00:00Z">
        <w:r>
          <w:delText xml:space="preserve"> </w:delText>
        </w:r>
      </w:del>
      <m:oMath>
        <m:r>
          <m:t>ℓ</m:t>
        </m:r>
      </m:oMath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in</w:delText>
        </w:r>
      </w:del>
      <w:del w:id="7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is</w:delText>
        </w:r>
      </w:del>
      <w:del w:id="74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746" w:author="PR Preview" w:date="2026-01-01T00:00:00Z">
        <w:r>
          <w:delText xml:space="preserve">.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So</w:delText>
        </w:r>
      </w:del>
      <w:del w:id="749" w:author="PR Preview" w:date="2026-01-01T00:00:00Z">
        <w:r>
          <w:delText xml:space="preserve"> </w:delText>
        </w:r>
      </w:del>
      <m:oMath>
        <m:r>
          <m:t>ℓ</m:t>
        </m:r>
      </m:oMath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is maximized at</w:delText>
        </w:r>
      </w:del>
      <w:del w:id="752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del w:id="753" w:author="PR Preview" w:date="2026-01-01T00:00:00Z">
        <w:r>
          <w:delText xml:space="preserve">.</w:delText>
        </w:r>
      </w:del>
    </w:p>
    <w:p>
      <w:pPr>
        <w:pStyle w:val="FirstParagraph"/>
      </w:pPr>
      <w:ins w:id="754" w:author="PR Preview" w:date="2026-01-01T00:00:00Z">
        <w:r>
          <w:rPr>
            <w:b/>
            <w:bCs/>
          </w:rPr>
          <w:t xml:space="preserve">Exercise 46 (Maximum likelihood estimate of a binary sample)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In the setting of</w:t>
        </w:r>
      </w:ins>
      <w:ins w:id="757" w:author="PR Preview" w:date="2026-01-01T00:00:00Z">
        <w:r>
          <w:t xml:space="preserve"> </w:t>
        </w:r>
      </w:ins>
      <w:hyperlink w:anchor="exr-bernoulli-score-equation">
        <w:ins w:id="758" w:author="PR Preview" w:date="2026-01-01T00:00:00Z">
          <w:r>
            <w:rPr>
              <w:rStyle w:val="Hyperlink"/>
            </w:rPr>
            <w:t xml:space="preserve">Exercise 42</w:t>
          </w:r>
        </w:ins>
      </w:hyperlink>
      <w:ins w:id="759" w:author="PR Preview" w:date="2026-01-01T00:00:00Z">
        <w:r>
          <w:t xml:space="preserve">,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use</w:t>
        </w:r>
      </w:ins>
      <w:ins w:id="762" w:author="PR Preview" w:date="2026-01-01T00:00:00Z">
        <w:r>
          <w:t xml:space="preserve"> </w:t>
        </w:r>
      </w:ins>
      <w:hyperlink w:anchor="thm-bernoulli-hessian-nd">
        <w:ins w:id="763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to find the</w:t>
        </w:r>
      </w:ins>
      <w:ins w:id="766" w:author="PR Preview" w:date="2026-01-01T00:00:00Z">
        <w:r>
          <w:t xml:space="preserve"> </w:t>
        </w:r>
      </w:ins>
      <w:hyperlink w:anchor="def-mle">
        <w:ins w:id="767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76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of</w:t>
        </w:r>
      </w:ins>
      <w:ins w:id="771" w:author="PR Preview" w:date="2026-01-01T00:00:00Z">
        <w:r>
          <w:t xml:space="preserve"> </w:t>
        </w:r>
      </w:ins>
      <m:oMath>
        <m:r>
          <m:t>π</m:t>
        </m:r>
      </m:oMath>
      <w:ins w:id="772" w:author="PR Preview" w:date="2026-01-01T00:00:00Z">
        <w:r>
          <w:t xml:space="preserve">.</w:t>
        </w:r>
      </w:ins>
    </w:p>
    <w:bookmarkEnd w:id="312"/>
    <w:bookmarkStart w:id="314" w:name="sol-bernoulli-mle"/>
    <w:p>
      <w:pPr>
        <w:pStyle w:val="BodyText"/>
      </w:pPr>
      <w:ins w:id="773" w:author="PR Preview" w:date="2026-01-01T00:00:00Z">
        <w:r>
          <w:rPr>
            <w:i/>
            <w:iCs/>
          </w:rPr>
          <w:t xml:space="preserve">Solution 46</w:t>
        </w:r>
      </w:ins>
      <w:ins w:id="774" w:author="PR Preview" w:date="2026-01-01T00:00:00Z">
        <w:r>
          <w:t xml:space="preserve">. </w:t>
        </w:r>
      </w:ins>
      <w:ins w:id="775" w:author="PR Preview" w:date="2026-01-01T00:00:00Z">
        <w:r>
          <w:t xml:space="preserve">By</w:t>
        </w:r>
      </w:ins>
      <w:ins w:id="776" w:author="PR Preview" w:date="2026-01-01T00:00:00Z">
        <w:r>
          <w:t xml:space="preserve"> </w:t>
        </w:r>
      </w:ins>
      <w:hyperlink w:anchor="thm-bernoulli-hessian-nd">
        <w:ins w:id="777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778" w:author="PR Preview" w:date="2026-01-01T00:00:00Z">
        <w:r>
          <w:t xml:space="preserve">,</w:t>
        </w:r>
      </w:ins>
      <w:ins w:id="779" w:author="PR Preview" w:date="2026-01-01T00:00:00Z">
        <w:r>
          <w:t xml:space="preserve"> </w:t>
        </w:r>
      </w:ins>
      <m:oMath>
        <m:r>
          <m:t>ℓ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is strictly concave on</w:t>
        </w:r>
      </w:ins>
      <w:ins w:id="7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83" w:author="PR Preview" w:date="2026-01-01T00:00:00Z">
        <w:r>
          <w:t xml:space="preserve">.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A strictly concave</w:t>
        </w:r>
      </w:ins>
      <w:ins w:id="786" w:author="PR Preview" w:date="2026-01-01T00:00:00Z">
        <w:r>
          <w:t xml:space="preserve"> </w:t>
        </w:r>
      </w:ins>
      <w:hyperlink r:id="rId313">
        <w:ins w:id="78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that has a</w:t>
        </w:r>
      </w:ins>
      <w:ins w:id="790" w:author="PR Preview" w:date="2026-01-01T00:00:00Z">
        <w:r>
          <w:t xml:space="preserve"> </w:t>
        </w:r>
      </w:ins>
      <w:hyperlink w:anchor="def-critical-point">
        <w:ins w:id="791" w:author="PR Preview" w:date="2026-01-01T00:00:00Z">
          <w:r>
            <w:rPr>
              <w:rStyle w:val="Hyperlink"/>
            </w:rPr>
            <w:t xml:space="preserve">critical point</w:t>
          </w:r>
        </w:ins>
      </w:hyperlink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is maximized there, and nowhere else.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With</w:t>
        </w:r>
      </w:ins>
      <w:ins w:id="79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797" w:author="PR Preview" w:date="2026-01-01T00:00:00Z">
        <w:r>
          <w:t xml:space="preserve">,</w:t>
        </w:r>
      </w:ins>
      <w:ins w:id="798" w:author="PR Preview" w:date="2026-01-01T00:00:00Z">
        <w:r>
          <w:t xml:space="preserve"> </w:t>
        </w:r>
      </w:ins>
      <w:hyperlink w:anchor="thm-bernoulli-score-equation">
        <w:ins w:id="799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says the only critical point of</w:t>
        </w:r>
      </w:ins>
      <w:ins w:id="802" w:author="PR Preview" w:date="2026-01-01T00:00:00Z">
        <w:r>
          <w:t xml:space="preserve"> </w:t>
        </w:r>
      </w:ins>
      <m:oMath>
        <m:r>
          <m:t>ℓ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in</w:t>
        </w:r>
      </w:ins>
      <w:ins w:id="8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is</w:t>
        </w:r>
      </w:ins>
      <w:ins w:id="80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809" w:author="PR Preview" w:date="2026-01-01T00:00:00Z">
        <w:r>
          <w:t xml:space="preserve">.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So</w:t>
        </w:r>
      </w:ins>
      <w:ins w:id="812" w:author="PR Preview" w:date="2026-01-01T00:00:00Z">
        <w:r>
          <w:t xml:space="preserve"> </w:t>
        </w:r>
      </w:ins>
      <m:oMath>
        <m:r>
          <m:t>ℓ</m:t>
        </m:r>
      </m:oMath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is maximized at</w:t>
        </w:r>
      </w:ins>
      <w:ins w:id="81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ins w:id="816" w:author="PR Preview" w:date="2026-01-01T00:00:00Z">
        <w:r>
          <w:t xml:space="preserve">.</w:t>
        </w:r>
      </w:ins>
    </w:p>
    <w:bookmarkEnd w:id="314"/>
    <w:bookmarkStart w:id="315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5"/>
    <w:p>
      <w:pPr>
        <w:pStyle w:val="FirstParagraph"/>
      </w:pPr>
      <w:del w:id="817" w:author="PR Preview" w:date="2026-01-01T00:00:00Z">
        <w:r>
          <w:rPr>
            <w:i/>
            <w:iCs/>
          </w:rPr>
          <w:delText xml:space="preserve">Proof</w:delText>
        </w:r>
      </w:del>
      <w:del w:id="818" w:author="PR Preview" w:date="2026-01-01T00:00:00Z">
        <w:r>
          <w:delText xml:space="preserve">. </w:delText>
        </w:r>
      </w:del>
      <w:del w:id="819" w:author="PR Preview" w:date="2026-01-01T00:00:00Z">
        <w:r>
          <w:delText xml:space="preserve">This is the solution to</w:delText>
        </w:r>
      </w:del>
      <w:del w:id="820" w:author="PR Preview" w:date="2026-01-01T00:00:00Z">
        <w:r>
          <w:delText xml:space="preserve"> </w:delText>
        </w:r>
      </w:del>
      <w:hyperlink w:anchor="exr-bernoulli-mle">
        <w:del w:id="821" w:author="PR Preview" w:date="2026-01-01T00:00:00Z">
          <w:r>
            <w:rPr>
              <w:rStyle w:val="Hyperlink"/>
            </w:rPr>
            <w:delText xml:space="preserve">Exercise 45</w:delText>
          </w:r>
        </w:del>
      </w:hyperlink>
      <w:del w:id="822" w:author="PR Preview" w:date="2026-01-01T00:00:00Z">
        <w:r>
          <w:delText xml:space="preserve">, worked in</w:delText>
        </w:r>
      </w:del>
      <w:del w:id="823" w:author="PR Preview" w:date="2026-01-01T00:00:00Z">
        <w:r>
          <w:delText xml:space="preserve"> </w:delText>
        </w:r>
      </w:del>
      <w:hyperlink w:anchor="sol-bernoulli-mle">
        <w:del w:id="824" w:author="PR Preview" w:date="2026-01-01T00:00:00Z">
          <w:r>
            <w:rPr>
              <w:rStyle w:val="Hyperlink"/>
            </w:rPr>
            <w:delText xml:space="preserve">Solution 45</w:delText>
          </w:r>
        </w:del>
      </w:hyperlink>
      <w:del w:id="825" w:author="PR Preview" w:date="2026-01-01T00:00:00Z">
        <w:r>
          <w:delText xml:space="preserve">.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It builds on</w:delText>
        </w:r>
      </w:del>
      <w:del w:id="828" w:author="PR Preview" w:date="2026-01-01T00:00:00Z">
        <w:r>
          <w:delText xml:space="preserve"> </w:delText>
        </w:r>
      </w:del>
      <w:hyperlink w:anchor="thm-bernoulli-score-equation">
        <w:del w:id="829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and</w:delText>
        </w:r>
      </w:del>
      <w:del w:id="832" w:author="PR Preview" w:date="2026-01-01T00:00:00Z">
        <w:r>
          <w:delText xml:space="preserve"> </w:delText>
        </w:r>
      </w:del>
      <w:hyperlink w:anchor="thm-bernoulli-hessian-nd">
        <w:del w:id="833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834" w:author="PR Preview" w:date="2026-01-01T00:00:00Z">
        <w:r>
          <w:delText xml:space="preserve">.</w:delText>
        </w:r>
      </w:del>
    </w:p>
    <w:p>
      <w:pPr>
        <w:pStyle w:val="FirstParagraph"/>
      </w:pPr>
      <w:ins w:id="835" w:author="PR Preview" w:date="2026-01-01T00:00:00Z">
        <w:r>
          <w:rPr>
            <w:i/>
            <w:iCs/>
          </w:rPr>
          <w:t xml:space="preserve">Proof</w:t>
        </w:r>
      </w:ins>
      <w:ins w:id="836" w:author="PR Preview" w:date="2026-01-01T00:00:00Z">
        <w:r>
          <w:t xml:space="preserve">. </w:t>
        </w:r>
      </w:ins>
      <w:ins w:id="837" w:author="PR Preview" w:date="2026-01-01T00:00:00Z">
        <w:r>
          <w:t xml:space="preserve">This is the solution to</w:t>
        </w:r>
      </w:ins>
      <w:ins w:id="838" w:author="PR Preview" w:date="2026-01-01T00:00:00Z">
        <w:r>
          <w:t xml:space="preserve"> </w:t>
        </w:r>
      </w:ins>
      <w:hyperlink w:anchor="exr-bernoulli-mle">
        <w:ins w:id="839" w:author="PR Preview" w:date="2026-01-01T00:00:00Z">
          <w:r>
            <w:rPr>
              <w:rStyle w:val="Hyperlink"/>
            </w:rPr>
            <w:t xml:space="preserve">Exercise 46</w:t>
          </w:r>
        </w:ins>
      </w:hyperlink>
      <w:ins w:id="840" w:author="PR Preview" w:date="2026-01-01T00:00:00Z">
        <w:r>
          <w:t xml:space="preserve">, worked in</w:t>
        </w:r>
      </w:ins>
      <w:ins w:id="841" w:author="PR Preview" w:date="2026-01-01T00:00:00Z">
        <w:r>
          <w:t xml:space="preserve"> </w:t>
        </w:r>
      </w:ins>
      <w:hyperlink w:anchor="sol-bernoulli-mle">
        <w:ins w:id="842" w:author="PR Preview" w:date="2026-01-01T00:00:00Z">
          <w:r>
            <w:rPr>
              <w:rStyle w:val="Hyperlink"/>
            </w:rPr>
            <w:t xml:space="preserve">Solution 46</w:t>
          </w:r>
        </w:ins>
      </w:hyperlink>
      <w:ins w:id="843" w:author="PR Preview" w:date="2026-01-01T00:00:00Z">
        <w:r>
          <w:t xml:space="preserve">.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It builds on</w:t>
        </w:r>
      </w:ins>
      <w:ins w:id="846" w:author="PR Preview" w:date="2026-01-01T00:00:00Z">
        <w:r>
          <w:t xml:space="preserve"> </w:t>
        </w:r>
      </w:ins>
      <w:hyperlink w:anchor="thm-bernoulli-score-equation">
        <w:ins w:id="847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and</w:t>
        </w:r>
      </w:ins>
      <w:ins w:id="850" w:author="PR Preview" w:date="2026-01-01T00:00:00Z">
        <w:r>
          <w:t xml:space="preserve"> </w:t>
        </w:r>
      </w:ins>
      <w:hyperlink w:anchor="thm-bernoulli-hessian-nd">
        <w:ins w:id="851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852" w:author="PR Preview" w:date="2026-01-01T00:00:00Z">
        <w:r>
          <w:t xml:space="preserve">.</w:t>
        </w:r>
      </w:ins>
    </w:p>
    <w:bookmarkEnd w:id="316"/>
    <w:bookmarkEnd w:id="317"/>
    <w:bookmarkStart w:id="32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81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8"/>
    <w:bookmarkStart w:id="31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19"/>
    <w:bookmarkStart w:id="323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0"/>
    <w:bookmarkStart w:id="32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2"/>
    <w:bookmarkEnd w:id="323"/>
    <w:bookmarkStart w:id="324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4"/>
    <w:bookmarkStart w:id="325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5"/>
    <w:bookmarkStart w:id="328" w:name="the-profile-log-likelihood"/>
    <w:p>
      <w:pPr>
        <w:pStyle w:val="Heading3"/>
      </w:pPr>
      <w:r>
        <w:t xml:space="preserve">4.6 The profile log-likelihood</w:t>
      </w:r>
    </w:p>
    <w:bookmarkStart w:id="326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6"/>
    <w:bookmarkStart w:id="327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7"/>
    <w:bookmarkEnd w:id="328"/>
    <w:bookmarkEnd w:id="329"/>
    <w:bookmarkStart w:id="37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5"/>
    <w:bookmarkStart w:id="34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3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0"/>
    <w:bookmarkStart w:id="35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4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4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8"/>
    <w:bookmarkEnd w:id="359"/>
    <w:bookmarkStart w:id="36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0"/>
        </w:tc>
      </w:tr>
    </w:tbl>
    <w:bookmarkEnd w:id="361"/>
    <w:bookmarkStart w:id="36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5"/>
        </w:tc>
      </w:tr>
    </w:tbl>
    <w:bookmarkEnd w:id="366"/>
    <w:bookmarkStart w:id="37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7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1"/>
        </w:tc>
      </w:tr>
    </w:tbl>
    <w:bookmarkStart w:id="37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72"/>
    <w:bookmarkEnd w:id="373"/>
    <w:bookmarkStart w:id="37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4"/>
    <w:bookmarkEnd w:id="375"/>
    <w:bookmarkStart w:id="386" w:name="sec-mle-practice"/>
    <w:p>
      <w:pPr>
        <w:pStyle w:val="Heading2"/>
      </w:pPr>
      <w:r>
        <w:t xml:space="preserve">6 Practice exercises</w:t>
      </w:r>
    </w:p>
    <w:bookmarkStart w:id="376" w:name="exr-prac-binom-lik"/>
    <w:p>
      <w:pPr>
        <w:pStyle w:val="FirstParagraph"/>
      </w:pPr>
      <w:del w:id="853" w:author="PR Preview" w:date="2026-01-01T00:00:00Z">
        <w:r>
          <w:rPr>
            <w:b/>
            <w:bCs/>
          </w:rPr>
          <w:delText xml:space="preserve">Exercise 46 (Binomial likelihood (adapted from</w:delText>
        </w:r>
      </w:del>
      <w:del w:id="854" w:author="PR Preview" w:date="2026-01-01T00:00:00Z">
        <w:r>
          <w:rPr>
            <w:b/>
            <w:bCs/>
          </w:rPr>
          <w:delText xml:space="preserve"> </w:delText>
        </w:r>
      </w:del>
      <w:del w:id="855" w:author="PR Preview" w:date="2026-01-01T00:00:00Z">
        <w:r>
          <w:rPr>
            <w:b/>
            <w:bCs/>
          </w:rPr>
          <w:delText xml:space="preserve">Dobson and Barnett [1]</w:delText>
        </w:r>
      </w:del>
      <w:del w:id="856" w:author="PR Preview" w:date="2026-01-01T00:00:00Z">
        <w:r>
          <w:rPr>
            <w:b/>
            <w:bCs/>
          </w:rPr>
          <w:delText xml:space="preserve">, Chapter 3))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Let</w:delText>
        </w:r>
      </w:del>
      <w:del w:id="85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del w:id="860" w:author="PR Preview" w:date="2026-01-01T00:00:00Z">
        <w:r>
          <w:delText xml:space="preserve">,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so that</w:delText>
        </w:r>
      </w:del>
    </w:p>
    <w:p>
      <w:pPr>
        <w:pStyle w:val="FirstParagraph"/>
      </w:pPr>
      <w:ins w:id="863" w:author="PR Preview" w:date="2026-01-01T00:00:00Z">
        <w:r>
          <w:rPr>
            <w:b/>
            <w:bCs/>
          </w:rPr>
          <w:t xml:space="preserve">Exercise 47 (Binomial likelihood (adapted from</w:t>
        </w:r>
      </w:ins>
      <w:ins w:id="864" w:author="PR Preview" w:date="2026-01-01T00:00:00Z">
        <w:r>
          <w:rPr>
            <w:b/>
            <w:bCs/>
          </w:rPr>
          <w:t xml:space="preserve"> </w:t>
        </w:r>
      </w:ins>
      <w:ins w:id="865" w:author="PR Preview" w:date="2026-01-01T00:00:00Z">
        <w:r>
          <w:rPr>
            <w:b/>
            <w:bCs/>
          </w:rPr>
          <w:t xml:space="preserve">Dobson and Barnett [1]</w:t>
        </w:r>
      </w:ins>
      <w:ins w:id="866" w:author="PR Preview" w:date="2026-01-01T00:00:00Z">
        <w:r>
          <w:rPr>
            <w:b/>
            <w:bCs/>
          </w:rPr>
          <w:t xml:space="preserve">, Chapter 3))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Let</w:t>
        </w:r>
      </w:ins>
      <w:ins w:id="86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870" w:author="PR Preview" w:date="2026-01-01T00:00:00Z">
        <w:r>
          <w:t xml:space="preserve">,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6"/>
    <w:bookmarkStart w:id="377" w:name="sol-prac-binom-lik"/>
    <w:p>
      <w:pPr>
        <w:pStyle w:val="BodyText"/>
      </w:pPr>
      <w:del w:id="873" w:author="PR Preview" w:date="2026-01-01T00:00:00Z">
        <w:r>
          <w:rPr>
            <w:i/>
            <w:iCs/>
          </w:rPr>
          <w:delText xml:space="preserve">Solution 46</w:delText>
        </w:r>
      </w:del>
      <w:del w:id="874" w:author="PR Preview" w:date="2026-01-01T00:00:00Z">
        <w:r>
          <w:delText xml:space="preserve">. </w:delText>
        </w:r>
      </w:del>
      <w:del w:id="875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876" w:author="PR Preview" w:date="2026-01-01T00:00:00Z">
        <w:r>
          <w:rPr>
            <w:i/>
            <w:iCs/>
          </w:rPr>
          <w:t xml:space="preserve">Solution 47</w:t>
        </w:r>
      </w:ins>
      <w:ins w:id="877" w:author="PR Preview" w:date="2026-01-01T00:00:00Z">
        <w:r>
          <w:t xml:space="preserve">. </w:t>
        </w:r>
      </w:ins>
      <w:ins w:id="878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7"/>
    <w:bookmarkStart w:id="378" w:name="exr-prac-gauss-iid-lik"/>
    <w:p>
      <w:pPr>
        <w:pStyle w:val="BodyText"/>
      </w:pPr>
      <w:del w:id="879" w:author="PR Preview" w:date="2026-01-01T00:00:00Z">
        <w:r>
          <w:rPr>
            <w:b/>
            <w:bCs/>
          </w:rPr>
          <w:delText xml:space="preserve">Exercise 47 (Gaussian log-likelihood (adapted from</w:delText>
        </w:r>
      </w:del>
      <w:del w:id="880" w:author="PR Preview" w:date="2026-01-01T00:00:00Z">
        <w:r>
          <w:rPr>
            <w:b/>
            <w:bCs/>
          </w:rPr>
          <w:delText xml:space="preserve"> </w:delText>
        </w:r>
      </w:del>
      <w:del w:id="881" w:author="PR Preview" w:date="2026-01-01T00:00:00Z">
        <w:r>
          <w:rPr>
            <w:b/>
            <w:bCs/>
          </w:rPr>
          <w:delText xml:space="preserve">Kleinbaum et al. [26]</w:delText>
        </w:r>
      </w:del>
      <w:del w:id="882" w:author="PR Preview" w:date="2026-01-01T00:00:00Z">
        <w:r>
          <w:rPr>
            <w:b/>
            <w:bCs/>
          </w:rPr>
          <w:delText xml:space="preserve">, Chapter 5))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Let</w:delText>
        </w:r>
      </w:del>
      <w:del w:id="88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886" w:author="PR Preview" w:date="2026-01-01T00:00:00Z">
        <w:r>
          <w:delText xml:space="preserve">.</w:delText>
        </w:r>
      </w:del>
    </w:p>
    <w:p>
      <w:pPr>
        <w:pStyle w:val="BodyText"/>
      </w:pPr>
      <w:ins w:id="887" w:author="PR Preview" w:date="2026-01-01T00:00:00Z">
        <w:r>
          <w:rPr>
            <w:b/>
            <w:bCs/>
          </w:rPr>
          <w:t xml:space="preserve">Exercise 48 (Gaussian log-likelihood (adapted from</w:t>
        </w:r>
      </w:ins>
      <w:ins w:id="888" w:author="PR Preview" w:date="2026-01-01T00:00:00Z">
        <w:r>
          <w:rPr>
            <w:b/>
            <w:bCs/>
          </w:rPr>
          <w:t xml:space="preserve"> </w:t>
        </w:r>
      </w:ins>
      <w:ins w:id="889" w:author="PR Preview" w:date="2026-01-01T00:00:00Z">
        <w:r>
          <w:rPr>
            <w:b/>
            <w:bCs/>
          </w:rPr>
          <w:t xml:space="preserve">Kleinbaum et al. [26]</w:t>
        </w:r>
      </w:ins>
      <w:ins w:id="890" w:author="PR Preview" w:date="2026-01-01T00:00:00Z">
        <w:r>
          <w:rPr>
            <w:b/>
            <w:bCs/>
          </w:rPr>
          <w:t xml:space="preserve">, Chapter 5))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Let</w:t>
        </w:r>
      </w:ins>
      <w:ins w:id="8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894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8"/>
    <w:bookmarkStart w:id="379" w:name="sol-prac-gauss-iid-lik"/>
    <w:p>
      <w:pPr>
        <w:pStyle w:val="BodyText"/>
      </w:pPr>
      <w:del w:id="895" w:author="PR Preview" w:date="2026-01-01T00:00:00Z">
        <w:r>
          <w:rPr>
            <w:i/>
            <w:iCs/>
          </w:rPr>
          <w:delText xml:space="preserve">Solution 47</w:delText>
        </w:r>
      </w:del>
      <w:del w:id="896" w:author="PR Preview" w:date="2026-01-01T00:00:00Z">
        <w:r>
          <w:delText xml:space="preserve">. </w:delText>
        </w:r>
      </w:del>
      <w:del w:id="897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898" w:author="PR Preview" w:date="2026-01-01T00:00:00Z">
        <w:r>
          <w:rPr>
            <w:i/>
            <w:iCs/>
          </w:rPr>
          <w:t xml:space="preserve">Solution 48</w:t>
        </w:r>
      </w:ins>
      <w:ins w:id="899" w:author="PR Preview" w:date="2026-01-01T00:00:00Z">
        <w:r>
          <w:t xml:space="preserve">. </w:t>
        </w:r>
      </w:ins>
      <w:ins w:id="900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79"/>
    <w:bookmarkStart w:id="380" w:name="exr-prac-score-zero"/>
    <w:p>
      <w:pPr>
        <w:pStyle w:val="BodyText"/>
      </w:pPr>
      <w:del w:id="901" w:author="PR Preview" w:date="2026-01-01T00:00:00Z">
        <w:r>
          <w:rPr>
            <w:b/>
            <w:bCs/>
          </w:rPr>
          <w:delText xml:space="preserve">Exercise 48 (Score at the MLE (adapted from</w:delText>
        </w:r>
      </w:del>
      <w:del w:id="902" w:author="PR Preview" w:date="2026-01-01T00:00:00Z">
        <w:r>
          <w:rPr>
            <w:b/>
            <w:bCs/>
          </w:rPr>
          <w:delText xml:space="preserve"> </w:delText>
        </w:r>
      </w:del>
      <w:del w:id="903" w:author="PR Preview" w:date="2026-01-01T00:00:00Z">
        <w:r>
          <w:rPr>
            <w:b/>
            <w:bCs/>
          </w:rPr>
          <w:delText xml:space="preserve">Dobson and Barnett [1]</w:delText>
        </w:r>
      </w:del>
      <w:del w:id="904" w:author="PR Preview" w:date="2026-01-01T00:00:00Z">
        <w:r>
          <w:rPr>
            <w:b/>
            <w:bCs/>
          </w:rPr>
          <w:delText xml:space="preserve">, Chapter 3))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Let</w:delText>
        </w:r>
      </w:del>
      <w:del w:id="9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908" w:author="PR Preview" w:date="2026-01-01T00:00:00Z">
        <w:r>
          <w:delText xml:space="preserve">.</w:delText>
        </w:r>
      </w:del>
    </w:p>
    <w:p>
      <w:pPr>
        <w:pStyle w:val="BodyText"/>
      </w:pPr>
      <w:ins w:id="909" w:author="PR Preview" w:date="2026-01-01T00:00:00Z">
        <w:r>
          <w:rPr>
            <w:b/>
            <w:bCs/>
          </w:rPr>
          <w:t xml:space="preserve">Exercise 49 (Score at the MLE (adapted from</w:t>
        </w:r>
      </w:ins>
      <w:ins w:id="910" w:author="PR Preview" w:date="2026-01-01T00:00:00Z">
        <w:r>
          <w:rPr>
            <w:b/>
            <w:bCs/>
          </w:rPr>
          <w:t xml:space="preserve"> </w:t>
        </w:r>
      </w:ins>
      <w:ins w:id="911" w:author="PR Preview" w:date="2026-01-01T00:00:00Z">
        <w:r>
          <w:rPr>
            <w:b/>
            <w:bCs/>
          </w:rPr>
          <w:t xml:space="preserve">Dobson and Barnett [1]</w:t>
        </w:r>
      </w:ins>
      <w:ins w:id="912" w:author="PR Preview" w:date="2026-01-01T00:00:00Z">
        <w:r>
          <w:rPr>
            <w:b/>
            <w:bCs/>
          </w:rPr>
          <w:t xml:space="preserve">, Chapter 3))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Let</w:t>
        </w:r>
      </w:ins>
      <w:ins w:id="91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91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0"/>
    <w:bookmarkStart w:id="381" w:name="sol-prac-score-zero"/>
    <w:p>
      <w:pPr>
        <w:pStyle w:val="BodyText"/>
      </w:pPr>
      <w:del w:id="917" w:author="PR Preview" w:date="2026-01-01T00:00:00Z">
        <w:r>
          <w:rPr>
            <w:i/>
            <w:iCs/>
          </w:rPr>
          <w:delText xml:space="preserve">Solution 48</w:delText>
        </w:r>
      </w:del>
      <w:del w:id="918" w:author="PR Preview" w:date="2026-01-01T00:00:00Z">
        <w:r>
          <w:delText xml:space="preserve">. </w:delText>
        </w:r>
      </w:del>
      <w:del w:id="919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920" w:author="PR Preview" w:date="2026-01-01T00:00:00Z">
        <w:r>
          <w:rPr>
            <w:i/>
            <w:iCs/>
          </w:rPr>
          <w:t xml:space="preserve">Solution 49</w:t>
        </w:r>
      </w:ins>
      <w:ins w:id="921" w:author="PR Preview" w:date="2026-01-01T00:00:00Z">
        <w:r>
          <w:t xml:space="preserve">. </w:t>
        </w:r>
      </w:ins>
      <w:ins w:id="922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1"/>
    <w:bookmarkStart w:id="382" w:name="exr-prac-mle-se"/>
    <w:p>
      <w:pPr>
        <w:pStyle w:val="BodyText"/>
      </w:pPr>
      <w:del w:id="923" w:author="PR Preview" w:date="2026-01-01T00:00:00Z">
        <w:r>
          <w:rPr>
            <w:b/>
            <w:bCs/>
          </w:rPr>
          <w:delText xml:space="preserve">Exercise 49 (Standard error of an MLE (adapted from</w:delText>
        </w:r>
      </w:del>
      <w:del w:id="924" w:author="PR Preview" w:date="2026-01-01T00:00:00Z">
        <w:r>
          <w:rPr>
            <w:b/>
            <w:bCs/>
          </w:rPr>
          <w:delText xml:space="preserve"> </w:delText>
        </w:r>
      </w:del>
      <w:del w:id="925" w:author="PR Preview" w:date="2026-01-01T00:00:00Z">
        <w:r>
          <w:rPr>
            <w:b/>
            <w:bCs/>
          </w:rPr>
          <w:delText xml:space="preserve">Dobson and Barnett [1]</w:delText>
        </w:r>
      </w:del>
      <w:del w:id="926" w:author="PR Preview" w:date="2026-01-01T00:00:00Z">
        <w:r>
          <w:rPr>
            <w:b/>
            <w:bCs/>
          </w:rPr>
          <w:delText xml:space="preserve">, Chapter 5))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Let</w:delText>
        </w:r>
      </w:del>
      <w:del w:id="92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930" w:author="PR Preview" w:date="2026-01-01T00:00:00Z">
        <w:r>
          <w:delText xml:space="preserve">.</w:delText>
        </w:r>
      </w:del>
    </w:p>
    <w:p>
      <w:pPr>
        <w:pStyle w:val="BodyText"/>
      </w:pPr>
      <w:ins w:id="931" w:author="PR Preview" w:date="2026-01-01T00:00:00Z">
        <w:r>
          <w:rPr>
            <w:b/>
            <w:bCs/>
          </w:rPr>
          <w:t xml:space="preserve">Exercise 50 (Standard error of an MLE (adapted from</w:t>
        </w:r>
      </w:ins>
      <w:ins w:id="932" w:author="PR Preview" w:date="2026-01-01T00:00:00Z">
        <w:r>
          <w:rPr>
            <w:b/>
            <w:bCs/>
          </w:rPr>
          <w:t xml:space="preserve"> </w:t>
        </w:r>
      </w:ins>
      <w:ins w:id="933" w:author="PR Preview" w:date="2026-01-01T00:00:00Z">
        <w:r>
          <w:rPr>
            <w:b/>
            <w:bCs/>
          </w:rPr>
          <w:t xml:space="preserve">Dobson and Barnett [1]</w:t>
        </w:r>
      </w:ins>
      <w:ins w:id="934" w:author="PR Preview" w:date="2026-01-01T00:00:00Z">
        <w:r>
          <w:rPr>
            <w:b/>
            <w:bCs/>
          </w:rPr>
          <w:t xml:space="preserve">, Chapter 5))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Let</w:t>
        </w:r>
      </w:ins>
      <w:ins w:id="93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938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2"/>
    <w:bookmarkStart w:id="383" w:name="sol-prac-mle-se"/>
    <w:p>
      <w:pPr>
        <w:pStyle w:val="BodyText"/>
      </w:pPr>
      <w:del w:id="939" w:author="PR Preview" w:date="2026-01-01T00:00:00Z">
        <w:r>
          <w:rPr>
            <w:i/>
            <w:iCs/>
          </w:rPr>
          <w:delText xml:space="preserve">Solution 49</w:delText>
        </w:r>
      </w:del>
      <w:del w:id="940" w:author="PR Preview" w:date="2026-01-01T00:00:00Z">
        <w:r>
          <w:delText xml:space="preserve">. </w:delText>
        </w:r>
      </w:del>
      <w:del w:id="941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del w:id="942" w:author="PR Preview" w:date="2026-01-01T00:00:00Z">
        <w:r>
          <w:delText xml:space="preserve">From</w:delText>
        </w:r>
      </w:del>
      <w:del w:id="943" w:author="PR Preview" w:date="2026-01-01T00:00:00Z">
        <w:r>
          <w:delText xml:space="preserve"> </w:delText>
        </w:r>
      </w:del>
      <w:hyperlink w:anchor="exr-prac-score-zero">
        <w:del w:id="944" w:author="PR Preview" w:date="2026-01-01T00:00:00Z">
          <w:r>
            <w:rPr>
              <w:rStyle w:val="Hyperlink"/>
            </w:rPr>
            <w:delText xml:space="preserve">Exercise 48</w:delText>
          </w:r>
        </w:del>
      </w:hyperlink>
      <w:del w:id="945" w:author="PR Preview" w:date="2026-01-01T00:00:00Z">
        <w:r>
          <w:delText xml:space="preserve">,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$\ell'({\lambda}; \mathord{\smash[b]{\underset{\raise.3ex\hbox{$\scriptstyle\sim$}}{x}}\vphantom{x}}) = \frac{n\bar{x}}{{\lambda}} - n$</w:delText>
        </w:r>
      </w:del>
      <w:del w:id="948" w:author="PR Preview" w:date="2026-01-01T00:00:00Z">
        <w:r>
          <w:delText xml:space="preserve">.</w:delText>
        </w:r>
      </w:del>
    </w:p>
    <w:p>
      <w:pPr>
        <w:pStyle w:val="BodyText"/>
      </w:pPr>
      <w:ins w:id="949" w:author="PR Preview" w:date="2026-01-01T00:00:00Z">
        <w:r>
          <w:rPr>
            <w:i/>
            <w:iCs/>
          </w:rPr>
          <w:t xml:space="preserve">Solution 50</w:t>
        </w:r>
      </w:ins>
      <w:ins w:id="950" w:author="PR Preview" w:date="2026-01-01T00:00:00Z">
        <w:r>
          <w:t xml:space="preserve">. </w:t>
        </w:r>
      </w:ins>
      <w:ins w:id="951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ins w:id="952" w:author="PR Preview" w:date="2026-01-01T00:00:00Z">
        <w:r>
          <w:t xml:space="preserve">From</w:t>
        </w:r>
      </w:ins>
      <w:ins w:id="953" w:author="PR Preview" w:date="2026-01-01T00:00:00Z">
        <w:r>
          <w:t xml:space="preserve"> </w:t>
        </w:r>
      </w:ins>
      <w:hyperlink w:anchor="exr-prac-score-zero">
        <w:ins w:id="954" w:author="PR Preview" w:date="2026-01-01T00:00:00Z">
          <w:r>
            <w:rPr>
              <w:rStyle w:val="Hyperlink"/>
            </w:rPr>
            <w:t xml:space="preserve">Exercise 49</w:t>
          </w:r>
        </w:ins>
      </w:hyperlink>
      <w:ins w:id="955" w:author="PR Preview" w:date="2026-01-01T00:00:00Z">
        <w:r>
          <w:t xml:space="preserve">,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$\ell'({\lambda}; \mathord{\smash[b]{\underset{\raise.3ex\hbox{$\scriptstyle\sim$}}{x}}\vphantom{x}}) = \frac{n\bar{x}}{{\lambda}} - n$</w:t>
        </w:r>
      </w:ins>
      <w:ins w:id="958" w:author="PR Preview" w:date="2026-01-01T00:00:00Z">
        <w:r>
          <w:t xml:space="preserve">.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3"/>
    <w:bookmarkStart w:id="384" w:name="exr-prac-exp-mle"/>
    <w:p>
      <w:pPr>
        <w:pStyle w:val="FirstParagraph"/>
      </w:pPr>
      <w:del w:id="959" w:author="PR Preview" w:date="2026-01-01T00:00:00Z">
        <w:r>
          <w:rPr>
            <w:b/>
            <w:bCs/>
          </w:rPr>
          <w:delText xml:space="preserve">Exercise 50 (Exponential MLE (adapted from</w:delText>
        </w:r>
      </w:del>
      <w:del w:id="960" w:author="PR Preview" w:date="2026-01-01T00:00:00Z">
        <w:r>
          <w:rPr>
            <w:b/>
            <w:bCs/>
          </w:rPr>
          <w:delText xml:space="preserve"> </w:delText>
        </w:r>
      </w:del>
      <w:del w:id="961" w:author="PR Preview" w:date="2026-01-01T00:00:00Z">
        <w:r>
          <w:rPr>
            <w:b/>
            <w:bCs/>
          </w:rPr>
          <w:delText xml:space="preserve">Dobson and Barnett [1]</w:delText>
        </w:r>
      </w:del>
      <w:del w:id="962" w:author="PR Preview" w:date="2026-01-01T00:00:00Z">
        <w:r>
          <w:rPr>
            <w:b/>
            <w:bCs/>
          </w:rPr>
          <w:delText xml:space="preserve">, Chapter 3))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Let</w:delText>
        </w:r>
      </w:del>
      <w:del w:id="96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966" w:author="PR Preview" w:date="2026-01-01T00:00:00Z">
        <w:r>
          <w:delText xml:space="preserve">,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so that</w:delText>
        </w:r>
      </w:del>
    </w:p>
    <w:p>
      <w:pPr>
        <w:pStyle w:val="FirstParagraph"/>
      </w:pPr>
      <w:ins w:id="969" w:author="PR Preview" w:date="2026-01-01T00:00:00Z">
        <w:r>
          <w:rPr>
            <w:b/>
            <w:bCs/>
          </w:rPr>
          <w:t xml:space="preserve">Exercise 51 (Exponential MLE (adapted from</w:t>
        </w:r>
      </w:ins>
      <w:ins w:id="970" w:author="PR Preview" w:date="2026-01-01T00:00:00Z">
        <w:r>
          <w:rPr>
            <w:b/>
            <w:bCs/>
          </w:rPr>
          <w:t xml:space="preserve"> </w:t>
        </w:r>
      </w:ins>
      <w:ins w:id="971" w:author="PR Preview" w:date="2026-01-01T00:00:00Z">
        <w:r>
          <w:rPr>
            <w:b/>
            <w:bCs/>
          </w:rPr>
          <w:t xml:space="preserve">Dobson and Barnett [1]</w:t>
        </w:r>
      </w:ins>
      <w:ins w:id="972" w:author="PR Preview" w:date="2026-01-01T00:00:00Z">
        <w:r>
          <w:rPr>
            <w:b/>
            <w:bCs/>
          </w:rPr>
          <w:t xml:space="preserve">, Chapter 3))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Let</w:t>
        </w:r>
      </w:ins>
      <w:ins w:id="9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976" w:author="PR Preview" w:date="2026-01-01T00:00:00Z">
        <w:r>
          <w:t xml:space="preserve">,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4"/>
    <w:bookmarkStart w:id="385" w:name="sol-prac-exp-mle"/>
    <w:p>
      <w:pPr>
        <w:pStyle w:val="BodyText"/>
      </w:pPr>
      <w:del w:id="979" w:author="PR Preview" w:date="2026-01-01T00:00:00Z">
        <w:r>
          <w:rPr>
            <w:i/>
            <w:iCs/>
          </w:rPr>
          <w:delText xml:space="preserve">Solution 50</w:delText>
        </w:r>
      </w:del>
      <w:del w:id="980" w:author="PR Preview" w:date="2026-01-01T00:00:00Z">
        <w:r>
          <w:delText xml:space="preserve">. </w:delText>
        </w:r>
      </w:del>
      <w:del w:id="981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982" w:author="PR Preview" w:date="2026-01-01T00:00:00Z">
        <w:r>
          <w:rPr>
            <w:i/>
            <w:iCs/>
          </w:rPr>
          <w:t xml:space="preserve">Solution 51</w:t>
        </w:r>
      </w:ins>
      <w:ins w:id="983" w:author="PR Preview" w:date="2026-01-01T00:00:00Z">
        <w:r>
          <w:t xml:space="preserve">. </w:t>
        </w:r>
      </w:ins>
      <w:ins w:id="984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5"/>
    <w:bookmarkEnd w:id="386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38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8"/>
    <w:bookmarkStart w:id="39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8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0"/>
    <w:bookmarkStart w:id="39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2"/>
    <w:bookmarkStart w:id="39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https://en.wikipedia.org/wiki/Likelihood_function</w:t>
        </w:r>
      </w:hyperlink>
    </w:p>
    <w:bookmarkEnd w:id="394"/>
    <w:bookmarkStart w:id="39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https://en.wikipedia.org/wiki/Maximum_likelihood_estimation</w:t>
        </w:r>
      </w:hyperlink>
    </w:p>
    <w:bookmarkEnd w:id="396"/>
    <w:bookmarkStart w:id="39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8"/>
    <w:bookmarkStart w:id="39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99"/>
    <w:bookmarkStart w:id="40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0"/>
    <w:bookmarkStart w:id="40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https://en.wikipedia.org/wiki/Critical_point_%28mathematics%29</w:t>
        </w:r>
      </w:hyperlink>
    </w:p>
    <w:bookmarkEnd w:id="402"/>
    <w:bookmarkStart w:id="40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https://en.wikipedia.org/wiki/Informant_function</w:t>
        </w:r>
      </w:hyperlink>
    </w:p>
    <w:bookmarkEnd w:id="404"/>
    <w:bookmarkStart w:id="40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https://en.wikipedia.org/wiki/Hessian_matrix</w:t>
        </w:r>
      </w:hyperlink>
    </w:p>
    <w:bookmarkEnd w:id="406"/>
    <w:bookmarkStart w:id="40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https://en.wikipedia.org/wiki/Fisher_information</w:t>
        </w:r>
      </w:hyperlink>
    </w:p>
    <w:bookmarkEnd w:id="408"/>
    <w:bookmarkStart w:id="41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4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410"/>
    <w:bookmarkStart w:id="41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41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412"/>
    <w:bookmarkStart w:id="41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4"/>
    <w:bookmarkStart w:id="41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6"/>
    <w:bookmarkStart w:id="41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8"/>
    <w:bookmarkStart w:id="42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https://en.wikipedia.org/wiki/Wald_test</w:t>
        </w:r>
      </w:hyperlink>
    </w:p>
    <w:bookmarkEnd w:id="420"/>
    <w:bookmarkStart w:id="42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https://en.wikipedia.org/wiki/Likelihood-ratio_test</w:t>
        </w:r>
      </w:hyperlink>
    </w:p>
    <w:bookmarkEnd w:id="422"/>
    <w:bookmarkStart w:id="42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https://en.wikipedia.org/wiki/Wilks%27_theorem</w:t>
        </w:r>
      </w:hyperlink>
    </w:p>
    <w:bookmarkEnd w:id="424"/>
    <w:bookmarkStart w:id="42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6"/>
    <w:bookmarkStart w:id="42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https://en.wikipedia.org/wiki/Prediction_interval</w:t>
        </w:r>
      </w:hyperlink>
    </w:p>
    <w:bookmarkEnd w:id="428"/>
    <w:bookmarkStart w:id="43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0"/>
    <w:bookmarkStart w:id="43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2"/>
    <w:bookmarkStart w:id="43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4"/>
    <w:bookmarkStart w:id="43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331" Type="http://schemas.openxmlformats.org/officeDocument/2006/relationships/image" Target="media/rId331.png"/><Relationship Id="rId336" Type="http://schemas.openxmlformats.org/officeDocument/2006/relationships/image" Target="media/rId336.png"/><Relationship Id="rId341" Type="http://schemas.openxmlformats.org/officeDocument/2006/relationships/image" Target="media/rId341.png"/><Relationship Id="rId345" Type="http://schemas.openxmlformats.org/officeDocument/2006/relationships/image" Target="media/rId345.png"/><Relationship Id="rId350" Type="http://schemas.openxmlformats.org/officeDocument/2006/relationships/image" Target="media/rId350.png"/><Relationship Id="rId354" Type="http://schemas.openxmlformats.org/officeDocument/2006/relationships/image" Target="media/rId354.png"/><Relationship Id="rId362" Type="http://schemas.openxmlformats.org/officeDocument/2006/relationships/image" Target="media/rId362.png"/><Relationship Id="rId368" Type="http://schemas.openxmlformats.org/officeDocument/2006/relationships/image" Target="media/rId368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321" Type="http://schemas.openxmlformats.org/officeDocument/2006/relationships/hyperlink" Target="estimation.qmd#exm-biased-variance-mle" TargetMode="External"/><Relationship Id="rId291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29" Type="http://schemas.openxmlformats.org/officeDocument/2006/relationships/hyperlink" Target="https://doi.org/10.1001/jama.280.7.605" TargetMode="External"/><Relationship Id="rId389" Type="http://schemas.openxmlformats.org/officeDocument/2006/relationships/hyperlink" Target="https://doi.org/10.1002/9780470191613" TargetMode="External"/><Relationship Id="rId409" Type="http://schemas.openxmlformats.org/officeDocument/2006/relationships/hyperlink" Target="https://doi.org/10.1007/978-1-4419-0118-7" TargetMode="External"/><Relationship Id="rId431" Type="http://schemas.openxmlformats.org/officeDocument/2006/relationships/hyperlink" Target="https://doi.org/10.1007/978-1-4614-1353-0" TargetMode="External"/><Relationship Id="rId413" Type="http://schemas.openxmlformats.org/officeDocument/2006/relationships/hyperlink" Target="https://doi.org/10.1007/b98855" TargetMode="External"/><Relationship Id="rId415" Type="http://schemas.openxmlformats.org/officeDocument/2006/relationships/hyperlink" Target="https://doi.org/10.1016/S1573-4412(05)80005-4" TargetMode="External"/><Relationship Id="rId417" Type="http://schemas.openxmlformats.org/officeDocument/2006/relationships/hyperlink" Target="https://doi.org/10.1093/biomet/65.3.457" TargetMode="External"/><Relationship Id="rId433" Type="http://schemas.openxmlformats.org/officeDocument/2006/relationships/hyperlink" Target="https://doi.org/10.1198/000313001300339897" TargetMode="External"/><Relationship Id="rId387" Type="http://schemas.openxmlformats.org/officeDocument/2006/relationships/hyperlink" Target="https://doi.org/10.1201/9781315182780" TargetMode="External"/><Relationship Id="rId411" Type="http://schemas.openxmlformats.org/officeDocument/2006/relationships/hyperlink" Target="https://doi.org/10.1201/9781315370279" TargetMode="External"/><Relationship Id="rId425" Type="http://schemas.openxmlformats.org/officeDocument/2006/relationships/hyperlink" Target="https://doi.org/10.1214/aoms/1177732360" TargetMode="External"/><Relationship Id="rId401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407" Type="http://schemas.openxmlformats.org/officeDocument/2006/relationships/hyperlink" Target="https://en.wikipedia.org/wiki/Fisher_information" TargetMode="External"/><Relationship Id="rId405" Type="http://schemas.openxmlformats.org/officeDocument/2006/relationships/hyperlink" Target="https://en.wikipedia.org/wiki/Hessian_matrix" TargetMode="External"/><Relationship Id="rId403" Type="http://schemas.openxmlformats.org/officeDocument/2006/relationships/hyperlink" Target="https://en.wikipedia.org/wiki/Informant_function" TargetMode="External"/><Relationship Id="rId421" Type="http://schemas.openxmlformats.org/officeDocument/2006/relationships/hyperlink" Target="https://en.wikipedia.org/wiki/Likelihood-ratio_test" TargetMode="External"/><Relationship Id="rId393" Type="http://schemas.openxmlformats.org/officeDocument/2006/relationships/hyperlink" Target="https://en.wikipedia.org/wiki/Likelihood_function" TargetMode="External"/><Relationship Id="rId395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427" Type="http://schemas.openxmlformats.org/officeDocument/2006/relationships/hyperlink" Target="https://en.wikipedia.org/wiki/Prediction_interval" TargetMode="External"/><Relationship Id="rId234" Type="http://schemas.openxmlformats.org/officeDocument/2006/relationships/hyperlink" Target="https://en.wikipedia.org/wiki/Taylor%27s_theorem" TargetMode="External"/><Relationship Id="rId419" Type="http://schemas.openxmlformats.org/officeDocument/2006/relationships/hyperlink" Target="https://en.wikipedia.org/wiki/Wald_test" TargetMode="External"/><Relationship Id="rId42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3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272" Type="http://schemas.openxmlformats.org/officeDocument/2006/relationships/hyperlink" Target="https://morrison-lab.github.io/pds/probability-basics.html#def-odds" TargetMode="External"/><Relationship Id="rId57" Type="http://schemas.openxmlformats.org/officeDocument/2006/relationships/hyperlink" Target="https://morrison-lab.github.io/pds/probability-basics.html#def-probability" TargetMode="External"/><Relationship Id="rId281" Type="http://schemas.openxmlformats.org/officeDocument/2006/relationships/hyperlink" Target="https://morrison-lab.github.io/pds/variance-covariance.html#def-deviation-pop-mean" TargetMode="External"/><Relationship Id="rId72" Type="http://schemas.openxmlformats.org/officeDocument/2006/relationships/hyperlink" Target="https://morrison-lab.github.io/pds/variance-covariance.html#def-variance" TargetMode="External"/><Relationship Id="rId137" Type="http://schemas.openxmlformats.org/officeDocument/2006/relationships/hyperlink" Target="https://online.stat.psu.edu/stat504/Lesson02" TargetMode="External"/><Relationship Id="rId435" Type="http://schemas.openxmlformats.org/officeDocument/2006/relationships/hyperlink" Target="https://www.cengage.com/c/applied-regression-analysis-and-other-multivariable-methods-5e-kleinbaum/9781285051086/" TargetMode="External"/><Relationship Id="rId391" Type="http://schemas.openxmlformats.org/officeDocument/2006/relationships/hyperlink" Target="https://www.cengage.com/c/statistical-inference-2e-casella-berger/9780534243128/" TargetMode="External"/><Relationship Id="rId397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6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18" Type="http://schemas.openxmlformats.org/officeDocument/2006/relationships/hyperlink" Target="inference.qmd#def-test-statistic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268" Type="http://schemas.openxmlformats.org/officeDocument/2006/relationships/hyperlink" Target="model-validation.qmd#def-covariat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321" Type="http://schemas.openxmlformats.org/officeDocument/2006/relationships/hyperlink" Target="estimation.qmd#exm-biased-variance-mle" TargetMode="External"/><Relationship Id="rId291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29" Type="http://schemas.openxmlformats.org/officeDocument/2006/relationships/hyperlink" Target="https://doi.org/10.1001/jama.280.7.605" TargetMode="External"/><Relationship Id="rId389" Type="http://schemas.openxmlformats.org/officeDocument/2006/relationships/hyperlink" Target="https://doi.org/10.1002/9780470191613" TargetMode="External"/><Relationship Id="rId409" Type="http://schemas.openxmlformats.org/officeDocument/2006/relationships/hyperlink" Target="https://doi.org/10.1007/978-1-4419-0118-7" TargetMode="External"/><Relationship Id="rId431" Type="http://schemas.openxmlformats.org/officeDocument/2006/relationships/hyperlink" Target="https://doi.org/10.1007/978-1-4614-1353-0" TargetMode="External"/><Relationship Id="rId413" Type="http://schemas.openxmlformats.org/officeDocument/2006/relationships/hyperlink" Target="https://doi.org/10.1007/b98855" TargetMode="External"/><Relationship Id="rId415" Type="http://schemas.openxmlformats.org/officeDocument/2006/relationships/hyperlink" Target="https://doi.org/10.1016/S1573-4412(05)80005-4" TargetMode="External"/><Relationship Id="rId417" Type="http://schemas.openxmlformats.org/officeDocument/2006/relationships/hyperlink" Target="https://doi.org/10.1093/biomet/65.3.457" TargetMode="External"/><Relationship Id="rId433" Type="http://schemas.openxmlformats.org/officeDocument/2006/relationships/hyperlink" Target="https://doi.org/10.1198/000313001300339897" TargetMode="External"/><Relationship Id="rId387" Type="http://schemas.openxmlformats.org/officeDocument/2006/relationships/hyperlink" Target="https://doi.org/10.1201/9781315182780" TargetMode="External"/><Relationship Id="rId411" Type="http://schemas.openxmlformats.org/officeDocument/2006/relationships/hyperlink" Target="https://doi.org/10.1201/9781315370279" TargetMode="External"/><Relationship Id="rId425" Type="http://schemas.openxmlformats.org/officeDocument/2006/relationships/hyperlink" Target="https://doi.org/10.1214/aoms/1177732360" TargetMode="External"/><Relationship Id="rId401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407" Type="http://schemas.openxmlformats.org/officeDocument/2006/relationships/hyperlink" Target="https://en.wikipedia.org/wiki/Fisher_information" TargetMode="External"/><Relationship Id="rId405" Type="http://schemas.openxmlformats.org/officeDocument/2006/relationships/hyperlink" Target="https://en.wikipedia.org/wiki/Hessian_matrix" TargetMode="External"/><Relationship Id="rId403" Type="http://schemas.openxmlformats.org/officeDocument/2006/relationships/hyperlink" Target="https://en.wikipedia.org/wiki/Informant_function" TargetMode="External"/><Relationship Id="rId421" Type="http://schemas.openxmlformats.org/officeDocument/2006/relationships/hyperlink" Target="https://en.wikipedia.org/wiki/Likelihood-ratio_test" TargetMode="External"/><Relationship Id="rId393" Type="http://schemas.openxmlformats.org/officeDocument/2006/relationships/hyperlink" Target="https://en.wikipedia.org/wiki/Likelihood_function" TargetMode="External"/><Relationship Id="rId395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427" Type="http://schemas.openxmlformats.org/officeDocument/2006/relationships/hyperlink" Target="https://en.wikipedia.org/wiki/Prediction_interval" TargetMode="External"/><Relationship Id="rId234" Type="http://schemas.openxmlformats.org/officeDocument/2006/relationships/hyperlink" Target="https://en.wikipedia.org/wiki/Taylor%27s_theorem" TargetMode="External"/><Relationship Id="rId419" Type="http://schemas.openxmlformats.org/officeDocument/2006/relationships/hyperlink" Target="https://en.wikipedia.org/wiki/Wald_test" TargetMode="External"/><Relationship Id="rId42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3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272" Type="http://schemas.openxmlformats.org/officeDocument/2006/relationships/hyperlink" Target="https://morrison-lab.github.io/pds/probability-basics.html#def-odds" TargetMode="External"/><Relationship Id="rId57" Type="http://schemas.openxmlformats.org/officeDocument/2006/relationships/hyperlink" Target="https://morrison-lab.github.io/pds/probability-basics.html#def-probability" TargetMode="External"/><Relationship Id="rId281" Type="http://schemas.openxmlformats.org/officeDocument/2006/relationships/hyperlink" Target="https://morrison-lab.github.io/pds/variance-covariance.html#def-deviation-pop-mean" TargetMode="External"/><Relationship Id="rId72" Type="http://schemas.openxmlformats.org/officeDocument/2006/relationships/hyperlink" Target="https://morrison-lab.github.io/pds/variance-covariance.html#def-variance" TargetMode="External"/><Relationship Id="rId137" Type="http://schemas.openxmlformats.org/officeDocument/2006/relationships/hyperlink" Target="https://online.stat.psu.edu/stat504/Lesson02" TargetMode="External"/><Relationship Id="rId435" Type="http://schemas.openxmlformats.org/officeDocument/2006/relationships/hyperlink" Target="https://www.cengage.com/c/applied-regression-analysis-and-other-multivariable-methods-5e-kleinbaum/9781285051086/" TargetMode="External"/><Relationship Id="rId391" Type="http://schemas.openxmlformats.org/officeDocument/2006/relationships/hyperlink" Target="https://www.cengage.com/c/statistical-inference-2e-casella-berger/9780534243128/" TargetMode="External"/><Relationship Id="rId397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6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18" Type="http://schemas.openxmlformats.org/officeDocument/2006/relationships/hyperlink" Target="inference.qmd#def-test-statistic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268" Type="http://schemas.openxmlformats.org/officeDocument/2006/relationships/hyperlink" Target="model-validation.qmd#def-covariat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2026-10-22T18:15:16Z</dcterms:created>
  <dcterms:modified xsi:type="dcterms:W3CDTF">2026-10-22T18:15:16Z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