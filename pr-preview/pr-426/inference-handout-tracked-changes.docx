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Statistical Inference</w:t>
      </w:r>
    </w:p>
    <w:p>
      <w:pPr>
        <w:pStyle w:val="Date"/>
      </w:pPr>
      <w:del w:id="1" w:author="PR Preview" w:date="2026-01-01T00:00:00Z">
        <w:r>
          <w:delText xml:space="preserve">Last modified: 2026-10-22 09:54:26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10:53:49 (PDT)</w:t>
        </w:r>
      </w:ins>
    </w:p>
    <w:bookmarkStart w:id="12" w:name="inference"/>
    <w:p>
      <w:pPr>
        <w:pStyle w:val="Heading2"/>
      </w:pPr>
      <w:r>
        <w:t xml:space="preserve">1 Inference</w:t>
      </w:r>
    </w:p>
    <w:bookmarkStart w:id="9" w:name="def-inference"/>
    <w:p>
      <w:pPr>
        <w:pStyle w:val="FirstParagraph"/>
      </w:pPr>
      <w:r>
        <w:rPr>
          <w:b/>
          <w:bCs/>
        </w:rPr>
        <w:t xml:space="preserve">Definition 1 (Statistical inference)</w:t>
      </w:r>
      <w:r>
        <w:t xml:space="preserve"> </w:t>
      </w:r>
      <w:r>
        <w:rPr>
          <w:b/>
          <w:bCs/>
        </w:rPr>
        <w:t xml:space="preserve">Statistical inference</w:t>
      </w:r>
      <w:r>
        <w:t xml:space="preserve"> </w:t>
      </w:r>
      <w:r>
        <w:t xml:space="preserve">is the process of analyzing data</w:t>
      </w:r>
      <w:r>
        <w:t xml:space="preserve"> </w:t>
      </w:r>
      <w:r>
        <w:t xml:space="preserve">to learn about the shape and structure of the probability distribution</w:t>
      </w:r>
      <w:r>
        <w:t xml:space="preserve"> </w:t>
      </w:r>
      <w:r>
        <w:t xml:space="preserve">that generated those data.</w:t>
      </w:r>
    </w:p>
    <w:bookmarkEnd w:id="9"/>
    <w:p>
      <w:pPr>
        <w:pStyle w:val="BodyText"/>
      </w:pPr>
      <w:r>
        <w:t xml:space="preserve">This definition is adapted from Wikipedia’s</w:t>
      </w:r>
      <w:r>
        <w:t xml:space="preserve"> </w:t>
      </w:r>
      <w:r>
        <w:t xml:space="preserve">[1]</w:t>
      </w:r>
      <w:r>
        <w:t xml:space="preserve">.</w:t>
      </w:r>
    </w:p>
    <w:bookmarkStart w:id="11" w:name="exm-inference"/>
    <w:p>
      <w:pPr>
        <w:pStyle w:val="BodyText"/>
      </w:pPr>
      <w:r>
        <w:rPr>
          <w:b/>
          <w:bCs/>
        </w:rPr>
        <w:t xml:space="preserve">Example 1 (Inference about cholesterol in the WCGS population)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WCGS</w:t>
        </w:r>
      </w:hyperlink>
      <w:r>
        <w:t xml:space="preserve"> </w:t>
      </w:r>
      <w:r>
        <w:t xml:space="preserve">measured total cholesterol in 3,142 of its 3,154 participants.</w:t>
      </w:r>
      <w:r>
        <w:t xml:space="preserve"> </w:t>
      </w:r>
      <w:r>
        <w:t xml:space="preserve">Using those measurements to learn about</w:t>
      </w:r>
      <w:r>
        <w:t xml:space="preserve"> </w:t>
      </w:r>
      <w:r>
        <w:t xml:space="preserve">the distribution of cholesterol among men like the participants,</w:t>
      </w:r>
      <w:r>
        <w:t xml:space="preserve"> </w:t>
      </w:r>
      <w:r>
        <w:t xml:space="preserve">for example its population mean,</w:t>
      </w:r>
      <w:r>
        <w:t xml:space="preserve"> </w:t>
      </w:r>
      <w:r>
        <w:t xml:space="preserve">and quantifying how uncertain that knowledge is,</w:t>
      </w:r>
      <w:r>
        <w:t xml:space="preserve"> </w:t>
      </w:r>
      <w:r>
        <w:t xml:space="preserve">is statistical inference.</w:t>
      </w:r>
    </w:p>
    <w:bookmarkEnd w:id="11"/>
    <w:p>
      <w:pPr>
        <w:pStyle w:val="BodyText"/>
      </w:pPr>
      <w:r>
        <w:t xml:space="preserve">Statistical inference typically consists of two steps:</w:t>
      </w:r>
    </w:p>
    <w:p>
      <w:pPr>
        <w:pStyle w:val="Compact"/>
        <w:numPr>
          <w:ilvl w:val="0"/>
          <w:numId w:val="1001"/>
        </w:numPr>
      </w:pPr>
      <w:r>
        <w:t xml:space="preserve">fitting a statistical model to data;</w:t>
      </w:r>
    </w:p>
    <w:p>
      <w:pPr>
        <w:pStyle w:val="Compact"/>
        <w:numPr>
          <w:ilvl w:val="0"/>
          <w:numId w:val="1001"/>
        </w:numPr>
      </w:pPr>
      <w:r>
        <w:t xml:space="preserve">summarizing our uncertainty about the parameters of the fitted model,</w:t>
      </w:r>
      <w:r>
        <w:t xml:space="preserve"> </w:t>
      </w:r>
      <w:r>
        <w:t xml:space="preserve">based on the data (and, in Bayesian inference, on prior beliefs).</w:t>
      </w:r>
    </w:p>
    <w:p>
      <w:pPr>
        <w:pStyle w:val="FirstParagraph"/>
      </w:pPr>
      <w:r>
        <w:t xml:space="preserve">There are two predominant paradigms for statistical inference:</w:t>
      </w:r>
    </w:p>
    <w:p>
      <w:pPr>
        <w:pStyle w:val="Compact"/>
        <w:numPr>
          <w:ilvl w:val="0"/>
          <w:numId w:val="1002"/>
        </w:numPr>
      </w:pPr>
      <w:r>
        <w:t xml:space="preserve">frequentist inference,</w:t>
      </w:r>
      <w:r>
        <w:t xml:space="preserve"> </w:t>
      </w:r>
      <w:r>
        <w:t xml:space="preserve">which treats parameters as fixed unknown constants;</w:t>
      </w:r>
    </w:p>
    <w:p>
      <w:pPr>
        <w:pStyle w:val="Compact"/>
        <w:numPr>
          <w:ilvl w:val="0"/>
          <w:numId w:val="1002"/>
        </w:numPr>
      </w:pPr>
      <w:r>
        <w:t xml:space="preserve">Bayesian inference,</w:t>
      </w:r>
      <w:r>
        <w:t xml:space="preserve"> </w:t>
      </w:r>
      <w:r>
        <w:t xml:space="preserve">which treats parameters as random variables with prior distributions.</w:t>
      </w:r>
    </w:p>
    <w:bookmarkEnd w:id="12"/>
    <w:bookmarkStart w:id="28" w:name="sec-hypothesis-tests"/>
    <w:p>
      <w:pPr>
        <w:pStyle w:val="Heading2"/>
      </w:pPr>
      <w:r>
        <w:t xml:space="preserve">2 Hypothesis tests</w:t>
      </w:r>
    </w:p>
    <w:bookmarkStart w:id="17" w:name="hypotheses"/>
    <w:p>
      <w:pPr>
        <w:pStyle w:val="Heading3"/>
      </w:pPr>
      <w:r>
        <w:t xml:space="preserve">2.1 Hypotheses</w:t>
      </w:r>
    </w:p>
    <w:bookmarkStart w:id="13" w:name="def-null-hypothesis"/>
    <w:p>
      <w:pPr>
        <w:pStyle w:val="FirstParagraph"/>
      </w:pPr>
      <w:r>
        <w:rPr>
          <w:b/>
          <w:bCs/>
        </w:rPr>
        <w:t xml:space="preserve">Definition 2 (Null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is a specific claim about the parameters of a statistical model,</w:t>
      </w:r>
      <w:r>
        <w:t xml:space="preserve"> </w:t>
      </w:r>
      <w:r>
        <w:t xml:space="preserve">which a hypothesis test assesses against the data.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3"/>
    <w:bookmarkStart w:id="14" w:name="def-alternative-hypothesis"/>
    <w:p>
      <w:pPr>
        <w:pStyle w:val="BodyText"/>
      </w:pPr>
      <w:r>
        <w:rPr>
          <w:b/>
          <w:bCs/>
        </w:rPr>
        <w:t xml:space="preserve">Definition 3 (Alternative hypothesis)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alternative hypothesis</w:t>
      </w:r>
      <w:r>
        <w:t xml:space="preserve">, written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H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w:r>
        <w:t xml:space="preserve">is the claim that a hypothesis test weighs the data as evidence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t xml:space="preserve">against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.</w:t>
      </w:r>
    </w:p>
    <w:bookmarkEnd w:id="14"/>
    <w:bookmarkStart w:id="15" w:name="def-two-sided-alternative"/>
    <w:p>
      <w:pPr>
        <w:pStyle w:val="BodyText"/>
      </w:pPr>
      <w:r>
        <w:rPr>
          <w:b/>
          <w:bCs/>
        </w:rPr>
        <w:t xml:space="preserve">Definition 4 (Two-sided alternative)</w:t>
      </w:r>
      <w:r>
        <w:t xml:space="preserve"> </w:t>
      </w:r>
      <w:r>
        <w:t xml:space="preserve">For a null hypothesis that a parameter equals a value,</w:t>
      </w:r>
      <w:r>
        <w:t xml:space="preserve"> </w:t>
      </w:r>
      <w:r>
        <w:t xml:space="preserve">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two-sided alternative</w:t>
      </w:r>
      <w:r>
        <w:t xml:space="preserve"> </w:t>
      </w:r>
      <w:r>
        <w:t xml:space="preserve">is that the parameter differs from that value</w:t>
      </w:r>
      <w:r>
        <w:t xml:space="preserve"> </w:t>
      </w:r>
      <w:r>
        <w:t xml:space="preserve">in either direction: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≠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5"/>
    <w:bookmarkStart w:id="16" w:name="exm-hypotheses-wcgs"/>
    <w:p>
      <w:pPr>
        <w:pStyle w:val="BodyText"/>
      </w:pPr>
      <w:r>
        <w:rPr>
          <w:b/>
          <w:bCs/>
        </w:rPr>
        <w:t xml:space="preserve">Example 2 (Cholesterol and CHD in the WCGS)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 population mean cholesterol</w:t>
      </w:r>
      <w:r>
        <w:t xml:space="preserve"> </w:t>
      </w:r>
      <w:r>
        <w:t xml:space="preserve">of men who do and do not have a CHD event by 1969,</w:t>
      </w:r>
      <w:r>
        <w:t xml:space="preserve"> </w:t>
      </w:r>
      <w:r>
        <w:t xml:space="preserve">in the population the WCGS sampled.</w:t>
      </w:r>
      <w:r>
        <w:t xml:space="preserve"> </w:t>
      </w:r>
      <w:r>
        <w:t xml:space="preserve">A comparison of the two groups</w:t>
      </w:r>
      <w:r>
        <w:t xml:space="preserve"> </w:t>
      </w:r>
      <w:r>
        <w:t xml:space="preserve">tests the null hypothesis that the population means are equal</w:t>
      </w:r>
      <w:r>
        <w:t xml:space="preserve"> </w:t>
      </w:r>
      <w:r>
        <w:t xml:space="preserve">against the</w:t>
      </w:r>
      <w:r>
        <w:t xml:space="preserve"> </w:t>
      </w:r>
      <w:hyperlink w:anchor="def-two-sided-alternative">
        <w:r>
          <w:rPr>
            <w:rStyle w:val="Hyperlink"/>
          </w:rPr>
          <w:t xml:space="preserve">two-sided alternative</w:t>
        </w:r>
      </w:hyperlink>
      <w:r>
        <w:t xml:space="preserve"> </w:t>
      </w:r>
      <w:r>
        <w:t xml:space="preserve">that they differ: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H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t>  </m:t>
          </m:r>
          <m:sSub>
            <m:e>
              <m:r>
                <m:t>H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: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≠</m:t>
          </m:r>
          <m:sSub>
            <m:e>
              <m:r>
                <m:t>μ</m:t>
              </m:r>
            </m:e>
            <m:sub>
              <m:r>
                <m:t>0</m:t>
              </m:r>
            </m:sub>
          </m:sSub>
        </m:oMath>
      </m:oMathPara>
    </w:p>
    <w:bookmarkEnd w:id="16"/>
    <w:bookmarkEnd w:id="17"/>
    <w:bookmarkStart w:id="27" w:name="p-values"/>
    <w:p>
      <w:pPr>
        <w:pStyle w:val="Heading3"/>
      </w:pPr>
      <w:r>
        <w:t xml:space="preserve">2.2 p-values</w:t>
      </w:r>
    </w:p>
    <w:bookmarkStart w:id="18" w:name="def-test-statistic"/>
    <w:p>
      <w:pPr>
        <w:pStyle w:val="FirstParagraph"/>
      </w:pPr>
      <w:r>
        <w:rPr>
          <w:b/>
          <w:bCs/>
        </w:rPr>
        <w:t xml:space="preserve">Definition 5 (Test statistic)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test statistic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function of the data</w:t>
      </w:r>
      <w:r>
        <w:t xml:space="preserve"> </w:t>
      </w:r>
      <w:r>
        <w:t xml:space="preserve">whose distribution under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is known, exactly or approximately,</w:t>
      </w:r>
      <w:r>
        <w:t xml:space="preserve"> </w:t>
      </w:r>
      <w:r>
        <w:t xml:space="preserve">and whose larger values are more extreme,</w:t>
      </w:r>
      <w:r>
        <w:t xml:space="preserve"> </w:t>
      </w:r>
      <w:r>
        <w:t xml:space="preserve">meaning less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more consistent with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18"/>
    <w:bookmarkStart w:id="19" w:name="def-p-value"/>
    <w:p>
      <w:pPr>
        <w:pStyle w:val="BodyText"/>
      </w:pPr>
      <w:r>
        <w:rPr>
          <w:b/>
          <w:bCs/>
        </w:rPr>
        <w:t xml:space="preserve">Definition 6 (p-value)</w:t>
      </w:r>
      <w:r>
        <w:t xml:space="preserve"> </w:t>
      </w:r>
      <w:r>
        <w:t xml:space="preserve">Given a</w:t>
      </w:r>
      <w:r>
        <w:t xml:space="preserve"> </w:t>
      </w:r>
      <w:hyperlink w:anchor="def-test-statistic">
        <w:r>
          <w:rPr>
            <w:rStyle w:val="Hyperlink"/>
          </w:rPr>
          <w:t xml:space="preserve">test statistic</w:t>
        </w:r>
      </w:hyperlink>
      <w:r>
        <w:t xml:space="preserve"> </w:t>
      </w:r>
      <m:oMath>
        <m:r>
          <m:t>T</m:t>
        </m:r>
      </m:oMath>
      <w:r>
        <w:t xml:space="preserve"> </w:t>
      </w:r>
      <w:r>
        <w:t xml:space="preserve">whose observed value is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p-value</w:t>
      </w:r>
      <w:r>
        <w:t xml:space="preserve"> </w:t>
      </w:r>
      <w:r>
        <w:t xml:space="preserve">is the probability</w:t>
      </w:r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at least as extreme as the value observed,</w:t>
      </w:r>
      <w:r>
        <w:t xml:space="preserve"> </w:t>
      </w:r>
      <w:r>
        <w:t xml:space="preserve">computed with the data distributed as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specifies: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Pr</m:t>
              </m:r>
            </m:e>
            <m:lim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</m:lim>
          </m:limLow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 the null hypothesis allows more than one distribution</w:t>
      </w:r>
      <w:r>
        <w:t xml:space="preserve"> </w:t>
      </w:r>
      <w:r>
        <w:t xml:space="preserve">(a</w:t>
      </w:r>
      <w:r>
        <w:t xml:space="preserve"> </w:t>
      </w:r>
      <w:r>
        <w:rPr>
          <w:i/>
          <w:iCs/>
        </w:rPr>
        <w:t xml:space="preserve">composite</w:t>
      </w:r>
      <w:r>
        <w:t xml:space="preserve"> </w:t>
      </w:r>
      <w:r>
        <w:t xml:space="preserve">null hypothesis, such as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unknown variances),</w:t>
      </w:r>
      <w:r>
        <w:t xml:space="preserve"> </w:t>
      </w:r>
      <w:r>
        <w:t xml:space="preserve">the p-value is the largest such probability over those distributions,</w:t>
      </w:r>
      <w:r>
        <w:t xml:space="preserve"> </w:t>
      </w:r>
      <w:r>
        <w:t xml:space="preserve">or an approximation to it.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19"/>
    <w:bookmarkStart w:id="20" w:name="rem-p-value-not-posterior"/>
    <w:p>
      <w:pPr>
        <w:pStyle w:val="BodyText"/>
      </w:pPr>
      <w:r>
        <w:rPr>
          <w:i/>
          <w:iCs/>
        </w:rPr>
        <w:t xml:space="preserve">Remark 1</w:t>
      </w:r>
      <w:r>
        <w:t xml:space="preserve"> (A p-value is not the probability that the null hypothesis is true). </w:t>
      </w:r>
      <w:r>
        <w:t xml:space="preserve">A p-value is computed assuming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w:r>
        <w:t xml:space="preserve">so it is not the probability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given the data.</w:t>
      </w:r>
    </w:p>
    <w:bookmarkEnd w:id="20"/>
    <w:bookmarkStart w:id="21" w:name="def-significance-level"/>
    <w:p>
      <w:pPr>
        <w:pStyle w:val="BodyText"/>
      </w:pPr>
      <w:r>
        <w:rPr>
          <w:b/>
          <w:bCs/>
        </w:rPr>
        <w:t xml:space="preserve">Definition 7 (Significance level)</w:t>
      </w:r>
      <w:r>
        <w:t xml:space="preserve"> </w:t>
      </w:r>
      <w:r>
        <w:t xml:space="preserve">A hypothesis test with</w:t>
      </w:r>
      <w:r>
        <w:t xml:space="preserve"> </w:t>
      </w:r>
      <w:r>
        <w:rPr>
          <w:b/>
          <w:bCs/>
        </w:rPr>
        <w:t xml:space="preserve">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 the</w:t>
      </w:r>
      <w:r>
        <w:t xml:space="preserve"> </w:t>
      </w:r>
      <w:hyperlink w:anchor="def-null-hypothesis">
        <w:r>
          <w:rPr>
            <w:rStyle w:val="Hyperlink"/>
          </w:rPr>
          <w:t xml:space="preserve">null hypothesis</w:t>
        </w:r>
      </w:hyperlink>
      <w:r>
        <w:t xml:space="preserve"> </w:t>
      </w:r>
      <w:r>
        <w:t xml:space="preserve">when the</w:t>
      </w:r>
      <w:r>
        <w:t xml:space="preserve"> </w:t>
      </w:r>
      <w:hyperlink w:anchor="def-p-value">
        <w:r>
          <w:rPr>
            <w:rStyle w:val="Hyperlink"/>
          </w:rPr>
          <w:t xml:space="preserve">p-value</w:t>
        </w:r>
      </w:hyperlink>
      <w:r>
        <w:t xml:space="preserve"> </w:t>
      </w:r>
      <w:r>
        <w:t xml:space="preserve">is at most</w:t>
      </w:r>
      <w:r>
        <w:t xml:space="preserve"> </w:t>
      </w:r>
      <m:oMath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21"/>
    <w:bookmarkStart w:id="22" w:name="rem-significance-level-convention"/>
    <w:p>
      <w:pPr>
        <w:pStyle w:val="BodyText"/>
      </w:pPr>
      <w:r>
        <w:rPr>
          <w:i/>
          <w:iCs/>
        </w:rPr>
        <w:t xml:space="preserve">Remark 2</w:t>
      </w:r>
      <w:r>
        <w:t xml:space="preserve"> (Choosing a significance level).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is a common convention, not a rule.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 and the p-value is computed exactly,</w:t>
      </w:r>
      <w:r>
        <w:t xml:space="preserve"> </w:t>
      </w:r>
      <w:r>
        <w:t xml:space="preserve">a test with significance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with probability at most</w:t>
      </w:r>
      <w:r>
        <w:t xml:space="preserve"> </w:t>
      </w:r>
      <m:oMath>
        <m:r>
          <m:t>α</m:t>
        </m:r>
      </m:oMath>
      <w:r>
        <w:t xml:space="preserve">;</w:t>
      </w:r>
      <w:r>
        <w:t xml:space="preserve"> </w:t>
      </w:r>
      <w:r>
        <w:t xml:space="preserve">for a test based on an approximate p-value, such as a large-sample test,</w:t>
      </w:r>
      <w:r>
        <w:t xml:space="preserve"> </w:t>
      </w:r>
      <w:r>
        <w:t xml:space="preserve">this holds only approximately.</w:t>
      </w:r>
    </w:p>
    <w:bookmarkEnd w:id="22"/>
    <w:bookmarkStart w:id="23" w:name="def-statistically-significant"/>
    <w:p>
      <w:pPr>
        <w:pStyle w:val="BodyText"/>
      </w:pPr>
      <w:r>
        <w:rPr>
          <w:b/>
          <w:bCs/>
        </w:rPr>
        <w:t xml:space="preserve">Definition 8 (Statistically significant)</w:t>
      </w:r>
      <w:r>
        <w:t xml:space="preserve"> </w:t>
      </w:r>
      <w:r>
        <w:t xml:space="preserve">A result is</w:t>
      </w:r>
      <w:r>
        <w:t xml:space="preserve"> </w:t>
      </w:r>
      <w:r>
        <w:rPr>
          <w:b/>
          <w:bCs/>
        </w:rPr>
        <w:t xml:space="preserve">statistically significant</w:t>
      </w:r>
      <w:r>
        <w:t xml:space="preserve"> </w:t>
      </w:r>
      <w:r>
        <w:t xml:space="preserve">at level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if it leads a test with</w:t>
      </w:r>
      <w:r>
        <w:t xml:space="preserve"> </w:t>
      </w:r>
      <w:hyperlink w:anchor="def-significance-level">
        <w:r>
          <w:rPr>
            <w:rStyle w:val="Hyperlink"/>
          </w:rPr>
          <w:t xml:space="preserve">significance level</w:t>
        </w:r>
      </w:hyperlink>
      <w:r>
        <w:t xml:space="preserve"> </w:t>
      </w:r>
      <m:oMath>
        <m:r>
          <m:t>α</m:t>
        </m:r>
      </m:oMath>
      <w:r>
        <w:t xml:space="preserve"> </w:t>
      </w:r>
      <w:r>
        <w:t xml:space="preserve">to reject the null hypothesis.</w:t>
      </w:r>
    </w:p>
    <w:bookmarkEnd w:id="23"/>
    <w:bookmarkStart w:id="25" w:name="exm-p-value-wcgs"/>
    <w:p>
      <w:pPr>
        <w:pStyle w:val="BodyText"/>
      </w:pPr>
      <w:r>
        <w:rPr>
          <w:b/>
          <w:bCs/>
        </w:rPr>
        <w:t xml:space="preserve">Example 3 (Testing whether population mean cholesterol differs by CHD status)</w:t>
      </w:r>
      <w:r>
        <w:t xml:space="preserve"> </w:t>
      </w:r>
      <w:r>
        <w:t xml:space="preserve">Continuing</w:t>
      </w:r>
      <w:r>
        <w:t xml:space="preserve"> </w:t>
      </w:r>
      <w:hyperlink w:anchor="exm-hypotheses-wcgs">
        <w:r>
          <w:rPr>
            <w:rStyle w:val="Hyperlink"/>
          </w:rPr>
          <w:t xml:space="preserve">Example 2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be the two groups’ sample mean cholesterol,</w:t>
      </w:r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0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 and the samples are large,</w:t>
      </w:r>
      <w:r>
        <w:t xml:space="preserve"> </w:t>
      </w:r>
      <w:r>
        <w:t xml:space="preserve">the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rad>
            </m:den>
          </m:f>
        </m:oMath>
      </m:oMathPara>
    </w:p>
    <w:p>
      <w:pPr>
        <w:pStyle w:val="FirstParagraph"/>
      </w:pPr>
      <w:r>
        <w:t xml:space="preserve">has approximately a standard Gaussian distribution.</w:t>
      </w:r>
      <w:r>
        <w:t xml:space="preserve"> </w:t>
      </w:r>
      <w:r>
        <w:t xml:space="preserve">Extreme values in either direction are evidence for the two-sided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test statistic is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Φ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z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</w:p>
    <w:p>
      <w:pPr>
        <w:pStyle w:val="SourceCode"/>
      </w:pPr>
      <w:r>
        <w:rPr>
          <w:rStyle w:val="NormalTok"/>
        </w:rPr>
        <w:t xml:space="preserve">chol_by_chd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(x)])</w:t>
      </w:r>
      <w:r>
        <w:br/>
      </w:r>
      <w:r>
        <w:rPr>
          <w:rStyle w:val="NormalTok"/>
        </w:rPr>
        <w:t xml:space="preserve">x1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x0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chol_by_chd[[</w:t>
      </w:r>
      <w:r>
        <w:rPr>
          <w:rStyle w:val="StringTok"/>
        </w:rPr>
        <w:t xml:space="preserve">"No"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diff_means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(x0)</w:t>
      </w:r>
      <w:r>
        <w:br/>
      </w:r>
      <w:r>
        <w:rPr>
          <w:rStyle w:val="NormalTok"/>
        </w:rPr>
        <w:t xml:space="preserve">se_diff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(x1)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(x0)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(x0))</w:t>
      </w:r>
      <w:r>
        <w:br/>
      </w: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diff_means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se_diff</w:t>
      </w:r>
      <w:r>
        <w:br/>
      </w:r>
      <w:r>
        <w:rPr>
          <w:rStyle w:val="NormalTok"/>
        </w:rPr>
        <w:t xml:space="preserve">p_value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diff_means,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se_diff,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p_value)</w:t>
      </w:r>
      <w:r>
        <w:br/>
      </w:r>
      <w:r>
        <w:rPr>
          <w:rStyle w:val="CommentTok"/>
        </w:rPr>
        <w:t xml:space="preserve">#&gt;  difference          se           z     p_value </w:t>
      </w:r>
      <w:r>
        <w:br/>
      </w:r>
      <w:r>
        <w:rPr>
          <w:rStyle w:val="CommentTok"/>
        </w:rPr>
        <w:t xml:space="preserve">#&gt; 2.58087e+01 3.17988e+00 8.11626e+00 4.80780e-16</w:t>
      </w:r>
    </w:p>
    <w:p>
      <w:pPr>
        <w:pStyle w:val="FirstParagraph"/>
      </w:pPr>
      <w:r>
        <w:t xml:space="preserve">The p-value is far below 0.05,</w:t>
      </w:r>
      <w:r>
        <w:t xml:space="preserve"> </w:t>
      </w:r>
      <w:r>
        <w:t xml:space="preserve">so at significance level 0.05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</w:t>
      </w:r>
      <w:r>
        <w:t xml:space="preserve"> </w:t>
      </w:r>
      <w:r>
        <w:t xml:space="preserve">the data provide</w:t>
      </w:r>
      <w:r>
        <w:t xml:space="preserve"> </w:t>
      </w:r>
      <w:hyperlink w:anchor="def-statistically-significant">
        <w:r>
          <w:rPr>
            <w:rStyle w:val="Hyperlink"/>
          </w:rPr>
          <w:t xml:space="preserve">statistically significant</w:t>
        </w:r>
      </w:hyperlink>
      <w:r>
        <w:t xml:space="preserve"> </w:t>
      </w:r>
      <w:r>
        <w:t xml:space="preserve">evidence</w:t>
      </w:r>
      <w:r>
        <w:t xml:space="preserve"> </w:t>
      </w:r>
      <w:r>
        <w:t xml:space="preserve">that population mean cholesterol differs between the two groups.</w:t>
      </w:r>
    </w:p>
    <w:bookmarkEnd w:id="25"/>
    <w:p>
      <w:pPr>
        <w:pStyle w:val="BodyText"/>
      </w:pPr>
      <w:r>
        <w:t xml:space="preserve">5MinuteAI explains</w:t>
      </w:r>
      <w:r>
        <w:t xml:space="preserve"> </w:t>
      </w:r>
      <w:hyperlink r:id="rId26">
        <w:r>
          <w:rPr>
            <w:rStyle w:val="Hyperlink"/>
          </w:rPr>
          <w:t xml:space="preserve">hypothesis testing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Hogg et al. [8, Sec. 8.1], pp. 361–368</w:t>
      </w:r>
      <w:r>
        <w:t xml:space="preserve"> </w:t>
      </w:r>
      <w:r>
        <w:t xml:space="preserve">covers tests about one mean.</w:t>
      </w:r>
    </w:p>
    <w:p>
      <w:pPr>
        <w:pStyle w:val="Compact"/>
        <w:numPr>
          <w:ilvl w:val="0"/>
          <w:numId w:val="1003"/>
        </w:numPr>
      </w:pPr>
      <w:r>
        <w:t xml:space="preserve">Hogg et al. [8, Sec. 8.6], pp. 403–409</w:t>
      </w:r>
      <w:r>
        <w:t xml:space="preserve"> </w:t>
      </w:r>
      <w:r>
        <w:t xml:space="preserve">covers power of a statistical test.</w:t>
      </w:r>
    </w:p>
    <w:p>
      <w:pPr>
        <w:pStyle w:val="Compact"/>
        <w:numPr>
          <w:ilvl w:val="0"/>
          <w:numId w:val="1003"/>
        </w:numPr>
      </w:pPr>
      <w:r>
        <w:t xml:space="preserve">Casella and Berger [9, Sec. 8.3], pp. 382–401</w:t>
      </w:r>
      <w:r>
        <w:t xml:space="preserve"> </w:t>
      </w:r>
      <w:r>
        <w:t xml:space="preserve">covers methods of evaluating tests.</w:t>
      </w:r>
    </w:p>
    <w:p>
      <w:pPr>
        <w:pStyle w:val="Compact"/>
        <w:numPr>
          <w:ilvl w:val="0"/>
          <w:numId w:val="1003"/>
        </w:numPr>
      </w:pPr>
      <w:r>
        <w:t xml:space="preserve">Rice [10, Sec. 9.2], pp. 331–336</w:t>
      </w:r>
      <w:r>
        <w:t xml:space="preserve"> </w:t>
      </w:r>
      <w:r>
        <w:t xml:space="preserve">covers the Neyman–Pearson paradigm.</w:t>
      </w:r>
    </w:p>
    <w:bookmarkEnd w:id="27"/>
    <w:bookmarkEnd w:id="28"/>
    <w:bookmarkStart w:id="36" w:name="sec-reference-distributions"/>
    <w:p>
      <w:pPr>
        <w:pStyle w:val="Heading2"/>
      </w:pPr>
      <w:r>
        <w:t xml:space="preserve">3 Reference distributions</w:t>
      </w:r>
    </w:p>
    <w:p>
      <w:pPr>
        <w:pStyle w:val="FirstParagraph"/>
      </w:pPr>
      <w:r>
        <w:t xml:space="preserve">The tests on this page compare a test statistic</w:t>
      </w:r>
      <w:r>
        <w:t xml:space="preserve"> </w:t>
      </w:r>
      <w:r>
        <w:t xml:space="preserve">with one of three families of distributions,</w:t>
      </w:r>
      <w:r>
        <w:t xml:space="preserve"> </w:t>
      </w:r>
      <w:r>
        <w:t xml:space="preserve">each built from independent standard Gaussian random variables.</w:t>
      </w:r>
      <w:r>
        <w:t xml:space="preserve"> </w:t>
      </w:r>
      <w:r>
        <w:t xml:space="preserve">Here,</w:t>
      </w:r>
      <w:r>
        <w:t xml:space="preserve"> </w:t>
      </w:r>
      <w:r>
        <w:t xml:space="preserve">“independent”</w:t>
      </w:r>
      <w:r>
        <w:t xml:space="preserve"> </w:t>
      </w:r>
      <w:r>
        <w:t xml:space="preserve">means mutually</w:t>
      </w:r>
      <w:r>
        <w:t xml:space="preserve"> </w:t>
      </w:r>
      <w:hyperlink r:id="rId29">
        <w:r>
          <w:rPr>
            <w:rStyle w:val="Hyperlink"/>
          </w:rPr>
          <w:t xml:space="preserve">independent</w:t>
        </w:r>
      </w:hyperlink>
      <w:r>
        <w:t xml:space="preserve">.</w:t>
      </w:r>
    </w:p>
    <w:bookmarkStart w:id="30" w:name="def-chi-square-dist"/>
    <w:p>
      <w:pPr>
        <w:pStyle w:val="BodyText"/>
      </w:pPr>
      <w:r>
        <w:rPr>
          <w:b/>
          <w:bCs/>
        </w:rPr>
        <w:t xml:space="preserve">Definition 9 (Chi-square distribution)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independent random variables,</w:t>
      </w:r>
      <w:r>
        <w:t xml:space="preserve"> </w:t>
      </w:r>
      <w:r>
        <w:t xml:space="preserve">each with the standard Gaussian distribution.</w:t>
      </w:r>
      <w:r>
        <w:t xml:space="preserve"> </w:t>
      </w:r>
      <w:r>
        <w:t xml:space="preserve">The distribution of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Sup>
              <m:e>
                <m:r>
                  <m:t>Z</m:t>
                </m:r>
              </m:e>
              <m:sub>
                <m:r>
                  <m:t>j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chi-square 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[11]</w:t>
      </w:r>
      <w:r>
        <w:t xml:space="preserve">.</w:t>
      </w:r>
    </w:p>
    <w:bookmarkEnd w:id="30"/>
    <w:bookmarkStart w:id="31" w:name="exm-chi-square-dist"/>
    <w:p>
      <w:pPr>
        <w:pStyle w:val="BodyText"/>
      </w:pPr>
      <w:r>
        <w:rPr>
          <w:b/>
          <w:bCs/>
        </w:rPr>
        <w:t xml:space="preserve">Example 4 (The 0.95 quantile of</w:t>
      </w:r>
      <w:r>
        <w:rPr>
          <w:b/>
          <w:bCs/>
        </w:rP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)</w:t>
      </w:r>
      <w:r>
        <w:t xml:space="preserve"> </w:t>
      </w:r>
      <w:r>
        <w:t xml:space="preserve">By</w:t>
      </w:r>
      <w:r>
        <w:t xml:space="preserve"> 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,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random variable is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 standard Gaussian</w:t>
      </w:r>
      <w:r>
        <w:t xml:space="preserve"> </w:t>
      </w:r>
      <m:oMath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Z</m:t>
            </m:r>
          </m:e>
          <m:sup>
            <m:r>
              <m:t>2</m:t>
            </m:r>
          </m:sup>
        </m:sSup>
        <m:r>
          <m:rPr>
            <m:sty m:val="p"/>
          </m:rPr>
          <m:t>≤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−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≤</m:t>
        </m:r>
        <m:r>
          <m:t>Z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r>
              <m:t>c</m:t>
            </m:r>
          </m:e>
        </m:rad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0.95 quantile of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is the square of the 0.975 quantile of the standard Gaussian distribution: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chisq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qchisq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gaussian_squared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 chisq gaussian_squared </w:t>
      </w:r>
      <w:r>
        <w:br/>
      </w:r>
      <w:r>
        <w:rPr>
          <w:rStyle w:val="CommentTok"/>
        </w:rPr>
        <w:t xml:space="preserve">#&gt;          3.84146          3.84146</w:t>
      </w:r>
    </w:p>
    <w:bookmarkEnd w:id="31"/>
    <w:bookmarkStart w:id="32" w:name="def-t-dist"/>
    <w:p>
      <w:pPr>
        <w:pStyle w:val="FirstParagraph"/>
      </w:pPr>
      <w:r>
        <w:rPr>
          <w:b/>
          <w:bCs/>
        </w:rPr>
        <w:t xml:space="preserve">Definition 10 (t-distribution (Student’s t-distribution))</w:t>
      </w:r>
      <w:r>
        <w:t xml:space="preserve"> </w:t>
      </w:r>
      <w:r>
        <w:t xml:space="preserve">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have the standard Gaussian 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k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Z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V</m:t>
                  </m:r>
                  <m:r>
                    <m:rPr>
                      <m:sty m:val="p"/>
                    </m:rPr>
                    <m:t>/</m:t>
                  </m:r>
                  <m:r>
                    <m:t>k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t-distribution with</w:t>
      </w:r>
      <w:r>
        <w:rPr>
          <w:b/>
          <w:bCs/>
        </w:rPr>
        <w:t xml:space="preserve"> </w:t>
      </w:r>
      <m:oMath>
        <m:r>
          <m:t>k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Student’s t-distribution</w:t>
      </w:r>
      <w:r>
        <w:t xml:space="preserve">), written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[12]</w:t>
      </w:r>
      <w:r>
        <w:t xml:space="preserve">.</w:t>
      </w:r>
    </w:p>
    <w:bookmarkEnd w:id="32"/>
    <w:bookmarkStart w:id="33" w:name="exm-t-dist"/>
    <w:p>
      <w:pPr>
        <w:pStyle w:val="BodyText"/>
      </w:pPr>
      <w:r>
        <w:rPr>
          <w:b/>
          <w:bCs/>
        </w:rPr>
        <w:t xml:space="preserve">Example 5 (t quantiles approach Gaussian quantiles)</w:t>
      </w:r>
      <w:r>
        <w:t xml:space="preserve"> </w:t>
      </w:r>
      <w:r>
        <w:t xml:space="preserve">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larger than</w:t>
      </w:r>
      <w:r>
        <w:t xml:space="preserve"> </w:t>
      </w:r>
      <w:r>
        <w:t xml:space="preserve">the standard Gaussian’s 0.975 quantile, 1.96,</w:t>
      </w:r>
      <w:r>
        <w:t xml:space="preserve"> </w:t>
      </w:r>
      <w:r>
        <w:t xml:space="preserve">and approaches it 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grows:</w:t>
      </w:r>
    </w:p>
    <w:p>
      <w:pPr>
        <w:pStyle w:val="SourceCode"/>
      </w:pPr>
      <w:r>
        <w:rPr>
          <w:rStyle w:val="NormalTok"/>
        </w:rPr>
        <w:t xml:space="preserve">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2760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t_quantile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k))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k t_quantile</w:t>
      </w:r>
      <w:r>
        <w:br/>
      </w:r>
      <w:r>
        <w:rPr>
          <w:rStyle w:val="CommentTok"/>
        </w:rPr>
        <w:t xml:space="preserve">#&gt;   &lt;dbl&gt;      &lt;dbl&gt;</w:t>
      </w:r>
      <w:r>
        <w:br/>
      </w:r>
      <w:r>
        <w:rPr>
          <w:rStyle w:val="CommentTok"/>
        </w:rPr>
        <w:t xml:space="preserve">#&gt; 1     4       2.78</w:t>
      </w:r>
      <w:r>
        <w:br/>
      </w:r>
      <w:r>
        <w:rPr>
          <w:rStyle w:val="CommentTok"/>
        </w:rPr>
        <w:t xml:space="preserve">#&gt; 2     9       2.26</w:t>
      </w:r>
      <w:r>
        <w:br/>
      </w:r>
      <w:r>
        <w:rPr>
          <w:rStyle w:val="CommentTok"/>
        </w:rPr>
        <w:t xml:space="preserve">#&gt; 3    29       2.05</w:t>
      </w:r>
      <w:r>
        <w:br/>
      </w:r>
      <w:r>
        <w:rPr>
          <w:rStyle w:val="CommentTok"/>
        </w:rPr>
        <w:t xml:space="preserve">#&gt; 4    99       1.98</w:t>
      </w:r>
      <w:r>
        <w:br/>
      </w:r>
      <w:r>
        <w:rPr>
          <w:rStyle w:val="CommentTok"/>
        </w:rPr>
        <w:t xml:space="preserve">#&gt; 5  2760       1.96</w:t>
      </w:r>
    </w:p>
    <w:p>
      <w:pPr>
        <w:pStyle w:val="FirstParagraph"/>
      </w:pPr>
      <w:r>
        <w:t xml:space="preserve">So t-based intervals and tests differ noticeably from Gaussian-based ones</w:t>
      </w:r>
      <w:r>
        <w:t xml:space="preserve"> </w:t>
      </w:r>
      <w:r>
        <w:t xml:space="preserve">only in small samples.</w:t>
      </w:r>
    </w:p>
    <w:bookmarkEnd w:id="33"/>
    <w:bookmarkStart w:id="34" w:name="def-f-dist"/>
    <w:p>
      <w:pPr>
        <w:pStyle w:val="BodyText"/>
      </w:pPr>
      <w:r>
        <w:rPr>
          <w:b/>
          <w:bCs/>
        </w:rPr>
        <w:t xml:space="preserve">Definition 11 (F-distribution)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let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have the</w:t>
      </w:r>
      <w:r>
        <w:t xml:space="preserve"> </w:t>
      </w:r>
      <m:oMath>
        <m:sSubSup>
          <m:e>
            <m:r>
              <m:t>χ</m:t>
            </m:r>
          </m:e>
          <m:sub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 independent.</w:t>
      </w:r>
      <w:r>
        <w:t xml:space="preserve"> </w:t>
      </w:r>
      <w:r>
        <w:t xml:space="preserve">The distribution of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U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1</m:t>
                  </m:r>
                </m:sub>
              </m:sSub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sSub>
                <m:e>
                  <m:r>
                    <m:t>k</m:t>
                  </m:r>
                </m:e>
                <m:sub>
                  <m:r>
                    <m:t>2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is the</w:t>
      </w:r>
      <w:r>
        <w:t xml:space="preserve"> </w:t>
      </w:r>
      <w:r>
        <w:rPr>
          <w:b/>
          <w:bCs/>
        </w:rPr>
        <w:t xml:space="preserve">F-distribution with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1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sSub>
          <m:e>
            <m:r>
              <m:t>k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 </w:t>
      </w:r>
      <w:r>
        <w:rPr>
          <w:b/>
          <w:bCs/>
        </w:rPr>
        <w:t xml:space="preserve">degrees of freedom</w:t>
      </w:r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t>F</m:t>
            </m:r>
          </m:e>
          <m:sub>
            <m:sSub>
              <m:e>
                <m:r>
                  <m:t>k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k</m:t>
                </m:r>
              </m:e>
              <m:sub>
                <m:r>
                  <m:t>2</m:t>
                </m:r>
              </m:sub>
            </m:sSub>
          </m:sub>
        </m:sSub>
      </m:oMath>
      <w:r>
        <w:t xml:space="preserve">.</w:t>
      </w:r>
    </w:p>
    <w:bookmarkEnd w:id="34"/>
    <w:bookmarkStart w:id="35" w:name="exm-f-dist"/>
    <w:p>
      <w:pPr>
        <w:pStyle w:val="BodyText"/>
      </w:pPr>
      <w:r>
        <w:rPr>
          <w:b/>
          <w:bCs/>
        </w:rPr>
        <w:t xml:space="preserve">Example 6 (A squared t random variable has an F-distribution)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t>k</m:t>
            </m:r>
          </m:e>
        </m:rad>
      </m:oMath>
      <w:r>
        <w:t xml:space="preserve"> </w:t>
      </w:r>
      <w:r>
        <w:t xml:space="preserve">as in</w:t>
      </w:r>
      <w:r>
        <w:t xml:space="preserve"> </w:t>
      </w:r>
      <w:hyperlink w:anchor="def-t-dist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T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/</m:t>
              </m:r>
              <m:r>
                <m:t>1</m:t>
              </m:r>
            </m:num>
            <m:den>
              <m:r>
                <m:t>V</m:t>
              </m:r>
              <m:r>
                <m:rPr>
                  <m:sty m:val="p"/>
                </m:rPr>
                <m:t>/</m:t>
              </m:r>
              <m:r>
                <m:t>k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(</w:t>
      </w:r>
      <w:hyperlink w:anchor="def-chi-square-dist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is independent of</w:t>
      </w:r>
      <w:r>
        <w:t xml:space="preserve"> </w:t>
      </w:r>
      <m:oMath>
        <m:r>
          <m:t>V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w:anchor="def-f-dist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the 0.95 quantile of</w:t>
      </w:r>
      <w:r>
        <w:t xml:space="preserve"> </w:t>
      </w:r>
      <m:oMath>
        <m:sSub>
          <m:e>
            <m:r>
              <m:t>F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k</m:t>
            </m:r>
          </m:sub>
        </m:sSub>
      </m:oMath>
      <w:r>
        <w:t xml:space="preserve"> </w:t>
      </w:r>
      <w:r>
        <w:t xml:space="preserve">is the square of the 0.975 quantile of</w:t>
      </w:r>
      <w:r>
        <w:t xml:space="preserve"> </w:t>
      </w:r>
      <m:oMath>
        <m:sSub>
          <m:e>
            <m:r>
              <m:t>t</m:t>
            </m:r>
          </m:e>
          <m:sub>
            <m:r>
              <m:t>k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qf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df1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t_squared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 5.11736   5.11736</w:t>
      </w:r>
    </w:p>
    <w:bookmarkEnd w:id="35"/>
    <w:bookmarkEnd w:id="36"/>
    <w:bookmarkStart w:id="45" w:name="sec-CI"/>
    <w:p>
      <w:pPr>
        <w:pStyle w:val="Heading2"/>
      </w:pPr>
      <w:r>
        <w:t xml:space="preserve">4 Confidence intervals</w:t>
      </w:r>
    </w:p>
    <w:bookmarkStart w:id="37" w:name="def-confidence-interval"/>
    <w:p>
      <w:pPr>
        <w:pStyle w:val="FirstParagraph"/>
      </w:pPr>
      <w:r>
        <w:rPr>
          <w:b/>
          <w:bCs/>
        </w:rPr>
        <w:t xml:space="preserve">Definition 12 (Confidence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data,</w:t>
      </w:r>
      <w:r>
        <w:t xml:space="preserve"> </w:t>
      </w:r>
      <w:r>
        <w:t xml:space="preserve">such that for every possible value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L</m:t>
          </m:r>
          <m:r>
            <m:rPr>
              <m:sty m:val="p"/>
            </m:rPr>
            <m:t>≤</m:t>
          </m:r>
          <m:r>
            <m:t>θ</m:t>
          </m:r>
          <m:r>
            <m:rPr>
              <m:sty m:val="p"/>
            </m:rPr>
            <m:t>≤</m:t>
          </m:r>
          <m:r>
            <m:t>U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p>
      <w:pPr>
        <w:pStyle w:val="FirstParagraph"/>
      </w:pPr>
      <w:r>
        <w:t xml:space="preserve">The probability is over repeated samples from the data-generating process,</w:t>
      </w:r>
      <w:r>
        <w:t xml:space="preserve"> </w:t>
      </w:r>
      <w:r>
        <w:t xml:space="preserve">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[13]</w:t>
      </w:r>
      <w:r>
        <w:t xml:space="preserve">.</w:t>
      </w:r>
    </w:p>
    <w:bookmarkEnd w:id="37"/>
    <w:bookmarkStart w:id="38" w:name="def-coverage-probability"/>
    <w:p>
      <w:pPr>
        <w:pStyle w:val="BodyText"/>
      </w:pPr>
      <w:r>
        <w:rPr>
          <w:b/>
          <w:bCs/>
        </w:rPr>
        <w:t xml:space="preserve">Definition 13 (Coverage probability)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coverage probability</w:t>
      </w:r>
      <w:r>
        <w:t xml:space="preserve"> </w:t>
      </w:r>
      <w:r>
        <w:t xml:space="preserve">of an interval</w:t>
      </w:r>
      <w:r>
        <w:t xml:space="preserve"> </w:t>
      </w:r>
      <m:oMath>
        <m:r>
          <m:rPr>
            <m:sty m:val="p"/>
          </m:rPr>
          <m:t>[</m:t>
        </m:r>
        <m:r>
          <m:t>L</m:t>
        </m:r>
        <m:r>
          <m:rPr>
            <m:sty m:val="p"/>
          </m:rPr>
          <m:t>,</m:t>
        </m:r>
        <m:r>
          <m:t>U</m:t>
        </m:r>
        <m:r>
          <m:rPr>
            <m:sty m:val="p"/>
          </m:rPr>
          <m:t>]</m:t>
        </m:r>
      </m:oMath>
      <w:r>
        <w:t xml:space="preserve"> </w:t>
      </w:r>
      <w:r>
        <w:t xml:space="preserve">for a parameter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L</m:t>
        </m:r>
        <m:r>
          <m:rPr>
            <m:sty m:val="p"/>
          </m:rPr>
          <m:t>≤</m:t>
        </m:r>
        <m:r>
          <m:t>θ</m:t>
        </m:r>
        <m:r>
          <m:rPr>
            <m:sty m:val="p"/>
          </m:rPr>
          <m:t>≤</m:t>
        </m:r>
        <m:r>
          <m:t>U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computed over repeated samples with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held fixed.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has coverage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[14]</w:t>
      </w:r>
      <w:r>
        <w:t xml:space="preserve">.</w:t>
      </w:r>
    </w:p>
    <w:bookmarkEnd w:id="38"/>
    <w:bookmarkStart w:id="39" w:name="def-approximate-ci"/>
    <w:p>
      <w:pPr>
        <w:pStyle w:val="BodyText"/>
      </w:pPr>
      <w:r>
        <w:rPr>
          <w:b/>
          <w:bCs/>
        </w:rPr>
        <w:t xml:space="preserve">Definition 14 (Approximate confidence interval)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confidence interval</w:t>
      </w:r>
      <w:r>
        <w:t xml:space="preserve"> </w:t>
      </w:r>
      <w:r>
        <w:t xml:space="preserve">is an interval whose</w:t>
      </w:r>
      <w:r>
        <w:t xml:space="preserve"> </w:t>
      </w:r>
      <w:hyperlink w:anchor="def-coverage-probability">
        <w:r>
          <w:rPr>
            <w:rStyle w:val="Hyperlink"/>
          </w:rPr>
          <w:t xml:space="preserve">coverage probability</w:t>
        </w:r>
      </w:hyperlink>
      <w:r>
        <w:t xml:space="preserve"> </w:t>
      </w:r>
      <w:r>
        <w:t xml:space="preserve">is approximately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for example only in large samples.</w:t>
      </w:r>
    </w:p>
    <w:bookmarkEnd w:id="39"/>
    <w:bookmarkStart w:id="41" w:name="exm-confidence-interval-wcgs"/>
    <w:p>
      <w:pPr>
        <w:pStyle w:val="BodyText"/>
      </w:pPr>
      <w:r>
        <w:rPr>
          <w:b/>
          <w:bCs/>
        </w:rPr>
        <w:t xml:space="preserve">Example 7 (Confidence interval for population mean cholesterol in the WCGS)</w:t>
      </w:r>
      <w:r>
        <w:t xml:space="preserve"> </w:t>
      </w:r>
      <w:r>
        <w:t xml:space="preserve">By the</w:t>
      </w:r>
      <w:r>
        <w:t xml:space="preserve"> </w:t>
      </w:r>
      <w:hyperlink r:id="rId24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of a large sample</w:t>
      </w:r>
      <w:r>
        <w:t xml:space="preserve"> </w:t>
      </w:r>
      <w:r>
        <w:t xml:space="preserve">has approximately a Gaussian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0">
        <w:r>
          <w:rPr>
            <w:rStyle w:val="Hyperlink"/>
          </w:rPr>
          <w:t xml:space="preserve">standard error</w:t>
        </w:r>
      </w:hyperlink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we estimate by</w:t>
      </w:r>
      <w:r>
        <w:t xml:space="preserve"> </w:t>
      </w:r>
      <m:oMath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±</m:t>
        </m:r>
        <m:sSub>
          <m:e>
            <m:r>
              <m:t>z</m:t>
            </m:r>
          </m:e>
          <m:sub>
            <m:r>
              <m:t>0.975</m:t>
            </m:r>
          </m:sub>
        </m:sSub>
        <m:r>
          <m:t> 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 </w:t>
      </w:r>
      <w:r>
        <w:t xml:space="preserve">is the 0.975 quantile</w:t>
      </w:r>
      <w:r>
        <w:t xml:space="preserve"> </w:t>
      </w:r>
      <w:r>
        <w:t xml:space="preserve">of the standard Gaussian distribution,</w:t>
      </w:r>
      <w:r>
        <w:t xml:space="preserve"> </w:t>
      </w:r>
      <w:r>
        <w:t xml:space="preserve">is an</w:t>
      </w:r>
      <w:r>
        <w:t xml:space="preserve"> </w:t>
      </w:r>
      <w:hyperlink w:anchor="def-approximate-ci">
        <w:r>
          <w:rPr>
            <w:rStyle w:val="Hyperlink"/>
          </w:rPr>
          <w:t xml:space="preserve">approximate</w:t>
        </w:r>
      </w:hyperlink>
      <w:r>
        <w:t xml:space="preserve"> </w:t>
      </w:r>
      <w:r>
        <w:t xml:space="preserve">95% confidence interval for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chol)]</w:t>
      </w:r>
      <w:r>
        <w:br/>
      </w:r>
      <w:r>
        <w:rPr>
          <w:rStyle w:val="NormalTok"/>
        </w:rPr>
        <w:t xml:space="preserve">se_chol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(chol))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(chol)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se_chol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224.854 227.891</w:t>
      </w:r>
    </w:p>
    <w:bookmarkEnd w:id="41"/>
    <w:bookmarkStart w:id="42" w:name="def-margin-error"/>
    <w:p>
      <w:pPr>
        <w:pStyle w:val="FirstParagraph"/>
      </w:pPr>
      <w:r>
        <w:rPr>
          <w:b/>
          <w:bCs/>
        </w:rPr>
        <w:t xml:space="preserve">Definition 15 (Margin of error (radius))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margin of error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radius</w:t>
      </w:r>
      <w:r>
        <w:t xml:space="preserve">) of a</w:t>
      </w:r>
      <w:r>
        <w:t xml:space="preserve"> </w:t>
      </w:r>
      <w:hyperlink w:anchor="def-confidence-interval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is half the interval’s width.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[15]</w:t>
      </w:r>
      <w:r>
        <w:t xml:space="preserve">.</w:t>
      </w:r>
    </w:p>
    <w:bookmarkEnd w:id="42"/>
    <w:bookmarkStart w:id="43" w:name="exm-margin-error"/>
    <w:p>
      <w:pPr>
        <w:pStyle w:val="BodyText"/>
      </w:pPr>
      <w:r>
        <w:rPr>
          <w:b/>
          <w:bCs/>
        </w:rPr>
        <w:t xml:space="preserve">Example 8 (Margin of error for population mean cholesterol)</w:t>
      </w:r>
      <w:r>
        <w:t xml:space="preserve"> </w:t>
      </w:r>
      <w:r>
        <w:t xml:space="preserve">In</w:t>
      </w:r>
      <w:r>
        <w:t xml:space="preserve"> </w:t>
      </w:r>
      <w:hyperlink w:anchor="exm-confidence-interval-wcgs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r>
        <w:t xml:space="preserve">the margin of error is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×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≈</m:t>
        </m:r>
      </m:oMath>
      <w:r>
        <w:t xml:space="preserve"> </w:t>
      </w:r>
      <w:r>
        <w:t xml:space="preserve">1.52 mg/dL.</w:t>
      </w:r>
    </w:p>
    <w:bookmarkEnd w:id="43"/>
    <w:p>
      <w:pPr>
        <w:pStyle w:val="BodyText"/>
      </w:pPr>
      <w:r>
        <w:t xml:space="preserve">5MinuteAI explains</w:t>
      </w:r>
      <w:r>
        <w:t xml:space="preserve"> </w:t>
      </w:r>
      <w:hyperlink r:id="rId44">
        <w:r>
          <w:rPr>
            <w:rStyle w:val="Hyperlink"/>
          </w:rPr>
          <w:t xml:space="preserve">confidence intervals</w:t>
        </w:r>
      </w:hyperlink>
      <w:r>
        <w:t xml:space="preserve"> </w:t>
      </w:r>
      <w:r>
        <w:t xml:space="preserve">in five minutes,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[7]</w:t>
      </w:r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Hogg et al. [8, Sec. 7.1], pp. 307–313</w:t>
      </w:r>
      <w:r>
        <w:t xml:space="preserve"> </w:t>
      </w:r>
      <w:r>
        <w:t xml:space="preserve">covers confidence intervals for means.</w:t>
      </w:r>
    </w:p>
    <w:p>
      <w:pPr>
        <w:pStyle w:val="Compact"/>
        <w:numPr>
          <w:ilvl w:val="0"/>
          <w:numId w:val="1004"/>
        </w:numPr>
      </w:pPr>
      <w:r>
        <w:t xml:space="preserve">Casella and Berger [9, Sec. 9.2], pp. 420–439</w:t>
      </w:r>
      <w:r>
        <w:t xml:space="preserve"> </w:t>
      </w:r>
      <w:r>
        <w:t xml:space="preserve">covers methods of finding interval estimators.</w:t>
      </w:r>
    </w:p>
    <w:p>
      <w:pPr>
        <w:pStyle w:val="Compact"/>
        <w:numPr>
          <w:ilvl w:val="0"/>
          <w:numId w:val="1004"/>
        </w:numPr>
      </w:pPr>
      <w:r>
        <w:t xml:space="preserve">Rice [10, Sec. 9.3], pp. 337–338</w:t>
      </w:r>
      <w:r>
        <w:t xml:space="preserve"> </w:t>
      </w:r>
      <w:r>
        <w:t xml:space="preserve">covers duality of confidence intervals and hypothesis tests.</w:t>
      </w:r>
    </w:p>
    <w:bookmarkEnd w:id="45"/>
    <w:bookmarkStart w:id="48" w:name="further-reading-on-confidence-intervals"/>
    <w:p>
      <w:pPr>
        <w:pStyle w:val="Heading2"/>
      </w:pPr>
      <w:r>
        <w:t xml:space="preserve">5 Further reading on confidence intervals</w:t>
      </w:r>
    </w:p>
    <w:p>
      <w:pPr>
        <w:pStyle w:val="FirstParagraph"/>
      </w:pPr>
      <w:r>
        <w:t xml:space="preserve">For more on confidence intervals:</w:t>
      </w:r>
    </w:p>
    <w:p>
      <w:pPr>
        <w:pStyle w:val="Compact"/>
        <w:numPr>
          <w:ilvl w:val="0"/>
          <w:numId w:val="1005"/>
        </w:numPr>
      </w:pPr>
      <w:hyperlink r:id="rId46">
        <w:r>
          <w:rPr>
            <w:rStyle w:val="Hyperlink"/>
          </w:rPr>
          <w:t xml:space="preserve">Anatomy of a confidence interval</w:t>
        </w:r>
      </w:hyperlink>
      <w:r>
        <w:t xml:space="preserve"> </w:t>
      </w:r>
      <w:r>
        <w:t xml:space="preserve">(PDF);</w:t>
      </w:r>
    </w:p>
    <w:p>
      <w:pPr>
        <w:numPr>
          <w:ilvl w:val="0"/>
          <w:numId w:val="1005"/>
        </w:numPr>
      </w:pPr>
      <w:hyperlink r:id="rId47">
        <w:r>
          <w:rPr>
            <w:rStyle w:val="Hyperlink"/>
          </w:rPr>
          <w:t xml:space="preserve">https://www.youtube.com/watch?v=vq1KrE7gU5M</w:t>
        </w:r>
      </w:hyperlink>
    </w:p>
    <w:bookmarkEnd w:id="48"/>
    <w:bookmarkStart w:id="53" w:name="interpretation-of-negative-findings"/>
    <w:p>
      <w:pPr>
        <w:pStyle w:val="Heading2"/>
      </w:pPr>
      <w:r>
        <w:t xml:space="preserve">6 Interpretation of negative findings</w:t>
      </w:r>
    </w:p>
    <w:p>
      <w:pPr>
        <w:pStyle w:val="FirstParagraph"/>
      </w:pPr>
      <w:r>
        <w:t xml:space="preserve">If a confidence interval includes the null value,</w:t>
      </w:r>
      <w:r>
        <w:t xml:space="preserve"> </w:t>
      </w:r>
      <w:r>
        <w:t xml:space="preserve">or a hypothesis test fails to reject the null hypothesis,</w:t>
      </w:r>
      <w:r>
        <w:t xml:space="preserve"> </w:t>
      </w:r>
      <w:r>
        <w:t xml:space="preserve">that result does not</w:t>
      </w:r>
      <w:r>
        <w:t xml:space="preserve"> </w:t>
      </w:r>
      <w:r>
        <w:rPr>
          <w:i/>
          <w:iCs/>
        </w:rPr>
        <w:t xml:space="preserve">necessarily</w:t>
      </w:r>
      <w:r>
        <w:t xml:space="preserve"> </w:t>
      </w:r>
      <w:r>
        <w:t xml:space="preserve">mean that the null hypothesis is true.</w:t>
      </w:r>
      <w:r>
        <w:t xml:space="preserve"> </w:t>
      </w:r>
      <w:r>
        <w:t xml:space="preserve">(When the interval and the test are built from the same statistic,</w:t>
      </w:r>
      <w:r>
        <w:t xml:space="preserve"> </w:t>
      </w:r>
      <w:r>
        <w:t xml:space="preserve">with coverage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and significance level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w:r>
        <w:t xml:space="preserve">the two results coincide.)</w:t>
      </w:r>
      <w:r>
        <w:t xml:space="preserve"> </w:t>
      </w:r>
      <w:r>
        <w:t xml:space="preserve">So we should not interpret such results as</w:t>
      </w:r>
      <w:r>
        <w:t xml:space="preserve"> </w:t>
      </w:r>
      <w:r>
        <w:t xml:space="preserve">“the odds (or risks, hazards, or means) are not significantly different”</w:t>
      </w:r>
      <w:r>
        <w:t xml:space="preserve">.</w:t>
      </w:r>
      <w:r>
        <w:t xml:space="preserve"> </w:t>
      </w:r>
      <w:r>
        <w:t xml:space="preserve">Instead, we should write something like</w:t>
      </w:r>
      <w:r>
        <w:t xml:space="preserve"> </w:t>
      </w:r>
      <w:r>
        <w:t xml:space="preserve">“the data do not provide statistically significant</w:t>
      </w:r>
      <w:r>
        <w:t xml:space="preserve"> </w:t>
      </w:r>
      <w:r>
        <w:rPr>
          <w:i/>
          <w:iCs/>
        </w:rPr>
        <w:t xml:space="preserve">evidence</w:t>
      </w:r>
      <w:r>
        <w:t xml:space="preserve"> </w:t>
      </w:r>
      <w:r>
        <w:t xml:space="preserve">that the odds (or risks, hazards, or means) differ”</w:t>
      </w:r>
      <w:r>
        <w:t xml:space="preserve">.</w:t>
      </w:r>
      <w:r>
        <w:t xml:space="preserve"> </w:t>
      </w:r>
      <w:r>
        <w:t xml:space="preserve">Statistical significance is a property of evidence,</w:t>
      </w:r>
      <w:r>
        <w:t xml:space="preserve"> </w:t>
      </w:r>
      <w:r>
        <w:t xml:space="preserve">not of the estimands.</w:t>
      </w:r>
    </w:p>
    <w:p>
      <w:pPr>
        <w:pStyle w:val="BodyText"/>
      </w:pPr>
      <w:r>
        <w:t xml:space="preserve">P-values do not distinguish between absence of evidence</w:t>
      </w:r>
      <w:r>
        <w:t xml:space="preserve"> </w:t>
      </w:r>
      <w:r>
        <w:t xml:space="preserve">and evidence of absence.</w:t>
      </w:r>
      <w:r>
        <w:t xml:space="preserve"> </w:t>
      </w:r>
      <w:r>
        <w:t xml:space="preserve">Confidence intervals do:</w:t>
      </w:r>
    </w:p>
    <w:p>
      <w:pPr>
        <w:pStyle w:val="Compact"/>
        <w:numPr>
          <w:ilvl w:val="0"/>
          <w:numId w:val="1006"/>
        </w:numPr>
      </w:pPr>
      <w:r>
        <w:t xml:space="preserve">a narrow confidence interval that includes the null value</w:t>
      </w:r>
      <w:r>
        <w:t xml:space="preserve"> </w:t>
      </w:r>
      <w:r>
        <w:t xml:space="preserve">is evidence of absence</w:t>
      </w:r>
      <w:r>
        <w:t xml:space="preserve"> </w:t>
      </w:r>
      <w:r>
        <w:t xml:space="preserve">(of any effect large enough to matter);</w:t>
      </w:r>
    </w:p>
    <w:p>
      <w:pPr>
        <w:pStyle w:val="Compact"/>
        <w:numPr>
          <w:ilvl w:val="0"/>
          <w:numId w:val="1006"/>
        </w:numPr>
      </w:pPr>
      <w:r>
        <w:t xml:space="preserve">a confidence interval that includes the null value</w:t>
      </w:r>
      <w:r>
        <w:t xml:space="preserve"> </w:t>
      </w:r>
      <w:r>
        <w:t xml:space="preserve">but also includes substantially non-null values</w:t>
      </w:r>
      <w:r>
        <w:t xml:space="preserve"> </w:t>
      </w:r>
      <w:r>
        <w:t xml:space="preserve">represents absence of evidence.</w:t>
      </w:r>
    </w:p>
    <w:p>
      <w:pPr>
        <w:pStyle w:val="FirstParagraph"/>
      </w:pPr>
      <w:r>
        <w:t xml:space="preserve">Conversely, even statistically significant evidence of a non-null value</w:t>
      </w:r>
      <w:r>
        <w:t xml:space="preserve"> </w:t>
      </w:r>
      <w:r>
        <w:t xml:space="preserve">does not mean the value is large enough to matter;</w:t>
      </w:r>
      <w:r>
        <w:t xml:space="preserve"> </w:t>
      </w:r>
      <w:r>
        <w:t xml:space="preserve">that depends on what the estimand is.</w:t>
      </w:r>
      <w:r>
        <w:t xml:space="preserve"> </w:t>
      </w:r>
      <w:r>
        <w:t xml:space="preserve">For example, we might have statistically significant evidence that</w:t>
      </w:r>
      <w:r>
        <w:t xml:space="preserve"> </w:t>
      </w:r>
      <w:r>
        <w:t xml:space="preserve">an exercise program prolongs human lifespans by 20 seconds,</w:t>
      </w:r>
      <w:r>
        <w:t xml:space="preserve"> </w:t>
      </w:r>
      <w:r>
        <w:t xml:space="preserve">but an effect that small would be negligible in practical terms.</w:t>
      </w:r>
    </w:p>
    <w:p>
      <w:pPr>
        <w:pStyle w:val="BodyText"/>
      </w:pPr>
      <w:hyperlink w:anchor="fig-CI-interp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sketches these scenarios.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2" w:name="fig-CI-inter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ci_scenarios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tribble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scenario,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lower,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upper,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"not enough data: we know almost nothing"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"absence of evidence"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trending toward significance</w:t>
            </w:r>
            <w:r>
              <w:rPr>
                <w:rStyle w:val="SpecialCharTok"/>
              </w:rPr>
              <w:t xml:space="preserve">\"</w:t>
            </w:r>
            <w:r>
              <w:rPr>
                <w:rStyle w:val="StringTok"/>
              </w:rPr>
              <w:t xml:space="preserve"> (still absence of evidence)"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2.5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absence"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0.97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negligible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1.02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"uncertain whether negligible or substantial"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1.05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"evidence of a substantial effect"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1.7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1.8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"substantial, but imprecise"</w:t>
            </w:r>
            <w:r>
              <w:rPr>
                <w:rStyle w:val="NormalTok"/>
              </w:rPr>
              <w:t xml:space="preserve">, </w:t>
            </w:r>
            <w:r>
              <w:rPr>
                <w:rStyle w:val="FloatTok"/>
              </w:rPr>
              <w:t xml:space="preserve">1.5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scenario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(scenario,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rev</w:t>
            </w:r>
            <w:r>
              <w:rPr>
                <w:rStyle w:val="NormalTok"/>
              </w:rPr>
              <w:t xml:space="preserve">(scenario)))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ci_scenarios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scenario, </w:t>
            </w:r>
            <w:r>
              <w:rPr>
                <w:rStyle w:val="AttributeTok"/>
              </w:rPr>
              <w:t xml:space="preserve">xmin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xmax =</w:t>
            </w:r>
            <w:r>
              <w:rPr>
                <w:rStyle w:val="NormalTok"/>
              </w:rPr>
              <w:t xml:space="preserve"> upper)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geom_errorbarh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height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geom_vline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"Ratio estimand (log scale); null value = 1"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5334000" cy="3000375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inference_files/figure-docx/unnamed-chunk-6-1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30003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Interpretations of hypothetical 95% confidence intervals for a ratio</w:t>
            </w:r>
            <w:r>
              <w:t xml:space="preserve"> </w:t>
            </w:r>
            <w:r>
              <w:t xml:space="preserve">(such as an odds ratio),</w:t>
            </w:r>
            <w:r>
              <w:t xml:space="preserve"> </w:t>
            </w:r>
            <w:r>
              <w:t xml:space="preserve">relative to the null value 1 (dashed line).</w:t>
            </w:r>
            <w:r>
              <w:t xml:space="preserve"> </w:t>
            </w:r>
            <w:r>
              <w:t xml:space="preserve">Adapted from a whiteboard sketch made in office hours.</w:t>
            </w:r>
          </w:p>
          <w:bookmarkEnd w:id="52"/>
        </w:tc>
      </w:tr>
    </w:tbl>
    <w:p>
      <w:pPr>
        <w:pStyle w:val="BodyText"/>
      </w:pPr>
      <w:r>
        <w:t xml:space="preserve">See also</w:t>
      </w:r>
      <w:r>
        <w:t xml:space="preserve"> </w:t>
      </w:r>
      <w:r>
        <w:t xml:space="preserve">[16, Sec. 3.7]</w:t>
      </w:r>
      <w:r>
        <w:t xml:space="preserve">.</w:t>
      </w:r>
    </w:p>
    <w:bookmarkEnd w:id="53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55" w:name="ref-wp:statinferenc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inference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2025. Available:</w:t>
      </w:r>
      <w:r>
        <w:t xml:space="preserve"> </w:t>
      </w:r>
      <w:hyperlink r:id="rId54">
        <w:r>
          <w:rPr>
            <w:rStyle w:val="Hyperlink"/>
          </w:rPr>
          <w:t xml:space="preserve">https://en.wikipedia.org/w/index.php?title=Statistical_inference&amp;oldid=1304071803</w:t>
        </w:r>
      </w:hyperlink>
    </w:p>
    <w:bookmarkEnd w:id="55"/>
    <w:bookmarkStart w:id="57" w:name="Xf91ac3e78483ea46cabb519605e11a427d8ba73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hypothesis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6">
        <w:r>
          <w:rPr>
            <w:rStyle w:val="Hyperlink"/>
          </w:rPr>
          <w:t xml:space="preserve">https://en.wikipedia.org/wiki/Statistical_hypothesis_test</w:t>
        </w:r>
      </w:hyperlink>
    </w:p>
    <w:bookmarkEnd w:id="57"/>
    <w:bookmarkStart w:id="59" w:name="ref-wikipedia_one_and_two_tailed_test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“One- and two-tailed tests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58">
        <w:r>
          <w:rPr>
            <w:rStyle w:val="Hyperlink"/>
          </w:rPr>
          <w:t xml:space="preserve">https://en.wikipedia.org/wiki/One-_and_two-tailed_tests</w:t>
        </w:r>
      </w:hyperlink>
    </w:p>
    <w:bookmarkEnd w:id="59"/>
    <w:bookmarkStart w:id="61" w:name="ref-wikipedia_test_statistic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“Test statistic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0">
        <w:r>
          <w:rPr>
            <w:rStyle w:val="Hyperlink"/>
          </w:rPr>
          <w:t xml:space="preserve">https://en.wikipedia.org/wiki/Test_statistic</w:t>
        </w:r>
      </w:hyperlink>
    </w:p>
    <w:bookmarkEnd w:id="61"/>
    <w:bookmarkStart w:id="63" w:name="ref-wikipedia_p_value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“P-value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2">
        <w:r>
          <w:rPr>
            <w:rStyle w:val="Hyperlink"/>
          </w:rPr>
          <w:t xml:space="preserve">https://en.wikipedia.org/wiki/P-value</w:t>
        </w:r>
      </w:hyperlink>
    </w:p>
    <w:bookmarkEnd w:id="63"/>
    <w:bookmarkStart w:id="65" w:name="ref-wikipedia_statistical_signific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“Statistical significance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4">
        <w:r>
          <w:rPr>
            <w:rStyle w:val="Hyperlink"/>
          </w:rPr>
          <w:t xml:space="preserve">https://en.wikipedia.org/wiki/Statistical_significance</w:t>
        </w:r>
      </w:hyperlink>
    </w:p>
    <w:bookmarkEnd w:id="65"/>
    <w:bookmarkStart w:id="67" w:name="ref-fiveminuteai_probstat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5MinuteAI,</w:t>
      </w:r>
      <w:r>
        <w:t xml:space="preserve"> </w:t>
      </w:r>
      <w:r>
        <w:t xml:space="preserve">“Probability &amp; statistics.”</w:t>
      </w:r>
      <w:r>
        <w:t xml:space="preserve"> </w:t>
      </w:r>
      <w:r>
        <w:t xml:space="preserve">Video playlist on YouTube. Accessed: Oct. 12, 2026. [Online]. Available:</w:t>
      </w:r>
      <w:r>
        <w:t xml:space="preserve"> </w:t>
      </w:r>
      <w:hyperlink r:id="rId66">
        <w:r>
          <w:rPr>
            <w:rStyle w:val="Hyperlink"/>
          </w:rPr>
          <w:t xml:space="preserve">https://www.youtube.com/playlist?list=PLeB45KifGiuHesi4PALNZSYZFhViVGQJK</w:t>
        </w:r>
      </w:hyperlink>
    </w:p>
    <w:bookmarkEnd w:id="67"/>
    <w:bookmarkStart w:id="68" w:name="ref-hoggtanis2015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68"/>
    <w:bookmarkStart w:id="70" w:name="ref-CaseBerg01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69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70"/>
    <w:bookmarkStart w:id="71" w:name="ref-rice2007mathematical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71"/>
    <w:bookmarkStart w:id="73" w:name="ref-wikipedia_chi_squared_distribution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“Chi-squared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2">
        <w:r>
          <w:rPr>
            <w:rStyle w:val="Hyperlink"/>
          </w:rPr>
          <w:t xml:space="preserve">https://en.wikipedia.org/wiki/Chi-squared_distribution</w:t>
        </w:r>
      </w:hyperlink>
    </w:p>
    <w:bookmarkEnd w:id="73"/>
    <w:bookmarkStart w:id="75" w:name="ref-wikipedia_students_t_distribution"/>
    <w:p>
      <w:pPr>
        <w:pStyle w:val="Bibliography"/>
      </w:pPr>
      <w:r>
        <w:t xml:space="preserve">[12]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4">
        <w:r>
          <w:rPr>
            <w:rStyle w:val="Hyperlink"/>
          </w:rPr>
          <w:t xml:space="preserve">https://en.wikipedia.org/wiki/Student%27s_t-distribution</w:t>
        </w:r>
      </w:hyperlink>
    </w:p>
    <w:bookmarkEnd w:id="75"/>
    <w:bookmarkStart w:id="77" w:name="ref-wikipedia_confidence_interval"/>
    <w:p>
      <w:pPr>
        <w:pStyle w:val="Bibliography"/>
      </w:pPr>
      <w:r>
        <w:t xml:space="preserve">[13]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“Confidence interval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6">
        <w:r>
          <w:rPr>
            <w:rStyle w:val="Hyperlink"/>
          </w:rPr>
          <w:t xml:space="preserve">https://en.wikipedia.org/wiki/Confidence_interval</w:t>
        </w:r>
      </w:hyperlink>
    </w:p>
    <w:bookmarkEnd w:id="77"/>
    <w:bookmarkStart w:id="79" w:name="ref-wikipedia_coverage_probability"/>
    <w:p>
      <w:pPr>
        <w:pStyle w:val="Bibliography"/>
      </w:pPr>
      <w:r>
        <w:t xml:space="preserve">[14]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“Coverage probability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8">
        <w:r>
          <w:rPr>
            <w:rStyle w:val="Hyperlink"/>
          </w:rPr>
          <w:t xml:space="preserve">https://en.wikipedia.org/wiki/Coverage_probability</w:t>
        </w:r>
      </w:hyperlink>
    </w:p>
    <w:bookmarkEnd w:id="79"/>
    <w:bookmarkStart w:id="81" w:name="ref-wikipedia_margin_of_error"/>
    <w:p>
      <w:pPr>
        <w:pStyle w:val="Bibliography"/>
      </w:pPr>
      <w:r>
        <w:t xml:space="preserve">[15]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“Margin of error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https://en.wikipedia.org/wiki/Margin_of_error</w:t>
        </w:r>
      </w:hyperlink>
    </w:p>
    <w:bookmarkEnd w:id="81"/>
    <w:bookmarkStart w:id="83" w:name="ref-vittinghoff2e"/>
    <w:p>
      <w:pPr>
        <w:pStyle w:val="Bibliography"/>
      </w:pPr>
      <w:r>
        <w:t xml:space="preserve">[16]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82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9" Type="http://schemas.openxmlformats.org/officeDocument/2006/relationships/image" Target="media/rId49.png"/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_rels/footnotes.xml.rels><?xml version='1.0' encoding='UTF-8' standalone='yes'?>
<Relationships xmlns="http://schemas.openxmlformats.org/package/2006/relationships"><Relationship Id="rId40" Type="http://schemas.openxmlformats.org/officeDocument/2006/relationships/hyperlink" Target="estimation.qmd#def-SE" TargetMode="External"/><Relationship Id="rId10" Type="http://schemas.openxmlformats.org/officeDocument/2006/relationships/hyperlink" Target="exploratory-descriptive.qmd#sec-wcgs-data" TargetMode="External"/><Relationship Id="rId82" Type="http://schemas.openxmlformats.org/officeDocument/2006/relationships/hyperlink" Target="https://doi.org/10.1007/978-1-4614-1353-0" TargetMode="External"/><Relationship Id="rId54" Type="http://schemas.openxmlformats.org/officeDocument/2006/relationships/hyperlink" Target="https://en.wikipedia.org/w/index.php?title=Statistical_inference&amp;oldid=1304071803" TargetMode="External"/><Relationship Id="rId72" Type="http://schemas.openxmlformats.org/officeDocument/2006/relationships/hyperlink" Target="https://en.wikipedia.org/wiki/Chi-squared_distribution" TargetMode="External"/><Relationship Id="rId76" Type="http://schemas.openxmlformats.org/officeDocument/2006/relationships/hyperlink" Target="https://en.wikipedia.org/wiki/Confidence_interval" TargetMode="External"/><Relationship Id="rId78" Type="http://schemas.openxmlformats.org/officeDocument/2006/relationships/hyperlink" Target="https://en.wikipedia.org/wiki/Coverage_probability" TargetMode="External"/><Relationship Id="rId80" Type="http://schemas.openxmlformats.org/officeDocument/2006/relationships/hyperlink" Target="https://en.wikipedia.org/wiki/Margin_of_error" TargetMode="External"/><Relationship Id="rId58" Type="http://schemas.openxmlformats.org/officeDocument/2006/relationships/hyperlink" Target="https://en.wikipedia.org/wiki/One-_and_two-tailed_tests" TargetMode="External"/><Relationship Id="rId62" Type="http://schemas.openxmlformats.org/officeDocument/2006/relationships/hyperlink" Target="https://en.wikipedia.org/wiki/P-value" TargetMode="External"/><Relationship Id="rId56" Type="http://schemas.openxmlformats.org/officeDocument/2006/relationships/hyperlink" Target="https://en.wikipedia.org/wiki/Statistical_hypothesis_test" TargetMode="External"/><Relationship Id="rId64" Type="http://schemas.openxmlformats.org/officeDocument/2006/relationships/hyperlink" Target="https://en.wikipedia.org/wiki/Statistical_significance" TargetMode="External"/><Relationship Id="rId74" Type="http://schemas.openxmlformats.org/officeDocument/2006/relationships/hyperlink" Target="https://en.wikipedia.org/wiki/Student%27s_t-distribution" TargetMode="External"/><Relationship Id="rId60" Type="http://schemas.openxmlformats.org/officeDocument/2006/relationships/hyperlink" Target="https://en.wikipedia.org/wiki/Test_statistic" TargetMode="External"/><Relationship Id="rId29" Type="http://schemas.openxmlformats.org/officeDocument/2006/relationships/hyperlink" Target="https://morrison-lab.github.io/pds/independence.html#def-indpt" TargetMode="External"/><Relationship Id="rId24" Type="http://schemas.openxmlformats.org/officeDocument/2006/relationships/hyperlink" Target="https://morrison-lab.github.io/pds/limit-theorems.html#sec-clt" TargetMode="External"/><Relationship Id="rId46" Type="http://schemas.openxmlformats.org/officeDocument/2006/relationships/hyperlink" Target="https://wmed.edu/sites/default/files/ANATOMY%20OF%20A%20CONFIDENCE%20INTERVAL%20%28full%29.pdf" TargetMode="External"/><Relationship Id="rId69" Type="http://schemas.openxmlformats.org/officeDocument/2006/relationships/hyperlink" Target="https://www.cengage.com/c/statistical-inference-2e-casella-berger/9780534243128/" TargetMode="External"/><Relationship Id="rId66" Type="http://schemas.openxmlformats.org/officeDocument/2006/relationships/hyperlink" Target="https://www.youtube.com/playlist?list=PLeB45KifGiuHesi4PALNZSYZFhViVGQJK" TargetMode="External"/><Relationship Id="rId26" Type="http://schemas.openxmlformats.org/officeDocument/2006/relationships/hyperlink" Target="https://www.youtube.com/watch?v=Plya_ZXkOvs" TargetMode="External"/><Relationship Id="rId44" Type="http://schemas.openxmlformats.org/officeDocument/2006/relationships/hyperlink" Target="https://www.youtube.com/watch?v=XdaAhYUqWsg" TargetMode="External"/><Relationship Id="rId47" Type="http://schemas.openxmlformats.org/officeDocument/2006/relationships/hyperlink" Target="https://www.youtube.com/watch?v=vq1KrE7gU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Statistical Inference</dc:title>
  <dc:creator/>
  <cp:keywords/>
  <dcterms:created xsi:type="dcterms:W3CDTF">2026-10-22T18:13:51Z</dcterms:created>
  <dcterms:modified xsi:type="dcterms:W3CDTF">2026-10-22T18:13:51Z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10:53:49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