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01:16:55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13 (Prediction rule)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prediction rule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that a</w:delText>
        </w:r>
      </w:del>
      <w:del w:id="11" w:author="PR Preview" w:date="2026-01-01T00:00:00Z">
        <w:r>
          <w:delText xml:space="preserve"> </w:delText>
        </w:r>
      </w:del>
      <w:hyperlink w:anchor="def-fitting-procedure">
        <w:del w:id="1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t>g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produces from a</w:delText>
        </w:r>
      </w:del>
      <w:del w:id="16" w:author="PR Preview" w:date="2026-01-01T00:00:00Z">
        <w:r>
          <w:delText xml:space="preserve"> </w:delText>
        </w:r>
      </w:del>
      <w:hyperlink w:anchor="def-training-set">
        <w:del w:id="1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 the function that maps each covariate value</w:delText>
        </w:r>
      </w:del>
      <w:del w:id="21" w:author="PR Preview" w:date="2026-01-01T00:00:00Z">
        <w:r>
          <w:delText xml:space="preserve"> </w:delText>
        </w:r>
      </w:del>
      <m:oMath>
        <m:r>
          <m:t>x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to the</w:delText>
        </w:r>
      </w:del>
      <w:del w:id="24" w:author="PR Preview" w:date="2026-01-01T00:00:00Z">
        <w:r>
          <w:delText xml:space="preserve"> </w:delText>
        </w:r>
      </w:del>
      <w:hyperlink r:id="rId18">
        <w:del w:id="2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that</w:delText>
        </w:r>
      </w:del>
      <w:del w:id="28" w:author="PR Preview" w:date="2026-01-01T00:00:00Z">
        <w:r>
          <w:delText xml:space="preserve"> </w:delText>
        </w:r>
      </w:del>
      <m:oMath>
        <m:r>
          <m:t>g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computes from</w:delText>
        </w:r>
      </w:del>
      <w:del w:id="31" w:author="PR Preview" w:date="2026-01-01T00:00:00Z">
        <w:r>
          <w:delText xml:space="preserve"> </w:delText>
        </w:r>
      </w:del>
      <m:oMath>
        <m:r>
          <m:t>x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" w:author="PR Preview" w:date="2026-01-01T00:00:00Z">
        <w:r>
          <w:delText xml:space="preserve">:</w:delText>
        </w:r>
      </w:del>
    </w:p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Definition 13 (Prediction rule)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b/>
            <w:bCs/>
          </w:rPr>
          <w:t xml:space="preserve">prediction rule</w:t>
        </w:r>
      </w:ins>
      <w:ins w:id="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that a</w:t>
        </w:r>
      </w:ins>
      <w:ins w:id="44" w:author="PR Preview" w:date="2026-01-01T00:00:00Z">
        <w:r>
          <w:t xml:space="preserve"> </w:t>
        </w:r>
      </w:ins>
      <w:hyperlink w:anchor="def-fitting-procedure">
        <w:ins w:id="4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6" w:author="PR Preview" w:date="2026-01-01T00:00:00Z">
        <w:r>
          <w:t xml:space="preserve"> </w:t>
        </w:r>
      </w:ins>
      <m:oMath>
        <m:r>
          <m:t>g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produces from a</w:t>
        </w:r>
      </w:ins>
      <w:ins w:id="49" w:author="PR Preview" w:date="2026-01-01T00:00:00Z">
        <w:r>
          <w:t xml:space="preserve"> </w:t>
        </w:r>
      </w:ins>
      <w:hyperlink w:anchor="def-training-set">
        <w:ins w:id="5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the</w:t>
        </w:r>
      </w:ins>
      <w:ins w:id="54" w:author="PR Preview" w:date="2026-01-01T00:00:00Z">
        <w:r>
          <w:t xml:space="preserve"> </w:t>
        </w:r>
      </w:ins>
      <w:hyperlink w:anchor="def-fitted-model">
        <w:ins w:id="5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5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7" w:author="PR Preview" w:date="2026-01-01T00:00:00Z">
        <w:r>
          <w:t xml:space="preserve">:</w:t>
        </w:r>
      </w:ins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del w:id="58" w:author="PR Preview" w:date="2026-01-01T00:00:00Z">
        <w:r>
          <w:rPr>
            <w:b/>
            <w:bCs/>
          </w:rPr>
          <w:delText xml:space="preserve">Definition 25 (Average fit)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Let</w:delText>
        </w:r>
      </w:del>
      <w:del w:id="61" w:author="PR Preview" w:date="2026-01-01T00:00:00Z">
        <w:r>
          <w:delText xml:space="preserve"> </w:delText>
        </w:r>
      </w:del>
      <m:oMath>
        <m:r>
          <m:t>g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be a</w:delText>
        </w:r>
      </w:del>
      <w:del w:id="64" w:author="PR Preview" w:date="2026-01-01T00:00:00Z">
        <w:r>
          <w:delText xml:space="preserve"> </w:delText>
        </w:r>
      </w:del>
      <w:hyperlink w:anchor="def-fitting-procedure">
        <w:del w:id="6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 let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be a random</w:delText>
        </w:r>
      </w:del>
      <w:del w:id="72" w:author="PR Preview" w:date="2026-01-01T00:00:00Z">
        <w:r>
          <w:delText xml:space="preserve"> </w:delText>
        </w:r>
      </w:del>
      <w:hyperlink w:anchor="def-training-set">
        <w:del w:id="7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4" w:author="PR Preview" w:date="2026-01-01T00:00:00Z">
        <w:r>
          <w:delText xml:space="preserve">.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The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rPr>
            <w:b/>
            <w:bCs/>
          </w:rPr>
          <w:delText xml:space="preserve">average fit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of</w:delText>
        </w:r>
      </w:del>
      <w:del w:id="81" w:author="PR Preview" w:date="2026-01-01T00:00:00Z">
        <w:r>
          <w:delText xml:space="preserve"> </w:delText>
        </w:r>
      </w:del>
      <m:oMath>
        <m:r>
          <m:t>g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at a covariate value</w:delText>
        </w:r>
      </w:del>
      <w:del w:id="84" w:author="PR Preview" w:date="2026-01-01T00:00:00Z">
        <w:r>
          <w:delText xml:space="preserve"> </w:delText>
        </w:r>
      </w:del>
      <m:oMath>
        <m:r>
          <m:t>x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the prediction</w:delText>
        </w:r>
      </w:del>
      <w:del w:id="8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averaged over every training set it might have been fitted to:</w:delText>
        </w:r>
      </w:del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del w:id="90" w:author="PR Preview" w:date="2026-01-01T00:00:00Z">
        <w:r>
          <w:rPr>
            <w:i/>
            <w:iCs/>
          </w:rPr>
          <w:delText xml:space="preserve">Remark</w:delText>
        </w:r>
      </w:del>
      <w:del w:id="91" w:author="PR Preview" w:date="2026-01-01T00:00:00Z">
        <w:r>
          <w:delText xml:space="preserve">. </w:delText>
        </w:r>
      </w:del>
      <w:del w:id="92" w:author="PR Preview" w:date="2026-01-01T00:00:00Z">
        <w:r>
          <w:delText xml:space="preserve">The average fit is not a prediction anyone ever holds,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because an analysis has one training set, not the whole distribution of them.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It is a reference point for measuring how far the predictions are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from the</w:delText>
        </w:r>
      </w:del>
      <w:del w:id="99" w:author="PR Preview" w:date="2026-01-01T00:00:00Z">
        <w:r>
          <w:delText xml:space="preserve"> </w:delText>
        </w:r>
      </w:del>
      <w:hyperlink w:anchor="def-mean-function">
        <w:del w:id="10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 from each other.</w:delText>
        </w:r>
      </w:del>
    </w:p>
    <w:p>
      <w:pPr>
        <w:pStyle w:val="BodyText"/>
      </w:pPr>
      <w:del w:id="103" w:author="PR Preview" w:date="2026-01-01T00:00:00Z">
        <w:r>
          <w:rPr>
            <w:b/>
            <w:bCs/>
          </w:rPr>
          <w:delText xml:space="preserve">Example 12 (Computing the average fit)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Suppose the predictions</w:delText>
        </w:r>
      </w:del>
      <w:del w:id="10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at</w:delText>
        </w:r>
      </w:del>
      <w:del w:id="109" w:author="PR Preview" w:date="2026-01-01T00:00:00Z">
        <w:r>
          <w:delText xml:space="preserve"> </w:delText>
        </w:r>
      </w:del>
      <m:oMath>
        <m:r>
          <m:t>x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take the values</w:delText>
        </w:r>
      </w:del>
      <w:del w:id="112" w:author="PR Preview" w:date="2026-01-01T00:00:00Z">
        <w:r>
          <w:delText xml:space="preserve"> </w:delText>
        </w:r>
      </w:del>
      <m:oMath>
        <m:r>
          <m:t>9</m:t>
        </m:r>
      </m:oMath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m:oMath>
        <m:r>
          <m:t>11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and</w:delText>
        </w:r>
      </w:del>
      <w:del w:id="117" w:author="PR Preview" w:date="2026-01-01T00:00:00Z">
        <w:r>
          <w:delText xml:space="preserve"> </w:delText>
        </w:r>
      </w:del>
      <m:oMath>
        <m:r>
          <m:t>13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with equal probability.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Then</w:delText>
        </w:r>
      </w:del>
    </w:p>
    <w:p>
      <w:pPr>
        <w:pStyle w:val="BodyText"/>
      </w:pPr>
      <w:ins w:id="122" w:author="PR Preview" w:date="2026-01-01T00:00:00Z">
        <w:r>
          <w:rPr>
            <w:b/>
            <w:bCs/>
          </w:rPr>
          <w:t xml:space="preserve">Definition 25 (Expected prediction)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Let</w:t>
        </w:r>
      </w:ins>
      <w:ins w:id="125" w:author="PR Preview" w:date="2026-01-01T00:00:00Z">
        <w:r>
          <w:t xml:space="preserve"> </w:t>
        </w:r>
      </w:ins>
      <m:oMath>
        <m:r>
          <m:t>g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be a</w:t>
        </w:r>
      </w:ins>
      <w:ins w:id="128" w:author="PR Preview" w:date="2026-01-01T00:00:00Z">
        <w:r>
          <w:t xml:space="preserve"> </w:t>
        </w:r>
      </w:ins>
      <w:hyperlink w:anchor="def-fitting-procedure">
        <w:ins w:id="12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 let</w:t>
        </w:r>
      </w:ins>
      <w:ins w:id="1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be a random</w:t>
        </w:r>
      </w:ins>
      <w:ins w:id="136" w:author="PR Preview" w:date="2026-01-01T00:00:00Z">
        <w:r>
          <w:t xml:space="preserve"> </w:t>
        </w:r>
      </w:ins>
      <w:hyperlink w:anchor="def-training-set">
        <w:ins w:id="13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rPr>
            <w:b/>
            <w:bCs/>
          </w:rPr>
          <w:t xml:space="preserve">expected prediction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of</w:t>
        </w:r>
      </w:ins>
      <w:ins w:id="145" w:author="PR Preview" w:date="2026-01-01T00:00:00Z">
        <w:r>
          <w:t xml:space="preserve"> </w:t>
        </w:r>
      </w:ins>
      <m:oMath>
        <m:r>
          <m:t>g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at a covariate value</w:t>
        </w:r>
      </w:ins>
      <w:ins w:id="148" w:author="PR Preview" w:date="2026-01-01T00:00:00Z">
        <w:r>
          <w:t xml:space="preserve"> </w:t>
        </w:r>
      </w:ins>
      <m:oMath>
        <m:r>
          <m:t>x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is the value</w:t>
        </w:r>
      </w:ins>
      <w:ins w:id="1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 the</w:t>
        </w:r>
      </w:ins>
      <w:ins w:id="154" w:author="PR Preview" w:date="2026-01-01T00:00:00Z">
        <w:r>
          <w:t xml:space="preserve"> </w:t>
        </w:r>
      </w:ins>
      <w:hyperlink w:anchor="def-prediction-rule">
        <w:ins w:id="15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5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at</w:t>
        </w:r>
      </w:ins>
      <w:ins w:id="159" w:author="PR Preview" w:date="2026-01-01T00:00:00Z">
        <w:r>
          <w:t xml:space="preserve"> </w:t>
        </w:r>
      </w:ins>
      <m:oMath>
        <m:r>
          <m:t>x</m:t>
        </m:r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ins w:id="163" w:author="PR Preview" w:date="2026-01-01T00:00:00Z">
        <w:r>
          <w:rPr>
            <w:i/>
            <w:iCs/>
          </w:rPr>
          <w:t xml:space="preserve">Remark</w:t>
        </w:r>
      </w:ins>
      <w:ins w:id="164" w:author="PR Preview" w:date="2026-01-01T00:00:00Z">
        <w:r>
          <w:t xml:space="preserve">. </w:t>
        </w:r>
      </w:ins>
      <w:ins w:id="165" w:author="PR Preview" w:date="2026-01-01T00:00:00Z">
        <w:r>
          <w:t xml:space="preserve">The expected prediction is not the prediction of any one analysis,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because an analysis has one training set, not the whole distribution of them.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It is a reference point for measuring how far the predictions are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from the</w:t>
        </w:r>
      </w:ins>
      <w:ins w:id="172" w:author="PR Preview" w:date="2026-01-01T00:00:00Z">
        <w:r>
          <w:t xml:space="preserve"> </w:t>
        </w:r>
      </w:ins>
      <w:hyperlink w:anchor="def-mean-function">
        <w:ins w:id="17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and from each other.</w:t>
        </w:r>
      </w:ins>
    </w:p>
    <w:bookmarkStart w:id="97" w:name="exm-average-fit"/>
    <w:p>
      <w:pPr>
        <w:pStyle w:val="BodyText"/>
      </w:pPr>
      <w:ins w:id="176" w:author="PR Preview" w:date="2026-01-01T00:00:00Z">
        <w:r>
          <w:rPr>
            <w:b/>
            <w:bCs/>
          </w:rPr>
          <w:t xml:space="preserve">Example 12 (Computing the expected prediction)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Suppose the predictions</w:t>
        </w:r>
      </w:ins>
      <w:ins w:id="17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at</w:t>
        </w:r>
      </w:ins>
      <w:ins w:id="182" w:author="PR Preview" w:date="2026-01-01T00:00:00Z">
        <w:r>
          <w:t xml:space="preserve"> </w:t>
        </w:r>
      </w:ins>
      <m:oMath>
        <m:r>
          <m:t>x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take the values</w:t>
        </w:r>
      </w:ins>
      <w:ins w:id="185" w:author="PR Preview" w:date="2026-01-01T00:00:00Z">
        <w:r>
          <w:t xml:space="preserve"> </w:t>
        </w:r>
      </w:ins>
      <m:oMath>
        <m:r>
          <m:t>9</m:t>
        </m:r>
      </m:oMath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m:oMath>
        <m:r>
          <m:t>11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</w:t>
        </w:r>
      </w:ins>
      <w:ins w:id="190" w:author="PR Preview" w:date="2026-01-01T00:00:00Z">
        <w:r>
          <w:t xml:space="preserve"> </w:t>
        </w:r>
      </w:ins>
      <m:oMath>
        <m:r>
          <m:t>13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with equal probability.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5" w:author="PR Preview" w:date="2026-01-01T00:00:00Z">
        <w:r>
          <w:delText xml:space="preserve">A prediction can miss</w:delText>
        </w:r>
      </w:del>
      <w:del w:id="19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because its</w:delText>
        </w:r>
      </w:del>
      <w:del w:id="199" w:author="PR Preview" w:date="2026-01-01T00:00:00Z">
        <w:r>
          <w:delText xml:space="preserve"> </w:delText>
        </w:r>
      </w:del>
      <w:hyperlink w:anchor="def-average-fit">
        <w:del w:id="200" w:author="PR Preview" w:date="2026-01-01T00:00:00Z">
          <w:r>
            <w:rPr>
              <w:rStyle w:val="Hyperlink"/>
            </w:rPr>
            <w:delText xml:space="preserve">average fit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is off,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or because it gives a different result for every training set.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These are different failures with different fixes,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so the term should split into one piece for each.</w:delText>
        </w:r>
      </w:del>
    </w:p>
    <w:p>
      <w:pPr>
        <w:pStyle w:val="BodyText"/>
      </w:pPr>
      <w:del w:id="209" w:author="PR Preview" w:date="2026-01-01T00:00:00Z">
        <w:r>
          <w:delText xml:space="preserve">Split it with the same technique as before: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add and subtract the average fit</w:delText>
        </w:r>
      </w:del>
      <w:del w:id="212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(</w:delText>
        </w:r>
      </w:del>
      <w:hyperlink w:anchor="eq-average-fit">
        <w:del w:id="215" w:author="PR Preview" w:date="2026-01-01T00:00:00Z">
          <w:r>
            <w:rPr>
              <w:rStyle w:val="Hyperlink"/>
            </w:rPr>
            <w:delText xml:space="preserve">Equation 19</w:delText>
          </w:r>
        </w:del>
      </w:hyperlink>
      <w:del w:id="216" w:author="PR Preview" w:date="2026-01-01T00:00:00Z">
        <w:r>
          <w:delText xml:space="preserve">),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expand, and take the expectation term by term.</w:delText>
        </w:r>
      </w:del>
    </w:p>
    <w:p>
      <w:pPr>
        <w:pStyle w:val="FirstParagraph"/>
      </w:pPr>
      <w:ins w:id="219" w:author="PR Preview" w:date="2026-01-01T00:00:00Z">
        <w:r>
          <w:t xml:space="preserve">A prediction can miss</w:t>
        </w:r>
      </w:ins>
      <w:ins w:id="22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because its</w:t>
        </w:r>
      </w:ins>
      <w:ins w:id="223" w:author="PR Preview" w:date="2026-01-01T00:00:00Z">
        <w:r>
          <w:t xml:space="preserve"> </w:t>
        </w:r>
      </w:ins>
      <w:hyperlink w:anchor="def-average-fit">
        <w:ins w:id="224" w:author="PR Preview" w:date="2026-01-01T00:00:00Z">
          <w:r>
            <w:rPr>
              <w:rStyle w:val="Hyperlink"/>
            </w:rPr>
            <w:t xml:space="preserve">expected prediction</w:t>
          </w:r>
        </w:ins>
      </w:hyperlink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off,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or because it gives a different result for every training set.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These are different failures with different fixes,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so the term should split into one piece for each.</w:t>
        </w:r>
      </w:ins>
    </w:p>
    <w:p>
      <w:pPr>
        <w:pStyle w:val="BodyText"/>
      </w:pPr>
      <w:ins w:id="233" w:author="PR Preview" w:date="2026-01-01T00:00:00Z">
        <w:r>
          <w:t xml:space="preserve">Split it with the same technique as before: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add and subtract the expected prediction</w:t>
        </w:r>
      </w:ins>
      <w:ins w:id="23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(</w:t>
        </w:r>
      </w:ins>
      <w:hyperlink w:anchor="eq-average-fit">
        <w:ins w:id="239" w:author="PR Preview" w:date="2026-01-01T00:00:00Z">
          <w:r>
            <w:rPr>
              <w:rStyle w:val="Hyperlink"/>
            </w:rPr>
            <w:t xml:space="preserve">Equation 19</w:t>
          </w:r>
        </w:ins>
      </w:hyperlink>
      <w:ins w:id="240" w:author="PR Preview" w:date="2026-01-01T00:00:00Z">
        <w:r>
          <w:t xml:space="preserve">),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del w:id="243" w:author="PR Preview" w:date="2026-01-01T00:00:00Z">
        <w:r>
          <w:rPr>
            <w:i/>
            <w:iCs/>
          </w:rPr>
          <w:delText xml:space="preserve">Solution 6</w:delText>
        </w:r>
      </w:del>
      <w:del w:id="244" w:author="PR Preview" w:date="2026-01-01T00:00:00Z">
        <w:r>
          <w:delText xml:space="preserve">. </w:delText>
        </w:r>
      </w:del>
      <w:del w:id="245" w:author="PR Preview" w:date="2026-01-01T00:00:00Z">
        <w:r>
          <w:delText xml:space="preserve">Insert the average fit:</w:delText>
        </w:r>
      </w:del>
    </w:p>
    <w:p>
      <w:pPr>
        <w:pStyle w:val="BodyText"/>
      </w:pPr>
      <w:ins w:id="246" w:author="PR Preview" w:date="2026-01-01T00:00:00Z">
        <w:r>
          <w:rPr>
            <w:i/>
            <w:iCs/>
          </w:rPr>
          <w:t xml:space="preserve">Solution 6</w:t>
        </w:r>
      </w:ins>
      <w:ins w:id="247" w:author="PR Preview" w:date="2026-01-01T00:00:00Z">
        <w:r>
          <w:t xml:space="preserve">. </w:t>
        </w:r>
      </w:ins>
      <w:ins w:id="248" w:author="PR Preview" w:date="2026-01-01T00:00:00Z">
        <w:r>
          <w:t xml:space="preserve">Insert the expected prediction: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expected prediction and of bias)</m:t>
              </m:r>
            </m:e>
          </m:eqArr>
        </m:oMath>
      </m:oMathPara>
    </w:p>
    <w:p>
      <w:pPr>
        <w:pStyle w:val="FirstParagraph"/>
      </w:pPr>
      <w:del w:id="249" w:author="PR Preview" w:date="2026-01-01T00:00:00Z">
        <w:r>
          <w:delText xml:space="preserve">The cross term vanishes, and this time not by independence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but by the definition of the average fit.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 first factor is a constant, so it comes out of the expectation:</w:delText>
        </w:r>
      </w:del>
    </w:p>
    <w:p>
      <w:pPr>
        <w:pStyle w:val="FirstParagraph"/>
      </w:pPr>
      <w:ins w:id="254" w:author="PR Preview" w:date="2026-01-01T00:00:00Z">
        <w:r>
          <w:t xml:space="preserve">The cross term vanishes, and this time not by independence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but by the definition of the expected prediction.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The first factor is a constant, so it comes out of the expectation: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74" Type="http://schemas.openxmlformats.org/officeDocument/2006/relationships/image" Target="media/rId274.png"/><Relationship Id="rId131" Type="http://schemas.openxmlformats.org/officeDocument/2006/relationships/image" Target="media/rId131.png"/><Relationship Id="rId163" Type="http://schemas.openxmlformats.org/officeDocument/2006/relationships/image" Target="media/rId163.png"/><Relationship Id="rId167" Type="http://schemas.openxmlformats.org/officeDocument/2006/relationships/image" Target="media/rId167.png"/><Relationship Id="rId171" Type="http://schemas.openxmlformats.org/officeDocument/2006/relationships/image" Target="media/rId171.png"/><Relationship Id="rId175" Type="http://schemas.openxmlformats.org/officeDocument/2006/relationships/image" Target="media/rId175.png"/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2026-10-17T08:32:51Z</dcterms:created>
  <dcterms:modified xsi:type="dcterms:W3CDTF">2026-10-17T08:32:51Z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01:16:55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