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2026-10-19 03:33:48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03:40:46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ν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del w:id="3" w:author="PR Preview" w:date="2026-01-01T00:00:00Z">
        <w:r>
          <w:delText xml:space="preserve">$$
    \begin{aligned}
    \operatorname{sMSE}\mathopen{}\left(\hat y\right)\mathclose{}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delText>
        </w:r>
      </w:del>
    </w:p>
    <w:p>
      <w:pPr>
        <w:pStyle w:val="BodyText"/>
      </w:pPr>
      <w:ins w:id="4" w:author="PR Preview" w:date="2026-01-01T00:00:00Z">
        <w:r>
          <w:t xml:space="preserve">$$
    \begin{aligned}
    {\operatorname{sMSE}\mathopen{}\left(\hat y\right)\mathclose{}}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  </w:r>
      </w:ins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del w:id="5" w:author="PR Preview" w:date="2026-01-01T00:00:00Z">
        <w:r>
          <w:delText xml:space="preserve">$$
    \begin{aligned}
    \operatorname{sMSE}\mathopen{}\left(\hat y\right)\mathclose{}
    &amp;= \frac{1}{n} \text{RSS}(\mathord{\smash[b]{\underset{\raise.3ex\hbox{$\scriptstyle\sim$}}{\theta}}\vphantom{\theta}})
    &amp;&amp; \text{(result above)}\\
    n \, \operatorname{sMSE}\mathopen{}\left(\hat y\right)\mathclose{}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\operatorname{sMSE}\mathopen{}\left(\hat y\right)\mathclose{}
    &amp;&amp; \text{(swap the two sides)}
    \end{aligned}
    $$</w:delText>
        </w:r>
      </w:del>
    </w:p>
    <w:p>
      <w:pPr>
        <w:pStyle w:val="BodyText"/>
      </w:pPr>
      <w:ins w:id="6" w:author="PR Preview" w:date="2026-01-01T00:00:00Z">
        <w:r>
  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  </w:r>
      </w:ins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del w:id="7" w:author="PR Preview" w:date="2026-01-01T00:00:00Z">
        <w:r>
          <w:delText xml:space="preserve">$$\operatorname{sMSE}\mathopen{}\left(\hat y\right)\mathclose{} = \frac{1}{n} \text{RSS}(\mathord{\smash[b]{\underset{\raise.3ex\hbox{$\scriptstyle\sim$}}{\theta}}\vphantom{\theta}}),$$</w:delText>
        </w:r>
      </w:del>
    </w:p>
    <w:p>
      <w:pPr>
        <w:pStyle w:val="BodyText"/>
      </w:pPr>
      <w:ins w:id="8" w:author="PR Preview" w:date="2026-01-01T00:00:00Z">
        <w:r>
          <w:t xml:space="preserve">$${\operatorname{sMSE}\mathopen{}\left(\hat y\right)\mathclose{}} = \frac{1}{n} \text{RSS}(\mathord{\smash[b]{\underset{\raise.3ex\hbox{$\scriptstyle\sim$}}{\theta}}\vphantom{\theta}}),$$</w:t>
        </w:r>
      </w:ins>
    </w:p>
    <w:p>
      <w:pPr>
        <w:pStyle w:val="FirstParagraph"/>
      </w:pPr>
      <w:r>
        <w:t xml:space="preserve">and equivalently</w:t>
      </w:r>
    </w:p>
    <w:p>
      <w:pPr>
        <w:pStyle w:val="BodyText"/>
      </w:pPr>
      <w:del w:id="9" w:author="PR Preview" w:date="2026-01-01T00:00:00Z">
        <w:r>
          <w:delText xml:space="preserve">$$\text{RSS}(\mathord{\smash[b]{\underset{\raise.3ex\hbox{$\scriptstyle\sim$}}{\theta}}\vphantom{\theta}}) = n \, \operatorname{sMSE}\mathopen{}\left(\hat y\right)\mathclose{}.$$</w:delText>
        </w:r>
      </w:del>
    </w:p>
    <w:p>
      <w:pPr>
        <w:pStyle w:val="BodyText"/>
      </w:pPr>
      <w:ins w:id="10" w:author="PR Preview" w:date="2026-01-01T00:00:00Z">
        <w:r>
          <w:t xml:space="preserve">$$\text{RSS}(\mathord{\smash[b]{\underset{\raise.3ex\hbox{$\scriptstyle\sim$}}{\theta}}\vphantom{\theta}}) = n \, {\operatorname{sMSE}\mathopen{}\left(\hat y\right)\mathclose{}}.$$</w:t>
        </w:r>
      </w:ins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7" Type="http://schemas.openxmlformats.org/officeDocument/2006/relationships/image" Target="media/rId117.png"/><Relationship Id="rId21" Type="http://schemas.openxmlformats.org/officeDocument/2006/relationships/image" Target="media/rId21.png"/><Relationship Id="rId54" Type="http://schemas.openxmlformats.org/officeDocument/2006/relationships/image" Target="media/rId54.png"/><Relationship Id="rId66" Type="http://schemas.openxmlformats.org/officeDocument/2006/relationships/image" Target="media/rId66.png"/><Relationship Id="rId123" Type="http://schemas.openxmlformats.org/officeDocument/2006/relationships/image" Target="media/rId123.png"/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2026-10-19T10:47:30Z</dcterms:created>
  <dcterms:modified xsi:type="dcterms:W3CDTF">2026-10-19T10:47:30Z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03:40:46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