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00:53:49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(Likelihood of a dataset)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$\mathord{\smash[b]{\underset{\raise.3ex\hbox{$\scriptstyle\sim$}}{x}}\vphantom{x}}\stackrel{\text{def}}{=}x_1, \ldots, x_n$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a dataset with corresponding random vector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let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$\operatorname{p}_{\Theta}(\mathord{\smash[b]{\underset{\raise.3ex\hbox{$\scriptstyle\sim$}}{X}}\vphantom{X}}= \mathord{\smash[b]{\underset{\raise.3ex\hbox{$\scriptstyle\sim$}}{x}}\vphantom{x}})$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a probability model for the distribution of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$\mathord{\smash[b]{\underset{\raise.3ex\hbox{$\scriptstyle\sim$}}{X}}\vphantom{X}}$</w:delText>
        </w:r>
      </w:del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with unknown parameter vector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likelihood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of the parameter value</w:delText>
        </w:r>
      </w:del>
      <w:del w:id="32" w:author="PR Preview" w:date="2026-01-01T00:00:00Z">
        <w:r>
          <w:delText xml:space="preserve"> </w:delText>
        </w:r>
      </w:del>
      <m:oMath>
        <m:r>
          <m:t>θ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 model</w:delText>
        </w:r>
      </w:del>
      <w:del w:id="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data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i/>
            <w:iCs/>
          </w:rPr>
          <w:delText xml:space="preserve">joint probability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(or joint density) of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when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[4]</w:delText>
        </w:r>
      </w:del>
      <w:del w:id="55" w:author="PR Preview" w:date="2026-01-01T00:00:00Z">
        <w:r>
          <w:delText xml:space="preserve">: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2 (Likelihood of a dataset)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Let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be a dataset with corresponding random vector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$\mathord{\smash[b]{\underset{\raise.3ex\hbox{$\scriptstyle\sim$}}{X}}\vphantom{X}}$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let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$\operatorname{p}_{\Theta}(\mathord{\smash[b]{\underset{\raise.3ex\hbox{$\scriptstyle\sim$}}{X}}\vphantom{X}}= \mathord{\smash[b]{\underset{\raise.3ex\hbox{$\scriptstyle\sim$}}{x}}\vphantom{x}})$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be a probability model for the distribution of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$\mathord{\smash[b]{\underset{\raise.3ex\hbox{$\scriptstyle\sim$}}{X}}\vphantom{X}}$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with unknown parameter vector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likelihood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 the parameter value</w:t>
        </w:r>
      </w:ins>
      <w:ins w:id="85" w:author="PR Preview" w:date="2026-01-01T00:00:00Z">
        <w:r>
          <w:t xml:space="preserve"> </w:t>
        </w:r>
      </w:ins>
      <m:oMath>
        <m:r>
          <m:t>θ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 model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 data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i/>
            <w:iCs/>
          </w:rPr>
          <w:t xml:space="preserve">joint probability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(or joint density) of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when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ins w:id="10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Definition 4 (Maximum likelihood estimate)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The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rPr>
            <w:b/>
            <w:bCs/>
          </w:rPr>
          <w:delText xml:space="preserve">maximum likelihood estimate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(MLE) of a parameter vector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written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value of</w:delText>
        </w:r>
      </w:del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that maximizes the likelihood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[5]</w:delText>
        </w:r>
      </w:del>
      <w:del w:id="127" w:author="PR Preview" w:date="2026-01-01T00:00:00Z">
        <w:r>
          <w:delText xml:space="preserve">:</w:delText>
        </w:r>
      </w:del>
    </w:p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Definition 4 (Maximum likelihood estimate)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maximum likelihood estimate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(MLE) of a parameter vector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written</w:t>
        </w:r>
      </w:ins>
      <w:ins w:id="1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the value of</w:t>
        </w:r>
      </w:ins>
      <w:ins w:id="143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that maximizes the</w:t>
        </w:r>
      </w:ins>
      <w:ins w:id="146" w:author="PR Preview" w:date="2026-01-01T00:00:00Z">
        <w:r>
          <w:t xml:space="preserve"> </w:t>
        </w:r>
      </w:ins>
      <w:hyperlink w:anchor="def-lik">
        <w:ins w:id="147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48" w:author="PR Preview" w:date="2026-01-01T00:00:00Z">
        <w:r>
          <w:t xml:space="preserve">:</w:t>
        </w:r>
      </w:ins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del w:id="149" w:author="PR Preview" w:date="2026-01-01T00:00:00Z">
        <w:r>
          <w:rPr>
            <w:b/>
            <w:bCs/>
          </w:rPr>
          <w:delText xml:space="preserve">Definition 7 (Score function)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b/>
            <w:bCs/>
          </w:rPr>
          <w:delText xml:space="preserve">score function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 a statistical model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$\operatorname{p}(\mathord{\smash[b]{\underset{\raise.3ex\hbox{$\scriptstyle\sim$}}{X}}\vphantom{X}}= \mathord{\smash[b]{\underset{\raise.3ex\hbox{$\scriptstyle\sim$}}{x}}\vphantom{x}})$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 gradient (vector of first derivatives) of the model’s log-likelihood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with respect to the parameters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[10]</w:delText>
        </w:r>
      </w:del>
      <w:del w:id="166" w:author="PR Preview" w:date="2026-01-01T00:00:00Z">
        <w:r>
          <w:delText xml:space="preserve">:</w:delText>
        </w:r>
      </w:del>
    </w:p>
    <w:p>
      <w:pPr>
        <w:pStyle w:val="FirstParagraph"/>
      </w:pPr>
      <w:ins w:id="167" w:author="PR Preview" w:date="2026-01-01T00:00:00Z">
        <w:r>
          <w:rPr>
            <w:b/>
            <w:bCs/>
          </w:rPr>
          <w:t xml:space="preserve">Definition 7 (Score function)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rPr>
            <w:b/>
            <w:bCs/>
          </w:rPr>
          <w:t xml:space="preserve">score function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of a statistical model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\mathord{\smash[b]{\underset{\raise.3ex\hbox{$\scriptstyle\sim$}}{x}}\vphantom{x}})$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gradient (vector of first derivatives) of the model’s log-likelihood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del w:id="182" w:author="PR Preview" w:date="2026-01-01T00:00:00Z">
        <w:r>
          <w:rPr>
            <w:b/>
            <w:bCs/>
          </w:rPr>
          <w:delText xml:space="preserve">Definition 10 (Expected information matrix (Fisher information matrix, information matrix))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b/>
            <w:bCs/>
          </w:rPr>
          <w:delText xml:space="preserve">expected information matrix</w:delText>
        </w:r>
      </w:del>
      <w:del w:id="187" w:author="PR Preview" w:date="2026-01-01T00:00:00Z">
        <w:r>
          <w:delText xml:space="preserve">,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also called the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rPr>
            <w:b/>
            <w:bCs/>
          </w:rPr>
          <w:delText xml:space="preserve">Fisher information matrix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or just the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information matrix</w:delText>
        </w:r>
      </w:del>
      <w:del w:id="196" w:author="PR Preview" w:date="2026-01-01T00:00:00Z">
        <w:r>
          <w:delText xml:space="preserve">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written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 is the expected value of the negative</w:delText>
        </w:r>
      </w:del>
      <w:del w:id="203" w:author="PR Preview" w:date="2026-01-01T00:00:00Z">
        <w:r>
          <w:delText xml:space="preserve"> </w:delText>
        </w:r>
      </w:del>
      <w:hyperlink w:anchor="def-hessian">
        <w:del w:id="20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of the log-likelihood,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with the data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$\mathord{\smash[b]{\underset{\raise.3ex\hbox{$\scriptstyle\sim$}}{X}}\vphantom{X}}$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treated as random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[12]</w:delText>
        </w:r>
      </w:del>
      <w:del w:id="215" w:author="PR Preview" w:date="2026-01-01T00:00:00Z">
        <w:r>
          <w:delText xml:space="preserve">: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expected information matrix</w:t>
        </w:r>
      </w:ins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also called 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Fisher information matrix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or just the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information matrix</w:t>
        </w:r>
      </w:ins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written</w:t>
        </w:r>
      </w:ins>
      <w:ins w:id="2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is the expected value of the negative</w:t>
        </w:r>
      </w:ins>
      <w:ins w:id="237" w:author="PR Preview" w:date="2026-01-01T00:00:00Z">
        <w:r>
          <w:t xml:space="preserve"> </w:t>
        </w:r>
      </w:ins>
      <w:hyperlink w:anchor="def-hessian">
        <w:ins w:id="23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the log-likelihood,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with the data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$\mathord{\smash[b]{\underset{\raise.3ex\hbox{$\scriptstyle\sim$}}{X}}\vphantom{X}}$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treated as random:</w:t>
        </w:r>
      </w:ins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del w:id="247" w:author="PR Preview" w:date="2026-01-01T00:00:00Z">
        <w:r>
          <w:rPr>
            <w:b/>
            <w:bCs/>
          </w:rPr>
          <w:delText xml:space="preserve">Definition 13 (Wald test)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The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b/>
            <w:bCs/>
          </w:rPr>
          <w:delText xml:space="preserve">Wald test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of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uses the test statistic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[18]</w:delText>
        </w:r>
      </w:del>
    </w:p>
    <w:p>
      <w:pPr>
        <w:pStyle w:val="FirstParagraph"/>
      </w:pPr>
      <w:ins w:id="259" w:author="PR Preview" w:date="2026-01-01T00:00:00Z">
        <w:r>
          <w:rPr>
            <w:b/>
            <w:bCs/>
          </w:rPr>
          <w:t xml:space="preserve">Definition 13 (Wald test)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Wald test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of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uses the</w:t>
        </w:r>
      </w:ins>
      <w:ins w:id="269" w:author="PR Preview" w:date="2026-01-01T00:00:00Z">
        <w:r>
          <w:t xml:space="preserve"> </w:t>
        </w:r>
      </w:ins>
      <w:hyperlink r:id="rId121">
        <w:ins w:id="270" w:author="PR Preview" w:date="2026-01-01T00:00:00Z">
          <w:r>
            <w:rPr>
              <w:rStyle w:val="Hyperlink"/>
            </w:rPr>
            <w:t xml:space="preserve">test 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del w:id="271" w:author="PR Preview" w:date="2026-01-01T00:00:00Z">
        <w:r>
          <w:rPr>
            <w:b/>
            <w:bCs/>
          </w:rPr>
          <w:delText xml:space="preserve">Definition 15 (Likelihood ratio statistic)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Suppose a null hypothesis</w:delText>
        </w:r>
      </w:del>
      <w:del w:id="27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imposes</w:delText>
        </w:r>
      </w:del>
      <w:del w:id="277" w:author="PR Preview" w:date="2026-01-01T00:00:00Z">
        <w:r>
          <w:delText xml:space="preserve"> </w:delText>
        </w:r>
      </w:del>
      <m:oMath>
        <m:r>
          <m:t>q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constraints on the parameter vector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$\mathord{\smash[b]{\underset{\raise.3ex\hbox{$\scriptstyle\sim$}}{\theta}}\vphantom{\theta}}$</w:delText>
        </w:r>
      </w:del>
      <w:del w:id="282" w:author="PR Preview" w:date="2026-01-01T00:00:00Z">
        <w:r>
          <w:delText xml:space="preserve">.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Let</w:delText>
        </w:r>
      </w:del>
      <w:del w:id="2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be the unrestricted MLE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</w:delText>
        </w:r>
      </w:del>
      <w:del w:id="2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 MLE under</w:delText>
        </w:r>
      </w:del>
      <w:del w:id="29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94" w:author="PR Preview" w:date="2026-01-01T00:00:00Z">
        <w:r>
          <w:delText xml:space="preserve">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rPr>
            <w:b/>
            <w:bCs/>
          </w:rPr>
          <w:delText xml:space="preserve">likelihood ratio statistic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is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[19]</w:delText>
        </w:r>
      </w:del>
    </w:p>
    <w:p>
      <w:pPr>
        <w:pStyle w:val="FirstParagraph"/>
      </w:pPr>
      <w:ins w:id="303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Suppose a null hypothesis</w:t>
        </w:r>
      </w:ins>
      <w:ins w:id="30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imposes</w:t>
        </w:r>
      </w:ins>
      <w:ins w:id="309" w:author="PR Preview" w:date="2026-01-01T00:00:00Z">
        <w:r>
          <w:t xml:space="preserve"> </w:t>
        </w:r>
      </w:ins>
      <m:oMath>
        <m:r>
          <m:t>q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constraints on the parameter vector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$\mathord{\smash[b]{\underset{\raise.3ex\hbox{$\scriptstyle\sim$}}{\theta}}\vphantom{\theta}}$</w:t>
        </w:r>
      </w:ins>
      <w:ins w:id="314" w:author="PR Preview" w:date="2026-01-01T00:00:00Z">
        <w:r>
          <w:t xml:space="preserve">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Let</w:t>
        </w:r>
      </w:ins>
      <w:ins w:id="3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be the unrestricted MLE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 MLE under</w:t>
        </w:r>
      </w:ins>
      <w:ins w:id="32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26" w:author="PR Preview" w:date="2026-01-01T00:00:00Z">
        <w:r>
          <w:t xml:space="preserve">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b/>
            <w:bCs/>
          </w:rPr>
          <w:t xml:space="preserve">likelihood ratio statistic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Definition 16 (Prediction interval)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</w:delText>
        </w:r>
      </w:del>
      <w:del w:id="336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prediction interval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for a future random quantity</w:delText>
        </w:r>
      </w:del>
      <w:del w:id="341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is a pair of statistics</w:delText>
        </w:r>
      </w:del>
      <w:del w:id="344" w:author="PR Preview" w:date="2026-01-01T00:00:00Z">
        <w:r>
          <w:delText xml:space="preserve"> </w:delText>
        </w:r>
      </w:del>
      <m:oMath>
        <m:r>
          <m:t>L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and</w:delText>
        </w:r>
      </w:del>
      <w:del w:id="347" w:author="PR Preview" w:date="2026-01-01T00:00:00Z">
        <w:r>
          <w:delText xml:space="preserve"> </w:delText>
        </w:r>
      </w:del>
      <m:oMath>
        <m:r>
          <m:t>U</m:t>
        </m:r>
      </m:oMath>
      <w:del w:id="348" w:author="PR Preview" w:date="2026-01-01T00:00:00Z">
        <w:r>
          <w:delText xml:space="preserve">, computed from the observed data,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such that the interval from</w:delText>
        </w:r>
      </w:del>
      <w:del w:id="351" w:author="PR Preview" w:date="2026-01-01T00:00:00Z">
        <w:r>
          <w:delText xml:space="preserve"> </w:delText>
        </w:r>
      </w:del>
      <m:oMath>
        <m:r>
          <m:t>L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to</w:delText>
        </w:r>
      </w:del>
      <w:del w:id="354" w:author="PR Preview" w:date="2026-01-01T00:00:00Z">
        <w:r>
          <w:delText xml:space="preserve"> </w:delText>
        </w:r>
      </w:del>
      <m:oMath>
        <m:r>
          <m:t>U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contains</w:delText>
        </w:r>
      </w:del>
      <w:del w:id="357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with probability</w:delText>
        </w:r>
      </w:del>
      <w:del w:id="3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where the probability accounts for the randomness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of both the observed data and</w:delText>
        </w:r>
      </w:del>
      <w:del w:id="366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[22]</w:delText>
        </w:r>
      </w:del>
      <w:del w:id="369" w:author="PR Preview" w:date="2026-01-01T00:00:00Z">
        <w:r>
          <w:delText xml:space="preserve">:</w:delText>
        </w:r>
      </w:del>
    </w:p>
    <w:p>
      <w:pPr>
        <w:pStyle w:val="FirstParagraph"/>
      </w:pPr>
      <w:ins w:id="370" w:author="PR Preview" w:date="2026-01-01T00:00:00Z">
        <w:r>
          <w:rPr>
            <w:b/>
            <w:bCs/>
          </w:rPr>
          <w:t xml:space="preserve">Definition 16 (Prediction interval)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</w:t>
        </w:r>
      </w:ins>
      <w:ins w:id="373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rPr>
            <w:b/>
            <w:bCs/>
          </w:rPr>
          <w:t xml:space="preserve">prediction interval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for a future random quantity</w:t>
        </w:r>
      </w:ins>
      <w:ins w:id="378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a pair of statistics</w:t>
        </w:r>
      </w:ins>
      <w:ins w:id="381" w:author="PR Preview" w:date="2026-01-01T00:00:00Z">
        <w:r>
          <w:t xml:space="preserve"> </w:t>
        </w:r>
      </w:ins>
      <m:oMath>
        <m:r>
          <m:t>L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t>U</m:t>
        </m:r>
      </m:oMath>
      <w:ins w:id="385" w:author="PR Preview" w:date="2026-01-01T00:00:00Z">
        <w:r>
          <w:t xml:space="preserve">, computed from the observed data,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such that the interval from</w:t>
        </w:r>
      </w:ins>
      <w:ins w:id="388" w:author="PR Preview" w:date="2026-01-01T00:00:00Z">
        <w:r>
          <w:t xml:space="preserve"> </w:t>
        </w:r>
      </w:ins>
      <m:oMath>
        <m:r>
          <m:t>L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to</w:t>
        </w:r>
      </w:ins>
      <w:ins w:id="391" w:author="PR Preview" w:date="2026-01-01T00:00:00Z">
        <w:r>
          <w:t xml:space="preserve"> </w:t>
        </w:r>
      </w:ins>
      <m:oMath>
        <m:r>
          <m:t>U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contains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with probability</w:t>
        </w:r>
      </w:ins>
      <w:ins w:id="39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398" w:author="PR Preview" w:date="2026-01-01T00:00:00Z">
        <w:r>
          <w:t xml:space="preserve">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where the probability accounts for the randomness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 both the observed data and</w:t>
        </w:r>
      </w:ins>
      <w:ins w:id="40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05" w:author="PR Preview" w:date="2026-01-01T00:00:00Z">
        <w:r>
          <w:delText xml:space="preserve">For the second entry,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write</w:delText>
        </w:r>
      </w:del>
      <w:del w:id="40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as a single variable</w:delText>
        </w:r>
      </w:del>
      <w:del w:id="411" w:author="PR Preview" w:date="2026-01-01T00:00:00Z">
        <w:r>
          <w:delText xml:space="preserve"> </w:delText>
        </w:r>
      </w:del>
      <m:oMath>
        <m:r>
          <m:t>v</m:t>
        </m:r>
      </m:oMath>
      <w:del w:id="412" w:author="PR Preview" w:date="2026-01-01T00:00:00Z">
        <w:r>
          <w:delText xml:space="preserve">, so that</w:delText>
        </w:r>
      </w:del>
      <w:del w:id="413" w:author="PR Preview" w:date="2026-01-01T00:00:00Z">
        <w:r>
          <w:delText xml:space="preserve"> </w:delText>
        </w:r>
      </w:del>
      <m:oMath>
        <m:r>
          <m:t>ℓ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contains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and</w:delText>
        </w:r>
      </w:del>
      <w:del w:id="4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20" w:author="PR Preview" w:date="2026-01-01T00:00:00Z">
        <w:r>
          <w:delText xml:space="preserve">:</w:delText>
        </w:r>
      </w:del>
    </w:p>
    <w:p>
      <w:pPr>
        <w:pStyle w:val="FirstParagraph"/>
      </w:pPr>
      <w:ins w:id="421" w:author="PR Preview" w:date="2026-01-01T00:00:00Z">
        <w:r>
          <w:t xml:space="preserve">For the second entry,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write the</w:t>
        </w:r>
      </w:ins>
      <w:ins w:id="424" w:author="PR Preview" w:date="2026-01-01T00:00:00Z">
        <w:r>
          <w:t xml:space="preserve"> </w:t>
        </w:r>
      </w:ins>
      <w:hyperlink r:id="rId267">
        <w:ins w:id="425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42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as a single variable</w:t>
        </w:r>
      </w:ins>
      <w:ins w:id="429" w:author="PR Preview" w:date="2026-01-01T00:00:00Z">
        <w:r>
          <w:t xml:space="preserve"> </w:t>
        </w:r>
      </w:ins>
      <m:oMath>
        <m:r>
          <m:t>v</m:t>
        </m:r>
      </m:oMath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so that the</w:t>
        </w:r>
      </w:ins>
      <w:ins w:id="433" w:author="PR Preview" w:date="2026-01-01T00:00:00Z">
        <w:r>
          <w:t xml:space="preserve"> </w:t>
        </w:r>
      </w:ins>
      <w:hyperlink w:anchor="def-loglik">
        <w:ins w:id="434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435" w:author="PR Preview" w:date="2026-01-01T00:00:00Z">
        <w:r>
          <w:t xml:space="preserve"> </w:t>
        </w:r>
      </w:ins>
      <m:oMath>
        <m:r>
          <m:t>ℓ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contains</w:t>
        </w:r>
      </w:ins>
      <w:ins w:id="4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and</w:t>
        </w:r>
      </w:ins>
      <w:ins w:id="4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where the sum of squared</w:t>
        </w:r>
      </w:ins>
      <w:ins w:id="445" w:author="PR Preview" w:date="2026-01-01T00:00:00Z">
        <w:r>
          <w:t xml:space="preserve"> </w:t>
        </w:r>
      </w:ins>
      <w:hyperlink r:id="rId268">
        <w:ins w:id="446" w:author="PR Preview" w:date="2026-01-01T00:00:00Z">
          <w:r>
            <w:rPr>
              <w:rStyle w:val="Hyperlink"/>
            </w:rPr>
            <w:t xml:space="preserve">deviations</w:t>
          </w:r>
        </w:ins>
      </w:hyperlink>
      <w:ins w:id="44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from the mean parameter</w:t>
        </w:r>
      </w:ins>
      <w:ins w:id="450" w:author="PR Preview" w:date="2026-01-01T00:00:00Z">
        <w:r>
          <w:t xml:space="preserve"> </w:t>
        </w:r>
      </w:ins>
      <m:oMath>
        <m:r>
          <m:t>μ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does not depend on</w:t>
        </w:r>
      </w:ins>
      <w:ins w:id="45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5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2026-10-19T08:07:45Z</dcterms:created>
  <dcterms:modified xsi:type="dcterms:W3CDTF">2026-10-19T08:07:45Z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