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03:33:48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03:40:46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 (Monte Carlo estimate)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Given draws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 a function</w:delText>
        </w:r>
      </w:del>
      <w:del w:id="10" w:author="PR Preview" w:date="2026-01-01T00:00:00Z">
        <w:r>
          <w:delText xml:space="preserve"> </w:delText>
        </w:r>
      </w:del>
      <m:oMath>
        <m:r>
          <m:t>g</m:t>
        </m:r>
      </m:oMath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the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rPr>
            <w:b/>
            <w:bCs/>
          </w:rPr>
          <w:delText xml:space="preserve">Monte Carlo estimate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of the</w:delText>
        </w:r>
      </w:del>
      <w:del w:id="18" w:author="PR Preview" w:date="2026-01-01T00:00:00Z">
        <w:r>
          <w:delText xml:space="preserve"> </w:delText>
        </w:r>
      </w:del>
      <w:hyperlink w:anchor="def-posterior">
        <w:del w:id="19" w:author="PR Preview" w:date="2026-01-01T00:00:00Z">
          <w:r>
            <w:rPr>
              <w:rStyle w:val="Hyperlink"/>
            </w:rPr>
            <w:delText xml:space="preserve">posterior</w:delText>
          </w:r>
        </w:del>
      </w:hyperlink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expectation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$\operatorname{E}\mathopen{}\left[g(\mathord{\smash[b]{\underset{\raise.3ex\hbox{$\scriptstyle\sim$}}{\theta}}\vphantom{\theta}}) \mid \mathord{\smash[b]{\underset{\raise.3ex\hbox{$\scriptstyle\sim$}}{y}}\vphantom{y}}\right]\mathclose{}$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is</w:delText>
        </w:r>
      </w:del>
    </w:p>
    <w:p>
      <w:pPr>
        <w:pStyle w:val="FirstParagraph"/>
      </w:pPr>
      <w:ins w:id="26" w:author="PR Preview" w:date="2026-01-01T00:00:00Z">
        <w:r>
          <w:rPr>
            <w:b/>
            <w:bCs/>
          </w:rPr>
          <w:t xml:space="preserve">Definition 2 (Monte Carlo estimate)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Given draws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and a function</w:t>
        </w:r>
      </w:ins>
      <w:ins w:id="33" w:author="PR Preview" w:date="2026-01-01T00:00:00Z">
        <w:r>
          <w:t xml:space="preserve"> </w:t>
        </w:r>
      </w:ins>
      <m:oMath>
        <m:r>
          <m:t>g</m:t>
        </m:r>
      </m:oMath>
      <w:ins w:id="34" w:author="PR Preview" w:date="2026-01-01T00:00:00Z">
        <w:r>
          <w:t xml:space="preserve">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the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rPr>
            <w:b/>
            <w:bCs/>
          </w:rPr>
          <w:t xml:space="preserve">Monte Carlo estimate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of the</w:t>
        </w:r>
      </w:ins>
      <w:ins w:id="41" w:author="PR Preview" w:date="2026-01-01T00:00:00Z">
        <w:r>
          <w:t xml:space="preserve"> </w:t>
        </w:r>
      </w:ins>
      <w:hyperlink w:anchor="def-posterior">
        <w:ins w:id="42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expectation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is</w:t>
        </w:r>
      </w:ins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del w:id="49" w:author="PR Preview" w:date="2026-01-01T00:00:00Z">
        <w:r>
          <w:delTex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delText>
        </w:r>
      </w:del>
    </w:p>
    <w:p>
      <w:pPr>
        <w:pStyle w:val="BodyText"/>
      </w:pPr>
      <w:ins w:id="50" w:author="PR Preview" w:date="2026-01-01T00:00:00Z">
        <w:r>
  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  </w:r>
      </w:ins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del w:id="51" w:author="PR Preview" w:date="2026-01-01T00:00:00Z">
        <w:r>
          <w:rPr>
            <w:b/>
            <w:bCs/>
          </w:rPr>
          <w:delText xml:space="preserve">Definition 15 (Effective number of parameters)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Let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be the posterior mean of the</w:delText>
        </w:r>
      </w:del>
      <w:del w:id="58" w:author="PR Preview" w:date="2026-01-01T00:00:00Z">
        <w:r>
          <w:delText xml:space="preserve"> </w:delText>
        </w:r>
      </w:del>
      <w:hyperlink w:anchor="def-bayes-deviance">
        <w:del w:id="59" w:author="PR Preview" w:date="2026-01-01T00:00:00Z">
          <w:r>
            <w:rPr>
              <w:rStyle w:val="Hyperlink"/>
            </w:rPr>
            <w:delText xml:space="preserve">deviance</w:delText>
          </w:r>
        </w:del>
      </w:hyperlink>
      <w:del w:id="60" w:author="PR Preview" w:date="2026-01-01T00:00:00Z">
        <w:r>
          <w:delText xml:space="preserve">,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and let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be the posterior mean of the parameters.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The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rPr>
            <w:b/>
            <w:bCs/>
          </w:rPr>
          <w:delText xml:space="preserve">effective number of parameters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is</w:delText>
        </w:r>
      </w:del>
    </w:p>
    <w:p>
      <w:pPr>
        <w:pStyle w:val="BodyText"/>
      </w:pPr>
      <w:ins w:id="73" w:author="PR Preview" w:date="2026-01-01T00:00:00Z">
        <w:r>
          <w:rPr>
            <w:b/>
            <w:bCs/>
          </w:rPr>
          <w:t xml:space="preserve">Definition 15 (Effective number of parameters)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Let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be the posterior mean of the</w:t>
        </w:r>
      </w:ins>
      <w:ins w:id="80" w:author="PR Preview" w:date="2026-01-01T00:00:00Z">
        <w:r>
          <w:t xml:space="preserve"> </w:t>
        </w:r>
      </w:ins>
      <w:hyperlink w:anchor="def-bayes-deviance">
        <w:ins w:id="81" w:author="PR Preview" w:date="2026-01-01T00:00:00Z">
          <w:r>
            <w:rPr>
              <w:rStyle w:val="Hyperlink"/>
            </w:rPr>
            <w:t xml:space="preserve">deviance</w:t>
          </w:r>
        </w:ins>
      </w:hyperlink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and let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be the posterior mean of the parameters.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rPr>
            <w:b/>
            <w:bCs/>
          </w:rPr>
          <w:t xml:space="preserve">effective number of parameters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is</w:t>
        </w:r>
      </w:ins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2026-10-19T10:51:12Z</dcterms:created>
  <dcterms:modified xsi:type="dcterms:W3CDTF">2026-10-19T10:51:12Z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