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00:53:49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(Empirical CDF)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del w:id="14" w:author="PR Preview" w:date="2026-01-01T00:00:00Z">
        <w:r>
          <w:rPr>
            <w:b/>
            <w:bCs/>
          </w:rPr>
          <w:delText xml:space="preserve">empirical CDF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hyperlink r:id="rId15">
        <w:del w:id="19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</w:delText>
        </w:r>
      </w:del>
      <w:del w:id="22" w:author="PR Preview" w:date="2026-01-01T00:00:00Z">
        <w:r>
          <w:delText xml:space="preserve"> </w:delText>
        </w:r>
      </w:del>
      <w:hyperlink w:anchor="def-empirical-distribution">
        <w:del w:id="23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function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[4]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2 (Empirical CDF)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observed values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(</w:t>
        </w:r>
      </w:ins>
      <w:ins w:id="40" w:author="PR Preview" w:date="2026-01-01T00:00:00Z">
        <w:r>
          <w:rPr>
            <w:b/>
            <w:bCs/>
          </w:rPr>
          <w:t xml:space="preserve">empirical CDF</w:t>
        </w:r>
      </w:ins>
      <w:ins w:id="41" w:author="PR Preview" w:date="2026-01-01T00:00:00Z">
        <w:r>
          <w:t xml:space="preserve">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</w:t>
        </w:r>
      </w:ins>
      <w:ins w:id="44" w:author="PR Preview" w:date="2026-01-01T00:00:00Z">
        <w:r>
          <w:t xml:space="preserve"> </w:t>
        </w:r>
      </w:ins>
      <w:hyperlink r:id="rId15">
        <w:ins w:id="45" w:author="PR Preview" w:date="2026-01-01T00:00:00Z">
          <w:r>
            <w:rPr>
              <w:rStyle w:val="Hyperlink"/>
            </w:rPr>
            <w:t xml:space="preserve">CDF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the</w:t>
        </w:r>
      </w:ins>
      <w:ins w:id="48" w:author="PR Preview" w:date="2026-01-01T00:00:00Z">
        <w:r>
          <w:t xml:space="preserve"> </w:t>
        </w:r>
      </w:ins>
      <w:hyperlink w:anchor="def-empirical-distribution">
        <w:ins w:id="49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hyperlink r:id="rId16">
        <w:ins w:id="54" w:author="PR Preview" w:date="2026-01-01T00:00:00Z">
          <w:r>
            <w:rPr>
              <w:rStyle w:val="Hyperlink"/>
            </w:rPr>
            <w:t xml:space="preserve">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del w:id="55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For observed values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order statistics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are the same values sorted in increasing order,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written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[6]</w:delText>
        </w:r>
      </w:del>
    </w:p>
    <w:p>
      <w:pPr>
        <w:pStyle w:val="FirstParagraph"/>
      </w:pPr>
      <w:ins w:id="70" w:author="PR Preview" w:date="2026-01-01T00:00:00Z">
        <w:r>
          <w:rPr>
            <w:b/>
            <w:bCs/>
          </w:rPr>
          <w:t xml:space="preserve">Definition 3 (Order statistics)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observed values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order statistics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are the same values sorted in increasing order,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4 (Sample quantile function (empirical quantile function))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Given an</w:delText>
        </w:r>
      </w:del>
      <w:del w:id="86" w:author="PR Preview" w:date="2026-01-01T00:00:00Z">
        <w:r>
          <w:delText xml:space="preserve"> </w:delText>
        </w:r>
      </w:del>
      <w:hyperlink w:anchor="def-empirical-cdf">
        <w:del w:id="8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sample quantile function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(also called the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empirical quantile function</w:delText>
        </w:r>
      </w:del>
      <w:del w:id="98" w:author="PR Preview" w:date="2026-01-01T00:00:00Z">
        <w:r>
          <w:delText xml:space="preserve">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[9]</w:delText>
        </w:r>
      </w:del>
    </w:p>
    <w:p>
      <w:pPr>
        <w:pStyle w:val="FirstParagraph"/>
      </w:pPr>
      <w:ins w:id="103" w:author="PR Preview" w:date="2026-01-01T00:00:00Z">
        <w:r>
          <w:rPr>
            <w:b/>
            <w:bCs/>
          </w:rPr>
          <w:t xml:space="preserve">Definition 4 (Sample quantile function (empirical quantile function))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Given an</w:t>
        </w:r>
      </w:ins>
      <w:ins w:id="106" w:author="PR Preview" w:date="2026-01-01T00:00:00Z">
        <w:r>
          <w:t xml:space="preserve"> </w:t>
        </w:r>
      </w:ins>
      <w:hyperlink w:anchor="def-empirical-cdf">
        <w:ins w:id="107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1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sample quantile function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(also called the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empirical quantile function</w:t>
        </w:r>
      </w:ins>
      <w:ins w:id="118" w:author="PR Preview" w:date="2026-01-01T00:00:00Z">
        <w:r>
          <w:t xml:space="preserve">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2026-10-19T08:13:17Z</dcterms:created>
  <dcterms:modified xsi:type="dcterms:W3CDTF">2026-10-19T08:13:17Z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