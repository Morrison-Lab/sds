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2026-10-16 10:20:46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11:00:58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9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30" w:name="def-new-observation"/>
    <w:p>
      <w:pPr>
        <w:pStyle w:val="FirstParagraph"/>
      </w:pPr>
      <w:r>
        <w:rPr>
          <w:b/>
          <w:bCs/>
        </w:rPr>
        <w:t xml:space="preserve">Definition 7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28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29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30"/>
    <w:bookmarkStart w:id="31" w:name="exm-new-observation"/>
    <w:p>
      <w:pPr>
        <w:pStyle w:val="BodyText"/>
      </w:pPr>
      <w:r>
        <w:rPr>
          <w:b/>
          <w:bCs/>
        </w:rPr>
        <w:t xml:space="preserve">Example 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31"/>
    <w:bookmarkStart w:id="34" w:name="def-observation-loss"/>
    <w:p>
      <w:pPr>
        <w:pStyle w:val="BodyText"/>
      </w:pPr>
      <w:r>
        <w:rPr>
          <w:b/>
          <w:bCs/>
        </w:rPr>
        <w:t xml:space="preserve">Definition 8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32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3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3"/>
    </w:p>
    <w:p>
      <w:pPr>
        <w:pStyle w:val="FirstParagraph"/>
      </w:pP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34"/>
    <w:bookmarkStart w:id="36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35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36"/>
    <w:bookmarkStart w:id="38" w:name="def-generalization-error"/>
    <w:p>
      <w:pPr>
        <w:pStyle w:val="BodyText"/>
      </w:pPr>
      <w:r>
        <w:rPr>
          <w:b/>
          <w:bCs/>
        </w:rPr>
        <w:t xml:space="preserve">Definition 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bookmarkEnd w:id="38"/>
    <w:bookmarkStart w:id="39" w:name="rem-source-generalization-error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9"/>
    <w:bookmarkStart w:id="41" w:name="def-held-out-set"/>
    <w:p>
      <w:pPr>
        <w:pStyle w:val="BodyText"/>
      </w:pPr>
      <w:r>
        <w:rPr>
          <w:b/>
          <w:bCs/>
        </w:rPr>
        <w:t xml:space="preserve">Definition 10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4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2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42"/>
    <w:bookmarkStart w:id="45" w:name="def-prediction-rmse"/>
    <w:p>
      <w:pPr>
        <w:pStyle w:val="BodyText"/>
      </w:pPr>
      <w:r>
        <w:rPr>
          <w:b/>
          <w:bCs/>
        </w:rPr>
        <w:t xml:space="preserve">Definition 11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4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4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4"/>
    </w:p>
    <w:bookmarkEnd w:id="45"/>
    <w:bookmarkStart w:id="47" w:name="def-training-mse"/>
    <w:p>
      <w:pPr>
        <w:pStyle w:val="FirstParagraph"/>
      </w:pPr>
      <w:r>
        <w:rPr>
          <w:b/>
          <w:bCs/>
        </w:rPr>
        <w:t xml:space="preserve">Definition 12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46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6"/>
    </w:p>
    <w:bookmarkEnd w:id="47"/>
    <w:bookmarkStart w:id="48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8"/>
    <w:bookmarkEnd w:id="49"/>
    <w:bookmarkStart w:id="54" w:name="overfitting"/>
    <w:p>
      <w:pPr>
        <w:pStyle w:val="Heading2"/>
      </w:pPr>
      <w:r>
        <w:t xml:space="preserve">3 Overfitting</w:t>
      </w:r>
    </w:p>
    <w:bookmarkStart w:id="50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50"/>
    <w:bookmarkStart w:id="51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sRMSE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51"/>
    <w:bookmarkStart w:id="52" w:name="def-overfitting"/>
    <w:p>
      <w:pPr>
        <w:pStyle w:val="FirstParagraph"/>
      </w:pPr>
      <w:r>
        <w:rPr>
          <w:b/>
          <w:bCs/>
        </w:rPr>
        <w:t xml:space="preserve">Definition 13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2"/>
    <w:bookmarkStart w:id="53" w:name="exm-overfitting-polynomial-cars"/>
    <w:p>
      <w:pPr>
        <w:pStyle w:val="BodyText"/>
      </w:pPr>
      <w:r>
        <w:rPr>
          <w:b/>
          <w:bCs/>
        </w:rPr>
        <w:t xml:space="preserve">Example 3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3"/>
    <w:bookmarkEnd w:id="54"/>
    <w:bookmarkStart w:id="116" w:name="sec-generalization-error"/>
    <w:p>
      <w:pPr>
        <w:pStyle w:val="Heading2"/>
      </w:pPr>
      <w:r>
        <w:t xml:space="preserve">4 Generalization error</w:t>
      </w:r>
    </w:p>
    <w:bookmarkStart w:id="55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35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5"/>
    <w:bookmarkStart w:id="56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6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7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59"/>
    <w:bookmarkStart w:id="61" w:name="def-mean-function"/>
    <w:p>
      <w:pPr>
        <w:pStyle w:val="BodyText"/>
      </w:pPr>
      <w:r>
        <w:rPr>
          <w:b/>
          <w:bCs/>
        </w:rPr>
        <w:t xml:space="preserve">Definition 15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6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0"/>
    </w:p>
    <w:bookmarkEnd w:id="61"/>
    <w:bookmarkStart w:id="63" w:name="def-epl"/>
    <w:p>
      <w:pPr>
        <w:pStyle w:val="FirstParagraph"/>
      </w:pPr>
      <w:r>
        <w:rPr>
          <w:b/>
          <w:bCs/>
        </w:rPr>
        <w:t xml:space="preserve">Definition 16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its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2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4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64"/>
    <w:bookmarkStart w:id="66" w:name="def-epe"/>
    <w:p>
      <w:pPr>
        <w:pStyle w:val="BodyText"/>
      </w:pPr>
      <w:r>
        <w:rPr>
          <w:b/>
          <w:bCs/>
        </w:rPr>
        <w:t xml:space="preserve">Definition 17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 expected squared prediction error)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square of the</w:t>
      </w:r>
      <w:r>
        <w:t xml:space="preserve"> </w:t>
      </w:r>
      <w:hyperlink r:id="rId35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5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8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43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with the average over observations replaced by an expectation</w:t>
      </w:r>
      <w:r>
        <w:t xml:space="preserve"> </w:t>
      </w:r>
      <w:r>
        <w:t xml:space="preserve">over training sets and new outcomes:</w:t>
      </w:r>
      <w:r>
        <w:t xml:space="preserve"> </w:t>
      </w:r>
      <w:r>
        <w:t xml:space="preserve">the pMSE 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is not the</w:t>
      </w:r>
      <w:r>
        <w:t xml:space="preserve"> </w:t>
      </w:r>
      <w:hyperlink r:id="rId67">
        <w:r>
          <w:rPr>
            <w:rStyle w:val="Hyperlink"/>
          </w:rPr>
          <w:t xml:space="preserve">pMSE of an estimator</w:t>
        </w:r>
      </w:hyperlink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shows that it exceeds the pMSE</w:t>
      </w:r>
      <w:r>
        <w:t xml:space="preserve"> </w:t>
      </w:r>
      <w:r>
        <w:t xml:space="preserve">of the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68"/>
    <w:bookmarkStart w:id="69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(2009, sec. 7.3)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69"/>
    <w:bookmarkStart w:id="70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70"/>
    <w:bookmarkStart w:id="72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12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8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14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7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requires.</w:t>
      </w:r>
    </w:p>
    <w:bookmarkEnd w:id="72"/>
    <w:bookmarkStart w:id="74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73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3"/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6" w:name="def-average-fit"/>
    <w:p>
      <w:pPr>
        <w:pStyle w:val="BodyText"/>
      </w:pPr>
      <w:r>
        <w:rPr>
          <w:b/>
          <w:bCs/>
        </w:rPr>
        <w:t xml:space="preserve">Definition 18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5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5"/>
    </w:p>
    <w:bookmarkEnd w:id="7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7" w:name="exm-average-fit"/>
    <w:p>
      <w:pPr>
        <w:pStyle w:val="BodyText"/>
      </w:pPr>
      <w:r>
        <w:rPr>
          <w:b/>
          <w:bCs/>
        </w:rPr>
        <w:t xml:space="preserve">Example 4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7"/>
    <w:bookmarkStart w:id="81" w:name="def-prediction-bias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19 (Bias of a prediction)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m:oMath>
        <m:r>
          <m:t>g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be a</w:delText>
        </w:r>
      </w:del>
      <w:del w:id="9" w:author="PR Preview" w:date="2026-01-01T00:00:00Z">
        <w:r>
          <w:delText xml:space="preserve"> </w:delText>
        </w:r>
      </w:del>
      <w:hyperlink w:anchor="def-fitting-procedure">
        <w:del w:id="10" w:author="PR Preview" w:date="2026-01-01T00:00:00Z">
          <w:r>
            <w:rPr>
              <w:rStyle w:val="Hyperlink"/>
            </w:rPr>
            <w:delText xml:space="preserve">fitting procedure</w:delText>
          </w:r>
        </w:del>
      </w:hyperlink>
      <w:del w:id="11" w:author="PR Preview" w:date="2026-01-01T00:00:00Z">
        <w:r>
          <w:delText xml:space="preserve">,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and let</w:delText>
        </w:r>
      </w:del>
      <w:del w:id="14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be a random</w:delText>
        </w:r>
      </w:del>
      <w:del w:id="17" w:author="PR Preview" w:date="2026-01-01T00:00:00Z">
        <w:r>
          <w:delText xml:space="preserve"> </w:delText>
        </w:r>
      </w:del>
      <w:hyperlink w:anchor="def-training-set">
        <w:del w:id="18" w:author="PR Preview" w:date="2026-01-01T00:00:00Z">
          <w:r>
            <w:rPr>
              <w:rStyle w:val="Hyperlink"/>
            </w:rPr>
            <w:delText xml:space="preserve">training set</w:delText>
          </w:r>
        </w:del>
      </w:hyperlink>
      <w:del w:id="19" w:author="PR Preview" w:date="2026-01-01T00:00:00Z">
        <w:r>
          <w:delText xml:space="preserve">.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At a covariate value</w:delText>
        </w:r>
      </w:del>
      <w:del w:id="22" w:author="PR Preview" w:date="2026-01-01T00:00:00Z">
        <w:r>
          <w:delText xml:space="preserve"> </w:delText>
        </w:r>
      </w:del>
      <m:oMath>
        <m:r>
          <m:t>x</m:t>
        </m:r>
      </m:oMath>
      <w:del w:id="23" w:author="PR Preview" w:date="2026-01-01T00:00:00Z">
        <w:r>
          <w:delText xml:space="preserve">,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the prediction</w:delText>
        </w:r>
      </w:del>
      <w:del w:id="26" w:author="PR Preview" w:date="2026-01-01T00:00:00Z">
        <w:r>
          <w:delText xml:space="preserve"> </w:delText>
        </w:r>
      </w:del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is a random variable,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because it depends on the random training data.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The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rPr>
            <w:b/>
            <w:bCs/>
          </w:rPr>
          <w:delText xml:space="preserve">bias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of the prediction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is the</w:delText>
        </w:r>
      </w:del>
      <w:del w:id="39" w:author="PR Preview" w:date="2026-01-01T00:00:00Z">
        <w:r>
          <w:delText xml:space="preserve"> </w:delText>
        </w:r>
      </w:del>
      <w:hyperlink r:id="rId9">
        <w:del w:id="40" w:author="PR Preview" w:date="2026-01-01T00:00:00Z">
          <w:r>
            <w:rPr>
              <w:rStyle w:val="Hyperlink"/>
            </w:rPr>
            <w:delText xml:space="preserve">bias</w:delText>
          </w:r>
        </w:del>
      </w:hyperlink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of</w:delText>
        </w:r>
      </w:del>
      <w:del w:id="43" w:author="PR Preview" w:date="2026-01-01T00:00:00Z">
        <w:r>
          <w:delText xml:space="preserve"> </w:delText>
        </w:r>
      </w:del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used as an</w:delText>
        </w:r>
      </w:del>
      <w:del w:id="46" w:author="PR Preview" w:date="2026-01-01T00:00:00Z">
        <w:r>
          <w:delText xml:space="preserve"> </w:delText>
        </w:r>
      </w:del>
      <w:hyperlink r:id="rId79">
        <w:del w:id="47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of the</w:delText>
        </w:r>
      </w:del>
      <w:del w:id="50" w:author="PR Preview" w:date="2026-01-01T00:00:00Z">
        <w:r>
          <w:delText xml:space="preserve"> </w:delText>
        </w:r>
      </w:del>
      <w:hyperlink w:anchor="def-mean-function">
        <w:del w:id="51" w:author="PR Preview" w:date="2026-01-01T00:00:00Z">
          <w:r>
            <w:rPr>
              <w:rStyle w:val="Hyperlink"/>
            </w:rPr>
            <w:delText xml:space="preserve">mean function</w:delText>
          </w:r>
        </w:del>
      </w:hyperlink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value</w:delText>
        </w:r>
      </w:del>
      <w:del w:id="54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55" w:author="PR Preview" w:date="2026-01-01T00:00:00Z">
        <w:r>
          <w:delText xml:space="preserve">,</w:delText>
        </w:r>
      </w:del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which is its estimand here, not the new outcome it predicts:</w:delText>
        </w:r>
      </w:del>
    </w:p>
    <w:p>
      <w:pPr>
        <w:pStyle w:val="BodyText"/>
      </w:pPr>
      <w:bookmarkStart w:id="8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del w:id="58" w:author="PR Preview" w:date="2026-01-01T00:00:00Z">
        <w:r>
          <w:delText xml:space="preserve">which is the</w:delText>
        </w:r>
      </w:del>
      <w:del w:id="59" w:author="PR Preview" w:date="2026-01-01T00:00:00Z">
        <w:r>
          <w:delText xml:space="preserve"> </w:delText>
        </w:r>
      </w:del>
      <w:hyperlink w:anchor="def-average-fit">
        <w:del w:id="60" w:author="PR Preview" w:date="2026-01-01T00:00:00Z">
          <w:r>
            <w:rPr>
              <w:rStyle w:val="Hyperlink"/>
            </w:rPr>
            <w:delText xml:space="preserve">average fit</w:delText>
          </w:r>
        </w:del>
      </w:hyperlink>
      <w:del w:id="61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62" w:author="PR Preview" w:date="2026-01-01T00:00:00Z">
        <w:r>
          <w:delText xml:space="preserve"> </w:delText>
        </w:r>
      </w:del>
      <w:del w:id="63" w:author="PR Preview" w:date="2026-01-01T00:00:00Z">
        <w:r>
          <w:delText xml:space="preserve">minus</w:delText>
        </w:r>
      </w:del>
      <w:del w:id="64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65" w:author="PR Preview" w:date="2026-01-01T00:00:00Z">
        <w:r>
          <w:delText xml:space="preserve">.</w:delText>
        </w:r>
      </w:del>
    </w:p>
    <w:p>
      <w:pPr>
        <w:pStyle w:val="FirstParagraph"/>
      </w:pPr>
      <w:ins w:id="66" w:author="PR Preview" w:date="2026-01-01T00:00:00Z">
        <w:r>
          <w:rPr>
            <w:b/>
            <w:bCs/>
          </w:rPr>
          <w:t xml:space="preserve">Definition 19 (Bias of a prediction)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Let</w:t>
        </w:r>
      </w:ins>
      <w:ins w:id="69" w:author="PR Preview" w:date="2026-01-01T00:00:00Z">
        <w:r>
          <w:t xml:space="preserve"> </w:t>
        </w:r>
      </w:ins>
      <m:oMath>
        <m:r>
          <m:t>g</m:t>
        </m:r>
      </m:oMath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be a</w:t>
        </w:r>
      </w:ins>
      <w:ins w:id="72" w:author="PR Preview" w:date="2026-01-01T00:00:00Z">
        <w:r>
          <w:t xml:space="preserve"> </w:t>
        </w:r>
      </w:ins>
      <w:hyperlink w:anchor="def-fitting-procedure">
        <w:ins w:id="73" w:author="PR Preview" w:date="2026-01-01T00:00:00Z">
          <w:r>
            <w:rPr>
              <w:rStyle w:val="Hyperlink"/>
            </w:rPr>
            <w:t xml:space="preserve">fitting procedure</w:t>
          </w:r>
        </w:ins>
      </w:hyperlink>
      <w:ins w:id="74" w:author="PR Preview" w:date="2026-01-01T00:00:00Z">
        <w:r>
          <w:t xml:space="preserve">,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and let</w:t>
        </w:r>
      </w:ins>
      <w:ins w:id="77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be a random</w:t>
        </w:r>
      </w:ins>
      <w:ins w:id="80" w:author="PR Preview" w:date="2026-01-01T00:00:00Z">
        <w:r>
          <w:t xml:space="preserve"> </w:t>
        </w:r>
      </w:ins>
      <w:hyperlink w:anchor="def-training-set">
        <w:ins w:id="81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82" w:author="PR Preview" w:date="2026-01-01T00:00:00Z">
        <w:r>
          <w:t xml:space="preserve">.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At a covariate value</w:t>
        </w:r>
      </w:ins>
      <w:ins w:id="85" w:author="PR Preview" w:date="2026-01-01T00:00:00Z">
        <w:r>
          <w:t xml:space="preserve"> </w:t>
        </w:r>
      </w:ins>
      <m:oMath>
        <m:r>
          <m:t>x</m:t>
        </m:r>
      </m:oMath>
      <w:ins w:id="86" w:author="PR Preview" w:date="2026-01-01T00:00:00Z">
        <w:r>
          <w:t xml:space="preserve">,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the prediction</w:t>
        </w:r>
      </w:ins>
      <w:ins w:id="89" w:author="PR Preview" w:date="2026-01-01T00:00:00Z">
        <w:r>
          <w:t xml:space="preserve"> </w:t>
        </w:r>
      </w:ins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is a random variable,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because it depends on the random training data.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The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rPr>
            <w:b/>
            <w:bCs/>
          </w:rPr>
          <w:t xml:space="preserve">bias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of the prediction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is the expected</w:t>
        </w:r>
      </w:ins>
      <w:ins w:id="102" w:author="PR Preview" w:date="2026-01-01T00:00:00Z">
        <w:r>
          <w:t xml:space="preserve"> </w:t>
        </w:r>
      </w:ins>
      <w:hyperlink r:id="rId78">
        <w:ins w:id="103" w:author="PR Preview" w:date="2026-01-01T00:00:00Z">
          <w:r>
            <w:rPr>
              <w:rStyle w:val="Hyperlink"/>
            </w:rPr>
            <w:t xml:space="preserve">estimation error</w:t>
          </w:r>
        </w:ins>
      </w:hyperlink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of the prediction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as an</w:t>
        </w:r>
      </w:ins>
      <w:ins w:id="108" w:author="PR Preview" w:date="2026-01-01T00:00:00Z">
        <w:r>
          <w:t xml:space="preserve"> </w:t>
        </w:r>
      </w:ins>
      <w:hyperlink r:id="rId79">
        <w:ins w:id="109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of the</w:t>
        </w:r>
      </w:ins>
      <w:ins w:id="112" w:author="PR Preview" w:date="2026-01-01T00:00:00Z">
        <w:r>
          <w:t xml:space="preserve"> </w:t>
        </w:r>
      </w:ins>
      <w:hyperlink w:anchor="def-mean-function">
        <w:ins w:id="113" w:author="PR Preview" w:date="2026-01-01T00:00:00Z">
          <w:r>
            <w:rPr>
              <w:rStyle w:val="Hyperlink"/>
            </w:rPr>
            <w:t xml:space="preserve">mean function</w:t>
          </w:r>
        </w:ins>
      </w:hyperlink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value</w:t>
        </w:r>
      </w:ins>
      <w:ins w:id="116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17" w:author="PR Preview" w:date="2026-01-01T00:00:00Z">
        <w:r>
          <w:t xml:space="preserve">,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which is its estimand here, not the new outcome it predicts:</w:t>
        </w:r>
      </w:ins>
    </w:p>
    <w:p>
      <w:pPr>
        <w:pStyle w:val="BodyText"/>
      </w:pPr>
      <w:bookmarkStart w:id="8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82" w:name="exm-prediction-bias"/>
    <w:p>
      <w:pPr>
        <w:pStyle w:val="BodyText"/>
      </w:pPr>
      <w:r>
        <w:rPr>
          <w:b/>
          <w:bCs/>
        </w:rPr>
        <w:t xml:space="preserve">Example 5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82"/>
    <w:bookmarkStart w:id="83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83"/>
    <w:bookmarkStart w:id="84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84"/>
    <w:bookmarkStart w:id="85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85"/>
    <w:bookmarkStart w:id="89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8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9"/>
    <w:bookmarkStart w:id="90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19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17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90"/>
    <w:bookmarkStart w:id="93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9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92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93"/>
    <w:bookmarkStart w:id="95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 used 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91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94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4"/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20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6" w:name="def-irreducible-error"/>
    <w:p>
      <w:pPr>
        <w:pStyle w:val="FirstParagraph"/>
      </w:pPr>
      <w:r>
        <w:rPr>
          <w:b/>
          <w:bCs/>
        </w:rPr>
        <w:t xml:space="preserve">Definition 20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8" w:name="rem-generalization-error"/>
    <w:p>
      <w:pPr>
        <w:pStyle w:val="BodyText"/>
      </w:pPr>
      <w:r>
        <w:rPr>
          <w:i/>
          <w:iCs/>
        </w:rPr>
        <w:t xml:space="preserve">Remark 12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r:id="rId32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error, under squared-error loss,</w:t>
      </w:r>
      <w:r>
        <w:t xml:space="preserve"> </w:t>
      </w:r>
      <w:r>
        <w:t xml:space="preserve">into a squared bias, a variance and a noise variance.</w:t>
      </w:r>
    </w:p>
    <w:bookmarkEnd w:id="98"/>
    <w:bookmarkStart w:id="100" w:name="def-flexibility"/>
    <w:p>
      <w:pPr>
        <w:pStyle w:val="BodyText"/>
      </w:pPr>
      <w:r>
        <w:rPr>
          <w:b/>
          <w:bCs/>
        </w:rPr>
        <w:t xml:space="preserve">Definition 21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99"/>
    </w:p>
    <w:bookmarkEnd w:id="100"/>
    <w:bookmarkStart w:id="101" w:name="rem-source-flexibility"/>
    <w:p>
      <w:pPr>
        <w:pStyle w:val="FirstParagraph"/>
      </w:pPr>
      <w:r>
        <w:rPr>
          <w:i/>
          <w:iCs/>
        </w:rPr>
        <w:t xml:space="preserve">Remark 13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101"/>
    <w:bookmarkStart w:id="102" w:name="rem-flexibility"/>
    <w:p>
      <w:pPr>
        <w:pStyle w:val="BodyText"/>
      </w:pPr>
      <w:r>
        <w:rPr>
          <w:i/>
          <w:iCs/>
        </w:rPr>
        <w:t xml:space="preserve">Remark 14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102"/>
    <w:bookmarkStart w:id="104" w:name="def-bias-variance-tradeoff"/>
    <w:p>
      <w:pPr>
        <w:pStyle w:val="BodyText"/>
      </w:pPr>
      <w:r>
        <w:rPr>
          <w:b/>
          <w:bCs/>
        </w:rPr>
        <w:t xml:space="preserve">Definition 22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7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9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03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104"/>
    <w:bookmarkStart w:id="105" w:name="rem-overfitting-tradeoff"/>
    <w:p>
      <w:pPr>
        <w:pStyle w:val="BodyText"/>
      </w:pPr>
      <w:r>
        <w:rPr>
          <w:i/>
          <w:iCs/>
        </w:rPr>
        <w:t xml:space="preserve">Remark 15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5"/>
    <w:bookmarkStart w:id="106" w:name="rem-overfitting-causes"/>
    <w:p>
      <w:pPr>
        <w:pStyle w:val="BodyText"/>
      </w:pPr>
      <w:r>
        <w:rPr>
          <w:i/>
          <w:iCs/>
        </w:rPr>
        <w:t xml:space="preserve">Remark 16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15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6"/>
    <w:bookmarkStart w:id="107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7"/>
    <w:bookmarkStart w:id="108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8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8"/>
    <w:bookmarkStart w:id="109" w:name="thm-held-out-unbiased"/>
    <w:p>
      <w:pPr>
        <w:pStyle w:val="BodyText"/>
      </w:pPr>
      <w:r>
        <w:rPr>
          <w:b/>
          <w:bCs/>
        </w:rPr>
        <w:t xml:space="preserve">Theorem 3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10" w:name="rem-training-mse-optimistic"/>
    <w:p>
      <w:pPr>
        <w:pStyle w:val="BodyText"/>
      </w:pPr>
      <w:r>
        <w:rPr>
          <w:i/>
          <w:iCs/>
        </w:rPr>
        <w:t xml:space="preserve">Remark 17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10"/>
    <w:bookmarkStart w:id="115" w:name="exm-train-test-error-simulated"/>
    <w:p>
      <w:pPr>
        <w:pStyle w:val="BodyText"/>
      </w:pPr>
      <w:r>
        <w:rPr>
          <w:b/>
          <w:bCs/>
        </w:rPr>
        <w:t xml:space="preserve">Example 6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4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5"/>
    <w:bookmarkEnd w:id="116"/>
    <w:bookmarkStart w:id="163" w:name="sec-data-splits"/>
    <w:p>
      <w:pPr>
        <w:pStyle w:val="Heading2"/>
      </w:pPr>
      <w:r>
        <w:t xml:space="preserve">5 Training, validation, and test sets</w:t>
      </w:r>
    </w:p>
    <w:bookmarkStart w:id="117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7"/>
    <w:bookmarkStart w:id="118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8"/>
    <w:bookmarkStart w:id="120" w:name="def-data-splits"/>
    <w:p>
      <w:pPr>
        <w:pStyle w:val="BodyText"/>
      </w:pPr>
      <w:r>
        <w:rPr>
          <w:b/>
          <w:bCs/>
        </w:rPr>
        <w:t xml:space="preserve">Definition 23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9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20"/>
    <w:bookmarkStart w:id="121" w:name="exm-data-splits-sizes"/>
    <w:p>
      <w:pPr>
        <w:pStyle w:val="BodyText"/>
      </w:pPr>
      <w:r>
        <w:rPr>
          <w:b/>
          <w:bCs/>
        </w:rPr>
        <w:t xml:space="preserve">Example 7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21"/>
    <w:bookmarkStart w:id="123" w:name="def-tuning-parameter"/>
    <w:p>
      <w:pPr>
        <w:pStyle w:val="BodyText"/>
      </w:pPr>
      <w:r>
        <w:rPr>
          <w:b/>
          <w:bCs/>
        </w:rPr>
        <w:t xml:space="preserve">Definition 24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tuning-parameter"/>
    <w:p>
      <w:pPr>
        <w:pStyle w:val="FirstParagraph"/>
      </w:pPr>
      <w:r>
        <w:rPr>
          <w:b/>
          <w:bCs/>
        </w:rPr>
        <w:t xml:space="preserve">Example 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4"/>
    <w:bookmarkStart w:id="126" w:name="def-validation-set"/>
    <w:p>
      <w:pPr>
        <w:pStyle w:val="BodyText"/>
      </w:pPr>
      <w:r>
        <w:rPr>
          <w:b/>
          <w:bCs/>
        </w:rPr>
        <w:t xml:space="preserve">Definition 25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error"/>
    <w:p>
      <w:pPr>
        <w:pStyle w:val="FirstParagraph"/>
      </w:pPr>
      <w:r>
        <w:rPr>
          <w:b/>
          <w:bCs/>
        </w:rPr>
        <w:t xml:space="preserve">Definition 26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27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validation-choice"/>
    <w:p>
      <w:pPr>
        <w:pStyle w:val="FirstParagraph"/>
      </w:pPr>
      <w:r>
        <w:rPr>
          <w:b/>
          <w:bCs/>
        </w:rPr>
        <w:t xml:space="preserve">Definition 27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29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2" w:name="def-test-set"/>
    <w:p>
      <w:pPr>
        <w:pStyle w:val="FirstParagraph"/>
      </w:pPr>
      <w:r>
        <w:rPr>
          <w:b/>
          <w:bCs/>
        </w:rPr>
        <w:t xml:space="preserve">Definition 28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31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4" w:name="def-test-error"/>
    <w:p>
      <w:pPr>
        <w:pStyle w:val="FirstParagraph"/>
      </w:pPr>
      <w:r>
        <w:rPr>
          <w:b/>
          <w:bCs/>
        </w:rPr>
        <w:t xml:space="preserve">Definition 29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33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8" w:name="rem-data-splits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5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7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8"/>
    <w:bookmarkStart w:id="139" w:name="rem-validation-test-error"/>
    <w:p>
      <w:pPr>
        <w:pStyle w:val="BodyText"/>
      </w:pPr>
      <w:r>
        <w:rPr>
          <w:i/>
          <w:iCs/>
        </w:rPr>
        <w:t xml:space="preserve">Remark 19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139"/>
    <w:bookmarkStart w:id="162" w:name="exm-train-validation-test-split"/>
    <w:p>
      <w:pPr>
        <w:pStyle w:val="BodyText"/>
      </w:pPr>
      <w:r>
        <w:rPr>
          <w:b/>
          <w:bCs/>
        </w:rPr>
        <w:t xml:space="preserve">Example 9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40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7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62"/>
    <w:bookmarkEnd w:id="163"/>
    <w:bookmarkStart w:id="199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64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64"/>
    <w:bookmarkStart w:id="165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65"/>
    <w:bookmarkStart w:id="167" w:name="def-folds"/>
    <w:p>
      <w:pPr>
        <w:pStyle w:val="FirstParagraph"/>
      </w:pPr>
      <w:r>
        <w:rPr>
          <w:b/>
          <w:bCs/>
        </w:rPr>
        <w:t xml:space="preserve">Definition 30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6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Start w:id="168" w:name="rem-source-folds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68"/>
    <w:bookmarkStart w:id="170" w:name="def-fold-size"/>
    <w:p>
      <w:pPr>
        <w:pStyle w:val="BodyText"/>
      </w:pPr>
      <w:r>
        <w:rPr>
          <w:b/>
          <w:bCs/>
        </w:rPr>
        <w:t xml:space="preserve">Definition 31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9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Start w:id="172" w:name="def-fold-assignment"/>
    <w:p>
      <w:pPr>
        <w:pStyle w:val="FirstParagraph"/>
      </w:pPr>
      <w:r>
        <w:rPr>
          <w:b/>
          <w:bCs/>
        </w:rPr>
        <w:t xml:space="preserve">Definition 32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71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1"/>
    </w:p>
    <w:bookmarkEnd w:id="172"/>
    <w:bookmarkStart w:id="173" w:name="rem-source-fold-assignment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73"/>
    <w:bookmarkStart w:id="175" w:name="def-fold-out-rule"/>
    <w:p>
      <w:pPr>
        <w:pStyle w:val="BodyText"/>
      </w:pPr>
      <w:r>
        <w:rPr>
          <w:b/>
          <w:bCs/>
        </w:rPr>
        <w:t xml:space="preserve">Definition 33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4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4"/>
    </w:p>
    <w:bookmarkEnd w:id="175"/>
    <w:bookmarkStart w:id="176" w:name="rem-source-fold-out-rule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76"/>
    <w:bookmarkStart w:id="177" w:name="def-kfold"/>
    <w:p>
      <w:pPr>
        <w:pStyle w:val="BodyText"/>
      </w:pPr>
      <w:r>
        <w:rPr>
          <w:b/>
          <w:bCs/>
        </w:rPr>
        <w:t xml:space="preserve">Definition 34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7"/>
    <w:bookmarkStart w:id="178" w:name="rem-kfold-vs-validation-set"/>
    <w:p>
      <w:pPr>
        <w:pStyle w:val="FirstParagraph"/>
      </w:pPr>
      <w:r>
        <w:rPr>
          <w:i/>
          <w:iCs/>
        </w:rPr>
        <w:t xml:space="preserve">Remark 23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8"/>
    <w:bookmarkStart w:id="180" w:name="def-cv-estimate"/>
    <w:p>
      <w:pPr>
        <w:pStyle w:val="BodyText"/>
      </w:pPr>
      <w:r>
        <w:rPr>
          <w:b/>
          <w:bCs/>
        </w:rPr>
        <w:t xml:space="preserve">Definition 35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9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9"/>
    </w:p>
    <w:bookmarkEnd w:id="180"/>
    <w:bookmarkStart w:id="181" w:name="rem-source-cv-estimat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81"/>
    <w:bookmarkStart w:id="182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82"/>
    <w:bookmarkStart w:id="183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3"/>
    <w:bookmarkStart w:id="185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4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4"/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7" w:name="def-fold-mse"/>
    <w:p>
      <w:pPr>
        <w:pStyle w:val="BodyText"/>
      </w:pPr>
      <w:r>
        <w:rPr>
          <w:b/>
          <w:bCs/>
        </w:rPr>
        <w:t xml:space="preserve">Definition 36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6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6"/>
    </w:p>
    <w:bookmarkEnd w:id="187"/>
    <w:bookmarkStart w:id="188" w:name="rem-source-fold-ms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88"/>
    <w:bookmarkStart w:id="189" w:name="rem-cv-estimate"/>
    <w:p>
      <w:pPr>
        <w:pStyle w:val="BodyText"/>
      </w:pPr>
      <w:r>
        <w:rPr>
          <w:i/>
          <w:iCs/>
        </w:rPr>
        <w:t xml:space="preserve">Remark 26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9"/>
    <w:bookmarkStart w:id="190" w:name="rem-choosing-k"/>
    <w:p>
      <w:pPr>
        <w:pStyle w:val="BodyText"/>
      </w:pPr>
      <w:r>
        <w:rPr>
          <w:i/>
          <w:iCs/>
        </w:rPr>
        <w:t xml:space="preserve">Remark 27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90"/>
    <w:bookmarkStart w:id="195" w:name="exm-kfold-simulated"/>
    <w:p>
      <w:pPr>
        <w:pStyle w:val="BodyText"/>
      </w:pPr>
      <w:r>
        <w:rPr>
          <w:b/>
          <w:bCs/>
        </w:rPr>
        <w:t xml:space="preserve">Example 10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4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5"/>
    <w:bookmarkStart w:id="198" w:name="exm-kfold-mtcars"/>
    <w:p>
      <w:pPr>
        <w:pStyle w:val="BodyText"/>
      </w:pPr>
      <w:r>
        <w:rPr>
          <w:b/>
          <w:bCs/>
        </w:rPr>
        <w:t xml:space="preserve">Example 11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7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8"/>
    <w:bookmarkEnd w:id="199"/>
    <w:bookmarkStart w:id="227" w:name="sec-loocv"/>
    <w:p>
      <w:pPr>
        <w:pStyle w:val="Heading2"/>
      </w:pPr>
      <w:r>
        <w:t xml:space="preserve">7 Leave-one-out cross-validation</w:t>
      </w:r>
    </w:p>
    <w:bookmarkStart w:id="200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) differ?</w:t>
      </w:r>
    </w:p>
    <w:bookmarkEnd w:id="200"/>
    <w:bookmarkStart w:id="201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01"/>
    <w:bookmarkStart w:id="203" w:name="def-loocv"/>
    <w:p>
      <w:pPr>
        <w:pStyle w:val="FirstParagraph"/>
      </w:pPr>
      <w:r>
        <w:rPr>
          <w:b/>
          <w:bCs/>
        </w:rPr>
        <w:t xml:space="preserve">Definition 37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2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203"/>
    <w:bookmarkStart w:id="204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34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34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35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06" w:name="def-term-vector"/>
    <w:p>
      <w:pPr>
        <w:pStyle w:val="FirstParagraph"/>
      </w:pPr>
      <w:r>
        <w:rPr>
          <w:b/>
          <w:bCs/>
        </w:rPr>
        <w:t xml:space="preserve">Definition 38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5" w:name="eq-term-vector"/>
      <m:oMathPara>
        <m:oMathParaPr>
          <m:jc m:val="center"/>
        </m:oMathParaPr>
        <m:oMath>
          <m:sSub>
            <m:e>
              <m:limLow>
                <m:e>
                  <m:r>
                    <m:t>t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5"/>
    </w:p>
    <w:bookmarkEnd w:id="206"/>
    <w:bookmarkStart w:id="208" w:name="rem-term-vector"/>
    <w:p>
      <w:pPr>
        <w:pStyle w:val="FirstParagraph"/>
      </w:pPr>
      <w:r>
        <w:rPr>
          <w:i/>
          <w:iCs/>
        </w:rPr>
        <w:t xml:space="preserve">Remark 28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7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bookmarkEnd w:id="208"/>
    <w:bookmarkStart w:id="210" w:name="def-cross-product-matrix"/>
    <w:p>
      <w:pPr>
        <w:pStyle w:val="BodyText"/>
      </w:pPr>
      <w:r>
        <w:rPr>
          <w:b/>
          <w:bCs/>
        </w:rPr>
        <w:t xml:space="preserve">Definition 39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09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9"/>
    </w:p>
    <w:bookmarkEnd w:id="210"/>
    <w:bookmarkStart w:id="212" w:name="rem-source-cross-product-matrix"/>
    <w:p>
      <w:pPr>
        <w:pStyle w:val="FirstParagraph"/>
      </w:pPr>
      <w:r>
        <w:rPr>
          <w:i/>
          <w:iCs/>
        </w:rPr>
        <w:t xml:space="preserve">Remark 29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11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12"/>
    <w:bookmarkStart w:id="215" w:name="rem-cross-product-matrix"/>
    <w:p>
      <w:pPr>
        <w:pStyle w:val="BodyText"/>
      </w:pPr>
      <w:r>
        <w:rPr>
          <w:i/>
          <w:iCs/>
        </w:rPr>
        <w:t xml:space="preserve">Remark 30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1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5"/>
    <w:bookmarkStart w:id="218" w:name="def-leverage"/>
    <w:p>
      <w:pPr>
        <w:pStyle w:val="BodyText"/>
      </w:pPr>
      <w:r>
        <w:rPr>
          <w:b/>
          <w:bCs/>
        </w:rPr>
        <w:t xml:space="preserve">Definition 40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7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limLow>
                    <m:e>
                      <m:r>
                        <m:t>t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limLow>
                <m:e>
                  <m:r>
                    <m:t>t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7"/>
    </w:p>
    <w:bookmarkEnd w:id="218"/>
    <w:bookmarkStart w:id="220" w:name="rem-source-leverage"/>
    <w:p>
      <w:pPr>
        <w:pStyle w:val="FirstParagraph"/>
      </w:pPr>
      <w:r>
        <w:rPr>
          <w:i/>
          <w:iCs/>
        </w:rPr>
        <w:t xml:space="preserve">Remark 31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19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20"/>
    <w:bookmarkStart w:id="223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6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21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5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2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bookmarkEnd w:id="2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limLow>
              <m:e>
                <m:r>
                  <m:t>t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sSup>
          <m:e>
            <m:sSub>
              <m:e>
                <m:limLow>
                  <m:e>
                    <m:r>
                      <m:t>t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4" w:name="rem-source-loocv-shortcut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24"/>
    <w:bookmarkStart w:id="225" w:name="exm-loocv-shortcut"/>
    <w:p>
      <w:pPr>
        <w:pStyle w:val="BodyText"/>
      </w:pPr>
      <w:r>
        <w:rPr>
          <w:b/>
          <w:bCs/>
        </w:rPr>
        <w:t xml:space="preserve">Example 12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38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25"/>
    <w:bookmarkStart w:id="226" w:name="rem-loocv"/>
    <w:p>
      <w:pPr>
        <w:pStyle w:val="BodyText"/>
      </w:pPr>
      <w:r>
        <w:rPr>
          <w:i/>
          <w:iCs/>
        </w:rPr>
        <w:t xml:space="preserve">Remark 33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27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6"/>
    <w:bookmarkEnd w:id="227"/>
    <w:bookmarkStart w:id="256" w:name="sec-cv-model-choice"/>
    <w:p>
      <w:pPr>
        <w:pStyle w:val="Heading2"/>
      </w:pPr>
      <w:r>
        <w:t xml:space="preserve">8 Choosing a model by cross-validation</w:t>
      </w:r>
    </w:p>
    <w:bookmarkStart w:id="229" w:name="def-cv-estimate-indexed"/>
    <w:p>
      <w:pPr>
        <w:pStyle w:val="FirstParagraph"/>
      </w:pPr>
      <w:r>
        <w:rPr>
          <w:b/>
          <w:bCs/>
        </w:rPr>
        <w:t xml:space="preserve">Definition 41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28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8"/>
    </w:p>
    <w:bookmarkEnd w:id="229"/>
    <w:bookmarkStart w:id="231" w:name="def-cv-choice"/>
    <w:p>
      <w:pPr>
        <w:pStyle w:val="FirstParagraph"/>
      </w:pPr>
      <w:r>
        <w:rPr>
          <w:b/>
          <w:bCs/>
        </w:rPr>
        <w:t xml:space="preserve">Definition 42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30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bookmarkStart w:id="233" w:name="def-nested-cv"/>
    <w:p>
      <w:pPr>
        <w:pStyle w:val="FirstParagraph"/>
      </w:pPr>
      <w:r>
        <w:rPr>
          <w:b/>
          <w:bCs/>
        </w:rPr>
        <w:t xml:space="preserve">Definition 43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2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4" w:name="rem-source-nested-cv"/>
    <w:p>
      <w:pPr>
        <w:pStyle w:val="FirstParagraph"/>
      </w:pPr>
      <w:r>
        <w:rPr>
          <w:i/>
          <w:iCs/>
        </w:rPr>
        <w:t xml:space="preserve">Remark 34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34"/>
    <w:bookmarkStart w:id="235" w:name="rem-nested-cv"/>
    <w:p>
      <w:pPr>
        <w:pStyle w:val="BodyText"/>
      </w:pPr>
      <w:r>
        <w:rPr>
          <w:i/>
          <w:iCs/>
        </w:rPr>
        <w:t xml:space="preserve">Remark 35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5"/>
    <w:bookmarkStart w:id="238" w:name="rem-cv-winner-optimistic"/>
    <w:p>
      <w:pPr>
        <w:pStyle w:val="BodyText"/>
      </w:pPr>
      <w:r>
        <w:rPr>
          <w:i/>
          <w:iCs/>
        </w:rPr>
        <w:t xml:space="preserve">Remark 36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23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38"/>
    <w:bookmarkStart w:id="241" w:name="def-cv-se"/>
    <w:p>
      <w:pPr>
        <w:pStyle w:val="BodyText"/>
      </w:pPr>
      <w:r>
        <w:rPr>
          <w:b/>
          <w:bCs/>
        </w:rPr>
        <w:t xml:space="preserve">Definition 44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39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40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40"/>
    </w:p>
    <w:bookmarkEnd w:id="241"/>
    <w:bookmarkStart w:id="242" w:name="rem-source-cv-se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42"/>
    <w:bookmarkStart w:id="244" w:name="rem-cv-se"/>
    <w:p>
      <w:pPr>
        <w:pStyle w:val="BodyText"/>
      </w:pPr>
      <w:r>
        <w:rPr>
          <w:i/>
          <w:iCs/>
        </w:rPr>
        <w:t xml:space="preserve">Remark 38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46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3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4"/>
    <w:bookmarkStart w:id="246" w:name="def-fold-mse-indexed"/>
    <w:p>
      <w:pPr>
        <w:pStyle w:val="BodyText"/>
      </w:pPr>
      <w:r>
        <w:rPr>
          <w:b/>
          <w:bCs/>
        </w:rPr>
        <w:t xml:space="preserve">Definition 45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5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45"/>
    </w:p>
    <w:bookmarkEnd w:id="246"/>
    <w:bookmarkStart w:id="248" w:name="def-cv-se-indexed"/>
    <w:p>
      <w:pPr>
        <w:pStyle w:val="FirstParagraph"/>
      </w:pPr>
      <w:r>
        <w:rPr>
          <w:b/>
          <w:bCs/>
        </w:rPr>
        <w:t xml:space="preserve">Definition 46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47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7"/>
    </w:p>
    <w:bookmarkEnd w:id="248"/>
    <w:bookmarkStart w:id="250" w:name="def-one-se-rule"/>
    <w:p>
      <w:pPr>
        <w:pStyle w:val="FirstParagraph"/>
      </w:pPr>
      <w:r>
        <w:rPr>
          <w:b/>
          <w:bCs/>
        </w:rPr>
        <w:t xml:space="preserve">Definition 47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49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4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50"/>
    <w:bookmarkStart w:id="255" w:name="exm-one-se-rule"/>
    <w:p>
      <w:pPr>
        <w:pStyle w:val="BodyText"/>
      </w:pPr>
      <w:r>
        <w:rPr>
          <w:b/>
          <w:bCs/>
        </w:rPr>
        <w:t xml:space="preserve">Example 13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46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54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55"/>
    <w:bookmarkEnd w:id="256"/>
    <w:bookmarkStart w:id="263" w:name="sec-cv-whole-procedure"/>
    <w:p>
      <w:pPr>
        <w:pStyle w:val="Heading2"/>
      </w:pPr>
      <w:r>
        <w:t xml:space="preserve">9 Cross-validating the whole procedure</w:t>
      </w:r>
    </w:p>
    <w:bookmarkStart w:id="259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8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59"/>
    <w:bookmarkStart w:id="260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60"/>
    <w:bookmarkStart w:id="262" w:name="rem-cv-every-step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61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2"/>
    <w:bookmarkEnd w:id="263"/>
    <w:bookmarkStart w:id="264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64"/>
    <w:bookmarkStart w:id="272" w:name="references"/>
    <w:p>
      <w:pPr>
        <w:pStyle w:val="Heading2"/>
      </w:pPr>
      <w:r>
        <w:t xml:space="preserve">References</w:t>
      </w:r>
    </w:p>
    <w:bookmarkStart w:id="271" w:name="refs"/>
    <w:bookmarkStart w:id="26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6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66"/>
    <w:bookmarkStart w:id="26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6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68"/>
    <w:bookmarkStart w:id="270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69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70"/>
    <w:bookmarkEnd w:id="271"/>
    <w:bookmarkEnd w:id="2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9" Type="http://schemas.openxmlformats.org/officeDocument/2006/relationships/image" Target="media/rId159.png"/><Relationship Id="rId191" Type="http://schemas.openxmlformats.org/officeDocument/2006/relationships/image" Target="media/rId191.png"/><Relationship Id="rId251" Type="http://schemas.openxmlformats.org/officeDocument/2006/relationships/image" Target="media/rId251.png"/><Relationship Id="rId111" Type="http://schemas.openxmlformats.org/officeDocument/2006/relationships/image" Target="media/rId111.png"/><Relationship Id="rId141" Type="http://schemas.openxmlformats.org/officeDocument/2006/relationships/image" Target="media/rId141.png"/><Relationship Id="rId145" Type="http://schemas.openxmlformats.org/officeDocument/2006/relationships/image" Target="media/rId145.png"/><Relationship Id="rId149" Type="http://schemas.openxmlformats.org/officeDocument/2006/relationships/image" Target="media/rId149.png"/><Relationship Id="rId153" Type="http://schemas.openxmlformats.org/officeDocument/2006/relationships/image" Target="media/rId153.png"/><Relationship Id="rId216" Type="http://schemas.openxmlformats.org/officeDocument/2006/relationships/hyperlink" Target="correlation-regression.qmd#def-ols" TargetMode="External"/><Relationship Id="rId207" Type="http://schemas.openxmlformats.org/officeDocument/2006/relationships/hyperlink" Target="correlation-regression.qmd#def-slr-covariate-vector" TargetMode="External"/><Relationship Id="rId219" Type="http://schemas.openxmlformats.org/officeDocument/2006/relationships/hyperlink" Target="correlation-regression.qmd#thm-ols-slr-vector" TargetMode="External"/><Relationship Id="rId243" Type="http://schemas.openxmlformats.org/officeDocument/2006/relationships/hyperlink" Target="estimation.qmd#def-SE" TargetMode="External"/><Relationship Id="rId78" Type="http://schemas.openxmlformats.org/officeDocument/2006/relationships/hyperlink" Target="estimation.qmd#def-estimation-error" TargetMode="External"/><Relationship Id="rId79" Type="http://schemas.openxmlformats.org/officeDocument/2006/relationships/hyperlink" Target="estimation.qmd#def-estimator" TargetMode="External"/><Relationship Id="rId67" Type="http://schemas.openxmlformats.org/officeDocument/2006/relationships/hyperlink" Target="estimation.qmd#def-mse" TargetMode="External"/><Relationship Id="rId239" Type="http://schemas.openxmlformats.org/officeDocument/2006/relationships/hyperlink" Target="exploratory-descriptive.qmd#def-sample-sd" TargetMode="External"/><Relationship Id="rId261" Type="http://schemas.openxmlformats.org/officeDocument/2006/relationships/hyperlink" Target="exploratory-descriptive.qmd#def-standardization" TargetMode="External"/><Relationship Id="rId265" Type="http://schemas.openxmlformats.org/officeDocument/2006/relationships/hyperlink" Target="https://doi.org/10.1007/978-0-387-84858-7" TargetMode="External"/><Relationship Id="rId267" Type="http://schemas.openxmlformats.org/officeDocument/2006/relationships/hyperlink" Target="https://doi.org/10.1007/978-1-0716-1418-1" TargetMode="External"/><Relationship Id="rId137" Type="http://schemas.openxmlformats.org/officeDocument/2006/relationships/hyperlink" Target="https://morrison-lab.github.io/lds/chapters/big-ideas.html#def-test-set" TargetMode="External"/><Relationship Id="rId135" Type="http://schemas.openxmlformats.org/officeDocument/2006/relationships/hyperlink" Target="https://morrison-lab.github.io/lds/chapters/big-ideas.html#def-training-set" TargetMode="External"/><Relationship Id="rId136" Type="http://schemas.openxmlformats.org/officeDocument/2006/relationships/hyperlink" Target="https://morrison-lab.github.io/lds/chapters/big-ideas.html#def-validation-set" TargetMode="External"/><Relationship Id="rId32" Type="http://schemas.openxmlformats.org/officeDocument/2006/relationships/hyperlink" Target="https://morrison-lab.github.io/pds/expectation.html#def-loss-function" TargetMode="External"/><Relationship Id="rId28" Type="http://schemas.openxmlformats.org/officeDocument/2006/relationships/hyperlink" Target="https://morrison-lab.github.io/pds/expectation.html#def-new-observation" TargetMode="External"/><Relationship Id="rId29" Type="http://schemas.openxmlformats.org/officeDocument/2006/relationships/hyperlink" Target="https://morrison-lab.github.io/pds/expectation.html#def-prediction" TargetMode="External"/><Relationship Id="rId97" Type="http://schemas.openxmlformats.org/officeDocument/2006/relationships/hyperlink" Target="https://morrison-lab.github.io/pds/expectation.html#def-risk" TargetMode="External"/><Relationship Id="rId71" Type="http://schemas.openxmlformats.org/officeDocument/2006/relationships/hyperlink" Target="https://morrison-lab.github.io/pds/expectation.html#thm-lie" TargetMode="External"/><Relationship Id="rId86" Type="http://schemas.openxmlformats.org/officeDocument/2006/relationships/hyperlink" Target="https://morrison-lab.github.io/pds/expectation.html#thm-linearity-expectation" TargetMode="External"/><Relationship Id="rId27" Type="http://schemas.openxmlformats.org/officeDocument/2006/relationships/hyperlink" Target="https://morrison-lab.github.io/pds/independence.html#def-indpt" TargetMode="External"/><Relationship Id="rId91" Type="http://schemas.openxmlformats.org/officeDocument/2006/relationships/hyperlink" Target="https://morrison-lab.github.io/pds/variance-covariance.html#def-variance" TargetMode="External"/><Relationship Id="rId87" Type="http://schemas.openxmlformats.org/officeDocument/2006/relationships/hyperlink" Target="https://morrison-lab.github.io/pds/variance-covariance.html#thm-variance" TargetMode="External"/><Relationship Id="rId269" Type="http://schemas.openxmlformats.org/officeDocument/2006/relationships/hyperlink" Target="https://www.gastonsanchez.com/matrix4sl/" TargetMode="External"/><Relationship Id="rId211" Type="http://schemas.openxmlformats.org/officeDocument/2006/relationships/hyperlink" Target="https://www.gastonsanchez.com/matrix4sl/cross-products.html#cross-products" TargetMode="External"/><Relationship Id="rId221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5" Type="http://schemas.openxmlformats.org/officeDocument/2006/relationships/hyperlink" Target="prediction.qmd#def-prediction-error" TargetMode="External"/><Relationship Id="rId43" Type="http://schemas.openxmlformats.org/officeDocument/2006/relationships/hyperlink" Target="prediction.qmd#def-prediction-mse" TargetMode="External"/><Relationship Id="rId9" Type="http://schemas.openxmlformats.org/officeDocument/2006/relationships/hyperlink" Target="estimation.qmd#def-bias" TargetMode="External"/></Relationships>
</file>

<file path=word/_rels/footnotes.xml.rels><?xml version='1.0' encoding='UTF-8' standalone='yes'?>
<Relationships xmlns="http://schemas.openxmlformats.org/package/2006/relationships"><Relationship Id="rId216" Type="http://schemas.openxmlformats.org/officeDocument/2006/relationships/hyperlink" Target="correlation-regression.qmd#def-ols" TargetMode="External"/><Relationship Id="rId207" Type="http://schemas.openxmlformats.org/officeDocument/2006/relationships/hyperlink" Target="correlation-regression.qmd#def-slr-covariate-vector" TargetMode="External"/><Relationship Id="rId219" Type="http://schemas.openxmlformats.org/officeDocument/2006/relationships/hyperlink" Target="correlation-regression.qmd#thm-ols-slr-vector" TargetMode="External"/><Relationship Id="rId243" Type="http://schemas.openxmlformats.org/officeDocument/2006/relationships/hyperlink" Target="estimation.qmd#def-SE" TargetMode="External"/><Relationship Id="rId78" Type="http://schemas.openxmlformats.org/officeDocument/2006/relationships/hyperlink" Target="estimation.qmd#def-estimation-error" TargetMode="External"/><Relationship Id="rId79" Type="http://schemas.openxmlformats.org/officeDocument/2006/relationships/hyperlink" Target="estimation.qmd#def-estimator" TargetMode="External"/><Relationship Id="rId67" Type="http://schemas.openxmlformats.org/officeDocument/2006/relationships/hyperlink" Target="estimation.qmd#def-mse" TargetMode="External"/><Relationship Id="rId239" Type="http://schemas.openxmlformats.org/officeDocument/2006/relationships/hyperlink" Target="exploratory-descriptive.qmd#def-sample-sd" TargetMode="External"/><Relationship Id="rId261" Type="http://schemas.openxmlformats.org/officeDocument/2006/relationships/hyperlink" Target="exploratory-descriptive.qmd#def-standardization" TargetMode="External"/><Relationship Id="rId265" Type="http://schemas.openxmlformats.org/officeDocument/2006/relationships/hyperlink" Target="https://doi.org/10.1007/978-0-387-84858-7" TargetMode="External"/><Relationship Id="rId267" Type="http://schemas.openxmlformats.org/officeDocument/2006/relationships/hyperlink" Target="https://doi.org/10.1007/978-1-0716-1418-1" TargetMode="External"/><Relationship Id="rId137" Type="http://schemas.openxmlformats.org/officeDocument/2006/relationships/hyperlink" Target="https://morrison-lab.github.io/lds/chapters/big-ideas.html#def-test-set" TargetMode="External"/><Relationship Id="rId135" Type="http://schemas.openxmlformats.org/officeDocument/2006/relationships/hyperlink" Target="https://morrison-lab.github.io/lds/chapters/big-ideas.html#def-training-set" TargetMode="External"/><Relationship Id="rId136" Type="http://schemas.openxmlformats.org/officeDocument/2006/relationships/hyperlink" Target="https://morrison-lab.github.io/lds/chapters/big-ideas.html#def-validation-set" TargetMode="External"/><Relationship Id="rId32" Type="http://schemas.openxmlformats.org/officeDocument/2006/relationships/hyperlink" Target="https://morrison-lab.github.io/pds/expectation.html#def-loss-function" TargetMode="External"/><Relationship Id="rId28" Type="http://schemas.openxmlformats.org/officeDocument/2006/relationships/hyperlink" Target="https://morrison-lab.github.io/pds/expectation.html#def-new-observation" TargetMode="External"/><Relationship Id="rId29" Type="http://schemas.openxmlformats.org/officeDocument/2006/relationships/hyperlink" Target="https://morrison-lab.github.io/pds/expectation.html#def-prediction" TargetMode="External"/><Relationship Id="rId97" Type="http://schemas.openxmlformats.org/officeDocument/2006/relationships/hyperlink" Target="https://morrison-lab.github.io/pds/expectation.html#def-risk" TargetMode="External"/><Relationship Id="rId71" Type="http://schemas.openxmlformats.org/officeDocument/2006/relationships/hyperlink" Target="https://morrison-lab.github.io/pds/expectation.html#thm-lie" TargetMode="External"/><Relationship Id="rId86" Type="http://schemas.openxmlformats.org/officeDocument/2006/relationships/hyperlink" Target="https://morrison-lab.github.io/pds/expectation.html#thm-linearity-expectation" TargetMode="External"/><Relationship Id="rId27" Type="http://schemas.openxmlformats.org/officeDocument/2006/relationships/hyperlink" Target="https://morrison-lab.github.io/pds/independence.html#def-indpt" TargetMode="External"/><Relationship Id="rId91" Type="http://schemas.openxmlformats.org/officeDocument/2006/relationships/hyperlink" Target="https://morrison-lab.github.io/pds/variance-covariance.html#def-variance" TargetMode="External"/><Relationship Id="rId87" Type="http://schemas.openxmlformats.org/officeDocument/2006/relationships/hyperlink" Target="https://morrison-lab.github.io/pds/variance-covariance.html#thm-variance" TargetMode="External"/><Relationship Id="rId269" Type="http://schemas.openxmlformats.org/officeDocument/2006/relationships/hyperlink" Target="https://www.gastonsanchez.com/matrix4sl/" TargetMode="External"/><Relationship Id="rId211" Type="http://schemas.openxmlformats.org/officeDocument/2006/relationships/hyperlink" Target="https://www.gastonsanchez.com/matrix4sl/cross-products.html#cross-products" TargetMode="External"/><Relationship Id="rId221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35" Type="http://schemas.openxmlformats.org/officeDocument/2006/relationships/hyperlink" Target="prediction.qmd#def-prediction-error" TargetMode="External"/><Relationship Id="rId43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2026-10-16T18:21:32Z</dcterms:created>
  <dcterms:modified xsi:type="dcterms:W3CDTF">2026-10-16T18:21:32Z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11:00:58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