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5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Statistical Inference</w:t>
      </w:r>
    </w:p>
    <w:p>
      <w:pPr>
        <w:pStyle w:val="Date"/>
      </w:pPr>
      <w:del w:id="1" w:author="PR Preview" w:date="2026-01-01T00:00:00Z">
        <w:r>
          <w:delText xml:space="preserve">Last modified: 2026-10-16 10:20:46 (PDT)</w:delText>
        </w:r>
      </w:del>
    </w:p>
    <w:p>
      <w:pPr>
        <w:pStyle w:val="Date"/>
      </w:pPr>
      <w:ins w:id="2" w:author="PR Preview" w:date="2026-01-01T00:00:00Z">
        <w:r>
          <w:t xml:space="preserve">Last modified: 2026-10-16 11:00:58 (PDT)</w:t>
        </w:r>
      </w:ins>
    </w:p>
    <w:bookmarkStart w:id="12" w:name="inference"/>
    <w:p>
      <w:pPr>
        <w:pStyle w:val="Heading2"/>
      </w:pPr>
      <w:r>
        <w:t xml:space="preserve">1 Inference</w:t>
      </w:r>
    </w:p>
    <w:bookmarkStart w:id="9" w:name="def-inference"/>
    <w:p>
      <w:pPr>
        <w:pStyle w:val="FirstParagraph"/>
      </w:pPr>
      <w:r>
        <w:rPr>
          <w:b/>
          <w:bCs/>
        </w:rPr>
        <w:t xml:space="preserve">Definition 1 (Statistical inference)</w:t>
      </w:r>
      <w:r>
        <w:t xml:space="preserve"> </w:t>
      </w:r>
      <w:r>
        <w:rPr>
          <w:b/>
          <w:bCs/>
        </w:rPr>
        <w:t xml:space="preserve">Statistical inference</w:t>
      </w:r>
      <w:r>
        <w:t xml:space="preserve"> </w:t>
      </w:r>
      <w:r>
        <w:t xml:space="preserve">is the process of analyzing data</w:t>
      </w:r>
      <w:r>
        <w:t xml:space="preserve"> </w:t>
      </w:r>
      <w:r>
        <w:t xml:space="preserve">to learn about the shape and structure of the probability distribution</w:t>
      </w:r>
      <w:r>
        <w:t xml:space="preserve"> </w:t>
      </w:r>
      <w:r>
        <w:t xml:space="preserve">that generated those data.</w:t>
      </w:r>
    </w:p>
    <w:bookmarkEnd w:id="9"/>
    <w:p>
      <w:pPr>
        <w:pStyle w:val="BodyText"/>
      </w:pPr>
      <w:r>
        <w:t xml:space="preserve">This definition is adapted from Wikipedia’s</w:t>
      </w:r>
      <w:r>
        <w:t xml:space="preserve"> </w:t>
      </w:r>
      <w:r>
        <w:t xml:space="preserve">(Wikipedia contributors 2025)</w:t>
      </w:r>
      <w:r>
        <w:t xml:space="preserve">.</w:t>
      </w:r>
    </w:p>
    <w:bookmarkStart w:id="11" w:name="exm-inference"/>
    <w:p>
      <w:pPr>
        <w:pStyle w:val="BodyText"/>
      </w:pPr>
      <w:r>
        <w:rPr>
          <w:b/>
          <w:bCs/>
        </w:rPr>
        <w:t xml:space="preserve">Example 1 (Inference about cholesterol in the WCGS population)</w:t>
      </w:r>
      <w:r>
        <w:t xml:space="preserve"> </w:t>
      </w:r>
      <w:r>
        <w:t xml:space="preserve">The</w:t>
      </w:r>
      <w:r>
        <w:t xml:space="preserve"> </w:t>
      </w:r>
      <w:hyperlink r:id="rId10">
        <w:r>
          <w:rPr>
            <w:rStyle w:val="Hyperlink"/>
          </w:rPr>
          <w:t xml:space="preserve">WCGS</w:t>
        </w:r>
      </w:hyperlink>
      <w:r>
        <w:t xml:space="preserve"> </w:t>
      </w:r>
      <w:r>
        <w:t xml:space="preserve">measured total cholesterol in 3,142 of its 3,154 participants.</w:t>
      </w:r>
      <w:r>
        <w:t xml:space="preserve"> </w:t>
      </w:r>
      <w:r>
        <w:t xml:space="preserve">Using those measurements to learn about</w:t>
      </w:r>
      <w:r>
        <w:t xml:space="preserve"> </w:t>
      </w:r>
      <w:r>
        <w:t xml:space="preserve">the distribution of cholesterol among men like the participants,</w:t>
      </w:r>
      <w:r>
        <w:t xml:space="preserve"> </w:t>
      </w:r>
      <w:r>
        <w:t xml:space="preserve">for example its population mean,</w:t>
      </w:r>
      <w:r>
        <w:t xml:space="preserve"> </w:t>
      </w:r>
      <w:r>
        <w:t xml:space="preserve">and quantifying how uncertain that knowledge is,</w:t>
      </w:r>
      <w:r>
        <w:t xml:space="preserve"> </w:t>
      </w:r>
      <w:r>
        <w:t xml:space="preserve">is statistical inference.</w:t>
      </w:r>
    </w:p>
    <w:bookmarkEnd w:id="11"/>
    <w:p>
      <w:pPr>
        <w:pStyle w:val="BodyText"/>
      </w:pPr>
      <w:r>
        <w:t xml:space="preserve">Statistical inference typically consists of two steps:</w:t>
      </w:r>
    </w:p>
    <w:p>
      <w:pPr>
        <w:pStyle w:val="Compact"/>
        <w:numPr>
          <w:ilvl w:val="0"/>
          <w:numId w:val="1001"/>
        </w:numPr>
      </w:pPr>
      <w:r>
        <w:t xml:space="preserve">fitting a statistical model to data;</w:t>
      </w:r>
    </w:p>
    <w:p>
      <w:pPr>
        <w:pStyle w:val="Compact"/>
        <w:numPr>
          <w:ilvl w:val="0"/>
          <w:numId w:val="1001"/>
        </w:numPr>
      </w:pPr>
      <w:r>
        <w:t xml:space="preserve">summarizing our uncertainty about the parameters of the fitted model,</w:t>
      </w:r>
      <w:r>
        <w:t xml:space="preserve"> </w:t>
      </w:r>
      <w:r>
        <w:t xml:space="preserve">based on the data (and, in Bayesian inference, on prior beliefs).</w:t>
      </w:r>
    </w:p>
    <w:p>
      <w:pPr>
        <w:pStyle w:val="FirstParagraph"/>
      </w:pPr>
      <w:r>
        <w:t xml:space="preserve">There are two predominant paradigms for statistical inference:</w:t>
      </w:r>
    </w:p>
    <w:p>
      <w:pPr>
        <w:pStyle w:val="Compact"/>
        <w:numPr>
          <w:ilvl w:val="0"/>
          <w:numId w:val="1002"/>
        </w:numPr>
      </w:pPr>
      <w:r>
        <w:t xml:space="preserve">frequentist inference,</w:t>
      </w:r>
      <w:r>
        <w:t xml:space="preserve"> </w:t>
      </w:r>
      <w:r>
        <w:t xml:space="preserve">which treats parameters as fixed unknown constants;</w:t>
      </w:r>
    </w:p>
    <w:p>
      <w:pPr>
        <w:pStyle w:val="Compact"/>
        <w:numPr>
          <w:ilvl w:val="0"/>
          <w:numId w:val="1002"/>
        </w:numPr>
      </w:pPr>
      <w:r>
        <w:t xml:space="preserve">Bayesian inference,</w:t>
      </w:r>
      <w:r>
        <w:t xml:space="preserve"> </w:t>
      </w:r>
      <w:r>
        <w:t xml:space="preserve">which treats parameters as random variables with prior distributions.</w:t>
      </w:r>
    </w:p>
    <w:bookmarkEnd w:id="12"/>
    <w:bookmarkStart w:id="28" w:name="sec-hypothesis-tests"/>
    <w:p>
      <w:pPr>
        <w:pStyle w:val="Heading2"/>
      </w:pPr>
      <w:r>
        <w:t xml:space="preserve">2 Hypothesis tests</w:t>
      </w:r>
    </w:p>
    <w:bookmarkStart w:id="17" w:name="hypotheses"/>
    <w:p>
      <w:pPr>
        <w:pStyle w:val="Heading3"/>
      </w:pPr>
      <w:r>
        <w:t xml:space="preserve">2.1 Hypotheses</w:t>
      </w:r>
    </w:p>
    <w:bookmarkStart w:id="13" w:name="def-null-hypothesis"/>
    <w:p>
      <w:pPr>
        <w:pStyle w:val="FirstParagraph"/>
      </w:pPr>
      <w:r>
        <w:rPr>
          <w:b/>
          <w:bCs/>
        </w:rPr>
        <w:t xml:space="preserve">Definition 2 (Null hypothesis)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null hypothesis</w:t>
      </w:r>
      <w:r>
        <w:t xml:space="preserve">, written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</m:oMath>
      <w:r>
        <w:t xml:space="preserve">,</w:t>
      </w:r>
      <w:r>
        <w:t xml:space="preserve"> </w:t>
      </w:r>
      <w:r>
        <w:t xml:space="preserve">is a specific claim about the parameters of a statistical model,</w:t>
      </w:r>
      <w:r>
        <w:t xml:space="preserve"> </w:t>
      </w:r>
      <w:r>
        <w:t xml:space="preserve">which a hypothesis test assesses against the data.</w:t>
      </w:r>
    </w:p>
    <w:bookmarkEnd w:id="13"/>
    <w:bookmarkStart w:id="14" w:name="def-alternative-hypothesis"/>
    <w:p>
      <w:pPr>
        <w:pStyle w:val="BodyText"/>
      </w:pPr>
      <w:r>
        <w:rPr>
          <w:b/>
          <w:bCs/>
        </w:rPr>
        <w:t xml:space="preserve">Definition 3 (Alternative hypothesis)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alternative hypothesis</w:t>
      </w:r>
      <w:r>
        <w:t xml:space="preserve">, written</w:t>
      </w:r>
      <w:r>
        <w:t xml:space="preserve"> </w:t>
      </w:r>
      <m:oMath>
        <m:sSub>
          <m:e>
            <m:r>
              <m:t>H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or</w:t>
      </w:r>
      <w:r>
        <w:t xml:space="preserve"> </w:t>
      </w:r>
      <m:oMath>
        <m:sSub>
          <m:e>
            <m:r>
              <m:t>H</m:t>
            </m:r>
          </m:e>
          <m:sub>
            <m:r>
              <m:t>A</m:t>
            </m:r>
          </m:sub>
        </m:sSub>
      </m:oMath>
      <w:r>
        <w:t xml:space="preserve">,</w:t>
      </w:r>
      <w:r>
        <w:t xml:space="preserve"> </w:t>
      </w:r>
      <w:r>
        <w:t xml:space="preserve">is the claim that a hypothesis test weighs the data as evidence</w:t>
      </w:r>
      <w:r>
        <w:t xml:space="preserve"> </w:t>
      </w:r>
      <w:r>
        <w:rPr>
          <w:i/>
          <w:iCs/>
        </w:rPr>
        <w:t xml:space="preserve">for</w:t>
      </w:r>
      <w:r>
        <w:t xml:space="preserve">,</w:t>
      </w:r>
      <w:r>
        <w:t xml:space="preserve"> </w:t>
      </w:r>
      <w:r>
        <w:t xml:space="preserve">against the</w:t>
      </w:r>
      <w:r>
        <w:t xml:space="preserve"> </w:t>
      </w:r>
      <w:hyperlink w:anchor="def-null-hypothesis">
        <w:r>
          <w:rPr>
            <w:rStyle w:val="Hyperlink"/>
          </w:rPr>
          <w:t xml:space="preserve">null hypothesis</w:t>
        </w:r>
      </w:hyperlink>
      <w:r>
        <w:t xml:space="preserve">.</w:t>
      </w:r>
    </w:p>
    <w:bookmarkEnd w:id="14"/>
    <w:bookmarkStart w:id="15" w:name="def-two-sided-alternative"/>
    <w:p>
      <w:pPr>
        <w:pStyle w:val="BodyText"/>
      </w:pPr>
      <w:r>
        <w:rPr>
          <w:b/>
          <w:bCs/>
        </w:rPr>
        <w:t xml:space="preserve">Definition 4 (Two-sided alternative)</w:t>
      </w:r>
      <w:r>
        <w:t xml:space="preserve"> </w:t>
      </w:r>
      <w:r>
        <w:t xml:space="preserve">For a null hypothesis that a parameter equals a value,</w:t>
      </w:r>
      <w:r>
        <w:t xml:space="preserve"> </w:t>
      </w:r>
      <w:r>
        <w:t xml:space="preserve">such as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  <m:r>
          <m:rPr>
            <m:sty m:val="p"/>
          </m:rPr>
          <m:t>:</m:t>
        </m:r>
        <m:r>
          <m:t>θ</m:t>
        </m:r>
        <m:r>
          <m:rPr>
            <m:sty m:val="p"/>
          </m:rPr>
          <m:t>=</m:t>
        </m:r>
        <m:sSub>
          <m:e>
            <m:r>
              <m:t>θ</m:t>
            </m:r>
          </m:e>
          <m:sub>
            <m:r>
              <m:t>0</m:t>
            </m:r>
          </m:sub>
        </m:sSub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two-sided alternative</w:t>
      </w:r>
      <w:r>
        <w:t xml:space="preserve"> </w:t>
      </w:r>
      <w:r>
        <w:t xml:space="preserve">is that the parameter differs from that value</w:t>
      </w:r>
      <w:r>
        <w:t xml:space="preserve"> </w:t>
      </w:r>
      <w:r>
        <w:t xml:space="preserve">in either direction:</w:t>
      </w:r>
      <w:r>
        <w:t xml:space="preserve"> </w:t>
      </w:r>
      <m:oMath>
        <m:sSub>
          <m:e>
            <m:r>
              <m:t>H</m:t>
            </m:r>
          </m:e>
          <m:sub>
            <m:r>
              <m:t>1</m:t>
            </m:r>
          </m:sub>
        </m:sSub>
        <m:r>
          <m:rPr>
            <m:sty m:val="p"/>
          </m:rPr>
          <m:t>:</m:t>
        </m:r>
        <m:r>
          <m:t>θ</m:t>
        </m:r>
        <m:r>
          <m:rPr>
            <m:sty m:val="p"/>
          </m:rPr>
          <m:t>≠</m:t>
        </m:r>
        <m:sSub>
          <m:e>
            <m:r>
              <m:t>θ</m:t>
            </m:r>
          </m:e>
          <m:sub>
            <m:r>
              <m:t>0</m:t>
            </m:r>
          </m:sub>
        </m:sSub>
      </m:oMath>
      <w:r>
        <w:t xml:space="preserve">.</w:t>
      </w:r>
    </w:p>
    <w:bookmarkEnd w:id="15"/>
    <w:bookmarkStart w:id="16" w:name="exm-hypotheses-wcgs"/>
    <w:p>
      <w:pPr>
        <w:pStyle w:val="BodyText"/>
      </w:pPr>
      <w:r>
        <w:rPr>
          <w:b/>
          <w:bCs/>
        </w:rPr>
        <w:t xml:space="preserve">Example 2 (Cholesterol and CHD in the WCGS)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μ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μ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be the population mean cholesterol</w:t>
      </w:r>
      <w:r>
        <w:t xml:space="preserve"> </w:t>
      </w:r>
      <w:r>
        <w:t xml:space="preserve">of men who do and do not have a CHD event by 1969,</w:t>
      </w:r>
      <w:r>
        <w:t xml:space="preserve"> </w:t>
      </w:r>
      <w:r>
        <w:t xml:space="preserve">in the population the WCGS sampled.</w:t>
      </w:r>
      <w:r>
        <w:t xml:space="preserve"> </w:t>
      </w:r>
      <w:r>
        <w:t xml:space="preserve">A comparison of the two groups</w:t>
      </w:r>
      <w:r>
        <w:t xml:space="preserve"> </w:t>
      </w:r>
      <w:r>
        <w:t xml:space="preserve">tests the null hypothesis that the population means are equal</w:t>
      </w:r>
      <w:r>
        <w:t xml:space="preserve"> </w:t>
      </w:r>
      <w:r>
        <w:t xml:space="preserve">against the</w:t>
      </w:r>
      <w:r>
        <w:t xml:space="preserve"> </w:t>
      </w:r>
      <w:hyperlink w:anchor="def-two-sided-alternative">
        <w:r>
          <w:rPr>
            <w:rStyle w:val="Hyperlink"/>
          </w:rPr>
          <w:t xml:space="preserve">two-sided alternative</w:t>
        </w:r>
      </w:hyperlink>
      <w:r>
        <w:t xml:space="preserve"> </w:t>
      </w:r>
      <w:r>
        <w:t xml:space="preserve">that they differ: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H</m:t>
              </m:r>
            </m:e>
            <m:sub>
              <m:r>
                <m:t>0</m:t>
              </m:r>
            </m:sub>
          </m:sSub>
          <m:r>
            <m:rPr>
              <m:sty m:val="p"/>
            </m:rPr>
            <m:t>:</m:t>
          </m:r>
          <m:sSub>
            <m:e>
              <m:r>
                <m:t>μ</m:t>
              </m:r>
            </m:e>
            <m:sub>
              <m:r>
                <m:t>1</m:t>
              </m:r>
            </m:sub>
          </m:sSub>
          <m:r>
            <m:rPr>
              <m:sty m:val="p"/>
            </m:rPr>
            <m:t>=</m:t>
          </m:r>
          <m:sSub>
            <m:e>
              <m:r>
                <m:t>μ</m:t>
              </m:r>
            </m:e>
            <m:sub>
              <m:r>
                <m:t>0</m:t>
              </m:r>
            </m:sub>
          </m:sSub>
          <m:r>
            <m:t>  </m:t>
          </m:r>
          <m:sSub>
            <m:e>
              <m:r>
                <m:t>H</m:t>
              </m:r>
            </m:e>
            <m:sub>
              <m:r>
                <m:t>1</m:t>
              </m:r>
            </m:sub>
          </m:sSub>
          <m:r>
            <m:rPr>
              <m:sty m:val="p"/>
            </m:rPr>
            <m:t>:</m:t>
          </m:r>
          <m:sSub>
            <m:e>
              <m:r>
                <m:t>μ</m:t>
              </m:r>
            </m:e>
            <m:sub>
              <m:r>
                <m:t>1</m:t>
              </m:r>
            </m:sub>
          </m:sSub>
          <m:r>
            <m:rPr>
              <m:sty m:val="p"/>
            </m:rPr>
            <m:t>≠</m:t>
          </m:r>
          <m:sSub>
            <m:e>
              <m:r>
                <m:t>μ</m:t>
              </m:r>
            </m:e>
            <m:sub>
              <m:r>
                <m:t>0</m:t>
              </m:r>
            </m:sub>
          </m:sSub>
        </m:oMath>
      </m:oMathPara>
    </w:p>
    <w:bookmarkEnd w:id="16"/>
    <w:bookmarkEnd w:id="17"/>
    <w:bookmarkStart w:id="27" w:name="p-values"/>
    <w:p>
      <w:pPr>
        <w:pStyle w:val="Heading3"/>
      </w:pPr>
      <w:r>
        <w:t xml:space="preserve">2.2 p-values</w:t>
      </w:r>
    </w:p>
    <w:bookmarkStart w:id="18" w:name="def-test-statistic"/>
    <w:p>
      <w:pPr>
        <w:pStyle w:val="FirstParagraph"/>
      </w:pPr>
      <w:r>
        <w:rPr>
          <w:b/>
          <w:bCs/>
        </w:rPr>
        <w:t xml:space="preserve">Definition 5 (Test statistic)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test statistic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is a function of the data</w:t>
      </w:r>
      <w:r>
        <w:t xml:space="preserve"> </w:t>
      </w:r>
      <w:r>
        <w:t xml:space="preserve">whose distribution under the</w:t>
      </w:r>
      <w:r>
        <w:t xml:space="preserve"> </w:t>
      </w:r>
      <w:hyperlink w:anchor="def-null-hypothesis">
        <w:r>
          <w:rPr>
            <w:rStyle w:val="Hyperlink"/>
          </w:rPr>
          <w:t xml:space="preserve">null hypothesis</w:t>
        </w:r>
      </w:hyperlink>
      <w:r>
        <w:t xml:space="preserve"> </w:t>
      </w:r>
      <w:r>
        <w:t xml:space="preserve">is known, exactly or approximately,</w:t>
      </w:r>
      <w:r>
        <w:t xml:space="preserve"> </w:t>
      </w:r>
      <w:r>
        <w:t xml:space="preserve">and whose larger values are more extreme,</w:t>
      </w:r>
      <w:r>
        <w:t xml:space="preserve"> </w:t>
      </w:r>
      <w:r>
        <w:t xml:space="preserve">meaning less consistent with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and more consistent with</w:t>
      </w:r>
      <w:r>
        <w:t xml:space="preserve"> </w:t>
      </w:r>
      <m:oMath>
        <m:sSub>
          <m:e>
            <m:r>
              <m:t>H</m:t>
            </m:r>
          </m:e>
          <m:sub>
            <m:r>
              <m:t>1</m:t>
            </m:r>
          </m:sub>
        </m:sSub>
      </m:oMath>
      <w:r>
        <w:t xml:space="preserve">.</w:t>
      </w:r>
    </w:p>
    <w:bookmarkEnd w:id="18"/>
    <w:bookmarkStart w:id="19" w:name="def-p-value"/>
    <w:p>
      <w:pPr>
        <w:pStyle w:val="BodyText"/>
      </w:pPr>
      <w:r>
        <w:rPr>
          <w:b/>
          <w:bCs/>
        </w:rPr>
        <w:t xml:space="preserve">Definition 6 (p-value)</w:t>
      </w:r>
      <w:r>
        <w:t xml:space="preserve"> </w:t>
      </w:r>
      <w:r>
        <w:t xml:space="preserve">Given a</w:t>
      </w:r>
      <w:r>
        <w:t xml:space="preserve"> </w:t>
      </w:r>
      <w:hyperlink w:anchor="def-test-statistic">
        <w:r>
          <w:rPr>
            <w:rStyle w:val="Hyperlink"/>
          </w:rPr>
          <w:t xml:space="preserve">test statistic</w:t>
        </w:r>
      </w:hyperlink>
      <w:r>
        <w:t xml:space="preserve"> </w:t>
      </w:r>
      <m:oMath>
        <m:r>
          <m:t>T</m:t>
        </m:r>
      </m:oMath>
      <w:r>
        <w:t xml:space="preserve"> </w:t>
      </w:r>
      <w:r>
        <w:t xml:space="preserve">whose observed value is</w:t>
      </w:r>
      <w:r>
        <w:t xml:space="preserve"> </w:t>
      </w:r>
      <m:oMath>
        <m:r>
          <m:t>t</m:t>
        </m:r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p-value</w:t>
      </w:r>
      <w:r>
        <w:t xml:space="preserve"> </w:t>
      </w:r>
      <w:r>
        <w:t xml:space="preserve">is the probability</w:t>
      </w:r>
      <w:r>
        <w:t xml:space="preserve"> </w:t>
      </w:r>
      <w:r>
        <w:t xml:space="preserve">that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is at least as extreme as the value observed,</w:t>
      </w:r>
      <w:r>
        <w:t xml:space="preserve"> </w:t>
      </w:r>
      <w:r>
        <w:t xml:space="preserve">computed with the data distributed as the null hypothesis specifies:</w:t>
      </w:r>
    </w:p>
    <w:p>
      <w:pPr>
        <w:pStyle w:val="BodyText"/>
      </w:pPr>
      <m:oMathPara>
        <m:oMathParaPr>
          <m:jc m:val="center"/>
        </m:oMathParaPr>
        <m:oMath>
          <m:r>
            <m:t>p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limLow>
            <m:e>
              <m:r>
                <m:rPr>
                  <m:sty m:val="p"/>
                </m:rPr>
                <m:t>Pr</m:t>
              </m:r>
            </m:e>
            <m:lim>
              <m:sSub>
                <m:e>
                  <m:r>
                    <m:t>H</m:t>
                  </m:r>
                </m:e>
                <m:sub>
                  <m:r>
                    <m:t>0</m:t>
                  </m:r>
                </m:sub>
              </m:sSub>
            </m:lim>
          </m:limLow>
          <m:r>
            <m:rPr>
              <m:sty m:val="p"/>
            </m:rPr>
            <m:t>(</m:t>
          </m:r>
          <m:r>
            <m:t>T</m:t>
          </m:r>
          <m:r>
            <m:rPr>
              <m:sty m:val="p"/>
            </m:rPr>
            <m:t>≥</m:t>
          </m:r>
          <m:r>
            <m:t>t</m:t>
          </m:r>
          <m:r>
            <m:rPr>
              <m:sty m:val="p"/>
            </m:rPr>
            <m:t>)</m:t>
          </m:r>
        </m:oMath>
      </m:oMathPara>
    </w:p>
    <w:p>
      <w:pPr>
        <w:pStyle w:val="FirstParagraph"/>
      </w:pPr>
      <w:r>
        <w:t xml:space="preserve">If the null hypothesis allows more than one distribution</w:t>
      </w:r>
      <w:r>
        <w:t xml:space="preserve"> </w:t>
      </w:r>
      <w:r>
        <w:t xml:space="preserve">(a</w:t>
      </w:r>
      <w:r>
        <w:t xml:space="preserve"> </w:t>
      </w:r>
      <w:r>
        <w:rPr>
          <w:i/>
          <w:iCs/>
        </w:rPr>
        <w:t xml:space="preserve">composite</w:t>
      </w:r>
      <w:r>
        <w:t xml:space="preserve"> </w:t>
      </w:r>
      <w:r>
        <w:t xml:space="preserve">null hypothesis, such as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  <m:r>
          <m:rPr>
            <m:sty m:val="p"/>
          </m:rPr>
          <m:t>:</m:t>
        </m:r>
        <m:sSub>
          <m:e>
            <m:r>
              <m:t>μ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sSub>
          <m:e>
            <m:r>
              <m:t>μ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with unknown variances),</w:t>
      </w:r>
      <w:r>
        <w:t xml:space="preserve"> </w:t>
      </w:r>
      <w:r>
        <w:t xml:space="preserve">the p-value is the largest such probability over those distributions,</w:t>
      </w:r>
      <w:r>
        <w:t xml:space="preserve"> </w:t>
      </w:r>
      <w:r>
        <w:t xml:space="preserve">or an approximation to it.</w:t>
      </w:r>
    </w:p>
    <w:bookmarkEnd w:id="19"/>
    <w:bookmarkStart w:id="20" w:name="rem-p-value-not-posterior"/>
    <w:p>
      <w:pPr>
        <w:pStyle w:val="BodyText"/>
      </w:pPr>
      <w:r>
        <w:rPr>
          <w:i/>
          <w:iCs/>
        </w:rPr>
        <w:t xml:space="preserve">Remark 1</w:t>
      </w:r>
      <w:r>
        <w:t xml:space="preserve"> (A p-value is not the probability that the null hypothesis is true). </w:t>
      </w:r>
      <w:r>
        <w:t xml:space="preserve">A p-value is computed assuming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is true,</w:t>
      </w:r>
      <w:r>
        <w:t xml:space="preserve"> </w:t>
      </w:r>
      <w:r>
        <w:t xml:space="preserve">so it is not the probability that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is true given the data.</w:t>
      </w:r>
    </w:p>
    <w:bookmarkEnd w:id="20"/>
    <w:bookmarkStart w:id="21" w:name="def-significance-level"/>
    <w:p>
      <w:pPr>
        <w:pStyle w:val="BodyText"/>
      </w:pPr>
      <w:r>
        <w:rPr>
          <w:b/>
          <w:bCs/>
        </w:rPr>
        <w:t xml:space="preserve">Definition 7 (Significance level)</w:t>
      </w:r>
      <w:r>
        <w:t xml:space="preserve"> </w:t>
      </w:r>
      <w:r>
        <w:t xml:space="preserve">A hypothesis test with</w:t>
      </w:r>
      <w:r>
        <w:t xml:space="preserve"> </w:t>
      </w:r>
      <w:r>
        <w:rPr>
          <w:b/>
          <w:bCs/>
        </w:rPr>
        <w:t xml:space="preserve">significance level</w:t>
      </w:r>
      <w:r>
        <w:t xml:space="preserve"> </w:t>
      </w:r>
      <m:oMath>
        <m:r>
          <m:t>α</m:t>
        </m:r>
      </m:oMath>
      <w:r>
        <w:t xml:space="preserve"> </w:t>
      </w:r>
      <w:r>
        <w:t xml:space="preserve">rejects the</w:t>
      </w:r>
      <w:r>
        <w:t xml:space="preserve"> </w:t>
      </w:r>
      <w:hyperlink w:anchor="def-null-hypothesis">
        <w:r>
          <w:rPr>
            <w:rStyle w:val="Hyperlink"/>
          </w:rPr>
          <w:t xml:space="preserve">null hypothesis</w:t>
        </w:r>
      </w:hyperlink>
      <w:r>
        <w:t xml:space="preserve"> </w:t>
      </w:r>
      <w:r>
        <w:t xml:space="preserve">when the</w:t>
      </w:r>
      <w:r>
        <w:t xml:space="preserve"> </w:t>
      </w:r>
      <w:hyperlink w:anchor="def-p-value">
        <w:r>
          <w:rPr>
            <w:rStyle w:val="Hyperlink"/>
          </w:rPr>
          <w:t xml:space="preserve">p-value</w:t>
        </w:r>
      </w:hyperlink>
      <w:r>
        <w:t xml:space="preserve"> </w:t>
      </w:r>
      <w:r>
        <w:t xml:space="preserve">is at most</w:t>
      </w:r>
      <w:r>
        <w:t xml:space="preserve"> </w:t>
      </w:r>
      <m:oMath>
        <m:r>
          <m:t>α</m:t>
        </m:r>
      </m:oMath>
      <w:r>
        <w:t xml:space="preserve">.</w:t>
      </w:r>
    </w:p>
    <w:bookmarkEnd w:id="21"/>
    <w:bookmarkStart w:id="22" w:name="rem-significance-level-convention"/>
    <w:p>
      <w:pPr>
        <w:pStyle w:val="BodyText"/>
      </w:pPr>
      <w:r>
        <w:rPr>
          <w:i/>
          <w:iCs/>
        </w:rPr>
        <w:t xml:space="preserve">Remark 2</w:t>
      </w:r>
      <w:r>
        <w:t xml:space="preserve"> (Choosing a significance level). </w:t>
      </w:r>
      <m:oMath>
        <m:r>
          <m:t>α</m:t>
        </m:r>
        <m:r>
          <m:rPr>
            <m:sty m:val="p"/>
          </m:rPr>
          <m:t>=</m:t>
        </m:r>
        <m:r>
          <m:t>0.05</m:t>
        </m:r>
      </m:oMath>
      <w:r>
        <w:t xml:space="preserve"> </w:t>
      </w:r>
      <w:r>
        <w:t xml:space="preserve">is a common convention, not a rule.</w:t>
      </w:r>
      <w:r>
        <w:t xml:space="preserve"> </w:t>
      </w:r>
      <w:r>
        <w:t xml:space="preserve">When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is true and the p-value is computed exactly,</w:t>
      </w:r>
      <w:r>
        <w:t xml:space="preserve"> </w:t>
      </w:r>
      <w:r>
        <w:t xml:space="preserve">a test with significance level</w:t>
      </w:r>
      <w:r>
        <w:t xml:space="preserve"> </w:t>
      </w:r>
      <m:oMath>
        <m:r>
          <m:t>α</m:t>
        </m:r>
      </m:oMath>
      <w:r>
        <w:t xml:space="preserve"> </w:t>
      </w:r>
      <w:r>
        <w:t xml:space="preserve">rejects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with probability at most</w:t>
      </w:r>
      <w:r>
        <w:t xml:space="preserve"> </w:t>
      </w:r>
      <m:oMath>
        <m:r>
          <m:t>α</m:t>
        </m:r>
      </m:oMath>
      <w:r>
        <w:t xml:space="preserve">;</w:t>
      </w:r>
      <w:r>
        <w:t xml:space="preserve"> </w:t>
      </w:r>
      <w:r>
        <w:t xml:space="preserve">for a test based on an approximate p-value, such as a large-sample test,</w:t>
      </w:r>
      <w:r>
        <w:t xml:space="preserve"> </w:t>
      </w:r>
      <w:r>
        <w:t xml:space="preserve">this holds only approximately.</w:t>
      </w:r>
    </w:p>
    <w:bookmarkEnd w:id="22"/>
    <w:bookmarkStart w:id="23" w:name="def-statistically-significant"/>
    <w:p>
      <w:pPr>
        <w:pStyle w:val="BodyText"/>
      </w:pPr>
      <w:r>
        <w:rPr>
          <w:b/>
          <w:bCs/>
        </w:rPr>
        <w:t xml:space="preserve">Definition 8 (Statistically significant)</w:t>
      </w:r>
      <w:r>
        <w:t xml:space="preserve"> </w:t>
      </w:r>
      <w:r>
        <w:t xml:space="preserve">A result is</w:t>
      </w:r>
      <w:r>
        <w:t xml:space="preserve"> </w:t>
      </w:r>
      <w:r>
        <w:rPr>
          <w:b/>
          <w:bCs/>
        </w:rPr>
        <w:t xml:space="preserve">statistically significant</w:t>
      </w:r>
      <w:r>
        <w:t xml:space="preserve"> </w:t>
      </w:r>
      <w:r>
        <w:t xml:space="preserve">at level</w:t>
      </w:r>
      <w:r>
        <w:t xml:space="preserve"> </w:t>
      </w:r>
      <m:oMath>
        <m:r>
          <m:t>α</m:t>
        </m:r>
      </m:oMath>
      <w:r>
        <w:t xml:space="preserve"> </w:t>
      </w:r>
      <w:r>
        <w:t xml:space="preserve">if it leads a test with</w:t>
      </w:r>
      <w:r>
        <w:t xml:space="preserve"> </w:t>
      </w:r>
      <w:hyperlink w:anchor="def-significance-level">
        <w:r>
          <w:rPr>
            <w:rStyle w:val="Hyperlink"/>
          </w:rPr>
          <w:t xml:space="preserve">significance level</w:t>
        </w:r>
      </w:hyperlink>
      <w:r>
        <w:t xml:space="preserve"> </w:t>
      </w:r>
      <m:oMath>
        <m:r>
          <m:t>α</m:t>
        </m:r>
      </m:oMath>
      <w:r>
        <w:t xml:space="preserve"> </w:t>
      </w:r>
      <w:r>
        <w:t xml:space="preserve">to reject the null hypothesis.</w:t>
      </w:r>
    </w:p>
    <w:bookmarkEnd w:id="23"/>
    <w:bookmarkStart w:id="25" w:name="exm-p-value-wcgs"/>
    <w:p>
      <w:pPr>
        <w:pStyle w:val="BodyText"/>
      </w:pPr>
      <w:r>
        <w:rPr>
          <w:b/>
          <w:bCs/>
        </w:rPr>
        <w:t xml:space="preserve">Example 3 (Testing whether population mean cholesterol differs by CHD status)</w:t>
      </w:r>
      <w:r>
        <w:t xml:space="preserve"> </w:t>
      </w:r>
      <w:r>
        <w:t xml:space="preserve">Continuing</w:t>
      </w:r>
      <w:r>
        <w:t xml:space="preserve"> </w:t>
      </w:r>
      <w:hyperlink w:anchor="exm-hypotheses-wcgs">
        <w:r>
          <w:rPr>
            <w:rStyle w:val="Hyperlink"/>
          </w:rPr>
          <w:t xml:space="preserve">Example 2</w:t>
        </w:r>
      </w:hyperlink>
      <w:r>
        <w:t xml:space="preserve">,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acc>
              <m:accPr>
                <m:chr m:val="‾"/>
              </m:accPr>
              <m:e>
                <m:r>
                  <m:t>x</m:t>
                </m:r>
              </m:e>
            </m:acc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acc>
              <m:accPr>
                <m:chr m:val="‾"/>
              </m:accPr>
              <m:e>
                <m:r>
                  <m:t>x</m:t>
                </m:r>
              </m:e>
            </m:acc>
          </m:e>
          <m:sub>
            <m:r>
              <m:t>0</m:t>
            </m:r>
          </m:sub>
        </m:sSub>
      </m:oMath>
      <w:r>
        <w:t xml:space="preserve"> </w:t>
      </w:r>
      <w:r>
        <w:t xml:space="preserve">be the two groups’ sample mean cholesterol,</w:t>
      </w:r>
      <w:r>
        <w:t xml:space="preserve"> </w:t>
      </w:r>
      <w:r>
        <w:t xml:space="preserve">with sample variances</w:t>
      </w:r>
      <w:r>
        <w:t xml:space="preserve"> </w:t>
      </w:r>
      <m:oMath>
        <m:sSubSup>
          <m:e>
            <m:r>
              <m:t>s</m:t>
            </m:r>
          </m:e>
          <m:sub>
            <m:r>
              <m:t>1</m:t>
            </m:r>
          </m:sub>
          <m:sup>
            <m:r>
              <m:t>2</m:t>
            </m:r>
          </m:sup>
        </m:sSubSup>
      </m:oMath>
      <w:r>
        <w:t xml:space="preserve"> </w:t>
      </w:r>
      <w:r>
        <w:t xml:space="preserve">and</w:t>
      </w:r>
      <w:r>
        <w:t xml:space="preserve"> </w:t>
      </w:r>
      <m:oMath>
        <m:sSubSup>
          <m:e>
            <m:r>
              <m:t>s</m:t>
            </m:r>
          </m:e>
          <m:sub>
            <m:r>
              <m:t>0</m:t>
            </m:r>
          </m:sub>
          <m:sup>
            <m:r>
              <m:t>2</m:t>
            </m:r>
          </m:sup>
        </m:sSubSup>
      </m:oMath>
      <w:r>
        <w:t xml:space="preserve"> </w:t>
      </w:r>
      <w:r>
        <w:t xml:space="preserve">and sample sizes</w:t>
      </w:r>
      <w:r>
        <w:t xml:space="preserve"> </w:t>
      </w:r>
      <m:oMath>
        <m:sSub>
          <m:e>
            <m:r>
              <m:t>n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n</m:t>
            </m:r>
          </m:e>
          <m:sub>
            <m:r>
              <m:t>0</m:t>
            </m:r>
          </m:sub>
        </m:sSub>
      </m:oMath>
      <w:r>
        <w:t xml:space="preserve">.</w:t>
      </w:r>
      <w:r>
        <w:t xml:space="preserve"> </w:t>
      </w:r>
      <w:r>
        <w:t xml:space="preserve">By the</w:t>
      </w:r>
      <w:r>
        <w:t xml:space="preserve"> </w:t>
      </w:r>
      <w:hyperlink r:id="rId24">
        <w:r>
          <w:rPr>
            <w:rStyle w:val="Hyperlink"/>
          </w:rPr>
          <w:t xml:space="preserve">central limit theorem</w:t>
        </w:r>
      </w:hyperlink>
      <w:r>
        <w:t xml:space="preserve">, when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holds and the samples are large,</w:t>
      </w:r>
      <w:r>
        <w:t xml:space="preserve"> </w:t>
      </w:r>
      <w:r>
        <w:t xml:space="preserve">the statistic</w:t>
      </w:r>
    </w:p>
    <w:p>
      <w:pPr>
        <w:pStyle w:val="BodyText"/>
      </w:pPr>
      <m:oMathPara>
        <m:oMathParaPr>
          <m:jc m:val="center"/>
        </m:oMathParaPr>
        <m:oMath>
          <m:r>
            <m:t>Z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sSub>
                <m:e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  <m:sub>
                  <m:r>
                    <m:t>0</m:t>
                  </m:r>
                </m:sub>
              </m:sSub>
            </m:num>
            <m:den>
              <m:rad>
                <m:radPr>
                  <m:degHide m:val="on"/>
                </m:radPr>
                <m:deg/>
                <m:e>
                  <m:sSubSup>
                    <m:e>
                      <m:r>
                        <m:t>s</m:t>
                      </m:r>
                    </m:e>
                    <m:sub>
                      <m:r>
                        <m:t>1</m:t>
                      </m:r>
                    </m:sub>
                    <m:sup>
                      <m:r>
                        <m:t>2</m:t>
                      </m:r>
                    </m:sup>
                  </m:sSubSup>
                  <m:r>
                    <m:rPr>
                      <m:sty m:val="p"/>
                    </m:rPr>
                    <m:t>/</m:t>
                  </m:r>
                  <m:sSub>
                    <m:e>
                      <m:r>
                        <m:t>n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+</m:t>
                  </m:r>
                  <m:sSubSup>
                    <m:e>
                      <m:r>
                        <m:t>s</m:t>
                      </m:r>
                    </m:e>
                    <m:sub>
                      <m:r>
                        <m:t>0</m:t>
                      </m:r>
                    </m:sub>
                    <m:sup>
                      <m:r>
                        <m:t>2</m:t>
                      </m:r>
                    </m:sup>
                  </m:sSubSup>
                  <m:r>
                    <m:rPr>
                      <m:sty m:val="p"/>
                    </m:rPr>
                    <m:t>/</m:t>
                  </m:r>
                  <m:sSub>
                    <m:e>
                      <m:r>
                        <m:t>n</m:t>
                      </m:r>
                    </m:e>
                    <m:sub>
                      <m:r>
                        <m:t>0</m:t>
                      </m:r>
                    </m:sub>
                  </m:sSub>
                </m:e>
              </m:rad>
            </m:den>
          </m:f>
        </m:oMath>
      </m:oMathPara>
    </w:p>
    <w:p>
      <w:pPr>
        <w:pStyle w:val="FirstParagraph"/>
      </w:pPr>
      <w:r>
        <w:t xml:space="preserve">has approximately a standard Gaussian distribution.</w:t>
      </w:r>
      <w:r>
        <w:t xml:space="preserve"> </w:t>
      </w:r>
      <w:r>
        <w:t xml:space="preserve">Extreme values in either direction are evidence for the two-sided</w:t>
      </w:r>
      <w:r>
        <w:t xml:space="preserve"> </w:t>
      </w:r>
      <m:oMath>
        <m:sSub>
          <m:e>
            <m:r>
              <m:t>H</m:t>
            </m:r>
          </m:e>
          <m:sub>
            <m:r>
              <m:t>1</m:t>
            </m:r>
          </m:sub>
        </m:sSub>
      </m:oMath>
      <w:r>
        <w:t xml:space="preserve">,</w:t>
      </w:r>
      <w:r>
        <w:t xml:space="preserve"> </w:t>
      </w:r>
      <w:r>
        <w:t xml:space="preserve">so the test statistic is</w:t>
      </w:r>
      <w:r>
        <w:t xml:space="preserve"> </w:t>
      </w:r>
      <m:oMath>
        <m:r>
          <m:t>T</m:t>
        </m:r>
        <m:r>
          <m:rPr>
            <m:sty m:val="p"/>
          </m:rPr>
          <m:t>=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Z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and the p-value is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Z</m:t>
            </m:r>
          </m:e>
        </m:d>
        <m:r>
          <m:t>​</m:t>
        </m:r>
        <m:r>
          <m:rPr>
            <m:sty m:val="p"/>
          </m:rPr>
          <m:t>≥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z</m:t>
            </m:r>
          </m:e>
        </m:d>
        <m:r>
          <m:t>​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2</m:t>
        </m:r>
        <m:r>
          <m:rPr>
            <m:sty m:val="p"/>
          </m:rPr>
          <m:t>Φ</m:t>
        </m:r>
        <m:r>
          <m:rPr>
            <m:sty m:val="p"/>
          </m:rPr>
          <m:t>(</m:t>
        </m:r>
        <m:r>
          <m:rPr>
            <m:sty m:val="p"/>
          </m:rPr>
          <m:t>−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z</m:t>
            </m:r>
          </m:e>
        </m:d>
        <m:r>
          <m:t>​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where</w:t>
      </w:r>
      <w:r>
        <w:t xml:space="preserve"> </w:t>
      </w:r>
      <m:oMath>
        <m:r>
          <m:rPr>
            <m:sty m:val="p"/>
          </m:rPr>
          <m:t>Φ</m:t>
        </m:r>
      </m:oMath>
      <w:r>
        <w:t xml:space="preserve"> </w:t>
      </w:r>
      <w:r>
        <w:t xml:space="preserve">is the standard Gaussian CDF.</w:t>
      </w:r>
    </w:p>
    <w:p>
      <w:pPr>
        <w:pStyle w:val="SourceCode"/>
      </w:pPr>
      <w:r>
        <w:rPr>
          <w:rStyle w:val="NormalTok"/>
        </w:rPr>
        <w:t xml:space="preserve">chol_by_chd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split</w:t>
      </w:r>
      <w:r>
        <w:rPr>
          <w:rStyle w:val="NormalTok"/>
        </w:rPr>
        <w:t xml:space="preserve">(wcgs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chol, wcgs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chd69)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lapply</w:t>
      </w:r>
      <w:r>
        <w:rPr>
          <w:rStyle w:val="NormalTok"/>
        </w:rPr>
        <w:t xml:space="preserve">(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(x) x[</w:t>
      </w:r>
      <w:r>
        <w:rPr>
          <w:rStyle w:val="SpecialCharTok"/>
        </w:rPr>
        <w:t xml:space="preserve">!</w:t>
      </w:r>
      <w:r>
        <w:rPr>
          <w:rStyle w:val="FunctionTok"/>
        </w:rPr>
        <w:t xml:space="preserve">is.na</w:t>
      </w:r>
      <w:r>
        <w:rPr>
          <w:rStyle w:val="NormalTok"/>
        </w:rPr>
        <w:t xml:space="preserve">(x)])</w:t>
      </w:r>
      <w:r>
        <w:br/>
      </w:r>
      <w:r>
        <w:rPr>
          <w:rStyle w:val="NormalTok"/>
        </w:rPr>
        <w:t xml:space="preserve">x1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chol_by_chd[[</w:t>
      </w:r>
      <w:r>
        <w:rPr>
          <w:rStyle w:val="StringTok"/>
        </w:rPr>
        <w:t xml:space="preserve">"Yes"</w:t>
      </w:r>
      <w:r>
        <w:rPr>
          <w:rStyle w:val="NormalTok"/>
        </w:rPr>
        <w:t xml:space="preserve">]]</w:t>
      </w:r>
      <w:r>
        <w:br/>
      </w:r>
      <w:r>
        <w:rPr>
          <w:rStyle w:val="NormalTok"/>
        </w:rPr>
        <w:t xml:space="preserve">x0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chol_by_chd[[</w:t>
      </w:r>
      <w:r>
        <w:rPr>
          <w:rStyle w:val="StringTok"/>
        </w:rPr>
        <w:t xml:space="preserve">"No"</w:t>
      </w:r>
      <w:r>
        <w:rPr>
          <w:rStyle w:val="NormalTok"/>
        </w:rPr>
        <w:t xml:space="preserve">]]</w:t>
      </w:r>
      <w:r>
        <w:br/>
      </w:r>
      <w:r>
        <w:rPr>
          <w:rStyle w:val="NormalTok"/>
        </w:rPr>
        <w:t xml:space="preserve">diff_means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(x1)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(x0)</w:t>
      </w:r>
      <w:r>
        <w:br/>
      </w:r>
      <w:r>
        <w:rPr>
          <w:rStyle w:val="NormalTok"/>
        </w:rPr>
        <w:t xml:space="preserve">se_diff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sqrt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var</w:t>
      </w:r>
      <w:r>
        <w:rPr>
          <w:rStyle w:val="NormalTok"/>
        </w:rPr>
        <w:t xml:space="preserve">(x1)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length</w:t>
      </w:r>
      <w:r>
        <w:rPr>
          <w:rStyle w:val="NormalTok"/>
        </w:rPr>
        <w:t xml:space="preserve">(x1)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var</w:t>
      </w:r>
      <w:r>
        <w:rPr>
          <w:rStyle w:val="NormalTok"/>
        </w:rPr>
        <w:t xml:space="preserve">(x0)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length</w:t>
      </w:r>
      <w:r>
        <w:rPr>
          <w:rStyle w:val="NormalTok"/>
        </w:rPr>
        <w:t xml:space="preserve">(x0))</w:t>
      </w:r>
      <w:r>
        <w:br/>
      </w:r>
      <w:r>
        <w:rPr>
          <w:rStyle w:val="NormalTok"/>
        </w:rPr>
        <w:t xml:space="preserve">z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diff_means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se_diff</w:t>
      </w:r>
      <w:r>
        <w:br/>
      </w:r>
      <w:r>
        <w:rPr>
          <w:rStyle w:val="NormalTok"/>
        </w:rPr>
        <w:t xml:space="preserve">p_value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pnorm</w:t>
      </w:r>
      <w:r>
        <w:rPr>
          <w:rStyle w:val="NormalTok"/>
        </w:rPr>
        <w:t xml:space="preserve">(</w:t>
      </w:r>
      <w:r>
        <w:rPr>
          <w:rStyle w:val="SpecialCharTok"/>
        </w:rPr>
        <w:t xml:space="preserve">-</w:t>
      </w:r>
      <w:r>
        <w:rPr>
          <w:rStyle w:val="FunctionTok"/>
        </w:rPr>
        <w:t xml:space="preserve">abs</w:t>
      </w:r>
      <w:r>
        <w:rPr>
          <w:rStyle w:val="NormalTok"/>
        </w:rPr>
        <w:t xml:space="preserve">(z))</w:t>
      </w:r>
      <w:r>
        <w:br/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difference =</w:t>
      </w:r>
      <w:r>
        <w:rPr>
          <w:rStyle w:val="NormalTok"/>
        </w:rPr>
        <w:t xml:space="preserve"> diff_means, </w:t>
      </w:r>
      <w:r>
        <w:rPr>
          <w:rStyle w:val="AttributeTok"/>
        </w:rPr>
        <w:t xml:space="preserve">se =</w:t>
      </w:r>
      <w:r>
        <w:rPr>
          <w:rStyle w:val="NormalTok"/>
        </w:rPr>
        <w:t xml:space="preserve"> se_diff, </w:t>
      </w:r>
      <w:r>
        <w:rPr>
          <w:rStyle w:val="AttributeTok"/>
        </w:rPr>
        <w:t xml:space="preserve">z =</w:t>
      </w:r>
      <w:r>
        <w:rPr>
          <w:rStyle w:val="NormalTok"/>
        </w:rPr>
        <w:t xml:space="preserve"> z, </w:t>
      </w:r>
      <w:r>
        <w:rPr>
          <w:rStyle w:val="AttributeTok"/>
        </w:rPr>
        <w:t xml:space="preserve">p_value =</w:t>
      </w:r>
      <w:r>
        <w:rPr>
          <w:rStyle w:val="NormalTok"/>
        </w:rPr>
        <w:t xml:space="preserve"> p_value)</w:t>
      </w:r>
      <w:r>
        <w:br/>
      </w:r>
      <w:r>
        <w:rPr>
          <w:rStyle w:val="CommentTok"/>
        </w:rPr>
        <w:t xml:space="preserve">#&gt;  difference          se           z     p_value </w:t>
      </w:r>
      <w:r>
        <w:br/>
      </w:r>
      <w:r>
        <w:rPr>
          <w:rStyle w:val="CommentTok"/>
        </w:rPr>
        <w:t xml:space="preserve">#&gt; 2.58087e+01 3.17988e+00 8.11626e+00 4.80780e-16</w:t>
      </w:r>
    </w:p>
    <w:p>
      <w:pPr>
        <w:pStyle w:val="FirstParagraph"/>
      </w:pPr>
      <w:r>
        <w:t xml:space="preserve">The p-value is far below 0.05,</w:t>
      </w:r>
      <w:r>
        <w:t xml:space="preserve"> </w:t>
      </w:r>
      <w:r>
        <w:t xml:space="preserve">so at significance level 0.05 the test rejects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</m:oMath>
      <w:r>
        <w:t xml:space="preserve">:</w:t>
      </w:r>
      <w:r>
        <w:t xml:space="preserve"> </w:t>
      </w:r>
      <w:r>
        <w:t xml:space="preserve">the data provide</w:t>
      </w:r>
      <w:r>
        <w:t xml:space="preserve"> </w:t>
      </w:r>
      <w:hyperlink w:anchor="def-statistically-significant">
        <w:r>
          <w:rPr>
            <w:rStyle w:val="Hyperlink"/>
          </w:rPr>
          <w:t xml:space="preserve">statistically significant</w:t>
        </w:r>
      </w:hyperlink>
      <w:r>
        <w:t xml:space="preserve"> </w:t>
      </w:r>
      <w:r>
        <w:t xml:space="preserve">evidence</w:t>
      </w:r>
      <w:r>
        <w:t xml:space="preserve"> </w:t>
      </w:r>
      <w:r>
        <w:t xml:space="preserve">that population mean cholesterol differs between the two groups.</w:t>
      </w:r>
    </w:p>
    <w:bookmarkEnd w:id="25"/>
    <w:p>
      <w:pPr>
        <w:pStyle w:val="BodyText"/>
      </w:pPr>
      <w:r>
        <w:t xml:space="preserve">5MinuteAI explains</w:t>
      </w:r>
      <w:r>
        <w:t xml:space="preserve"> </w:t>
      </w:r>
      <w:hyperlink r:id="rId26">
        <w:r>
          <w:rPr>
            <w:rStyle w:val="Hyperlink"/>
          </w:rPr>
          <w:t xml:space="preserve">hypothesis testing</w:t>
        </w:r>
      </w:hyperlink>
      <w:r>
        <w:t xml:space="preserve"> </w:t>
      </w:r>
      <w:r>
        <w:t xml:space="preserve">in five minutes,</w:t>
      </w:r>
      <w:r>
        <w:t xml:space="preserve"> </w:t>
      </w:r>
      <w:r>
        <w:t xml:space="preserve">following the University of Washington’s CSE 312</w:t>
      </w:r>
      <w:r>
        <w:t xml:space="preserve"> </w:t>
      </w:r>
      <w:r>
        <w:t xml:space="preserve">(5MinuteAI, n.d.)</w:t>
      </w:r>
      <w:r>
        <w:t xml:space="preserve">.</w:t>
      </w:r>
    </w:p>
    <w:p>
      <w:pPr>
        <w:pStyle w:val="Compact"/>
        <w:numPr>
          <w:ilvl w:val="0"/>
          <w:numId w:val="1003"/>
        </w:numPr>
      </w:pPr>
      <w:r>
        <w:t xml:space="preserve">Hogg et al. (2019, sec. 8.1, pp. 361–368)</w:t>
      </w:r>
      <w:r>
        <w:t xml:space="preserve"> </w:t>
      </w:r>
      <w:r>
        <w:t xml:space="preserve">covers tests about one mean.</w:t>
      </w:r>
    </w:p>
    <w:p>
      <w:pPr>
        <w:pStyle w:val="Compact"/>
        <w:numPr>
          <w:ilvl w:val="0"/>
          <w:numId w:val="1003"/>
        </w:numPr>
      </w:pPr>
      <w:r>
        <w:t xml:space="preserve">Hogg et al. (2019, sec. 8.6, pp. 403–409)</w:t>
      </w:r>
      <w:r>
        <w:t xml:space="preserve"> </w:t>
      </w:r>
      <w:r>
        <w:t xml:space="preserve">covers power of a statistical test.</w:t>
      </w:r>
    </w:p>
    <w:p>
      <w:pPr>
        <w:pStyle w:val="Compact"/>
        <w:numPr>
          <w:ilvl w:val="0"/>
          <w:numId w:val="1003"/>
        </w:numPr>
      </w:pPr>
      <w:r>
        <w:t xml:space="preserve">Casella and Berger (2002, sec. 8.3, pp. 382–401)</w:t>
      </w:r>
      <w:r>
        <w:t xml:space="preserve"> </w:t>
      </w:r>
      <w:r>
        <w:t xml:space="preserve">covers methods of evaluating tests.</w:t>
      </w:r>
    </w:p>
    <w:p>
      <w:pPr>
        <w:pStyle w:val="Compact"/>
        <w:numPr>
          <w:ilvl w:val="0"/>
          <w:numId w:val="1003"/>
        </w:numPr>
      </w:pPr>
      <w:r>
        <w:t xml:space="preserve">Rice (2007, sec. 9.2, pp. 331–336)</w:t>
      </w:r>
      <w:r>
        <w:t xml:space="preserve"> </w:t>
      </w:r>
      <w:r>
        <w:t xml:space="preserve">covers the Neyman–Pearson paradigm.</w:t>
      </w:r>
    </w:p>
    <w:bookmarkEnd w:id="27"/>
    <w:bookmarkEnd w:id="28"/>
    <w:bookmarkStart w:id="36" w:name="sec-reference-distributions"/>
    <w:p>
      <w:pPr>
        <w:pStyle w:val="Heading2"/>
      </w:pPr>
      <w:r>
        <w:t xml:space="preserve">3 Reference distributions</w:t>
      </w:r>
    </w:p>
    <w:p>
      <w:pPr>
        <w:pStyle w:val="FirstParagraph"/>
      </w:pPr>
      <w:r>
        <w:t xml:space="preserve">The tests on this page compare a test statistic</w:t>
      </w:r>
      <w:r>
        <w:t xml:space="preserve"> </w:t>
      </w:r>
      <w:r>
        <w:t xml:space="preserve">with one of three families of distributions,</w:t>
      </w:r>
      <w:r>
        <w:t xml:space="preserve"> </w:t>
      </w:r>
      <w:r>
        <w:t xml:space="preserve">each built from independent standard Gaussian random variables.</w:t>
      </w:r>
      <w:r>
        <w:t xml:space="preserve"> </w:t>
      </w:r>
      <w:r>
        <w:t xml:space="preserve">Here,</w:t>
      </w:r>
      <w:r>
        <w:t xml:space="preserve"> </w:t>
      </w:r>
      <w:r>
        <w:t xml:space="preserve">“independent”</w:t>
      </w:r>
      <w:r>
        <w:t xml:space="preserve"> </w:t>
      </w:r>
      <w:r>
        <w:t xml:space="preserve">means mutually</w:t>
      </w:r>
      <w:r>
        <w:t xml:space="preserve"> </w:t>
      </w:r>
      <w:hyperlink r:id="rId29">
        <w:r>
          <w:rPr>
            <w:rStyle w:val="Hyperlink"/>
          </w:rPr>
          <w:t xml:space="preserve">independent</w:t>
        </w:r>
      </w:hyperlink>
      <w:r>
        <w:t xml:space="preserve">.</w:t>
      </w:r>
    </w:p>
    <w:bookmarkStart w:id="30" w:name="def-chi-square-dist"/>
    <w:p>
      <w:pPr>
        <w:pStyle w:val="BodyText"/>
      </w:pPr>
      <w:r>
        <w:rPr>
          <w:b/>
          <w:bCs/>
        </w:rPr>
        <w:t xml:space="preserve">Definition 9 (Chi-square distribution)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Z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Z</m:t>
            </m:r>
          </m:e>
          <m:sub>
            <m:r>
              <m:t>k</m:t>
            </m:r>
          </m:sub>
        </m:sSub>
      </m:oMath>
      <w:r>
        <w:t xml:space="preserve"> </w:t>
      </w:r>
      <w:r>
        <w:t xml:space="preserve">be independent random variables,</w:t>
      </w:r>
      <w:r>
        <w:t xml:space="preserve"> </w:t>
      </w:r>
      <w:r>
        <w:t xml:space="preserve">each with the standard Gaussian distribution.</w:t>
      </w:r>
      <w:r>
        <w:t xml:space="preserve"> </w:t>
      </w:r>
      <w:r>
        <w:t xml:space="preserve">The distribution of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ff"/>
          </m:naryPr>
          <m:sub>
            <m:r>
              <m:t>j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k</m:t>
            </m:r>
          </m:sup>
          <m:e>
            <m:sSubSup>
              <m:e>
                <m:r>
                  <m:t>Z</m:t>
                </m:r>
              </m:e>
              <m:sub>
                <m:r>
                  <m:t>j</m:t>
                </m:r>
              </m:sub>
              <m:sup>
                <m:r>
                  <m:t>2</m:t>
                </m:r>
              </m:sup>
            </m:sSubSup>
          </m:e>
        </m:nary>
      </m:oMath>
      <w:r>
        <w:t xml:space="preserve"> </w:t>
      </w:r>
      <w:r>
        <w:t xml:space="preserve">is the</w:t>
      </w:r>
      <w:r>
        <w:t xml:space="preserve"> </w:t>
      </w:r>
      <w:r>
        <w:rPr>
          <w:b/>
          <w:bCs/>
        </w:rPr>
        <w:t xml:space="preserve">chi-square distribution with</w:t>
      </w:r>
      <w:r>
        <w:rPr>
          <w:b/>
          <w:bCs/>
        </w:rPr>
        <w:t xml:space="preserve"> </w:t>
      </w:r>
      <m:oMath>
        <m:r>
          <m:t>k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degrees of freedom</w:t>
      </w:r>
      <w:r>
        <w:t xml:space="preserve">,</w:t>
      </w:r>
      <w:r>
        <w:t xml:space="preserve"> </w:t>
      </w:r>
      <w:r>
        <w:t xml:space="preserve">written</w:t>
      </w:r>
      <w:r>
        <w:t xml:space="preserve"> </w:t>
      </w:r>
      <m:oMath>
        <m:sSubSup>
          <m:e>
            <m:r>
              <m:t>χ</m:t>
            </m:r>
          </m:e>
          <m:sub>
            <m:r>
              <m:t>k</m:t>
            </m:r>
          </m:sub>
          <m:sup>
            <m:r>
              <m:t>2</m:t>
            </m:r>
          </m:sup>
        </m:sSubSup>
      </m:oMath>
      <w:r>
        <w:t xml:space="preserve">.</w:t>
      </w:r>
    </w:p>
    <w:bookmarkEnd w:id="30"/>
    <w:bookmarkStart w:id="31" w:name="exm-chi-square-dist"/>
    <w:p>
      <w:pPr>
        <w:pStyle w:val="BodyText"/>
      </w:pPr>
      <w:r>
        <w:rPr>
          <w:b/>
          <w:bCs/>
        </w:rPr>
        <w:t xml:space="preserve">Example 4 (The 0.95 quantile of</w:t>
      </w:r>
      <w:r>
        <w:rPr>
          <w:b/>
          <w:bCs/>
        </w:rPr>
        <w:t xml:space="preserve"> </w:t>
      </w:r>
      <m:oMath>
        <m:sSubSup>
          <m:e>
            <m:r>
              <m:t>χ</m:t>
            </m:r>
          </m:e>
          <m:sub>
            <m:r>
              <m:t>1</m:t>
            </m:r>
          </m:sub>
          <m:sup>
            <m:r>
              <m:t>2</m:t>
            </m:r>
          </m:sup>
        </m:sSubSup>
      </m:oMath>
      <w:r>
        <w:rPr>
          <w:b/>
          <w:bCs/>
        </w:rPr>
        <w:t xml:space="preserve">)</w:t>
      </w:r>
      <w:r>
        <w:t xml:space="preserve"> </w:t>
      </w:r>
      <w:r>
        <w:t xml:space="preserve">By</w:t>
      </w:r>
      <w:r>
        <w:t xml:space="preserve"> </w:t>
      </w:r>
      <w:hyperlink w:anchor="def-chi-square-dist">
        <w:r>
          <w:rPr>
            <w:rStyle w:val="Hyperlink"/>
          </w:rPr>
          <w:t xml:space="preserve">Definition 9</w:t>
        </w:r>
      </w:hyperlink>
      <w:r>
        <w:t xml:space="preserve">, a</w:t>
      </w:r>
      <w:r>
        <w:t xml:space="preserve"> </w:t>
      </w:r>
      <m:oMath>
        <m:sSubSup>
          <m:e>
            <m:r>
              <m:t>χ</m:t>
            </m:r>
          </m:e>
          <m:sub>
            <m:r>
              <m:t>1</m:t>
            </m:r>
          </m:sub>
          <m:sup>
            <m:r>
              <m:t>2</m:t>
            </m:r>
          </m:sup>
        </m:sSubSup>
      </m:oMath>
      <w:r>
        <w:t xml:space="preserve"> </w:t>
      </w:r>
      <w:r>
        <w:t xml:space="preserve">random variable is</w:t>
      </w:r>
      <w:r>
        <w:t xml:space="preserve"> </w:t>
      </w:r>
      <m:oMath>
        <m:sSup>
          <m:e>
            <m:r>
              <m:t>Z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for a standard Gaussian</w:t>
      </w:r>
      <w:r>
        <w:t xml:space="preserve"> </w:t>
      </w:r>
      <m:oMath>
        <m:r>
          <m:t>Z</m:t>
        </m:r>
      </m:oMath>
      <w:r>
        <w:t xml:space="preserve">.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sSup>
          <m:e>
            <m:r>
              <m:t>Z</m:t>
            </m:r>
          </m:e>
          <m:sup>
            <m:r>
              <m:t>2</m:t>
            </m:r>
          </m:sup>
        </m:sSup>
        <m:r>
          <m:rPr>
            <m:sty m:val="p"/>
          </m:rPr>
          <m:t>≤</m:t>
        </m:r>
        <m:r>
          <m:t>c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Pr</m:t>
        </m:r>
        <m:r>
          <m:rPr>
            <m:sty m:val="p"/>
          </m:rPr>
          <m:t>(</m:t>
        </m:r>
        <m:r>
          <m:rPr>
            <m:sty m:val="p"/>
          </m:rPr>
          <m:t>−</m:t>
        </m:r>
        <m:rad>
          <m:radPr>
            <m:degHide m:val="on"/>
          </m:radPr>
          <m:deg/>
          <m:e>
            <m:r>
              <m:t>c</m:t>
            </m:r>
          </m:e>
        </m:rad>
        <m:r>
          <m:rPr>
            <m:sty m:val="p"/>
          </m:rPr>
          <m:t>≤</m:t>
        </m:r>
        <m:r>
          <m:t>Z</m:t>
        </m:r>
        <m:r>
          <m:rPr>
            <m:sty m:val="p"/>
          </m:rPr>
          <m:t>≤</m:t>
        </m:r>
        <m:rad>
          <m:radPr>
            <m:degHide m:val="on"/>
          </m:radPr>
          <m:deg/>
          <m:e>
            <m:r>
              <m:t>c</m:t>
            </m:r>
          </m:e>
        </m:rad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and the 0.95 quantile of</w:t>
      </w:r>
      <w:r>
        <w:t xml:space="preserve"> </w:t>
      </w:r>
      <m:oMath>
        <m:sSubSup>
          <m:e>
            <m:r>
              <m:t>χ</m:t>
            </m:r>
          </m:e>
          <m:sub>
            <m:r>
              <m:t>1</m:t>
            </m:r>
          </m:sub>
          <m:sup>
            <m:r>
              <m:t>2</m:t>
            </m:r>
          </m:sup>
        </m:sSubSup>
      </m:oMath>
      <w:r>
        <w:t xml:space="preserve"> </w:t>
      </w:r>
      <w:r>
        <w:t xml:space="preserve">is the square of the 0.975 quantile of the standard Gaussian distribution:</w:t>
      </w:r>
    </w:p>
    <w:p>
      <w:pPr>
        <w:pStyle w:val="SourceCode"/>
      </w:pP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chisq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qchisq</w:t>
      </w:r>
      <w:r>
        <w:rPr>
          <w:rStyle w:val="NormalTok"/>
        </w:rPr>
        <w:t xml:space="preserve">(</w:t>
      </w:r>
      <w:r>
        <w:rPr>
          <w:rStyle w:val="FloatTok"/>
        </w:rPr>
        <w:t xml:space="preserve">0.95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df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), </w:t>
      </w:r>
      <w:r>
        <w:rPr>
          <w:rStyle w:val="AttributeTok"/>
        </w:rPr>
        <w:t xml:space="preserve">gaussian_squared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qnorm</w:t>
      </w:r>
      <w:r>
        <w:rPr>
          <w:rStyle w:val="NormalTok"/>
        </w:rPr>
        <w:t xml:space="preserve">(</w:t>
      </w:r>
      <w:r>
        <w:rPr>
          <w:rStyle w:val="FloatTok"/>
        </w:rPr>
        <w:t xml:space="preserve">0.975</w:t>
      </w:r>
      <w:r>
        <w:rPr>
          <w:rStyle w:val="NormalTok"/>
        </w:rPr>
        <w:t xml:space="preserve">)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           chisq gaussian_squared </w:t>
      </w:r>
      <w:r>
        <w:br/>
      </w:r>
      <w:r>
        <w:rPr>
          <w:rStyle w:val="CommentTok"/>
        </w:rPr>
        <w:t xml:space="preserve">#&gt;          3.84146          3.84146</w:t>
      </w:r>
    </w:p>
    <w:bookmarkEnd w:id="31"/>
    <w:bookmarkStart w:id="32" w:name="def-t-dist"/>
    <w:p>
      <w:pPr>
        <w:pStyle w:val="FirstParagraph"/>
      </w:pPr>
      <w:r>
        <w:rPr>
          <w:b/>
          <w:bCs/>
        </w:rPr>
        <w:t xml:space="preserve">Definition 10 (t-distribution (Student’s t-distribution))</w:t>
      </w:r>
      <w:r>
        <w:t xml:space="preserve"> </w:t>
      </w:r>
      <w:r>
        <w:t xml:space="preserve">Let</w:t>
      </w:r>
      <w:r>
        <w:t xml:space="preserve"> </w:t>
      </w:r>
      <m:oMath>
        <m:r>
          <m:t>Z</m:t>
        </m:r>
      </m:oMath>
      <w:r>
        <w:t xml:space="preserve"> </w:t>
      </w:r>
      <w:r>
        <w:t xml:space="preserve">have the standard Gaussian distribution,</w:t>
      </w:r>
      <w:r>
        <w:t xml:space="preserve"> </w:t>
      </w:r>
      <w:r>
        <w:t xml:space="preserve">let</w:t>
      </w:r>
      <w:r>
        <w:t xml:space="preserve"> </w:t>
      </w:r>
      <m:oMath>
        <m:r>
          <m:t>V</m:t>
        </m:r>
      </m:oMath>
      <w:r>
        <w:t xml:space="preserve"> </w:t>
      </w:r>
      <w:r>
        <w:t xml:space="preserve">have the</w:t>
      </w:r>
      <w:r>
        <w:t xml:space="preserve"> </w:t>
      </w:r>
      <m:oMath>
        <m:sSubSup>
          <m:e>
            <m:r>
              <m:t>χ</m:t>
            </m:r>
          </m:e>
          <m:sub>
            <m:r>
              <m:t>k</m:t>
            </m:r>
          </m:sub>
          <m:sup>
            <m:r>
              <m:t>2</m:t>
            </m:r>
          </m:sup>
        </m:sSubSup>
      </m:oMath>
      <w:r>
        <w:t xml:space="preserve"> </w:t>
      </w:r>
      <w:r>
        <w:t xml:space="preserve">distribution (</w:t>
      </w:r>
      <w:hyperlink w:anchor="def-chi-square-dist">
        <w:r>
          <w:rPr>
            <w:rStyle w:val="Hyperlink"/>
          </w:rPr>
          <w:t xml:space="preserve">Definition 9</w:t>
        </w:r>
      </w:hyperlink>
      <w:r>
        <w:t xml:space="preserve">),</w:t>
      </w:r>
      <w:r>
        <w:t xml:space="preserve"> </w:t>
      </w:r>
      <w:r>
        <w:t xml:space="preserve">and let</w:t>
      </w:r>
      <w:r>
        <w:t xml:space="preserve"> </w:t>
      </w:r>
      <m:oMath>
        <m:r>
          <m:t>Z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V</m:t>
        </m:r>
      </m:oMath>
      <w:r>
        <w:t xml:space="preserve"> </w:t>
      </w:r>
      <w:r>
        <w:t xml:space="preserve">be independent.</w:t>
      </w:r>
      <w:r>
        <w:t xml:space="preserve"> </w:t>
      </w:r>
      <w:r>
        <w:t xml:space="preserve">The distribution of</w:t>
      </w:r>
    </w:p>
    <w:p>
      <w:pPr>
        <w:pStyle w:val="BodyText"/>
      </w:pPr>
      <m:oMathPara>
        <m:oMathParaPr>
          <m:jc m:val="center"/>
        </m:oMathParaPr>
        <m:oMath>
          <m:f>
            <m:fPr>
              <m:type m:val="bar"/>
            </m:fPr>
            <m:num>
              <m:r>
                <m:t>Z</m:t>
              </m:r>
            </m:num>
            <m:den>
              <m:rad>
                <m:radPr>
                  <m:degHide m:val="on"/>
                </m:radPr>
                <m:deg/>
                <m:e>
                  <m:r>
                    <m:t>V</m:t>
                  </m:r>
                  <m:r>
                    <m:rPr>
                      <m:sty m:val="p"/>
                    </m:rPr>
                    <m:t>/</m:t>
                  </m:r>
                  <m:r>
                    <m:t>k</m:t>
                  </m:r>
                </m:e>
              </m:rad>
            </m:den>
          </m:f>
        </m:oMath>
      </m:oMathPara>
    </w:p>
    <w:p>
      <w:pPr>
        <w:pStyle w:val="FirstParagraph"/>
      </w:pPr>
      <w:r>
        <w:t xml:space="preserve">is the</w:t>
      </w:r>
      <w:r>
        <w:t xml:space="preserve"> </w:t>
      </w:r>
      <w:r>
        <w:rPr>
          <w:b/>
          <w:bCs/>
        </w:rPr>
        <w:t xml:space="preserve">t-distribution with</w:t>
      </w:r>
      <w:r>
        <w:rPr>
          <w:b/>
          <w:bCs/>
        </w:rPr>
        <w:t xml:space="preserve"> </w:t>
      </w:r>
      <m:oMath>
        <m:r>
          <m:t>k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degrees of freedom</w:t>
      </w:r>
      <w:r>
        <w:t xml:space="preserve"> </w:t>
      </w:r>
      <w:r>
        <w:t xml:space="preserve">(or</w:t>
      </w:r>
      <w:r>
        <w:t xml:space="preserve"> </w:t>
      </w:r>
      <w:r>
        <w:rPr>
          <w:b/>
          <w:bCs/>
        </w:rPr>
        <w:t xml:space="preserve">Student’s t-distribution</w:t>
      </w:r>
      <w:r>
        <w:t xml:space="preserve">), written</w:t>
      </w:r>
      <w:r>
        <w:t xml:space="preserve"> </w:t>
      </w:r>
      <m:oMath>
        <m:sSub>
          <m:e>
            <m:r>
              <m:t>t</m:t>
            </m:r>
          </m:e>
          <m:sub>
            <m:r>
              <m:t>k</m:t>
            </m:r>
          </m:sub>
        </m:sSub>
      </m:oMath>
      <w:r>
        <w:t xml:space="preserve">.</w:t>
      </w:r>
    </w:p>
    <w:bookmarkEnd w:id="32"/>
    <w:bookmarkStart w:id="33" w:name="exm-t-dist"/>
    <w:p>
      <w:pPr>
        <w:pStyle w:val="BodyText"/>
      </w:pPr>
      <w:r>
        <w:rPr>
          <w:b/>
          <w:bCs/>
        </w:rPr>
        <w:t xml:space="preserve">Example 5 (t quantiles approach Gaussian quantiles)</w:t>
      </w:r>
      <w:r>
        <w:t xml:space="preserve"> </w:t>
      </w:r>
      <w:r>
        <w:t xml:space="preserve">The 0.975 quantile of</w:t>
      </w:r>
      <w:r>
        <w:t xml:space="preserve"> </w:t>
      </w:r>
      <m:oMath>
        <m:sSub>
          <m:e>
            <m:r>
              <m:t>t</m:t>
            </m:r>
          </m:e>
          <m:sub>
            <m:r>
              <m:t>k</m:t>
            </m:r>
          </m:sub>
        </m:sSub>
      </m:oMath>
      <w:r>
        <w:t xml:space="preserve"> </w:t>
      </w:r>
      <w:r>
        <w:t xml:space="preserve">is larger than</w:t>
      </w:r>
      <w:r>
        <w:t xml:space="preserve"> </w:t>
      </w:r>
      <w:r>
        <w:t xml:space="preserve">the standard Gaussian’s 0.975 quantile, 1.96,</w:t>
      </w:r>
      <w:r>
        <w:t xml:space="preserve"> </w:t>
      </w:r>
      <w:r>
        <w:t xml:space="preserve">and approaches it as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grows:</w:t>
      </w:r>
    </w:p>
    <w:p>
      <w:pPr>
        <w:pStyle w:val="SourceCode"/>
      </w:pPr>
      <w:r>
        <w:rPr>
          <w:rStyle w:val="NormalTok"/>
        </w:rPr>
        <w:t xml:space="preserve">k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DecValTok"/>
        </w:rPr>
        <w:t xml:space="preserve">4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9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29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99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2760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tibble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tibble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k =</w:t>
      </w:r>
      <w:r>
        <w:rPr>
          <w:rStyle w:val="NormalTok"/>
        </w:rPr>
        <w:t xml:space="preserve"> k, </w:t>
      </w:r>
      <w:r>
        <w:rPr>
          <w:rStyle w:val="AttributeTok"/>
        </w:rPr>
        <w:t xml:space="preserve">t_quantile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qt</w:t>
      </w:r>
      <w:r>
        <w:rPr>
          <w:rStyle w:val="NormalTok"/>
        </w:rPr>
        <w:t xml:space="preserve">(</w:t>
      </w:r>
      <w:r>
        <w:rPr>
          <w:rStyle w:val="FloatTok"/>
        </w:rPr>
        <w:t xml:space="preserve">0.975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df =</w:t>
      </w:r>
      <w:r>
        <w:rPr>
          <w:rStyle w:val="NormalTok"/>
        </w:rPr>
        <w:t xml:space="preserve"> k))</w:t>
      </w:r>
      <w:r>
        <w:br/>
      </w:r>
      <w:r>
        <w:rPr>
          <w:rStyle w:val="CommentTok"/>
        </w:rPr>
        <w:t xml:space="preserve">#&gt; # A tibble: 5 × 2</w:t>
      </w:r>
      <w:r>
        <w:br/>
      </w:r>
      <w:r>
        <w:rPr>
          <w:rStyle w:val="CommentTok"/>
        </w:rPr>
        <w:t xml:space="preserve">#&gt;       k t_quantile</w:t>
      </w:r>
      <w:r>
        <w:br/>
      </w:r>
      <w:r>
        <w:rPr>
          <w:rStyle w:val="CommentTok"/>
        </w:rPr>
        <w:t xml:space="preserve">#&gt;   &lt;dbl&gt;      &lt;dbl&gt;</w:t>
      </w:r>
      <w:r>
        <w:br/>
      </w:r>
      <w:r>
        <w:rPr>
          <w:rStyle w:val="CommentTok"/>
        </w:rPr>
        <w:t xml:space="preserve">#&gt; 1     4       2.78</w:t>
      </w:r>
      <w:r>
        <w:br/>
      </w:r>
      <w:r>
        <w:rPr>
          <w:rStyle w:val="CommentTok"/>
        </w:rPr>
        <w:t xml:space="preserve">#&gt; 2     9       2.26</w:t>
      </w:r>
      <w:r>
        <w:br/>
      </w:r>
      <w:r>
        <w:rPr>
          <w:rStyle w:val="CommentTok"/>
        </w:rPr>
        <w:t xml:space="preserve">#&gt; 3    29       2.05</w:t>
      </w:r>
      <w:r>
        <w:br/>
      </w:r>
      <w:r>
        <w:rPr>
          <w:rStyle w:val="CommentTok"/>
        </w:rPr>
        <w:t xml:space="preserve">#&gt; 4    99       1.98</w:t>
      </w:r>
      <w:r>
        <w:br/>
      </w:r>
      <w:r>
        <w:rPr>
          <w:rStyle w:val="CommentTok"/>
        </w:rPr>
        <w:t xml:space="preserve">#&gt; 5  2760       1.96</w:t>
      </w:r>
    </w:p>
    <w:p>
      <w:pPr>
        <w:pStyle w:val="FirstParagraph"/>
      </w:pPr>
      <w:r>
        <w:t xml:space="preserve">So t-based intervals and tests differ noticeably from Gaussian-based ones</w:t>
      </w:r>
      <w:r>
        <w:t xml:space="preserve"> </w:t>
      </w:r>
      <w:r>
        <w:t xml:space="preserve">only in small samples.</w:t>
      </w:r>
    </w:p>
    <w:bookmarkEnd w:id="33"/>
    <w:bookmarkStart w:id="34" w:name="def-f-dist"/>
    <w:p>
      <w:pPr>
        <w:pStyle w:val="BodyText"/>
      </w:pPr>
      <w:r>
        <w:rPr>
          <w:b/>
          <w:bCs/>
        </w:rPr>
        <w:t xml:space="preserve">Definition 11 (F-distribution)</w:t>
      </w:r>
      <w:r>
        <w:t xml:space="preserve"> </w:t>
      </w:r>
      <w:r>
        <w:t xml:space="preserve">Let</w:t>
      </w:r>
      <w:r>
        <w:t xml:space="preserve"> </w:t>
      </w:r>
      <m:oMath>
        <m:r>
          <m:t>U</m:t>
        </m:r>
      </m:oMath>
      <w:r>
        <w:t xml:space="preserve"> </w:t>
      </w:r>
      <w:r>
        <w:t xml:space="preserve">have the</w:t>
      </w:r>
      <w:r>
        <w:t xml:space="preserve"> </w:t>
      </w:r>
      <m:oMath>
        <m:sSubSup>
          <m:e>
            <m:r>
              <m:t>χ</m:t>
            </m:r>
          </m:e>
          <m:sub>
            <m:sSub>
              <m:e>
                <m:r>
                  <m:t>k</m:t>
                </m:r>
              </m:e>
              <m:sub>
                <m:r>
                  <m:t>1</m:t>
                </m:r>
              </m:sub>
            </m:sSub>
          </m:sub>
          <m:sup>
            <m:r>
              <m:t>2</m:t>
            </m:r>
          </m:sup>
        </m:sSubSup>
      </m:oMath>
      <w:r>
        <w:t xml:space="preserve"> </w:t>
      </w:r>
      <w:r>
        <w:t xml:space="preserve">distribution,</w:t>
      </w:r>
      <w:r>
        <w:t xml:space="preserve"> </w:t>
      </w:r>
      <w:r>
        <w:t xml:space="preserve">let</w:t>
      </w:r>
      <w:r>
        <w:t xml:space="preserve"> </w:t>
      </w:r>
      <m:oMath>
        <m:r>
          <m:t>V</m:t>
        </m:r>
      </m:oMath>
      <w:r>
        <w:t xml:space="preserve"> </w:t>
      </w:r>
      <w:r>
        <w:t xml:space="preserve">have the</w:t>
      </w:r>
      <w:r>
        <w:t xml:space="preserve"> </w:t>
      </w:r>
      <m:oMath>
        <m:sSubSup>
          <m:e>
            <m:r>
              <m:t>χ</m:t>
            </m:r>
          </m:e>
          <m:sub>
            <m:sSub>
              <m:e>
                <m:r>
                  <m:t>k</m:t>
                </m:r>
              </m:e>
              <m:sub>
                <m:r>
                  <m:t>2</m:t>
                </m:r>
              </m:sub>
            </m:sSub>
          </m:sub>
          <m:sup>
            <m:r>
              <m:t>2</m:t>
            </m:r>
          </m:sup>
        </m:sSubSup>
      </m:oMath>
      <w:r>
        <w:t xml:space="preserve"> </w:t>
      </w:r>
      <w:r>
        <w:t xml:space="preserve">distribution,</w:t>
      </w:r>
      <w:r>
        <w:t xml:space="preserve"> </w:t>
      </w:r>
      <w:r>
        <w:t xml:space="preserve">and let</w:t>
      </w:r>
      <w:r>
        <w:t xml:space="preserve"> </w:t>
      </w:r>
      <m:oMath>
        <m:r>
          <m:t>U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V</m:t>
        </m:r>
      </m:oMath>
      <w:r>
        <w:t xml:space="preserve"> </w:t>
      </w:r>
      <w:r>
        <w:t xml:space="preserve">be independent.</w:t>
      </w:r>
      <w:r>
        <w:t xml:space="preserve"> </w:t>
      </w:r>
      <w:r>
        <w:t xml:space="preserve">The distribution of</w:t>
      </w:r>
    </w:p>
    <w:p>
      <w:pPr>
        <w:pStyle w:val="BodyText"/>
      </w:pPr>
      <m:oMathPara>
        <m:oMathParaPr>
          <m:jc m:val="center"/>
        </m:oMathParaPr>
        <m:oMath>
          <m:f>
            <m:fPr>
              <m:type m:val="bar"/>
            </m:fPr>
            <m:num>
              <m:r>
                <m:t>U</m:t>
              </m:r>
              <m:r>
                <m:rPr>
                  <m:sty m:val="p"/>
                </m:rPr>
                <m:t>/</m:t>
              </m:r>
              <m:sSub>
                <m:e>
                  <m:r>
                    <m:t>k</m:t>
                  </m:r>
                </m:e>
                <m:sub>
                  <m:r>
                    <m:t>1</m:t>
                  </m:r>
                </m:sub>
              </m:sSub>
            </m:num>
            <m:den>
              <m:r>
                <m:t>V</m:t>
              </m:r>
              <m:r>
                <m:rPr>
                  <m:sty m:val="p"/>
                </m:rPr>
                <m:t>/</m:t>
              </m:r>
              <m:sSub>
                <m:e>
                  <m:r>
                    <m:t>k</m:t>
                  </m:r>
                </m:e>
                <m:sub>
                  <m:r>
                    <m:t>2</m:t>
                  </m:r>
                </m:sub>
              </m:sSub>
            </m:den>
          </m:f>
        </m:oMath>
      </m:oMathPara>
    </w:p>
    <w:p>
      <w:pPr>
        <w:pStyle w:val="FirstParagraph"/>
      </w:pPr>
      <w:r>
        <w:t xml:space="preserve">is the</w:t>
      </w:r>
      <w:r>
        <w:t xml:space="preserve"> </w:t>
      </w:r>
      <w:r>
        <w:rPr>
          <w:b/>
          <w:bCs/>
        </w:rPr>
        <w:t xml:space="preserve">F-distribution with</w:t>
      </w:r>
      <w:r>
        <w:rPr>
          <w:b/>
          <w:bCs/>
        </w:rPr>
        <w:t xml:space="preserve"> </w:t>
      </w:r>
      <m:oMath>
        <m:sSub>
          <m:e>
            <m:r>
              <m:t>k</m:t>
            </m:r>
          </m:e>
          <m:sub>
            <m:r>
              <m:t>1</m:t>
            </m:r>
          </m:sub>
        </m:sSub>
      </m:oMath>
      <w:r>
        <w:rPr>
          <w:b/>
          <w:bCs/>
        </w:rPr>
        <w:t xml:space="preserve"> </w:t>
      </w:r>
      <w:r>
        <w:rPr>
          <w:b/>
          <w:bCs/>
        </w:rPr>
        <w:t xml:space="preserve">and</w:t>
      </w:r>
      <w:r>
        <w:rPr>
          <w:b/>
          <w:bCs/>
        </w:rPr>
        <w:t xml:space="preserve"> </w:t>
      </w:r>
      <m:oMath>
        <m:sSub>
          <m:e>
            <m:r>
              <m:t>k</m:t>
            </m:r>
          </m:e>
          <m:sub>
            <m:r>
              <m:t>2</m:t>
            </m:r>
          </m:sub>
        </m:sSub>
      </m:oMath>
      <w:r>
        <w:rPr>
          <w:b/>
          <w:bCs/>
        </w:rPr>
        <w:t xml:space="preserve"> </w:t>
      </w:r>
      <w:r>
        <w:rPr>
          <w:b/>
          <w:bCs/>
        </w:rPr>
        <w:t xml:space="preserve">degrees of freedom</w:t>
      </w:r>
      <w:r>
        <w:t xml:space="preserve">,</w:t>
      </w:r>
      <w:r>
        <w:t xml:space="preserve"> </w:t>
      </w:r>
      <w:r>
        <w:t xml:space="preserve">written</w:t>
      </w:r>
      <w:r>
        <w:t xml:space="preserve"> </w:t>
      </w:r>
      <m:oMath>
        <m:sSub>
          <m:e>
            <m:r>
              <m:t>F</m:t>
            </m:r>
          </m:e>
          <m:sub>
            <m:sSub>
              <m:e>
                <m:r>
                  <m:t>k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,</m:t>
            </m:r>
            <m:sSub>
              <m:e>
                <m:r>
                  <m:t>k</m:t>
                </m:r>
              </m:e>
              <m:sub>
                <m:r>
                  <m:t>2</m:t>
                </m:r>
              </m:sub>
            </m:sSub>
          </m:sub>
        </m:sSub>
      </m:oMath>
      <w:r>
        <w:t xml:space="preserve">.</w:t>
      </w:r>
    </w:p>
    <w:bookmarkEnd w:id="34"/>
    <w:bookmarkStart w:id="35" w:name="exm-f-dist"/>
    <w:p>
      <w:pPr>
        <w:pStyle w:val="BodyText"/>
      </w:pPr>
      <w:r>
        <w:rPr>
          <w:b/>
          <w:bCs/>
        </w:rPr>
        <w:t xml:space="preserve">Example 6 (A squared t random variable has an F-distribution)</w:t>
      </w:r>
      <w:r>
        <w:t xml:space="preserve"> </w:t>
      </w:r>
      <w:r>
        <w:t xml:space="preserve">Let</w:t>
      </w:r>
      <w:r>
        <w:t xml:space="preserve"> </w:t>
      </w:r>
      <m:oMath>
        <m:r>
          <m:t>T</m:t>
        </m:r>
        <m:r>
          <m:rPr>
            <m:sty m:val="p"/>
          </m:rPr>
          <m:t>=</m:t>
        </m:r>
        <m:r>
          <m:t>Z</m:t>
        </m:r>
        <m:r>
          <m:rPr>
            <m:sty m:val="p"/>
          </m:rPr>
          <m:t>/</m:t>
        </m:r>
        <m:rad>
          <m:radPr>
            <m:degHide m:val="on"/>
          </m:radPr>
          <m:deg/>
          <m:e>
            <m:r>
              <m:t>V</m:t>
            </m:r>
            <m:r>
              <m:rPr>
                <m:sty m:val="p"/>
              </m:rPr>
              <m:t>/</m:t>
            </m:r>
            <m:r>
              <m:t>k</m:t>
            </m:r>
          </m:e>
        </m:rad>
      </m:oMath>
      <w:r>
        <w:t xml:space="preserve"> </w:t>
      </w:r>
      <w:r>
        <w:t xml:space="preserve">as in</w:t>
      </w:r>
      <w:r>
        <w:t xml:space="preserve"> </w:t>
      </w:r>
      <w:hyperlink w:anchor="def-t-dist">
        <w:r>
          <w:rPr>
            <w:rStyle w:val="Hyperlink"/>
          </w:rPr>
          <w:t xml:space="preserve">Definition 10</w:t>
        </w:r>
      </w:hyperlink>
      <w:r>
        <w:t xml:space="preserve">.</w:t>
      </w:r>
      <w:r>
        <w:t xml:space="preserve"> </w:t>
      </w:r>
      <w:r>
        <w:t xml:space="preserve">Then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t>T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=</m:t>
          </m:r>
          <m:f>
            <m:fPr>
              <m:type m:val="bar"/>
            </m:fPr>
            <m:num>
              <m:sSup>
                <m:e>
                  <m:r>
                    <m:t>Z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/</m:t>
              </m:r>
              <m:r>
                <m:t>1</m:t>
              </m:r>
            </m:num>
            <m:den>
              <m:r>
                <m:t>V</m:t>
              </m:r>
              <m:r>
                <m:rPr>
                  <m:sty m:val="p"/>
                </m:rPr>
                <m:t>/</m:t>
              </m:r>
              <m:r>
                <m:t>k</m:t>
              </m:r>
            </m:den>
          </m:f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where</w:t>
      </w:r>
      <w:r>
        <w:t xml:space="preserve"> </w:t>
      </w:r>
      <m:oMath>
        <m:sSup>
          <m:e>
            <m:r>
              <m:t>Z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has the</w:t>
      </w:r>
      <w:r>
        <w:t xml:space="preserve"> </w:t>
      </w:r>
      <m:oMath>
        <m:sSubSup>
          <m:e>
            <m:r>
              <m:t>χ</m:t>
            </m:r>
          </m:e>
          <m:sub>
            <m:r>
              <m:t>1</m:t>
            </m:r>
          </m:sub>
          <m:sup>
            <m:r>
              <m:t>2</m:t>
            </m:r>
          </m:sup>
        </m:sSubSup>
      </m:oMath>
      <w:r>
        <w:t xml:space="preserve"> </w:t>
      </w:r>
      <w:r>
        <w:t xml:space="preserve">distribution (</w:t>
      </w:r>
      <w:hyperlink w:anchor="def-chi-square-dist">
        <w:r>
          <w:rPr>
            <w:rStyle w:val="Hyperlink"/>
          </w:rPr>
          <w:t xml:space="preserve">Definition 9</w:t>
        </w:r>
      </w:hyperlink>
      <w:r>
        <w:t xml:space="preserve">)</w:t>
      </w:r>
      <w:r>
        <w:t xml:space="preserve"> </w:t>
      </w:r>
      <w:r>
        <w:t xml:space="preserve">and is independent of</w:t>
      </w:r>
      <w:r>
        <w:t xml:space="preserve"> </w:t>
      </w:r>
      <m:oMath>
        <m:r>
          <m:t>V</m:t>
        </m:r>
      </m:oMath>
      <w:r>
        <w:t xml:space="preserve">.</w:t>
      </w:r>
      <w:r>
        <w:t xml:space="preserve"> </w:t>
      </w:r>
      <w:r>
        <w:t xml:space="preserve">So</w:t>
      </w:r>
      <w:r>
        <w:t xml:space="preserve"> </w:t>
      </w:r>
      <m:oMath>
        <m:sSup>
          <m:e>
            <m:r>
              <m:t>T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has the</w:t>
      </w:r>
      <w:r>
        <w:t xml:space="preserve"> </w:t>
      </w:r>
      <m:oMath>
        <m:sSub>
          <m:e>
            <m:r>
              <m:t>F</m:t>
            </m:r>
          </m:e>
          <m:sub>
            <m:r>
              <m:t>1</m:t>
            </m:r>
            <m:r>
              <m:rPr>
                <m:sty m:val="p"/>
              </m:rPr>
              <m:t>,</m:t>
            </m:r>
            <m:r>
              <m:t>k</m:t>
            </m:r>
          </m:sub>
        </m:sSub>
      </m:oMath>
      <w:r>
        <w:t xml:space="preserve"> </w:t>
      </w:r>
      <w:r>
        <w:t xml:space="preserve">distribution (</w:t>
      </w:r>
      <w:hyperlink w:anchor="def-f-dist">
        <w:r>
          <w:rPr>
            <w:rStyle w:val="Hyperlink"/>
          </w:rPr>
          <w:t xml:space="preserve">Definition 11</w:t>
        </w:r>
      </w:hyperlink>
      <w:r>
        <w:t xml:space="preserve">),</w:t>
      </w:r>
      <w:r>
        <w:t xml:space="preserve"> </w:t>
      </w:r>
      <w:r>
        <w:t xml:space="preserve">and the 0.95 quantile of</w:t>
      </w:r>
      <w:r>
        <w:t xml:space="preserve"> </w:t>
      </w:r>
      <m:oMath>
        <m:sSub>
          <m:e>
            <m:r>
              <m:t>F</m:t>
            </m:r>
          </m:e>
          <m:sub>
            <m:r>
              <m:t>1</m:t>
            </m:r>
            <m:r>
              <m:rPr>
                <m:sty m:val="p"/>
              </m:rPr>
              <m:t>,</m:t>
            </m:r>
            <m:r>
              <m:t>k</m:t>
            </m:r>
          </m:sub>
        </m:sSub>
      </m:oMath>
      <w:r>
        <w:t xml:space="preserve"> </w:t>
      </w:r>
      <w:r>
        <w:t xml:space="preserve">is the square of the 0.975 quantile of</w:t>
      </w:r>
      <w:r>
        <w:t xml:space="preserve"> </w:t>
      </w:r>
      <m:oMath>
        <m:sSub>
          <m:e>
            <m:r>
              <m:t>t</m:t>
            </m:r>
          </m:e>
          <m:sub>
            <m:r>
              <m:t>k</m:t>
            </m:r>
          </m:sub>
        </m:sSub>
      </m:oMath>
      <w:r>
        <w:t xml:space="preserve">:</w:t>
      </w:r>
    </w:p>
    <w:p>
      <w:pPr>
        <w:pStyle w:val="SourceCode"/>
      </w:pP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f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qf</w:t>
      </w:r>
      <w:r>
        <w:rPr>
          <w:rStyle w:val="NormalTok"/>
        </w:rPr>
        <w:t xml:space="preserve">(</w:t>
      </w:r>
      <w:r>
        <w:rPr>
          <w:rStyle w:val="FloatTok"/>
        </w:rPr>
        <w:t xml:space="preserve">0.95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df1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df2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9</w:t>
      </w:r>
      <w:r>
        <w:rPr>
          <w:rStyle w:val="NormalTok"/>
        </w:rPr>
        <w:t xml:space="preserve">), </w:t>
      </w:r>
      <w:r>
        <w:rPr>
          <w:rStyle w:val="AttributeTok"/>
        </w:rPr>
        <w:t xml:space="preserve">t_squared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qt</w:t>
      </w:r>
      <w:r>
        <w:rPr>
          <w:rStyle w:val="NormalTok"/>
        </w:rPr>
        <w:t xml:space="preserve">(</w:t>
      </w:r>
      <w:r>
        <w:rPr>
          <w:rStyle w:val="FloatTok"/>
        </w:rPr>
        <w:t xml:space="preserve">0.975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df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9</w:t>
      </w:r>
      <w:r>
        <w:rPr>
          <w:rStyle w:val="NormalTok"/>
        </w:rPr>
        <w:t xml:space="preserve">)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        f t_squared </w:t>
      </w:r>
      <w:r>
        <w:br/>
      </w:r>
      <w:r>
        <w:rPr>
          <w:rStyle w:val="CommentTok"/>
        </w:rPr>
        <w:t xml:space="preserve">#&gt;   5.11736   5.11736</w:t>
      </w:r>
    </w:p>
    <w:bookmarkEnd w:id="35"/>
    <w:bookmarkEnd w:id="36"/>
    <w:bookmarkStart w:id="45" w:name="sec-CI"/>
    <w:p>
      <w:pPr>
        <w:pStyle w:val="Heading2"/>
      </w:pPr>
      <w:r>
        <w:t xml:space="preserve">4 Confidence intervals</w:t>
      </w:r>
    </w:p>
    <w:bookmarkStart w:id="37" w:name="def-confidence-interval"/>
    <w:p>
      <w:pPr>
        <w:pStyle w:val="FirstParagraph"/>
      </w:pPr>
      <w:r>
        <w:rPr>
          <w:b/>
          <w:bCs/>
        </w:rPr>
        <w:t xml:space="preserve">Definition 12 (Confidence interval)</w:t>
      </w:r>
      <w:r>
        <w:t xml:space="preserve"> </w:t>
      </w:r>
      <w:r>
        <w:t xml:space="preserve">A</w:t>
      </w:r>
      <w:r>
        <w:t xml:space="preserve"> </w:t>
      </w:r>
      <m:oMath>
        <m:r>
          <m:t>100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α</m:t>
        </m:r>
        <m:r>
          <m:rPr>
            <m:sty m:val="p"/>
          </m:rPr>
          <m:t>)</m:t>
        </m:r>
        <m:r>
          <m:rPr>
            <m:sty m:val="p"/>
          </m:rPr>
          <m:t>%</m:t>
        </m:r>
      </m:oMath>
      <w:r>
        <w:t xml:space="preserve"> </w:t>
      </w:r>
      <w:r>
        <w:rPr>
          <w:b/>
          <w:bCs/>
        </w:rPr>
        <w:t xml:space="preserve">confidence interval</w:t>
      </w:r>
      <w:r>
        <w:t xml:space="preserve"> </w:t>
      </w:r>
      <w:r>
        <w:t xml:space="preserve">for a parameter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is a pair of statistics</w:t>
      </w:r>
      <w:r>
        <w:t xml:space="preserve"> </w:t>
      </w:r>
      <m:oMath>
        <m:r>
          <m:t>L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U</m:t>
        </m:r>
      </m:oMath>
      <w:r>
        <w:t xml:space="preserve">, computed from the data,</w:t>
      </w:r>
      <w:r>
        <w:t xml:space="preserve"> </w:t>
      </w:r>
      <w:r>
        <w:t xml:space="preserve">such that for every possible value of</w:t>
      </w:r>
      <w:r>
        <w:t xml:space="preserve"> </w:t>
      </w:r>
      <m:oMath>
        <m:r>
          <m:t>θ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r>
            <m:t>L</m:t>
          </m:r>
          <m:r>
            <m:rPr>
              <m:sty m:val="p"/>
            </m:rPr>
            <m:t>≤</m:t>
          </m:r>
          <m:r>
            <m:t>θ</m:t>
          </m:r>
          <m:r>
            <m:rPr>
              <m:sty m:val="p"/>
            </m:rPr>
            <m:t>≤</m:t>
          </m:r>
          <m:r>
            <m:t>U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1</m:t>
          </m:r>
          <m:r>
            <m:rPr>
              <m:sty m:val="p"/>
            </m:rPr>
            <m:t>−</m:t>
          </m:r>
          <m:r>
            <m:t>α</m:t>
          </m:r>
        </m:oMath>
      </m:oMathPara>
    </w:p>
    <w:p>
      <w:pPr>
        <w:pStyle w:val="FirstParagraph"/>
      </w:pPr>
      <w:r>
        <w:t xml:space="preserve">The probability is over repeated samples from the data-generating process,</w:t>
      </w:r>
      <w:r>
        <w:t xml:space="preserve"> </w:t>
      </w:r>
      <w:r>
        <w:t xml:space="preserve">with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held fixed.</w:t>
      </w:r>
    </w:p>
    <w:bookmarkEnd w:id="37"/>
    <w:bookmarkStart w:id="38" w:name="def-coverage-probability"/>
    <w:p>
      <w:pPr>
        <w:pStyle w:val="BodyText"/>
      </w:pPr>
      <w:r>
        <w:rPr>
          <w:b/>
          <w:bCs/>
        </w:rPr>
        <w:t xml:space="preserve">Definition 13 (Coverage probability)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coverage probability</w:t>
      </w:r>
      <w:r>
        <w:t xml:space="preserve"> </w:t>
      </w:r>
      <w:r>
        <w:t xml:space="preserve">of an interval</w:t>
      </w:r>
      <w:r>
        <w:t xml:space="preserve"> </w:t>
      </w:r>
      <m:oMath>
        <m:r>
          <m:rPr>
            <m:sty m:val="p"/>
          </m:rPr>
          <m:t>[</m:t>
        </m:r>
        <m:r>
          <m:t>L</m:t>
        </m:r>
        <m:r>
          <m:rPr>
            <m:sty m:val="p"/>
          </m:rPr>
          <m:t>,</m:t>
        </m:r>
        <m:r>
          <m:t>U</m:t>
        </m:r>
        <m:r>
          <m:rPr>
            <m:sty m:val="p"/>
          </m:rPr>
          <m:t>]</m:t>
        </m:r>
      </m:oMath>
      <w:r>
        <w:t xml:space="preserve"> </w:t>
      </w:r>
      <w:r>
        <w:t xml:space="preserve">for a parameter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L</m:t>
        </m:r>
        <m:r>
          <m:rPr>
            <m:sty m:val="p"/>
          </m:rPr>
          <m:t>≤</m:t>
        </m:r>
        <m:r>
          <m:t>θ</m:t>
        </m:r>
        <m:r>
          <m:rPr>
            <m:sty m:val="p"/>
          </m:rPr>
          <m:t>≤</m:t>
        </m:r>
        <m:r>
          <m:t>U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computed over repeated samples with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held fixed.</w:t>
      </w:r>
      <w:r>
        <w:t xml:space="preserve"> </w:t>
      </w:r>
      <w:r>
        <w:t xml:space="preserve">A</w:t>
      </w:r>
      <w:r>
        <w:t xml:space="preserve"> </w:t>
      </w:r>
      <m:oMath>
        <m:r>
          <m:t>100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α</m:t>
        </m:r>
        <m:r>
          <m:rPr>
            <m:sty m:val="p"/>
          </m:rPr>
          <m:t>)</m:t>
        </m:r>
        <m:r>
          <m:rPr>
            <m:sty m:val="p"/>
          </m:rPr>
          <m:t>%</m:t>
        </m:r>
      </m:oMath>
      <w:r>
        <w:t xml:space="preserve"> </w:t>
      </w:r>
      <w:hyperlink w:anchor="def-confidence-interval">
        <w:r>
          <w:rPr>
            <w:rStyle w:val="Hyperlink"/>
          </w:rPr>
          <w:t xml:space="preserve">confidence interval</w:t>
        </w:r>
      </w:hyperlink>
      <w:r>
        <w:t xml:space="preserve"> </w:t>
      </w:r>
      <w:r>
        <w:t xml:space="preserve">has coverage probability</w:t>
      </w:r>
      <w:r>
        <w:t xml:space="preserve"> </w:t>
      </w:r>
      <m:oMath>
        <m:r>
          <m:t>1</m:t>
        </m:r>
        <m:r>
          <m:rPr>
            <m:sty m:val="p"/>
          </m:rPr>
          <m:t>−</m:t>
        </m:r>
        <m:r>
          <m:t>α</m:t>
        </m:r>
      </m:oMath>
      <w:r>
        <w:t xml:space="preserve">.</w:t>
      </w:r>
    </w:p>
    <w:bookmarkEnd w:id="38"/>
    <w:bookmarkStart w:id="39" w:name="def-approximate-ci"/>
    <w:p>
      <w:pPr>
        <w:pStyle w:val="BodyText"/>
      </w:pPr>
      <w:r>
        <w:rPr>
          <w:b/>
          <w:bCs/>
        </w:rPr>
        <w:t xml:space="preserve">Definition 14 (Approximate confidence interval)</w:t>
      </w:r>
      <w:r>
        <w:t xml:space="preserve"> </w:t>
      </w:r>
      <w:r>
        <w:t xml:space="preserve">An</w:t>
      </w:r>
      <w:r>
        <w:t xml:space="preserve"> </w:t>
      </w:r>
      <w:r>
        <w:rPr>
          <w:b/>
          <w:bCs/>
        </w:rPr>
        <w:t xml:space="preserve">approximate</w:t>
      </w:r>
      <w:r>
        <w:t xml:space="preserve"> </w:t>
      </w:r>
      <m:oMath>
        <m:r>
          <m:t>100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α</m:t>
        </m:r>
        <m:r>
          <m:rPr>
            <m:sty m:val="p"/>
          </m:rPr>
          <m:t>)</m:t>
        </m:r>
        <m:r>
          <m:rPr>
            <m:sty m:val="p"/>
          </m:rPr>
          <m:t>%</m:t>
        </m:r>
      </m:oMath>
      <w:r>
        <w:t xml:space="preserve"> </w:t>
      </w:r>
      <w:r>
        <w:t xml:space="preserve">confidence interval</w:t>
      </w:r>
      <w:r>
        <w:t xml:space="preserve"> </w:t>
      </w:r>
      <w:r>
        <w:t xml:space="preserve">is an interval whose</w:t>
      </w:r>
      <w:r>
        <w:t xml:space="preserve"> </w:t>
      </w:r>
      <w:hyperlink w:anchor="def-coverage-probability">
        <w:r>
          <w:rPr>
            <w:rStyle w:val="Hyperlink"/>
          </w:rPr>
          <w:t xml:space="preserve">coverage probability</w:t>
        </w:r>
      </w:hyperlink>
      <w:r>
        <w:t xml:space="preserve"> </w:t>
      </w:r>
      <w:r>
        <w:t xml:space="preserve">is approximately</w:t>
      </w:r>
      <w:r>
        <w:t xml:space="preserve"> </w:t>
      </w:r>
      <m:oMath>
        <m:r>
          <m:t>1</m:t>
        </m:r>
        <m:r>
          <m:rPr>
            <m:sty m:val="p"/>
          </m:rPr>
          <m:t>−</m:t>
        </m:r>
        <m:r>
          <m:t>α</m:t>
        </m:r>
      </m:oMath>
      <w:r>
        <w:t xml:space="preserve">,</w:t>
      </w:r>
      <w:r>
        <w:t xml:space="preserve"> </w:t>
      </w:r>
      <w:r>
        <w:t xml:space="preserve">for example only in large samples.</w:t>
      </w:r>
    </w:p>
    <w:bookmarkEnd w:id="39"/>
    <w:bookmarkStart w:id="41" w:name="exm-confidence-interval-wcgs"/>
    <w:p>
      <w:pPr>
        <w:pStyle w:val="BodyText"/>
      </w:pPr>
      <w:r>
        <w:rPr>
          <w:b/>
          <w:bCs/>
        </w:rPr>
        <w:t xml:space="preserve">Example 7 (Confidence interval for population mean cholesterol in the WCGS)</w:t>
      </w:r>
      <w:r>
        <w:t xml:space="preserve"> </w:t>
      </w:r>
      <w:r>
        <w:t xml:space="preserve">By the</w:t>
      </w:r>
      <w:r>
        <w:t xml:space="preserve"> </w:t>
      </w:r>
      <w:hyperlink r:id="rId24">
        <w:r>
          <w:rPr>
            <w:rStyle w:val="Hyperlink"/>
          </w:rPr>
          <w:t xml:space="preserve">central limit theorem</w:t>
        </w:r>
      </w:hyperlink>
      <w:r>
        <w:t xml:space="preserve">,</w:t>
      </w:r>
      <w:r>
        <w:t xml:space="preserve"> </w:t>
      </w:r>
      <w:r>
        <w:t xml:space="preserve">the sample mean</w:t>
      </w:r>
      <w:r>
        <w:t xml:space="preserve"> </w:t>
      </w:r>
      <m:oMath>
        <m:acc>
          <m:accPr>
            <m:chr m:val="‾"/>
          </m:accPr>
          <m:e>
            <m:r>
              <m:t>X</m:t>
            </m:r>
          </m:e>
        </m:acc>
      </m:oMath>
      <w:r>
        <w:t xml:space="preserve"> </w:t>
      </w:r>
      <w:r>
        <w:t xml:space="preserve">of a large sample</w:t>
      </w:r>
      <w:r>
        <w:t xml:space="preserve"> </w:t>
      </w:r>
      <w:r>
        <w:t xml:space="preserve">has approximately a Gaussian distribution</w:t>
      </w:r>
      <w:r>
        <w:t xml:space="preserve"> </w:t>
      </w:r>
      <w:r>
        <w:t xml:space="preserve">with mean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and</w:t>
      </w:r>
      <w:r>
        <w:t xml:space="preserve"> </w:t>
      </w:r>
      <w:hyperlink r:id="rId40">
        <w:r>
          <w:rPr>
            <w:rStyle w:val="Hyperlink"/>
          </w:rPr>
          <w:t xml:space="preserve">standard error</w:t>
        </w:r>
      </w:hyperlink>
      <w:r>
        <w:t xml:space="preserve"> </w:t>
      </w:r>
      <m:oMath>
        <m:r>
          <m:t>σ</m:t>
        </m:r>
        <m:r>
          <m:rPr>
            <m:sty m:val="p"/>
          </m:rPr>
          <m:t>/</m:t>
        </m:r>
        <m:rad>
          <m:radPr>
            <m:degHide m:val="on"/>
          </m:radPr>
          <m:deg/>
          <m:e>
            <m:r>
              <m:t>n</m:t>
            </m:r>
          </m:e>
        </m:rad>
      </m:oMath>
      <w:r>
        <w:t xml:space="preserve">,</w:t>
      </w:r>
      <w:r>
        <w:t xml:space="preserve"> </w:t>
      </w:r>
      <w:r>
        <w:t xml:space="preserve">which we estimate by</w:t>
      </w:r>
      <w:r>
        <w:t xml:space="preserve"> </w:t>
      </w:r>
      <m:oMath>
        <m:r>
          <m:t>s</m:t>
        </m:r>
        <m:r>
          <m:rPr>
            <m:sty m:val="p"/>
          </m:rPr>
          <m:t>/</m:t>
        </m:r>
        <m:rad>
          <m:radPr>
            <m:degHide m:val="on"/>
          </m:radPr>
          <m:deg/>
          <m:e>
            <m:r>
              <m:t>n</m:t>
            </m:r>
          </m:e>
        </m:rad>
      </m:oMath>
      <w:r>
        <w:t xml:space="preserve">.</w:t>
      </w:r>
      <w:r>
        <w:t xml:space="preserve"> </w:t>
      </w:r>
      <w:r>
        <w:t xml:space="preserve">So</w:t>
      </w:r>
      <w:r>
        <w:t xml:space="preserve"> </w:t>
      </w:r>
      <m:oMath>
        <m:acc>
          <m:accPr>
            <m:chr m:val="‾"/>
          </m:accPr>
          <m:e>
            <m:r>
              <m:t>x</m:t>
            </m:r>
          </m:e>
        </m:acc>
        <m:r>
          <m:rPr>
            <m:sty m:val="p"/>
          </m:rPr>
          <m:t>±</m:t>
        </m:r>
        <m:sSub>
          <m:e>
            <m:r>
              <m:t>z</m:t>
            </m:r>
          </m:e>
          <m:sub>
            <m:r>
              <m:t>0.975</m:t>
            </m:r>
          </m:sub>
        </m:sSub>
        <m:r>
          <m:t> </m:t>
        </m:r>
        <m:r>
          <m:t>s</m:t>
        </m:r>
        <m:r>
          <m:rPr>
            <m:sty m:val="p"/>
          </m:rPr>
          <m:t>/</m:t>
        </m:r>
        <m:rad>
          <m:radPr>
            <m:degHide m:val="on"/>
          </m:radPr>
          <m:deg/>
          <m:e>
            <m:r>
              <m:t>n</m:t>
            </m:r>
          </m:e>
        </m:rad>
      </m:oMath>
      <w:r>
        <w:t xml:space="preserve">,</w:t>
      </w:r>
      <w:r>
        <w:t xml:space="preserve"> </w:t>
      </w:r>
      <w:r>
        <w:t xml:space="preserve">where</w:t>
      </w:r>
      <w:r>
        <w:t xml:space="preserve"> </w:t>
      </w:r>
      <m:oMath>
        <m:sSub>
          <m:e>
            <m:r>
              <m:t>z</m:t>
            </m:r>
          </m:e>
          <m:sub>
            <m:r>
              <m:t>0.975</m:t>
            </m:r>
          </m:sub>
        </m:sSub>
        <m:r>
          <m:rPr>
            <m:sty m:val="p"/>
          </m:rPr>
          <m:t>≈</m:t>
        </m:r>
        <m:r>
          <m:t>1.96</m:t>
        </m:r>
      </m:oMath>
      <w:r>
        <w:t xml:space="preserve"> </w:t>
      </w:r>
      <w:r>
        <w:t xml:space="preserve">is the 0.975 quantile</w:t>
      </w:r>
      <w:r>
        <w:t xml:space="preserve"> </w:t>
      </w:r>
      <w:r>
        <w:t xml:space="preserve">of the standard Gaussian distribution,</w:t>
      </w:r>
      <w:r>
        <w:t xml:space="preserve"> </w:t>
      </w:r>
      <w:r>
        <w:t xml:space="preserve">is an</w:t>
      </w:r>
      <w:r>
        <w:t xml:space="preserve"> </w:t>
      </w:r>
      <w:hyperlink w:anchor="def-approximate-ci">
        <w:r>
          <w:rPr>
            <w:rStyle w:val="Hyperlink"/>
          </w:rPr>
          <w:t xml:space="preserve">approximate</w:t>
        </w:r>
      </w:hyperlink>
      <w:r>
        <w:t xml:space="preserve"> </w:t>
      </w:r>
      <w:r>
        <w:t xml:space="preserve">95% confidence interval for</w:t>
      </w:r>
      <w:r>
        <w:t xml:space="preserve"> </w:t>
      </w:r>
      <m:oMath>
        <m:r>
          <m:t>μ</m:t>
        </m:r>
      </m:oMath>
      <w:r>
        <w:t xml:space="preserve">:</w:t>
      </w:r>
    </w:p>
    <w:p>
      <w:pPr>
        <w:pStyle w:val="SourceCode"/>
      </w:pPr>
      <w:r>
        <w:rPr>
          <w:rStyle w:val="NormalTok"/>
        </w:rPr>
        <w:t xml:space="preserve">chol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wcgs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chol[</w:t>
      </w:r>
      <w:r>
        <w:rPr>
          <w:rStyle w:val="SpecialCharTok"/>
        </w:rPr>
        <w:t xml:space="preserve">!</w:t>
      </w:r>
      <w:r>
        <w:rPr>
          <w:rStyle w:val="FunctionTok"/>
        </w:rPr>
        <w:t xml:space="preserve">is.na</w:t>
      </w:r>
      <w:r>
        <w:rPr>
          <w:rStyle w:val="NormalTok"/>
        </w:rPr>
        <w:t xml:space="preserve">(wcgs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chol)]</w:t>
      </w:r>
      <w:r>
        <w:br/>
      </w:r>
      <w:r>
        <w:rPr>
          <w:rStyle w:val="NormalTok"/>
        </w:rPr>
        <w:t xml:space="preserve">se_chol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sd</w:t>
      </w:r>
      <w:r>
        <w:rPr>
          <w:rStyle w:val="NormalTok"/>
        </w:rPr>
        <w:t xml:space="preserve">(chol)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sqrt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length</w:t>
      </w:r>
      <w:r>
        <w:rPr>
          <w:rStyle w:val="NormalTok"/>
        </w:rPr>
        <w:t xml:space="preserve">(chol))</w:t>
      </w:r>
      <w:r>
        <w:br/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(chol)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lower =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-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upper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qnorm</w:t>
      </w:r>
      <w:r>
        <w:rPr>
          <w:rStyle w:val="NormalTok"/>
        </w:rPr>
        <w:t xml:space="preserve">(</w:t>
      </w:r>
      <w:r>
        <w:rPr>
          <w:rStyle w:val="FloatTok"/>
        </w:rPr>
        <w:t xml:space="preserve">0.975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se_chol</w:t>
      </w:r>
      <w:r>
        <w:br/>
      </w:r>
      <w:r>
        <w:rPr>
          <w:rStyle w:val="CommentTok"/>
        </w:rPr>
        <w:t xml:space="preserve">#&gt;   lower   upper </w:t>
      </w:r>
      <w:r>
        <w:br/>
      </w:r>
      <w:r>
        <w:rPr>
          <w:rStyle w:val="CommentTok"/>
        </w:rPr>
        <w:t xml:space="preserve">#&gt; 224.854 227.891</w:t>
      </w:r>
    </w:p>
    <w:bookmarkEnd w:id="41"/>
    <w:bookmarkStart w:id="42" w:name="def-margin-error"/>
    <w:p>
      <w:pPr>
        <w:pStyle w:val="FirstParagraph"/>
      </w:pPr>
      <w:r>
        <w:rPr>
          <w:b/>
          <w:bCs/>
        </w:rPr>
        <w:t xml:space="preserve">Definition 15 (Margin of error (radius))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margin of error</w:t>
      </w:r>
      <w:r>
        <w:t xml:space="preserve"> </w:t>
      </w:r>
      <w:r>
        <w:t xml:space="preserve">(or</w:t>
      </w:r>
      <w:r>
        <w:t xml:space="preserve"> </w:t>
      </w:r>
      <w:r>
        <w:rPr>
          <w:b/>
          <w:bCs/>
        </w:rPr>
        <w:t xml:space="preserve">radius</w:t>
      </w:r>
      <w:r>
        <w:t xml:space="preserve">) of a</w:t>
      </w:r>
      <w:r>
        <w:t xml:space="preserve"> </w:t>
      </w:r>
      <w:hyperlink w:anchor="def-confidence-interval">
        <w:r>
          <w:rPr>
            <w:rStyle w:val="Hyperlink"/>
          </w:rPr>
          <w:t xml:space="preserve">confidence interval</w:t>
        </w:r>
      </w:hyperlink>
      <w:r>
        <w:t xml:space="preserve"> </w:t>
      </w:r>
      <w:r>
        <w:t xml:space="preserve">is half the interval’s width.</w:t>
      </w:r>
    </w:p>
    <w:bookmarkEnd w:id="42"/>
    <w:bookmarkStart w:id="43" w:name="exm-margin-error"/>
    <w:p>
      <w:pPr>
        <w:pStyle w:val="BodyText"/>
      </w:pPr>
      <w:r>
        <w:rPr>
          <w:b/>
          <w:bCs/>
        </w:rPr>
        <w:t xml:space="preserve">Example 8 (Margin of error for population mean cholesterol)</w:t>
      </w:r>
      <w:r>
        <w:t xml:space="preserve"> </w:t>
      </w:r>
      <w:r>
        <w:t xml:space="preserve">In</w:t>
      </w:r>
      <w:r>
        <w:t xml:space="preserve"> </w:t>
      </w:r>
      <w:hyperlink w:anchor="exm-confidence-interval-wcgs">
        <w:r>
          <w:rPr>
            <w:rStyle w:val="Hyperlink"/>
          </w:rPr>
          <w:t xml:space="preserve">Example 7</w:t>
        </w:r>
      </w:hyperlink>
      <w:r>
        <w:t xml:space="preserve">,</w:t>
      </w:r>
      <w:r>
        <w:t xml:space="preserve"> </w:t>
      </w:r>
      <w:r>
        <w:t xml:space="preserve">the margin of error is</w:t>
      </w:r>
      <w:r>
        <w:t xml:space="preserve"> </w:t>
      </w:r>
      <m:oMath>
        <m:sSub>
          <m:e>
            <m:r>
              <m:t>z</m:t>
            </m:r>
          </m:e>
          <m:sub>
            <m:r>
              <m:t>0.975</m:t>
            </m:r>
          </m:sub>
        </m:sSub>
        <m:r>
          <m:rPr>
            <m:sty m:val="p"/>
          </m:rPr>
          <m:t>×</m:t>
        </m:r>
        <m:r>
          <m:t>s</m:t>
        </m:r>
        <m:r>
          <m:rPr>
            <m:sty m:val="p"/>
          </m:rPr>
          <m:t>/</m:t>
        </m:r>
        <m:rad>
          <m:radPr>
            <m:degHide m:val="on"/>
          </m:radPr>
          <m:deg/>
          <m:e>
            <m:r>
              <m:t>n</m:t>
            </m:r>
          </m:e>
        </m:rad>
        <m:r>
          <m:rPr>
            <m:sty m:val="p"/>
          </m:rPr>
          <m:t>≈</m:t>
        </m:r>
      </m:oMath>
      <w:r>
        <w:t xml:space="preserve"> </w:t>
      </w:r>
      <w:r>
        <w:t xml:space="preserve">1.52 mg/dL.</w:t>
      </w:r>
    </w:p>
    <w:bookmarkEnd w:id="43"/>
    <w:p>
      <w:pPr>
        <w:pStyle w:val="BodyText"/>
      </w:pPr>
      <w:r>
        <w:t xml:space="preserve">5MinuteAI explains</w:t>
      </w:r>
      <w:r>
        <w:t xml:space="preserve"> </w:t>
      </w:r>
      <w:hyperlink r:id="rId44">
        <w:r>
          <w:rPr>
            <w:rStyle w:val="Hyperlink"/>
          </w:rPr>
          <w:t xml:space="preserve">confidence intervals</w:t>
        </w:r>
      </w:hyperlink>
      <w:r>
        <w:t xml:space="preserve"> </w:t>
      </w:r>
      <w:r>
        <w:t xml:space="preserve">in five minutes,</w:t>
      </w:r>
      <w:r>
        <w:t xml:space="preserve"> </w:t>
      </w:r>
      <w:r>
        <w:t xml:space="preserve">following the University of Washington’s CSE 312</w:t>
      </w:r>
      <w:r>
        <w:t xml:space="preserve"> </w:t>
      </w:r>
      <w:r>
        <w:t xml:space="preserve">(5MinuteAI, n.d.)</w:t>
      </w:r>
      <w:r>
        <w:t xml:space="preserve">.</w:t>
      </w:r>
    </w:p>
    <w:p>
      <w:pPr>
        <w:pStyle w:val="Compact"/>
        <w:numPr>
          <w:ilvl w:val="0"/>
          <w:numId w:val="1004"/>
        </w:numPr>
      </w:pPr>
      <w:r>
        <w:t xml:space="preserve">Hogg et al. (2019, sec. 7.1, pp. 307–313)</w:t>
      </w:r>
      <w:r>
        <w:t xml:space="preserve"> </w:t>
      </w:r>
      <w:r>
        <w:t xml:space="preserve">covers confidence intervals for means.</w:t>
      </w:r>
    </w:p>
    <w:p>
      <w:pPr>
        <w:pStyle w:val="Compact"/>
        <w:numPr>
          <w:ilvl w:val="0"/>
          <w:numId w:val="1004"/>
        </w:numPr>
      </w:pPr>
      <w:r>
        <w:t xml:space="preserve">Casella and Berger (2002, sec. 9.2, pp. 420–439)</w:t>
      </w:r>
      <w:r>
        <w:t xml:space="preserve"> </w:t>
      </w:r>
      <w:r>
        <w:t xml:space="preserve">covers methods of finding interval estimators.</w:t>
      </w:r>
    </w:p>
    <w:p>
      <w:pPr>
        <w:pStyle w:val="Compact"/>
        <w:numPr>
          <w:ilvl w:val="0"/>
          <w:numId w:val="1004"/>
        </w:numPr>
      </w:pPr>
      <w:r>
        <w:t xml:space="preserve">Rice (2007, sec. 9.3, pp. 337–338)</w:t>
      </w:r>
      <w:r>
        <w:t xml:space="preserve"> </w:t>
      </w:r>
      <w:r>
        <w:t xml:space="preserve">covers duality of confidence intervals and hypothesis tests.</w:t>
      </w:r>
    </w:p>
    <w:bookmarkEnd w:id="45"/>
    <w:bookmarkStart w:id="48" w:name="further-reading-on-confidence-intervals"/>
    <w:p>
      <w:pPr>
        <w:pStyle w:val="Heading2"/>
      </w:pPr>
      <w:r>
        <w:t xml:space="preserve">5 Further reading on confidence intervals</w:t>
      </w:r>
    </w:p>
    <w:p>
      <w:pPr>
        <w:pStyle w:val="FirstParagraph"/>
      </w:pPr>
      <w:r>
        <w:t xml:space="preserve">For more on confidence intervals:</w:t>
      </w:r>
    </w:p>
    <w:p>
      <w:pPr>
        <w:pStyle w:val="Compact"/>
        <w:numPr>
          <w:ilvl w:val="0"/>
          <w:numId w:val="1005"/>
        </w:numPr>
      </w:pPr>
      <w:hyperlink r:id="rId46">
        <w:r>
          <w:rPr>
            <w:rStyle w:val="Hyperlink"/>
          </w:rPr>
          <w:t xml:space="preserve">Anatomy of a confidence interval</w:t>
        </w:r>
      </w:hyperlink>
      <w:r>
        <w:t xml:space="preserve"> </w:t>
      </w:r>
      <w:r>
        <w:t xml:space="preserve">(PDF);</w:t>
      </w:r>
    </w:p>
    <w:p>
      <w:pPr>
        <w:numPr>
          <w:ilvl w:val="0"/>
          <w:numId w:val="1005"/>
        </w:numPr>
      </w:pPr>
      <w:hyperlink r:id="rId47">
        <w:r>
          <w:rPr>
            <w:rStyle w:val="Hyperlink"/>
          </w:rPr>
          <w:t xml:space="preserve">https://www.youtube.com/watch?v=vq1KrE7gU5M</w:t>
        </w:r>
      </w:hyperlink>
    </w:p>
    <w:bookmarkEnd w:id="48"/>
    <w:bookmarkStart w:id="53" w:name="interpretation-of-negative-findings"/>
    <w:p>
      <w:pPr>
        <w:pStyle w:val="Heading2"/>
      </w:pPr>
      <w:r>
        <w:t xml:space="preserve">6 Interpretation of negative findings</w:t>
      </w:r>
    </w:p>
    <w:p>
      <w:pPr>
        <w:pStyle w:val="FirstParagraph"/>
      </w:pPr>
      <w:r>
        <w:t xml:space="preserve">If a confidence interval includes the null value,</w:t>
      </w:r>
      <w:r>
        <w:t xml:space="preserve"> </w:t>
      </w:r>
      <w:r>
        <w:t xml:space="preserve">or a hypothesis test fails to reject the null hypothesis,</w:t>
      </w:r>
      <w:r>
        <w:t xml:space="preserve"> </w:t>
      </w:r>
      <w:r>
        <w:t xml:space="preserve">that result does not</w:t>
      </w:r>
      <w:r>
        <w:t xml:space="preserve"> </w:t>
      </w:r>
      <w:r>
        <w:rPr>
          <w:i/>
          <w:iCs/>
        </w:rPr>
        <w:t xml:space="preserve">necessarily</w:t>
      </w:r>
      <w:r>
        <w:t xml:space="preserve"> </w:t>
      </w:r>
      <w:r>
        <w:t xml:space="preserve">mean that the null hypothesis is true.</w:t>
      </w:r>
      <w:r>
        <w:t xml:space="preserve"> </w:t>
      </w:r>
      <w:r>
        <w:t xml:space="preserve">(When the interval and the test are built from the same statistic,</w:t>
      </w:r>
      <w:r>
        <w:t xml:space="preserve"> </w:t>
      </w:r>
      <w:r>
        <w:t xml:space="preserve">with coverage</w:t>
      </w:r>
      <w:r>
        <w:t xml:space="preserve"> </w:t>
      </w:r>
      <m:oMath>
        <m:r>
          <m:t>1</m:t>
        </m:r>
        <m:r>
          <m:rPr>
            <m:sty m:val="p"/>
          </m:rPr>
          <m:t>−</m:t>
        </m:r>
        <m:r>
          <m:t>α</m:t>
        </m:r>
      </m:oMath>
      <w:r>
        <w:t xml:space="preserve"> </w:t>
      </w:r>
      <w:r>
        <w:t xml:space="preserve">and significance level</w:t>
      </w:r>
      <w:r>
        <w:t xml:space="preserve"> </w:t>
      </w:r>
      <m:oMath>
        <m:r>
          <m:t>α</m:t>
        </m:r>
      </m:oMath>
      <w:r>
        <w:t xml:space="preserve">,</w:t>
      </w:r>
      <w:r>
        <w:t xml:space="preserve"> </w:t>
      </w:r>
      <w:r>
        <w:t xml:space="preserve">the two results coincide.)</w:t>
      </w:r>
      <w:r>
        <w:t xml:space="preserve"> </w:t>
      </w:r>
      <w:r>
        <w:t xml:space="preserve">So we should not interpret such results as</w:t>
      </w:r>
      <w:r>
        <w:t xml:space="preserve"> </w:t>
      </w:r>
      <w:r>
        <w:t xml:space="preserve">“the odds (or risks, hazards, or means) are not significantly different”</w:t>
      </w:r>
      <w:r>
        <w:t xml:space="preserve">.</w:t>
      </w:r>
      <w:r>
        <w:t xml:space="preserve"> </w:t>
      </w:r>
      <w:r>
        <w:t xml:space="preserve">Instead, we should write something like</w:t>
      </w:r>
      <w:r>
        <w:t xml:space="preserve"> </w:t>
      </w:r>
      <w:r>
        <w:t xml:space="preserve">“the data do not provide statistically significant</w:t>
      </w:r>
      <w:r>
        <w:t xml:space="preserve"> </w:t>
      </w:r>
      <w:r>
        <w:rPr>
          <w:i/>
          <w:iCs/>
        </w:rPr>
        <w:t xml:space="preserve">evidence</w:t>
      </w:r>
      <w:r>
        <w:t xml:space="preserve"> </w:t>
      </w:r>
      <w:r>
        <w:t xml:space="preserve">that the odds (or risks, hazards, or means) differ”</w:t>
      </w:r>
      <w:r>
        <w:t xml:space="preserve">.</w:t>
      </w:r>
      <w:r>
        <w:t xml:space="preserve"> </w:t>
      </w:r>
      <w:r>
        <w:t xml:space="preserve">Statistical significance is a property of evidence,</w:t>
      </w:r>
      <w:r>
        <w:t xml:space="preserve"> </w:t>
      </w:r>
      <w:r>
        <w:t xml:space="preserve">not of the estimands.</w:t>
      </w:r>
    </w:p>
    <w:p>
      <w:pPr>
        <w:pStyle w:val="BodyText"/>
      </w:pPr>
      <w:r>
        <w:t xml:space="preserve">P-values do not distinguish between absence of evidence</w:t>
      </w:r>
      <w:r>
        <w:t xml:space="preserve"> </w:t>
      </w:r>
      <w:r>
        <w:t xml:space="preserve">and evidence of absence.</w:t>
      </w:r>
      <w:r>
        <w:t xml:space="preserve"> </w:t>
      </w:r>
      <w:r>
        <w:t xml:space="preserve">Confidence intervals do:</w:t>
      </w:r>
    </w:p>
    <w:p>
      <w:pPr>
        <w:pStyle w:val="Compact"/>
        <w:numPr>
          <w:ilvl w:val="0"/>
          <w:numId w:val="1006"/>
        </w:numPr>
      </w:pPr>
      <w:r>
        <w:t xml:space="preserve">a narrow confidence interval that includes the null value</w:t>
      </w:r>
      <w:r>
        <w:t xml:space="preserve"> </w:t>
      </w:r>
      <w:r>
        <w:t xml:space="preserve">is evidence of absence</w:t>
      </w:r>
      <w:r>
        <w:t xml:space="preserve"> </w:t>
      </w:r>
      <w:r>
        <w:t xml:space="preserve">(of any effect large enough to matter);</w:t>
      </w:r>
    </w:p>
    <w:p>
      <w:pPr>
        <w:pStyle w:val="Compact"/>
        <w:numPr>
          <w:ilvl w:val="0"/>
          <w:numId w:val="1006"/>
        </w:numPr>
      </w:pPr>
      <w:r>
        <w:t xml:space="preserve">a confidence interval that includes the null value</w:t>
      </w:r>
      <w:r>
        <w:t xml:space="preserve"> </w:t>
      </w:r>
      <w:r>
        <w:t xml:space="preserve">but also includes substantially non-null values</w:t>
      </w:r>
      <w:r>
        <w:t xml:space="preserve"> </w:t>
      </w:r>
      <w:r>
        <w:t xml:space="preserve">represents absence of evidence.</w:t>
      </w:r>
    </w:p>
    <w:p>
      <w:pPr>
        <w:pStyle w:val="FirstParagraph"/>
      </w:pPr>
      <w:r>
        <w:t xml:space="preserve">Conversely, even statistically significant evidence of a non-null value</w:t>
      </w:r>
      <w:r>
        <w:t xml:space="preserve"> </w:t>
      </w:r>
      <w:r>
        <w:t xml:space="preserve">does not mean the value is large enough to matter;</w:t>
      </w:r>
      <w:r>
        <w:t xml:space="preserve"> </w:t>
      </w:r>
      <w:r>
        <w:t xml:space="preserve">that depends on what the estimand is.</w:t>
      </w:r>
      <w:r>
        <w:t xml:space="preserve"> </w:t>
      </w:r>
      <w:r>
        <w:t xml:space="preserve">For example, we might have statistically significant evidence that</w:t>
      </w:r>
      <w:r>
        <w:t xml:space="preserve"> </w:t>
      </w:r>
      <w:r>
        <w:t xml:space="preserve">an exercise program prolongs human lifespans by 20 seconds,</w:t>
      </w:r>
      <w:r>
        <w:t xml:space="preserve"> </w:t>
      </w:r>
      <w:r>
        <w:t xml:space="preserve">but an effect that small would be negligible in practical terms.</w:t>
      </w:r>
    </w:p>
    <w:p>
      <w:pPr>
        <w:pStyle w:val="BodyText"/>
      </w:pPr>
      <w:hyperlink w:anchor="fig-CI-interp">
        <w:r>
          <w:rPr>
            <w:rStyle w:val="Hyperlink"/>
          </w:rPr>
          <w:t xml:space="preserve">Figure 1</w:t>
        </w:r>
      </w:hyperlink>
      <w:r>
        <w:t xml:space="preserve"> </w:t>
      </w:r>
      <w:r>
        <w:t xml:space="preserve">sketches these scenarios.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52" w:name="fig-CI-interp"/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ci_scenarios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tibble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tribble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pecialCharTok"/>
              </w:rPr>
              <w:t xml:space="preserve">~</w:t>
            </w:r>
            <w:r>
              <w:rPr>
                <w:rStyle w:val="NormalTok"/>
              </w:rPr>
              <w:t xml:space="preserve">scenario, </w:t>
            </w:r>
            <w:r>
              <w:rPr>
                <w:rStyle w:val="SpecialCharTok"/>
              </w:rPr>
              <w:t xml:space="preserve">~</w:t>
            </w:r>
            <w:r>
              <w:rPr>
                <w:rStyle w:val="NormalTok"/>
              </w:rPr>
              <w:t xml:space="preserve">lower, </w:t>
            </w:r>
            <w:r>
              <w:rPr>
                <w:rStyle w:val="SpecialCharTok"/>
              </w:rPr>
              <w:t xml:space="preserve">~</w:t>
            </w:r>
            <w:r>
              <w:rPr>
                <w:rStyle w:val="NormalTok"/>
              </w:rPr>
              <w:t xml:space="preserve">upper,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"not enough data: we know almost nothing"</w:t>
            </w:r>
            <w:r>
              <w:rPr>
                <w:rStyle w:val="NormalTok"/>
              </w:rPr>
              <w:t xml:space="preserve">, </w:t>
            </w:r>
            <w:r>
              <w:rPr>
                <w:rStyle w:val="FloatTok"/>
              </w:rPr>
              <w:t xml:space="preserve">0.2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5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"absence of evidence"</w:t>
            </w:r>
            <w:r>
              <w:rPr>
                <w:rStyle w:val="NormalTok"/>
              </w:rPr>
              <w:t xml:space="preserve">, </w:t>
            </w:r>
            <w:r>
              <w:rPr>
                <w:rStyle w:val="FloatTok"/>
              </w:rPr>
              <w:t xml:space="preserve">0.5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2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</w:t>
            </w:r>
            <w:r>
              <w:rPr>
                <w:rStyle w:val="SpecialCharTok"/>
              </w:rPr>
              <w:t xml:space="preserve">\"</w:t>
            </w:r>
            <w:r>
              <w:rPr>
                <w:rStyle w:val="StringTok"/>
              </w:rPr>
              <w:t xml:space="preserve">trending toward significance</w:t>
            </w:r>
            <w:r>
              <w:rPr>
                <w:rStyle w:val="SpecialCharTok"/>
              </w:rPr>
              <w:t xml:space="preserve">\"</w:t>
            </w:r>
            <w:r>
              <w:rPr>
                <w:rStyle w:val="StringTok"/>
              </w:rPr>
              <w:t xml:space="preserve"> (still absence of evidence)"</w:t>
            </w:r>
            <w:r>
              <w:rPr>
                <w:rStyle w:val="NormalTok"/>
              </w:rPr>
              <w:t xml:space="preserve">, </w:t>
            </w:r>
            <w:r>
              <w:rPr>
                <w:rStyle w:val="FloatTok"/>
              </w:rPr>
              <w:t xml:space="preserve">0.95</w:t>
            </w:r>
            <w:r>
              <w:rPr>
                <w:rStyle w:val="NormalTok"/>
              </w:rPr>
              <w:t xml:space="preserve">, </w:t>
            </w:r>
            <w:r>
              <w:rPr>
                <w:rStyle w:val="FloatTok"/>
              </w:rPr>
              <w:t xml:space="preserve">2.5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"evidence of absence"</w:t>
            </w:r>
            <w:r>
              <w:rPr>
                <w:rStyle w:val="NormalTok"/>
              </w:rPr>
              <w:t xml:space="preserve">, </w:t>
            </w:r>
            <w:r>
              <w:rPr>
                <w:rStyle w:val="FloatTok"/>
              </w:rPr>
              <w:t xml:space="preserve">0.97</w:t>
            </w:r>
            <w:r>
              <w:rPr>
                <w:rStyle w:val="NormalTok"/>
              </w:rPr>
              <w:t xml:space="preserve">, </w:t>
            </w:r>
            <w:r>
              <w:rPr>
                <w:rStyle w:val="FloatTok"/>
              </w:rPr>
              <w:t xml:space="preserve">1.03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"evidence of a negligible effect"</w:t>
            </w:r>
            <w:r>
              <w:rPr>
                <w:rStyle w:val="NormalTok"/>
              </w:rPr>
              <w:t xml:space="preserve">, </w:t>
            </w:r>
            <w:r>
              <w:rPr>
                <w:rStyle w:val="FloatTok"/>
              </w:rPr>
              <w:t xml:space="preserve">1.02</w:t>
            </w:r>
            <w:r>
              <w:rPr>
                <w:rStyle w:val="NormalTok"/>
              </w:rPr>
              <w:t xml:space="preserve">, </w:t>
            </w:r>
            <w:r>
              <w:rPr>
                <w:rStyle w:val="FloatTok"/>
              </w:rPr>
              <w:t xml:space="preserve">1.1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"uncertain whether negligible or substantial"</w:t>
            </w:r>
            <w:r>
              <w:rPr>
                <w:rStyle w:val="NormalTok"/>
              </w:rPr>
              <w:t xml:space="preserve">, </w:t>
            </w:r>
            <w:r>
              <w:rPr>
                <w:rStyle w:val="FloatTok"/>
              </w:rPr>
              <w:t xml:space="preserve">1.05</w:t>
            </w:r>
            <w:r>
              <w:rPr>
                <w:rStyle w:val="NormalTok"/>
              </w:rPr>
              <w:t xml:space="preserve">, </w:t>
            </w:r>
            <w:r>
              <w:rPr>
                <w:rStyle w:val="FloatTok"/>
              </w:rPr>
              <w:t xml:space="preserve">1.8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"evidence of a substantial effect"</w:t>
            </w:r>
            <w:r>
              <w:rPr>
                <w:rStyle w:val="NormalTok"/>
              </w:rPr>
              <w:t xml:space="preserve">, </w:t>
            </w:r>
            <w:r>
              <w:rPr>
                <w:rStyle w:val="FloatTok"/>
              </w:rPr>
              <w:t xml:space="preserve">1.7</w:t>
            </w:r>
            <w:r>
              <w:rPr>
                <w:rStyle w:val="NormalTok"/>
              </w:rPr>
              <w:t xml:space="preserve">, </w:t>
            </w:r>
            <w:r>
              <w:rPr>
                <w:rStyle w:val="FloatTok"/>
              </w:rPr>
              <w:t xml:space="preserve">1.8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"substantial, but imprecise"</w:t>
            </w:r>
            <w:r>
              <w:rPr>
                <w:rStyle w:val="NormalTok"/>
              </w:rPr>
              <w:t xml:space="preserve">, </w:t>
            </w:r>
            <w:r>
              <w:rPr>
                <w:rStyle w:val="FloatTok"/>
              </w:rPr>
              <w:t xml:space="preserve">1.5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4</w:t>
            </w:r>
            <w:r>
              <w:br/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dplyr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mutate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scenario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factor</w:t>
            </w:r>
            <w:r>
              <w:rPr>
                <w:rStyle w:val="NormalTok"/>
              </w:rPr>
              <w:t xml:space="preserve">(scenario, </w:t>
            </w:r>
            <w:r>
              <w:rPr>
                <w:rStyle w:val="AttributeTok"/>
              </w:rPr>
              <w:t xml:space="preserve">levels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rev</w:t>
            </w:r>
            <w:r>
              <w:rPr>
                <w:rStyle w:val="NormalTok"/>
              </w:rPr>
              <w:t xml:space="preserve">(scenario)))</w:t>
            </w:r>
            <w:r>
              <w:br/>
            </w:r>
            <w:r>
              <w:br/>
            </w:r>
            <w:r>
              <w:rPr>
                <w:rStyle w:val="NormalTok"/>
              </w:rPr>
              <w:t xml:space="preserve">ci_scenarios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ggplot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scenario, </w:t>
            </w:r>
            <w:r>
              <w:rPr>
                <w:rStyle w:val="AttributeTok"/>
              </w:rPr>
              <w:t xml:space="preserve">xmin =</w:t>
            </w:r>
            <w:r>
              <w:rPr>
                <w:rStyle w:val="NormalTok"/>
              </w:rPr>
              <w:t xml:space="preserve"> lower, </w:t>
            </w:r>
            <w:r>
              <w:rPr>
                <w:rStyle w:val="AttributeTok"/>
              </w:rPr>
              <w:t xml:space="preserve">xmax =</w:t>
            </w:r>
            <w:r>
              <w:rPr>
                <w:rStyle w:val="NormalTok"/>
              </w:rPr>
              <w:t xml:space="preserve"> upper)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geom_errorbarh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height =</w:t>
            </w:r>
            <w:r>
              <w:rPr>
                <w:rStyle w:val="NormalTok"/>
              </w:rPr>
              <w:t xml:space="preserve"> </w:t>
            </w:r>
            <w:r>
              <w:rPr>
                <w:rStyle w:val="FloatTok"/>
              </w:rPr>
              <w:t xml:space="preserve">0.3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geom_vline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xintercept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linetype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"dashed"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scale_x_log10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labs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"Ratio estimand (log scale); null value = 1"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ConstantTok"/>
              </w:rPr>
              <w:t xml:space="preserve">NULL</w:t>
            </w:r>
            <w:r>
              <w:rPr>
                <w:rStyle w:val="NormalTok"/>
              </w:rPr>
              <w:t xml:space="preserve">)</w:t>
            </w:r>
          </w:p>
          <w:p>
            <w:pPr>
              <w:jc w:val="center"/>
            </w:pPr>
            <w:r>
              <w:drawing>
                <wp:inline>
                  <wp:extent cx="5334000" cy="3000375"/>
                  <wp:effectExtent b="0" l="0" r="0" t="0"/>
                  <wp:docPr descr="" title="" id="50" name="Picture"/>
                  <a:graphic>
                    <a:graphicData uri="http://schemas.openxmlformats.org/drawingml/2006/picture">
                      <pic:pic>
                        <pic:nvPicPr>
                          <pic:cNvPr descr="inference_files/figure-docx/unnamed-chunk-6-1.png" id="51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49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5334000" cy="3000375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1: Interpretations of hypothetical 95% confidence intervals for a ratio</w:t>
            </w:r>
            <w:r>
              <w:t xml:space="preserve"> </w:t>
            </w:r>
            <w:r>
              <w:t xml:space="preserve">(such as an odds ratio),</w:t>
            </w:r>
            <w:r>
              <w:t xml:space="preserve"> </w:t>
            </w:r>
            <w:r>
              <w:t xml:space="preserve">relative to the null value 1 (dashed line).</w:t>
            </w:r>
            <w:r>
              <w:t xml:space="preserve"> </w:t>
            </w:r>
            <w:r>
              <w:t xml:space="preserve">Adapted from a whiteboard sketch made in office hours.</w:t>
            </w:r>
          </w:p>
          <w:bookmarkEnd w:id="52"/>
        </w:tc>
      </w:tr>
    </w:tbl>
    <w:p>
      <w:pPr>
        <w:pStyle w:val="BodyText"/>
      </w:pPr>
      <w:r>
        <w:t xml:space="preserve">See also</w:t>
      </w:r>
      <w:r>
        <w:t xml:space="preserve"> </w:t>
      </w:r>
      <w:r>
        <w:t xml:space="preserve">(Vittinghoff et al. 2012, sec. 3.7)</w:t>
      </w:r>
      <w:r>
        <w:t xml:space="preserve">.</w:t>
      </w:r>
    </w:p>
    <w:bookmarkEnd w:id="53"/>
    <w:bookmarkStart w:id="65" w:name="references"/>
    <w:p>
      <w:pPr>
        <w:pStyle w:val="Heading2"/>
      </w:pPr>
      <w:r>
        <w:t xml:space="preserve">References</w:t>
      </w:r>
    </w:p>
    <w:bookmarkStart w:id="64" w:name="refs"/>
    <w:bookmarkStart w:id="55" w:name="ref-fiveminuteai_probstat"/>
    <w:p>
      <w:pPr>
        <w:pStyle w:val="Bibliography"/>
      </w:pPr>
      <w:r>
        <w:t xml:space="preserve">5MinuteAI. n.d.</w:t>
      </w:r>
      <w:r>
        <w:t xml:space="preserve"> </w:t>
      </w:r>
      <w:r>
        <w:rPr>
          <w:i/>
          <w:iCs/>
        </w:rPr>
        <w:t xml:space="preserve">Probability &amp; Statistics</w:t>
      </w:r>
      <w:r>
        <w:t xml:space="preserve">. Video playlist on YouTube. Accessed October 12, 2026.</w:t>
      </w:r>
      <w:r>
        <w:t xml:space="preserve"> </w:t>
      </w:r>
      <w:hyperlink r:id="rId54">
        <w:r>
          <w:rPr>
            <w:rStyle w:val="Hyperlink"/>
          </w:rPr>
          <w:t xml:space="preserve">https://www.youtube.com/playlist?list=PLeB45KifGiuHesi4PALNZSYZFhViVGQJK</w:t>
        </w:r>
      </w:hyperlink>
      <w:r>
        <w:t xml:space="preserve">.</w:t>
      </w:r>
    </w:p>
    <w:bookmarkEnd w:id="55"/>
    <w:bookmarkStart w:id="57" w:name="ref-CaseBerg01"/>
    <w:p>
      <w:pPr>
        <w:pStyle w:val="Bibliography"/>
      </w:pPr>
      <w:r>
        <w:t xml:space="preserve">Casella, George, and Roger Berger. 2002.</w:t>
      </w:r>
      <w:r>
        <w:t xml:space="preserve"> </w:t>
      </w:r>
      <w:r>
        <w:rPr>
          <w:i/>
          <w:iCs/>
        </w:rPr>
        <w:t xml:space="preserve">Statistical Inference</w:t>
      </w:r>
      <w:r>
        <w:t xml:space="preserve">. 2nd ed. Cengage Learning.</w:t>
      </w:r>
      <w:r>
        <w:t xml:space="preserve"> </w:t>
      </w:r>
      <w:hyperlink r:id="rId56">
        <w:r>
          <w:rPr>
            <w:rStyle w:val="Hyperlink"/>
          </w:rPr>
          <w:t xml:space="preserve">https://www.cengage.com/c/statistical-inference-2e-casella-berger/9780534243128/</w:t>
        </w:r>
      </w:hyperlink>
      <w:r>
        <w:t xml:space="preserve">.</w:t>
      </w:r>
    </w:p>
    <w:bookmarkEnd w:id="57"/>
    <w:bookmarkStart w:id="58" w:name="ref-hoggtanis2015"/>
    <w:p>
      <w:pPr>
        <w:pStyle w:val="Bibliography"/>
      </w:pPr>
      <w:r>
        <w:t xml:space="preserve">Hogg, Robert V., Elliot A. Tanis, and Dale L. Zimmerman. 2019.</w:t>
      </w:r>
      <w:r>
        <w:t xml:space="preserve"> </w:t>
      </w:r>
      <w:r>
        <w:rPr>
          <w:i/>
          <w:iCs/>
        </w:rPr>
        <w:t xml:space="preserve">Probability and Statistical Inference</w:t>
      </w:r>
      <w:r>
        <w:t xml:space="preserve">. Tenth edition. Pearson.</w:t>
      </w:r>
    </w:p>
    <w:bookmarkEnd w:id="58"/>
    <w:bookmarkStart w:id="59" w:name="ref-rice2007mathematical"/>
    <w:p>
      <w:pPr>
        <w:pStyle w:val="Bibliography"/>
      </w:pPr>
      <w:r>
        <w:t xml:space="preserve">Rice, John A. 2007.</w:t>
      </w:r>
      <w:r>
        <w:t xml:space="preserve"> </w:t>
      </w:r>
      <w:r>
        <w:rPr>
          <w:i/>
          <w:iCs/>
        </w:rPr>
        <w:t xml:space="preserve">Mathematical Statistics and Data Analysis</w:t>
      </w:r>
      <w:r>
        <w:t xml:space="preserve">. 3rd ed. Cengage Learning.</w:t>
      </w:r>
    </w:p>
    <w:bookmarkEnd w:id="59"/>
    <w:bookmarkStart w:id="61" w:name="ref-vittinghoff2e"/>
    <w:p>
      <w:pPr>
        <w:pStyle w:val="Bibliography"/>
      </w:pPr>
      <w:r>
        <w:t xml:space="preserve">Vittinghoff, Eric, David V Glidden, Stephen C Shiboski, and Charles E McCulloch. 2012.</w:t>
      </w:r>
      <w:r>
        <w:t xml:space="preserve"> </w:t>
      </w:r>
      <w:r>
        <w:rPr>
          <w:i/>
          <w:iCs/>
        </w:rPr>
        <w:t xml:space="preserve">Regression Methods in Biostatistics: Linear, Logistic, Survival, and Repeated Measures Models</w:t>
      </w:r>
      <w:r>
        <w:t xml:space="preserve">. 2nd ed. Springer.</w:t>
      </w:r>
      <w:r>
        <w:t xml:space="preserve"> </w:t>
      </w:r>
      <w:hyperlink r:id="rId60">
        <w:r>
          <w:rPr>
            <w:rStyle w:val="Hyperlink"/>
          </w:rPr>
          <w:t xml:space="preserve">https://doi.org/10.1007/978-1-4614-1353-0</w:t>
        </w:r>
      </w:hyperlink>
      <w:r>
        <w:t xml:space="preserve">.</w:t>
      </w:r>
    </w:p>
    <w:bookmarkEnd w:id="61"/>
    <w:bookmarkStart w:id="63" w:name="ref-wp:statinference"/>
    <w:p>
      <w:pPr>
        <w:pStyle w:val="Bibliography"/>
      </w:pPr>
      <w:r>
        <w:t xml:space="preserve">Wikipedia contributors. 2025.</w:t>
      </w:r>
      <w:r>
        <w:t xml:space="preserve"> </w:t>
      </w:r>
      <w:r>
        <w:rPr>
          <w:i/>
          <w:iCs/>
        </w:rPr>
        <w:t xml:space="preserve">Statistical Inference —</w:t>
      </w:r>
      <w:r>
        <w:rPr>
          <w:i/>
          <w:iCs/>
        </w:rPr>
        <w:t xml:space="preserve"> </w:t>
      </w:r>
      <w:r>
        <w:rPr>
          <w:i/>
          <w:iCs/>
        </w:rPr>
        <w:t xml:space="preserve">Wikipedia</w:t>
      </w:r>
      <w:r>
        <w:rPr>
          <w:i/>
          <w:iCs/>
        </w:rPr>
        <w:t xml:space="preserve">,</w:t>
      </w:r>
      <w:r>
        <w:rPr>
          <w:i/>
          <w:iCs/>
        </w:rPr>
        <w:t xml:space="preserve"> </w:t>
      </w:r>
      <w:r>
        <w:rPr>
          <w:i/>
          <w:iCs/>
        </w:rPr>
        <w:t xml:space="preserve">the Free Encyclopedia</w:t>
      </w:r>
      <w:r>
        <w:t xml:space="preserve">.</w:t>
      </w:r>
      <w:r>
        <w:t xml:space="preserve"> </w:t>
      </w:r>
      <w:hyperlink r:id="rId62">
        <w:r>
          <w:rPr>
            <w:rStyle w:val="Hyperlink"/>
          </w:rPr>
          <w:t xml:space="preserve">https://en.wikipedia.org/w/index.php?title=Statistical_inference&amp;oldid=1304071803</w:t>
        </w:r>
      </w:hyperlink>
      <w:r>
        <w:t xml:space="preserve">.</w:t>
      </w:r>
    </w:p>
    <w:bookmarkEnd w:id="63"/>
    <w:bookmarkEnd w:id="64"/>
    <w:bookmarkEnd w:id="65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  <w:trackRevisions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numbering" Target="numbering.xml"/><Relationship Id="rId7" Type="http://schemas.openxmlformats.org/officeDocument/2006/relationships/styles" Target="styles.xml"/><Relationship Id="rId6" Type="http://schemas.openxmlformats.org/officeDocument/2006/relationships/settings" Target="settings.xml"/><Relationship Id="rId5" Type="http://schemas.openxmlformats.org/officeDocument/2006/relationships/webSettings" Target="webSettings.xml"/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footnotes" Target="footnotes.xml"/><Relationship Id="rId1" Type="http://schemas.openxmlformats.org/officeDocument/2006/relationships/comments" Target="comments.xml"/><Relationship Id="rId49" Type="http://schemas.openxmlformats.org/officeDocument/2006/relationships/image" Target="media/rId49.png"/><Relationship Id="rId40" Type="http://schemas.openxmlformats.org/officeDocument/2006/relationships/hyperlink" Target="estimation.qmd#def-SE" TargetMode="External"/><Relationship Id="rId10" Type="http://schemas.openxmlformats.org/officeDocument/2006/relationships/hyperlink" Target="exploratory-descriptive.qmd#sec-wcgs-data" TargetMode="External"/><Relationship Id="rId60" Type="http://schemas.openxmlformats.org/officeDocument/2006/relationships/hyperlink" Target="https://doi.org/10.1007/978-1-4614-1353-0" TargetMode="External"/><Relationship Id="rId62" Type="http://schemas.openxmlformats.org/officeDocument/2006/relationships/hyperlink" Target="https://en.wikipedia.org/w/index.php?title=Statistical_inference&amp;oldid=1304071803" TargetMode="External"/><Relationship Id="rId29" Type="http://schemas.openxmlformats.org/officeDocument/2006/relationships/hyperlink" Target="https://morrison-lab.github.io/pds/independence.html#def-indpt" TargetMode="External"/><Relationship Id="rId24" Type="http://schemas.openxmlformats.org/officeDocument/2006/relationships/hyperlink" Target="https://morrison-lab.github.io/pds/limit-theorems.html#sec-clt" TargetMode="External"/><Relationship Id="rId46" Type="http://schemas.openxmlformats.org/officeDocument/2006/relationships/hyperlink" Target="https://wmed.edu/sites/default/files/ANATOMY%20OF%20A%20CONFIDENCE%20INTERVAL%20%28full%29.pdf" TargetMode="External"/><Relationship Id="rId56" Type="http://schemas.openxmlformats.org/officeDocument/2006/relationships/hyperlink" Target="https://www.cengage.com/c/statistical-inference-2e-casella-berger/9780534243128/" TargetMode="External"/><Relationship Id="rId54" Type="http://schemas.openxmlformats.org/officeDocument/2006/relationships/hyperlink" Target="https://www.youtube.com/playlist?list=PLeB45KifGiuHesi4PALNZSYZFhViVGQJK" TargetMode="External"/><Relationship Id="rId26" Type="http://schemas.openxmlformats.org/officeDocument/2006/relationships/hyperlink" Target="https://www.youtube.com/watch?v=Plya_ZXkOvs" TargetMode="External"/><Relationship Id="rId44" Type="http://schemas.openxmlformats.org/officeDocument/2006/relationships/hyperlink" Target="https://www.youtube.com/watch?v=XdaAhYUqWsg" TargetMode="External"/><Relationship Id="rId47" Type="http://schemas.openxmlformats.org/officeDocument/2006/relationships/hyperlink" Target="https://www.youtube.com/watch?v=vq1KrE7gU5M" TargetMode="External"/></Relationships>
</file>

<file path=word/_rels/footnotes.xml.rels><?xml version='1.0' encoding='UTF-8' standalone='yes'?>
<Relationships xmlns="http://schemas.openxmlformats.org/package/2006/relationships"><Relationship Id="rId40" Type="http://schemas.openxmlformats.org/officeDocument/2006/relationships/hyperlink" Target="estimation.qmd#def-SE" TargetMode="External"/><Relationship Id="rId10" Type="http://schemas.openxmlformats.org/officeDocument/2006/relationships/hyperlink" Target="exploratory-descriptive.qmd#sec-wcgs-data" TargetMode="External"/><Relationship Id="rId60" Type="http://schemas.openxmlformats.org/officeDocument/2006/relationships/hyperlink" Target="https://doi.org/10.1007/978-1-4614-1353-0" TargetMode="External"/><Relationship Id="rId62" Type="http://schemas.openxmlformats.org/officeDocument/2006/relationships/hyperlink" Target="https://en.wikipedia.org/w/index.php?title=Statistical_inference&amp;oldid=1304071803" TargetMode="External"/><Relationship Id="rId29" Type="http://schemas.openxmlformats.org/officeDocument/2006/relationships/hyperlink" Target="https://morrison-lab.github.io/pds/independence.html#def-indpt" TargetMode="External"/><Relationship Id="rId24" Type="http://schemas.openxmlformats.org/officeDocument/2006/relationships/hyperlink" Target="https://morrison-lab.github.io/pds/limit-theorems.html#sec-clt" TargetMode="External"/><Relationship Id="rId46" Type="http://schemas.openxmlformats.org/officeDocument/2006/relationships/hyperlink" Target="https://wmed.edu/sites/default/files/ANATOMY%20OF%20A%20CONFIDENCE%20INTERVAL%20%28full%29.pdf" TargetMode="External"/><Relationship Id="rId56" Type="http://schemas.openxmlformats.org/officeDocument/2006/relationships/hyperlink" Target="https://www.cengage.com/c/statistical-inference-2e-casella-berger/9780534243128/" TargetMode="External"/><Relationship Id="rId54" Type="http://schemas.openxmlformats.org/officeDocument/2006/relationships/hyperlink" Target="https://www.youtube.com/playlist?list=PLeB45KifGiuHesi4PALNZSYZFhViVGQJK" TargetMode="External"/><Relationship Id="rId26" Type="http://schemas.openxmlformats.org/officeDocument/2006/relationships/hyperlink" Target="https://www.youtube.com/watch?v=Plya_ZXkOvs" TargetMode="External"/><Relationship Id="rId44" Type="http://schemas.openxmlformats.org/officeDocument/2006/relationships/hyperlink" Target="https://www.youtube.com/watch?v=XdaAhYUqWsg" TargetMode="External"/><Relationship Id="rId47" Type="http://schemas.openxmlformats.org/officeDocument/2006/relationships/hyperlink" Target="https://www.youtube.com/watch?v=vq1KrE7gU5M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Statistical Inference</dc:title>
  <dc:creator/>
  <cp:keywords/>
  <dcterms:created xsi:type="dcterms:W3CDTF">2026-10-16T18:18:19Z</dcterms:created>
  <dcterms:modified xsi:type="dcterms:W3CDTF">2026-10-16T18:18:19Z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ustom-callout">
    <vt:lpwstr/>
  </property>
  <property fmtid="{D5CDD505-2E9C-101B-9397-08002B2CF9AE}" pid="6" name="date">
    <vt:lpwstr>Last modified: 2026-10-16 11:00:58 (PDT)</vt:lpwstr>
  </property>
  <property fmtid="{D5CDD505-2E9C-101B-9397-08002B2CF9AE}" pid="7" name="date-format">
    <vt:lpwstr>[Last modified:] YYYY-MM-DD HH:mm:ss (z)</vt:lpwstr>
  </property>
  <property fmtid="{D5CDD505-2E9C-101B-9397-08002B2CF9AE}" pid="8" name="editor">
    <vt:lpwstr/>
  </property>
  <property fmtid="{D5CDD505-2E9C-101B-9397-08002B2CF9AE}" pid="9" name="editor_options">
    <vt:lpwstr/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knitr">
    <vt:lpwstr/>
  </property>
  <property fmtid="{D5CDD505-2E9C-101B-9397-08002B2CF9AE}" pid="14" name="labels">
    <vt:lpwstr/>
  </property>
  <property fmtid="{D5CDD505-2E9C-101B-9397-08002B2CF9AE}" pid="15" name="number-depth">
    <vt:lpwstr>4</vt:lpwstr>
  </property>
  <property fmtid="{D5CDD505-2E9C-101B-9397-08002B2CF9AE}" pid="16" name="toc-title">
    <vt:lpwstr>Table of contents</vt:lpwstr>
  </property>
</Properties>
</file>