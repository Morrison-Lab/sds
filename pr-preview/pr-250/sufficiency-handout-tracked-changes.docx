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Sufficiency and the Rao–Blackwell Theorem</w:t>
      </w:r>
    </w:p>
    <w:p>
      <w:pPr>
        <w:pStyle w:val="Date"/>
      </w:pPr>
      <w:del w:id="1" w:author="PR Preview" w:date="2026-01-01T00:00:00Z">
        <w:r>
          <w:delText xml:space="preserve">Last modified: 2026-10-16 02:59:55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03:03:12 (PDT)</w:t>
        </w:r>
      </w:ins>
    </w:p>
    <w:p>
      <w:pPr>
        <w:pStyle w:val="FirstParagraph"/>
      </w:pP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summarizes a sample,</w:t>
      </w:r>
      <w:r>
        <w:t xml:space="preserve"> </w:t>
      </w:r>
      <w:r>
        <w:t xml:space="preserve">and some summaries lose nothing that matters for a parameter.</w:t>
      </w:r>
      <w:r>
        <w:t xml:space="preserve"> </w:t>
      </w:r>
      <w:r>
        <w:t xml:space="preserve">This page defines such summaries, called sufficient statistics,</w:t>
      </w:r>
      <w:r>
        <w:t xml:space="preserve"> </w:t>
      </w:r>
      <w:r>
        <w:t xml:space="preserve">and shows how to use one to improve an estimator</w:t>
      </w:r>
      <w:r>
        <w:t xml:space="preserve"> </w:t>
      </w:r>
      <w:r>
        <w:t xml:space="preserve">without making it more biased.</w:t>
      </w:r>
    </w:p>
    <w:bookmarkStart w:id="21" w:name="sec-sufficiency"/>
    <w:p>
      <w:pPr>
        <w:pStyle w:val="Heading2"/>
      </w:pPr>
      <w:r>
        <w:t xml:space="preserve">1 Sufficient statistics</w:t>
      </w:r>
    </w:p>
    <w:bookmarkStart w:id="9" w:name="def-statistic"/>
    <w:p>
      <w:pPr>
        <w:pStyle w:val="FirstParagraph"/>
      </w:pPr>
      <w:r>
        <w:rPr>
          <w:b/>
          <w:bCs/>
        </w:rPr>
        <w:t xml:space="preserve">Definition 1 (Statistic)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statistic</w:t>
      </w:r>
      <w:r>
        <w:t xml:space="preserve"> </w:t>
      </w:r>
      <w:r>
        <w:t xml:space="preserve">is a function of the sample,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that does not depend on any unknown parameter.</w:t>
      </w:r>
      <w:r>
        <w:t xml:space="preserve"> </w:t>
      </w:r>
      <w:r>
        <w:t xml:space="preserve">Its value at the observed data,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, is a number or vector we can compute.</w:t>
      </w:r>
    </w:p>
    <w:bookmarkEnd w:id="9"/>
    <w:bookmarkStart w:id="12" w:name="rem-statistic-estimator"/>
    <w:p>
      <w:pPr>
        <w:pStyle w:val="BodyText"/>
      </w:pPr>
      <w:r>
        <w:rPr>
          <w:i/>
          <w:iCs/>
        </w:rPr>
        <w:t xml:space="preserve">Remark 1</w:t>
      </w:r>
      <w:r>
        <w:t xml:space="preserve"> (Estimators are statistics). </w:t>
      </w:r>
      <w:r>
        <w:t xml:space="preserve">Every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is a statistic,</w:t>
      </w:r>
      <w:r>
        <w:t xml:space="preserve"> </w:t>
      </w:r>
      <w:r>
        <w:t xml:space="preserve">one chosen to land close to an</w:t>
      </w:r>
      <w:r>
        <w:t xml:space="preserve"> </w:t>
      </w:r>
      <w:hyperlink r:id="rId11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This page asks which statistics lose no information about the parameter,</w:t>
      </w:r>
      <w:r>
        <w:t xml:space="preserve"> </w:t>
      </w:r>
      <w:r>
        <w:t xml:space="preserve">and how to use one to improve an estimator.</w:t>
      </w:r>
    </w:p>
    <w:bookmarkEnd w:id="12"/>
    <w:bookmarkStart w:id="14" w:name="def-sufficient"/>
    <w:p>
      <w:pPr>
        <w:pStyle w:val="BodyText"/>
      </w:pPr>
      <w:r>
        <w:rPr>
          <w:b/>
          <w:bCs/>
        </w:rPr>
        <w:t xml:space="preserve">Definition 2 (Sufficient statistic)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be a discrete sample whose distribution depends on a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sufficient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if, for every sample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 every value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probability of the sample given the statistic</w:t>
      </w:r>
      <w:r>
        <w:t xml:space="preserve"> </w:t>
      </w:r>
      <w:r>
        <w:t xml:space="preserve">is the same for every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at which the statistic takes the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 positive probability:</w:t>
      </w:r>
    </w:p>
    <w:p>
      <w:pPr>
        <w:pStyle w:val="BodyText"/>
      </w:pPr>
      <w:bookmarkStart w:id="13" w:name="eq-suffici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t</m:t>
              </m:r>
            </m:e>
          </m:d>
          <m:r>
            <m:t>​</m:t>
          </m:r>
          <m:r>
            <m:rPr>
              <m:nor/>
              <m:sty m:val="p"/>
            </m:rPr>
            <m:t> does not depend on </m:t>
          </m:r>
          <m:r>
            <m:t>θ</m:t>
          </m:r>
          <m:r>
            <m:t> </m:t>
          </m:r>
          <m:r>
            <m:rPr>
              <m:nor/>
              <m:sty m:val="p"/>
            </m:rPr>
            <m:t>wherever </m:t>
          </m:r>
          <m:limLow>
            <m:e>
              <m:r>
                <m:rPr>
                  <m:sty m:val="p"/>
                </m:rPr>
                <m:t>Pr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t</m:t>
              </m:r>
            </m:e>
          </m:d>
          <m:r>
            <m:t>​</m:t>
          </m:r>
          <m:r>
            <m:rPr>
              <m:sty m:val="p"/>
            </m:rPr>
            <m:t>&gt;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3"/>
    </w:p>
    <w:bookmarkEnd w:id="14"/>
    <w:bookmarkStart w:id="15" w:name="rem-source-sufficient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Sufficient statistic). </w:t>
      </w:r>
      <w:r>
        <w:t xml:space="preserve">Fisher (1922)</w:t>
      </w:r>
      <w:r>
        <w:t xml:space="preserve"> </w:t>
      </w:r>
      <w:r>
        <w:t xml:space="preserve">introduced sufficiency;</w:t>
      </w:r>
      <w:r>
        <w:t xml:space="preserve"> </w:t>
      </w:r>
      <w:r>
        <w:t xml:space="preserve">Casella and Berger (2002, Def. 6.2.1, p. 272)</w:t>
      </w:r>
      <w:r>
        <w:t xml:space="preserve">.</w:t>
      </w:r>
    </w:p>
    <w:bookmarkEnd w:id="15"/>
    <w:bookmarkStart w:id="16" w:name="rem-sufficient-meaning"/>
    <w:p>
      <w:pPr>
        <w:pStyle w:val="BodyText"/>
      </w:pPr>
      <w:r>
        <w:rPr>
          <w:i/>
          <w:iCs/>
        </w:rPr>
        <w:t xml:space="preserve">Remark 3</w:t>
      </w:r>
      <w:r>
        <w:t xml:space="preserve"> (What sufficiency says). </w:t>
      </w:r>
      <w:r>
        <w:t xml:space="preserve">Once we know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, the remaining randomness in the sample</w:t>
      </w:r>
      <w:r>
        <w:t xml:space="preserve"> </w:t>
      </w:r>
      <w:r>
        <w:t xml:space="preserve">has the same distribution whatever the parameter is,</w:t>
      </w:r>
      <w:r>
        <w:t xml:space="preserve"> </w:t>
      </w:r>
      <w:r>
        <w:t xml:space="preserve">so the sample carries no further information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beyond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 statistic can therefore stand in for the whole sample when we estimate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t xml:space="preserve">The sample itself, taking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is always sufficient but does not reduce the data;</w:t>
      </w:r>
      <w:r>
        <w:t xml:space="preserve"> </w:t>
      </w:r>
      <w:r>
        <w:t xml:space="preserve">a useful sufficient statistic is a much shorter summary,</w:t>
      </w:r>
      <w:r>
        <w:t xml:space="preserve"> </w:t>
      </w:r>
      <w:r>
        <w:t xml:space="preserve">such as a sum or a mean.</w:t>
      </w:r>
    </w:p>
    <w:p>
      <w:pPr>
        <w:pStyle w:val="BodyText"/>
      </w:pPr>
      <w:r>
        <w:t xml:space="preserve">Sufficiency by itself does not give a best estimator:</w:t>
      </w:r>
      <w:r>
        <w:t xml:space="preserve"> </w:t>
      </w:r>
      <w:r>
        <w:t xml:space="preserve">it says which summaries lose nothing, not which function of them to use.</w:t>
      </w:r>
      <w:r>
        <w:t xml:space="preserve"> </w:t>
      </w:r>
      <w:r>
        <w:t xml:space="preserve">The Rao–Blackwell theorem below shows how to improve a given unbiased estimator.</w:t>
      </w:r>
    </w:p>
    <w:p>
      <w:pPr>
        <w:pStyle w:val="BodyText"/>
      </w:pPr>
      <w:r>
        <w:t xml:space="preserve">For a continuous sample, the definition, the factorization theorem and the conditional expectations below</w:t>
      </w:r>
      <w:r>
        <w:t xml:space="preserve"> </w:t>
      </w:r>
      <w:r>
        <w:t xml:space="preserve">use densities and integrals instead of probability mass functions and sums.</w:t>
      </w:r>
    </w:p>
    <w:bookmarkEnd w:id="16"/>
    <w:bookmarkStart w:id="18" w:name="thm-factorization"/>
    <w:p>
      <w:pPr>
        <w:pStyle w:val="BodyText"/>
      </w:pPr>
      <w:r>
        <w:rPr>
          <w:b/>
          <w:bCs/>
        </w:rPr>
        <w:t xml:space="preserve">Theorem 1 (Factorization theorem)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;</m:t>
            </m:r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be the joint probability mass function of a discrete sample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A statistic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there are nonnegative functions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such that,</w:t>
      </w:r>
      <w:r>
        <w:t xml:space="preserve"> </w:t>
      </w:r>
      <w:r>
        <w:t xml:space="preserve">for every sample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 every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w:bookmarkStart w:id="17" w:name="eq-factorization"/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;</m:t>
              </m:r>
              <m:r>
                <m:t>θ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rPr>
                  <m:sty m:val="p"/>
                </m:rPr>
                <m:t>;</m:t>
              </m:r>
              <m:r>
                <m:t>θ</m:t>
              </m:r>
            </m:e>
          </m:d>
          <m:r>
            <m:t>​</m:t>
          </m:r>
          <m:r>
            <m:t> 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7"/>
    </w:p>
    <w:p>
      <w:pPr>
        <w:pStyle w:val="FirstParagraph"/>
      </w:pPr>
      <w:r>
        <w:t xml:space="preserve">where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Fix a sample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 write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lies inside the event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t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Sufficient implies a factorization.</w:t>
      </w:r>
      <w:r>
        <w:t xml:space="preserve"> </w:t>
      </w:r>
      <w:r>
        <w:t xml:space="preserve">Define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θ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d>
            <m:r>
              <m:t>​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be the conditional probability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=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∣</m:t>
            </m:r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d>
            <m:r>
              <m:t>​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at any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d>
            <m:r>
              <m:t>​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sufficiency</w:t>
        </w:r>
      </w:hyperlink>
      <w:r>
        <w:t xml:space="preserve">,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does not depend on which such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we use.</w:t>
      </w:r>
      <w:r>
        <w:t xml:space="preserve"> </w:t>
      </w:r>
      <w:r>
        <w:t xml:space="preserve">(If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d>
            <m:r>
              <m:t>​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 set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.)</w:t>
      </w:r>
      <w:r>
        <w:t xml:space="preserve"> </w:t>
      </w:r>
      <w:r>
        <w:t xml:space="preserve">Both functions are nonnegative, and at a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d>
            <m:r>
              <m:t>​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both sides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are zero, because the event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lies inside the event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t</m:t>
        </m:r>
      </m:oMath>
      <w:r>
        <w:t xml:space="preserve">.</w:t>
      </w:r>
      <w:r>
        <w:t xml:space="preserve"> </w:t>
      </w:r>
      <w:r>
        <w:t xml:space="preserve">At every other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=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joint mass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=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first event is inside the second)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 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=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r>
                <m:t> </m:t>
              </m:r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</m:t>
              </m:r>
              <m:r>
                <m:t>g</m:t>
              </m:r>
              <m:r>
                <m:rPr>
                  <m:nor/>
                  <m:sty m:val="p"/>
                </m:rPr>
                <m:t> and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A factorization implies sufficient.</w:t>
      </w:r>
      <w:r>
        <w:t xml:space="preserve"> </w:t>
      </w:r>
      <w:r>
        <w:t xml:space="preserve">Suppose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holds, 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value with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d>
            <m:r>
              <m:t>​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is the union of the disjoint events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over the samples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t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:</m:t>
                  </m:r>
                  <m:r>
                    <m:t> 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f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(disjoint events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:</m:t>
                  </m:r>
                  <m:r>
                    <m:t> 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r>
                <m:t> </m:t>
              </m:r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(factorization)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:</m:t>
                  </m:r>
                  <m:r>
                    <m:t> 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r>
                <m:t> </m:t>
              </m:r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 has </m:t>
              </m:r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:</m:t>
                  </m:r>
                  <m:r>
                    <m:t> 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the common term)</m:t>
              </m:r>
            </m:e>
          </m:eqArr>
        </m:oMath>
      </m:oMathPara>
    </w:p>
    <w:p>
      <w:pPr>
        <w:pStyle w:val="FirstParagraph"/>
      </w:pPr>
      <w:r>
        <w:t xml:space="preserve">This is positive, so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θ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t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=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;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</m:num>
                <m:den>
                  <m:limLow>
                    <m:e>
                      <m:r>
                        <m:rPr>
                          <m:sty m:val="p"/>
                        </m:rPr>
                        <m:t>Pr</m:t>
                      </m:r>
                    </m:e>
                    <m:lim>
                      <m:r>
                        <m:t>θ</m:t>
                      </m:r>
                    </m:lim>
                  </m:limLow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t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h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num>
                <m:den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t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:</m:t>
                      </m:r>
                      <m:r>
                        <m:t> </m:t>
                      </m:r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limLow>
                            <m:e>
                              <m:r>
                                <m:t>y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(factorization, and 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num>
                <m:den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:</m:t>
                      </m:r>
                      <m:r>
                        <m:t> </m:t>
                      </m:r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limLow>
                            <m:e>
                              <m:r>
                                <m:t>y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≠</m:t>
        </m:r>
        <m:r>
          <m:t>t</m:t>
        </m:r>
      </m:oMath>
      <w:r>
        <w:t xml:space="preserve"> </w:t>
      </w:r>
      <w:r>
        <w:t xml:space="preserve">the conditional probability is zero,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either.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is sufficient.</w:t>
      </w:r>
    </w:p>
    <w:bookmarkStart w:id="19" w:name="rem-source-factorization"/>
    <w:p>
      <w:pPr>
        <w:pStyle w:val="BodyText"/>
      </w:pPr>
      <w:r>
        <w:rPr>
          <w:i/>
          <w:iCs/>
        </w:rPr>
        <w:t xml:space="preserve">Remark 4</w:t>
      </w:r>
      <w:r>
        <w:t xml:space="preserve"> (Source: Factorization theorem). </w:t>
      </w:r>
      <w:r>
        <w:t xml:space="preserve">Halmos and Savage (1949)</w:t>
      </w:r>
      <w:r>
        <w:t xml:space="preserve">, whom</w:t>
      </w:r>
      <w:r>
        <w:t xml:space="preserve"> </w:t>
      </w:r>
      <w:r>
        <w:t xml:space="preserve">Casella and Berger (2002, Thm. 6.2.6, p. 276, and its footnote)</w:t>
      </w:r>
      <w:r>
        <w:t xml:space="preserve"> </w:t>
      </w:r>
      <w:r>
        <w:t xml:space="preserve">credit with the general form, and Neyman (1935) with an earlier one.</w:t>
      </w:r>
    </w:p>
    <w:bookmarkEnd w:id="19"/>
    <w:bookmarkStart w:id="20" w:name="exm-poisson-sufficient"/>
    <w:p>
      <w:pPr>
        <w:pStyle w:val="BodyText"/>
      </w:pPr>
      <w:r>
        <w:rPr>
          <w:b/>
          <w:bCs/>
        </w:rPr>
        <w:t xml:space="preserve">Example 1 (The sum is sufficient for a Poisson rate)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 joint mass function of the sample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;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(independent Poisson mass functions)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sSup>
                <m:e>
                  <m:r>
                    <m:t>λ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factors)</m:t>
              </m:r>
            </m:e>
          </m:eqArr>
        </m:oMath>
      </m:oMathPara>
    </w:p>
    <w:p>
      <w:pPr>
        <w:pStyle w:val="FirstParagraph"/>
      </w:pPr>
      <w:r>
        <w:t xml:space="preserve">This has the form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  <m:r>
              <m:t>λ</m:t>
            </m:r>
          </m:sup>
        </m:sSup>
        <m:sSup>
          <m:e>
            <m:r>
              <m:t>λ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1</m:t>
            </m:r>
          </m:e>
        </m:nary>
        <m:r>
          <m:rPr>
            <m:sty m:val="p"/>
          </m:rPr>
          <m:t>/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So the sum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</w:t>
      </w:r>
      <w:r>
        <w:t xml:space="preserve"> </w:t>
      </w:r>
      <w:hyperlink w:anchor="thm-factorization">
        <w:r>
          <w:rPr>
            <w:rStyle w:val="Hyperlink"/>
          </w:rPr>
          <w:t xml:space="preserve">Theorem 1</w:t>
        </w:r>
      </w:hyperlink>
      <w:r>
        <w:t xml:space="preserve">.</w:t>
      </w:r>
    </w:p>
    <w:bookmarkEnd w:id="20"/>
    <w:bookmarkEnd w:id="21"/>
    <w:bookmarkStart w:id="44" w:name="sec-rao-blackwell"/>
    <w:p>
      <w:pPr>
        <w:pStyle w:val="Heading2"/>
      </w:pPr>
      <w:r>
        <w:t xml:space="preserve">2 The Rao–Blackwell theorem</w:t>
      </w:r>
    </w:p>
    <w:bookmarkStart w:id="23" w:name="def-rao-blackwellized"/>
    <w:p>
      <w:pPr>
        <w:pStyle w:val="FirstParagraph"/>
      </w:pPr>
      <w:r>
        <w:rPr>
          <w:b/>
          <w:bCs/>
        </w:rPr>
        <w:t xml:space="preserve">Definition 3 (Rao–Blackwellized estimator)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Rao–Blackwellized estimator</w:t>
      </w:r>
      <w:r>
        <w:t xml:space="preserve"> </w:t>
      </w:r>
      <w:r>
        <w:t xml:space="preserve">is the conditional expectation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given the statistic:</w:t>
      </w:r>
    </w:p>
    <w:p>
      <w:pPr>
        <w:pStyle w:val="BodyText"/>
      </w:pPr>
      <w:bookmarkStart w:id="22" w:name="eq-rao-blackwellize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B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∣</m:t>
              </m:r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2"/>
    </w:p>
    <w:bookmarkEnd w:id="23"/>
    <w:bookmarkStart w:id="24" w:name="lem-rb-statistic"/>
    <w:p>
      <w:pPr>
        <w:pStyle w:val="FirstParagraph"/>
      </w:pPr>
      <w:r>
        <w:rPr>
          <w:b/>
          <w:bCs/>
        </w:rPr>
        <w:t xml:space="preserve">Lemma 1 (The Rao–Blackwellized estimator is a statistic)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expectation.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∣</m:t>
            </m:r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is 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and an estimator.</w:t>
      </w:r>
    </w:p>
    <w:bookmarkEnd w:id="2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 a discrete sample, and fix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takes with positive probability.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sub>
                <m:sup>
                  <m:r>
                    <m:t>​</m:t>
                  </m:r>
                </m: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 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=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expectation)</m:t>
              </m:r>
            </m:e>
          </m:eqArr>
        </m:oMath>
      </m:oMathPara>
    </w:p>
    <w:p>
      <w:pPr>
        <w:pStyle w:val="FirstParagraph"/>
      </w:pPr>
      <w:r>
        <w:t xml:space="preserve">Each term involves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, which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conditional probability, 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Equation 1</w:t>
        </w:r>
      </w:hyperlink>
      <w:r>
        <w:t xml:space="preserve">.</w:t>
      </w:r>
      <w:r>
        <w:t xml:space="preserve"> </w:t>
      </w:r>
      <w:r>
        <w:t xml:space="preserve">So the sum does not depend on</w:t>
      </w:r>
      <w:r>
        <w:t xml:space="preserve"> </w:t>
      </w:r>
      <m:oMath>
        <m:r>
          <m:t>θ</m:t>
        </m:r>
      </m:oMath>
      <w:r>
        <w:t xml:space="preserve">.</w:t>
      </w:r>
    </w:p>
    <w:bookmarkStart w:id="26" w:name="thm-rb-unbiased"/>
    <w:p>
      <w:pPr>
        <w:pStyle w:val="BodyText"/>
      </w:pPr>
      <w:r>
        <w:rPr>
          <w:b/>
          <w:bCs/>
        </w:rPr>
        <w:t xml:space="preserve">Theorem 2 (Rao–Blackwellizing preserves unbiasedness)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r:id="rId2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∣</m:t>
            </m:r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is also unbiased for</w:t>
      </w:r>
      <w:r>
        <w:t xml:space="preserve"> </w:t>
      </w:r>
      <m:oMath>
        <m:r>
          <m:t>θ</m:t>
        </m:r>
      </m:oMath>
      <w:r>
        <w:t xml:space="preserve">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the</w:t>
      </w:r>
      <w:r>
        <w:t xml:space="preserve"> </w:t>
      </w:r>
      <w:hyperlink r:id="rId27">
        <w:r>
          <w:rPr>
            <w:rStyle w:val="Hyperlink"/>
          </w:rPr>
          <w:t xml:space="preserve">law of iterated expectations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nor/>
                  <m:sty m:val="p"/>
                </m:rPr>
                <m:t> is unbiased)</m:t>
              </m:r>
            </m:e>
          </m:eqArr>
        </m:oMath>
      </m:oMathPara>
    </w:p>
    <w:bookmarkStart w:id="29" w:name="thm-rao-blackwell"/>
    <w:p>
      <w:pPr>
        <w:pStyle w:val="FirstParagraph"/>
      </w:pPr>
      <w:r>
        <w:rPr>
          <w:b/>
          <w:bCs/>
        </w:rPr>
        <w:t xml:space="preserve">Theorem 3 (Rao–Blackwell theorem)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2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rao-blackwellized">
        <w:r>
          <w:rPr>
            <w:rStyle w:val="Hyperlink"/>
          </w:rPr>
          <w:t xml:space="preserve">Rao–Blackwellized estimator</w:t>
        </w:r>
      </w:hyperlink>
      <w:r>
        <w:t xml:space="preserve"> </w:t>
      </w:r>
      <w:r>
        <w:t xml:space="preserve">is unbiased</w:t>
      </w:r>
      <w:r>
        <w:t xml:space="preserve"> </w:t>
      </w:r>
      <w:r>
        <w:t xml:space="preserve">and has variance no larger than that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for every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8" w:name="eq-rao-blackwell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(Rao 1945; Blackwell 1947; Casella and Berger 2002, Thm. 7.3.17, p. 342)</w:t>
      </w:r>
      <w:r>
        <w:t xml:space="preserve">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Unbiasedness is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.</w:t>
      </w:r>
      <w:r>
        <w:t xml:space="preserve"> </w:t>
      </w:r>
      <w:r>
        <w:t xml:space="preserve">For the variance, we use the</w:t>
      </w:r>
      <w:r>
        <w:t xml:space="preserve"> </w:t>
      </w:r>
      <w:hyperlink r:id="rId30">
        <w:r>
          <w:rPr>
            <w:rStyle w:val="Hyperlink"/>
          </w:rPr>
          <w:t xml:space="preserve">law of total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variance)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variance is nonnegative)</m:t>
              </m:r>
            </m:e>
          </m:eqArr>
        </m:oMath>
      </m:oMathPara>
    </w:p>
    <w:bookmarkStart w:id="32" w:name="exr-poisson-zero-conditional"/>
    <w:p>
      <w:pPr>
        <w:pStyle w:val="FirstParagraph"/>
      </w:pPr>
      <w:r>
        <w:rPr>
          <w:b/>
          <w:bCs/>
        </w:rPr>
        <w:t xml:space="preserve">Exercise 1 (Conditional probability of a zero given the Poisson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∣</m:t>
            </m:r>
            <m:r>
              <m:t>S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You may use that</w:t>
      </w:r>
      <w:r>
        <w:t xml:space="preserve"> </w:t>
      </w:r>
      <m:oMath>
        <m:r>
          <m:t>S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n</m:t>
        </m:r>
        <m:r>
          <m:t>λ</m:t>
        </m:r>
        <m:r>
          <m:rPr>
            <m:sty m:val="p"/>
          </m:rPr>
          <m:t>)</m:t>
        </m:r>
      </m:oMath>
      <w:r>
        <w:t xml:space="preserve">, by</w:t>
      </w:r>
      <w:r>
        <w:t xml:space="preserve"> </w:t>
      </w:r>
      <w:hyperlink r:id="rId31">
        <w:r>
          <w:rPr>
            <w:rStyle w:val="Hyperlink"/>
          </w:rPr>
          <w:t xml:space="preserve">the sum of independent Poisson variables</w:t>
        </w:r>
      </w:hyperlink>
      <w:r>
        <w:t xml:space="preserve"> </w:t>
      </w:r>
      <w:r>
        <w:t xml:space="preserve">and induction on</w:t>
      </w:r>
      <w:r>
        <w:t xml:space="preserve"> </w:t>
      </w:r>
      <m:oMath>
        <m:r>
          <m:t>n</m:t>
        </m:r>
      </m:oMath>
      <w:r>
        <w:t xml:space="preserve">.</w:t>
      </w:r>
    </w:p>
    <w:bookmarkEnd w:id="32"/>
    <w:bookmarkStart w:id="33" w:name="sol-poisson-zero-condition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The event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happens 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t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Pois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t>λ</m:t>
            </m:r>
          </m:e>
        </m:d>
        <m:r>
          <m:t>​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t>S</m:t>
              </m:r>
              <m:r>
                <m:rPr>
                  <m:nor/>
                  <m:sty m:val="p"/>
                </m:rPr>
                <m:t> is that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mass functions)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/</m:t>
              </m:r>
              <m:r>
                <m:t>t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λ</m:t>
                  </m:r>
                </m:e>
                <m:sup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, combine powers)</m:t>
              </m:r>
            </m:e>
          </m:eqArr>
        </m:oMath>
      </m:oMathPara>
    </w:p>
    <w:bookmarkEnd w:id="33"/>
    <w:bookmarkStart w:id="35" w:name="lem-poisson-zero-rb"/>
    <w:p>
      <w:pPr>
        <w:pStyle w:val="FirstParagraph"/>
      </w:pPr>
      <w:r>
        <w:rPr>
          <w:b/>
          <w:bCs/>
        </w:rPr>
        <w:t xml:space="preserve">Lemma 2 (Conditional probability of a zero given the Poisson sum)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</w:p>
    <w:p>
      <w:pPr>
        <w:pStyle w:val="BodyText"/>
      </w:pPr>
      <w:bookmarkStart w:id="34" w:name="eq-poisson-zero-conditiona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t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4"/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son-zero-condition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2" w:name="exm-rao-blackwell-poisson"/>
    <w:p>
      <w:pPr>
        <w:pStyle w:val="BodyText"/>
      </w:pPr>
      <w:r>
        <w:rPr>
          <w:b/>
          <w:bCs/>
        </w:rPr>
        <w:t xml:space="preserve">Example 2 (Rao–Blackwellizing an estimate of the chance of a zero count)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number of previous premature labors (</w:t>
      </w:r>
      <w:r>
        <w:rPr>
          <w:rStyle w:val="VerbatimChar"/>
        </w:rPr>
        <w:t xml:space="preserve">ptl</w:t>
      </w:r>
      <w:r>
        <w:t xml:space="preserve">) for 189 women</w:t>
      </w:r>
      <w:r>
        <w:t xml:space="preserve"> </w:t>
      </w:r>
      <w:r>
        <w:t xml:space="preserve">in a study at Baystate Medical Center in Springfield, Massachusetts</w:t>
      </w:r>
      <w:r>
        <w:t xml:space="preserve"> </w:t>
      </w:r>
      <w:r>
        <w:t xml:space="preserve">(Hosmer and Lemeshow 1989)</w:t>
      </w:r>
      <w:r>
        <w:t xml:space="preserve">; the data ship with the R package</w:t>
      </w:r>
      <w:r>
        <w:t xml:space="preserve"> </w:t>
      </w:r>
      <w:hyperlink r:id="rId36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37">
        <w:r>
          <w:rPr>
            <w:rStyle w:val="VerbatimChar"/>
          </w:rPr>
          <w:t xml:space="preserve">data/birthwt.csv</w:t>
        </w:r>
      </w:hyperlink>
      <w:r>
        <w:t xml:space="preserve">.</w:t>
      </w:r>
      <w:r>
        <w:t xml:space="preserve"> </w:t>
      </w:r>
      <w:r>
        <w:t xml:space="preserve">Treat counts like these as a Poisson sample,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equal to the mean of</w:t>
      </w:r>
      <w:r>
        <w:t xml:space="preserve"> </w:t>
      </w:r>
      <w:r>
        <w:rPr>
          <w:rStyle w:val="VerbatimChar"/>
        </w:rPr>
        <w:t xml:space="preserve">ptl</w:t>
      </w:r>
      <w:r>
        <w:t xml:space="preserve">, 0.196.</w:t>
      </w:r>
    </w:p>
    <w:p>
      <w:pPr>
        <w:pStyle w:val="BodyText"/>
      </w:pPr>
      <w:r>
        <w:t xml:space="preserve">The estimand is the probability of a zero count,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.</w:t>
      </w:r>
      <w:r>
        <w:t xml:space="preserve"> </w:t>
      </w:r>
      <w:r>
        <w:t xml:space="preserve">Index the model by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(the map</w:t>
      </w:r>
      <w:r>
        <w:t xml:space="preserve"> </w:t>
      </w:r>
      <m:oMath>
        <m:r>
          <m:t>λ</m:t>
        </m:r>
        <m:r>
          <m:rPr>
            <m:sty m:val="p"/>
          </m:rPr>
          <m:t>↦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 </w:t>
      </w:r>
      <w:r>
        <w:t xml:space="preserve">is one-to-one);</w:t>
      </w:r>
      <w:r>
        <w:t xml:space="preserve"> </w:t>
      </w:r>
      <w:r>
        <w:t xml:space="preserve">then the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still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, by</w:t>
      </w:r>
      <w:r>
        <w:t xml:space="preserve"> </w:t>
      </w:r>
      <w:hyperlink w:anchor="exm-poisson-sufficient">
        <w:r>
          <w:rPr>
            <w:rStyle w:val="Hyperlink"/>
          </w:rPr>
          <w:t xml:space="preserve">Example 1</w:t>
        </w:r>
      </w:hyperlink>
      <w:r>
        <w:t xml:space="preserve">.</w:t>
      </w:r>
    </w:p>
    <w:p>
      <w:pPr>
        <w:pStyle w:val="BodyText"/>
      </w:pPr>
      <w:r>
        <w:t xml:space="preserve">The crude estimator is the indicator that the first observation is zero,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 which uses one observation and is unbiased for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Its Rao–Blackwellization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π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Rao–Blackwellized estimator)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mean of an indicator is a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 of a zero)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lem-poisson-zero-rb">
        <w:r>
          <w:rPr>
            <w:rStyle w:val="Hyperlink"/>
          </w:rPr>
          <w:t xml:space="preserve">Lemma 2</w:t>
        </w:r>
      </w:hyperlink>
      <w:r>
        <w:t xml:space="preserve">, the conditional probability in the last line is the one in</w:t>
      </w:r>
      <w:r>
        <w:t xml:space="preserve"> </w:t>
      </w:r>
      <w:hyperlink w:anchor="eq-poisson-zero-conditional">
        <w:r>
          <w:rPr>
            <w:rStyle w:val="Hyperlink"/>
          </w:rPr>
          <w:t xml:space="preserve">Equation 5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we draw 10,000 samples, compute both estimators on each,</w:t>
      </w:r>
      <w:r>
        <w:t xml:space="preserve"> </w:t>
      </w:r>
      <w:r>
        <w:t xml:space="preserve">and report each one’s mean (with a 95% confidence interval)</w:t>
      </w:r>
      <w:r>
        <w:t xml:space="preserve"> </w:t>
      </w:r>
      <w:r>
        <w:t xml:space="preserve">and variance (with a 95% confidence interval from the normal approximation</w:t>
      </w:r>
      <w:r>
        <w:t xml:space="preserve"> </w:t>
      </w:r>
      <w:r>
        <w:t xml:space="preserve">to the sampling distribution of a sample variance).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Poisson rate: the observed mean number of previous premature labors.</w:t>
      </w:r>
      <w:r>
        <w:br/>
      </w:r>
      <w:r>
        <w:rPr>
          <w:rStyle w:val="NormalTok"/>
        </w:rPr>
        <w:t xml:space="preserve">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ptl)</w:t>
      </w:r>
      <w:r>
        <w:br/>
      </w:r>
      <w:r>
        <w:rPr>
          <w:rStyle w:val="CommentTok"/>
        </w:rPr>
        <w:t xml:space="preserve"># The estimand: the probability of a zero count.</w:t>
      </w:r>
      <w:r>
        <w:br/>
      </w:r>
      <w:r>
        <w:rPr>
          <w:rStyle w:val="NormalTok"/>
        </w:rPr>
        <w:t xml:space="preserve">pi_true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lambda)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1945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One row per sample of n counts.</w:t>
      </w:r>
      <w:r>
        <w:br/>
      </w:r>
      <w:r>
        <w:rPr>
          <w:rStyle w:val="NormalTok"/>
        </w:rPr>
        <w:t xml:space="preserve">samples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rpois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n_reps, lambda),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n_reps)</w:t>
      </w:r>
      <w:r>
        <w:br/>
      </w:r>
      <w:r>
        <w:rPr>
          <w:rStyle w:val="NormalTok"/>
        </w:rPr>
        <w:t xml:space="preserve">s_sum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(samples)</w:t>
      </w:r>
      <w:r>
        <w:br/>
      </w:r>
      <w:r>
        <w:br/>
      </w:r>
      <w:r>
        <w:rPr>
          <w:rStyle w:val="CommentTok"/>
        </w:rPr>
        <w:t xml:space="preserve"># The crude estimator and its Rao-Blackwellization.</w:t>
      </w:r>
      <w:r>
        <w:br/>
      </w:r>
      <w:r>
        <w:rPr>
          <w:rStyle w:val="NormalTok"/>
        </w:rPr>
        <w:t xml:space="preserve">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crude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(samples[,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rao_blackwell =</w:t>
      </w:r>
      <w:r>
        <w:rPr>
          <w:rStyle w:val="NormalTok"/>
        </w:rPr>
        <w:t xml:space="preserve"> ((n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s_sum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Mean with a t interval; variance with a normal-approximation interval,</w:t>
      </w:r>
      <w:r>
        <w:br/>
      </w:r>
      <w:r>
        <w:rPr>
          <w:rStyle w:val="CommentTok"/>
        </w:rPr>
        <w:t xml:space="preserve"># using the standard error sqrt((m4 - s^4) / N) of a sample variance.</w:t>
      </w:r>
      <w:r>
        <w:br/>
      </w:r>
      <w:r>
        <w:rPr>
          <w:rStyle w:val="NormalTok"/>
        </w:rPr>
        <w:t xml:space="preserve">summarize_estimator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tt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m4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se_v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((m4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mean_lower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mean_upper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var_lower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var_upper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rb_summary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(rbind,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(est, summarize_estimator))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(rb_summary,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 mean mean_lower mean_upper variance var_lower var_upper</w:t>
      </w:r>
      <w:r>
        <w:br/>
      </w:r>
      <w:r>
        <w:rPr>
          <w:rStyle w:val="CommentTok"/>
        </w:rPr>
        <w:t xml:space="preserve">#&gt;   &lt;dbl&gt;      &lt;dbl&gt;      &lt;dbl&gt;    &lt;dbl&gt;     &lt;dbl&gt;     &lt;dbl&gt;</w:t>
      </w:r>
      <w:r>
        <w:br/>
      </w:r>
      <w:r>
        <w:rPr>
          <w:rStyle w:val="CommentTok"/>
        </w:rPr>
        <w:t xml:space="preserve">#&gt; 1 0.816      0.808      0.824   0.150     0.145     0.155 </w:t>
      </w:r>
      <w:r>
        <w:br/>
      </w:r>
      <w:r>
        <w:rPr>
          <w:rStyle w:val="CommentTok"/>
        </w:rPr>
        <w:t xml:space="preserve">#&gt; 2 0.823      0.821      0.824   0.0066    0.0064    0.0068</w:t>
      </w:r>
    </w:p>
    <w:p>
      <w:pPr>
        <w:pStyle w:val="FirstParagraph"/>
      </w:pPr>
      <w:r>
        <w:t xml:space="preserve">The estimand 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0.822.</w:t>
      </w:r>
      <w:r>
        <w:t xml:space="preserve"> </w:t>
      </w:r>
      <w:r>
        <w:t xml:space="preserve">Both estimators have simulated means near it, as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 they must.</w:t>
      </w:r>
      <w:r>
        <w:t xml:space="preserve"> </w:t>
      </w:r>
      <w:r>
        <w:t xml:space="preserve">The variance of the Rao–Blackwellized estimator is about 22.7 times smaller than that of the crude estimator,</w:t>
      </w:r>
      <w:r>
        <w:t xml:space="preserve"> </w:t>
      </w:r>
      <w:r>
        <w:t xml:space="preserve">as</w:t>
      </w:r>
      <w:r>
        <w:t xml:space="preserve"> </w:t>
      </w:r>
      <w:hyperlink w:anchor="thm-rao-blackwe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requires.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1" w:name="fig-rao-blackwell-poiss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est_long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data.frame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crude, 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rao_blackwell),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"crude (first observation is zero)"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"Rao-Blackwellized"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n_reps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(est_long,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estimate))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pi_true,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estimator, </w:t>
            </w:r>
            <w:r>
              <w:rPr>
                <w:rStyle w:val="AttributeTok"/>
              </w:rPr>
              <w:t xml:space="preserve">ncol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scales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"free_y"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"estimate of the probability of a zero count"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sufficiency_files/figure-docx/rao-blackwell-poisson-plot-1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sampling distribution of the crude and Rao–Blackwellized estimators (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20</m:t>
              </m:r>
            </m:oMath>
            <w:r>
              <w:t xml:space="preserve">, 10,000 samples); the dashed line marks the estimand</w:t>
            </w:r>
          </w:p>
          <w:bookmarkEnd w:id="41"/>
        </w:tc>
      </w:tr>
    </w:tbl>
    <w:bookmarkEnd w:id="42"/>
    <w:bookmarkStart w:id="43" w:name="rem-rb-insufficient"/>
    <w:p>
      <w:pPr>
        <w:pStyle w:val="BodyText"/>
      </w:pPr>
      <w:r>
        <w:rPr>
          <w:i/>
          <w:iCs/>
        </w:rPr>
        <w:t xml:space="preserve">Remark 5</w:t>
      </w:r>
      <w:r>
        <w:t xml:space="preserve"> (Sufficiency is needed). </w:t>
      </w:r>
      <w:r>
        <w:t xml:space="preserve">If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is not sufficient, 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∣</m:t>
            </m:r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may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in which case it is not an estimator at all</w:t>
      </w:r>
      <w:r>
        <w:t xml:space="preserve"> </w:t>
      </w:r>
      <w:r>
        <w:t xml:space="preserve">(</w:t>
      </w:r>
      <w:r>
        <w:t xml:space="preserve">Casella and Berger (2002, Example 7.3.18)</w:t>
      </w:r>
      <w:r>
        <w:t xml:space="preserve">).</w:t>
      </w:r>
    </w:p>
    <w:bookmarkEnd w:id="43"/>
    <w:bookmarkEnd w:id="44"/>
    <w:bookmarkStart w:id="56" w:name="references"/>
    <w:p>
      <w:pPr>
        <w:pStyle w:val="Heading2"/>
      </w:pPr>
      <w:r>
        <w:t xml:space="preserve">References</w:t>
      </w:r>
    </w:p>
    <w:bookmarkStart w:id="55" w:name="refs"/>
    <w:bookmarkStart w:id="46" w:name="ref-blackwell1947conditional"/>
    <w:p>
      <w:pPr>
        <w:pStyle w:val="Bibliography"/>
      </w:pPr>
      <w:r>
        <w:t xml:space="preserve">Blackwell, David. 1947.</w:t>
      </w:r>
      <w:r>
        <w:t xml:space="preserve"> </w:t>
      </w:r>
      <w:r>
        <w:t xml:space="preserve">“Conditional Expectation and Unbiased Sequential Estimation.”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 </w:t>
      </w:r>
      <w:r>
        <w:t xml:space="preserve">18 (1): 105–10.</w:t>
      </w:r>
      <w:r>
        <w:t xml:space="preserve"> </w:t>
      </w:r>
      <w:hyperlink r:id="rId45">
        <w:r>
          <w:rPr>
            <w:rStyle w:val="Hyperlink"/>
          </w:rPr>
          <w:t xml:space="preserve">https://doi.org/10.1214/aoms/1177730497</w:t>
        </w:r>
      </w:hyperlink>
      <w:r>
        <w:t xml:space="preserve">.</w:t>
      </w:r>
    </w:p>
    <w:bookmarkEnd w:id="46"/>
    <w:bookmarkStart w:id="48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47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48"/>
    <w:bookmarkStart w:id="50" w:name="ref-fisher1922mathematical"/>
    <w:p>
      <w:pPr>
        <w:pStyle w:val="Bibliography"/>
      </w:pPr>
      <w:r>
        <w:t xml:space="preserve">Fisher, Ronald A. 1922.</w:t>
      </w:r>
      <w:r>
        <w:t xml:space="preserve"> </w:t>
      </w:r>
      <w:r>
        <w:t xml:space="preserve">“On the Mathematical Foundations of Theoretical Statistics.”</w:t>
      </w:r>
      <w:r>
        <w:t xml:space="preserve"> </w:t>
      </w:r>
      <w:r>
        <w:rPr>
          <w:i/>
          <w:iCs/>
        </w:rPr>
        <w:t xml:space="preserve">Philosophical Transactions of the Royal Society of London. Series A</w:t>
      </w:r>
      <w:r>
        <w:t xml:space="preserve"> </w:t>
      </w:r>
      <w:r>
        <w:t xml:space="preserve">222 (594–604): 309–68.</w:t>
      </w:r>
      <w:r>
        <w:t xml:space="preserve"> </w:t>
      </w:r>
      <w:hyperlink r:id="rId49">
        <w:r>
          <w:rPr>
            <w:rStyle w:val="Hyperlink"/>
          </w:rPr>
          <w:t xml:space="preserve">https://doi.org/10.1098/rsta.1922.0009</w:t>
        </w:r>
      </w:hyperlink>
      <w:r>
        <w:t xml:space="preserve">.</w:t>
      </w:r>
    </w:p>
    <w:bookmarkEnd w:id="50"/>
    <w:bookmarkStart w:id="52" w:name="ref-halmos1949application"/>
    <w:p>
      <w:pPr>
        <w:pStyle w:val="Bibliography"/>
      </w:pPr>
      <w:r>
        <w:t xml:space="preserve">Halmos, Paul R., and Leonard J. Savage. 1949.</w:t>
      </w:r>
      <w:r>
        <w:t xml:space="preserve"> </w:t>
      </w:r>
      <w:r>
        <w:t xml:space="preserve">“Application of the</w:t>
      </w:r>
      <w:r>
        <w:t xml:space="preserve"> </w:t>
      </w:r>
      <w:r>
        <w:t xml:space="preserve">Radon–Nikodym</w:t>
      </w:r>
      <w:r>
        <w:t xml:space="preserve"> </w:t>
      </w:r>
      <w:r>
        <w:t xml:space="preserve">Theorem to the Theory of Sufficient Statistics.”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 </w:t>
      </w:r>
      <w:r>
        <w:t xml:space="preserve">20 (2): 225–41.</w:t>
      </w:r>
      <w:r>
        <w:t xml:space="preserve"> </w:t>
      </w:r>
      <w:hyperlink r:id="rId51">
        <w:r>
          <w:rPr>
            <w:rStyle w:val="Hyperlink"/>
          </w:rPr>
          <w:t xml:space="preserve">https://doi.org/10.1214/aoms/1177730032</w:t>
        </w:r>
      </w:hyperlink>
      <w:r>
        <w:t xml:space="preserve">.</w:t>
      </w:r>
    </w:p>
    <w:bookmarkEnd w:id="52"/>
    <w:bookmarkStart w:id="53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53"/>
    <w:bookmarkStart w:id="54" w:name="ref-rao1945information"/>
    <w:p>
      <w:pPr>
        <w:pStyle w:val="Bibliography"/>
      </w:pPr>
      <w:r>
        <w:t xml:space="preserve">Rao, C. Radhakrishna. 1945.</w:t>
      </w:r>
      <w:r>
        <w:t xml:space="preserve"> </w:t>
      </w:r>
      <w:r>
        <w:t xml:space="preserve">“Information and the Accuracy Attainable in the Estimation of Statistical Parameters.”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 </w:t>
      </w:r>
      <w:r>
        <w:t xml:space="preserve">37: 81–91.</w:t>
      </w:r>
    </w:p>
    <w:bookmarkEnd w:id="54"/>
    <w:bookmarkEnd w:id="55"/>
    <w:bookmarkEnd w:id="5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8" Type="http://schemas.openxmlformats.org/officeDocument/2006/relationships/image" Target="media/rId38.png"/><Relationship Id="rId37" Type="http://schemas.openxmlformats.org/officeDocument/2006/relationships/hyperlink" Target="data/birthwt.csv" TargetMode="External"/><Relationship Id="rId11" Type="http://schemas.openxmlformats.org/officeDocument/2006/relationships/hyperlink" Target="estimation.qmd#def-estimand" TargetMode="External"/><Relationship Id="rId10" Type="http://schemas.openxmlformats.org/officeDocument/2006/relationships/hyperlink" Target="estimation.qmd#def-estimator" TargetMode="External"/><Relationship Id="rId25" Type="http://schemas.openxmlformats.org/officeDocument/2006/relationships/hyperlink" Target="estimation.qmd#def-unbiased" TargetMode="External"/><Relationship Id="rId36" Type="http://schemas.openxmlformats.org/officeDocument/2006/relationships/hyperlink" Target="https://cran.r-project.org/package=MASS" TargetMode="External"/><Relationship Id="rId49" Type="http://schemas.openxmlformats.org/officeDocument/2006/relationships/hyperlink" Target="https://doi.org/10.1098/rsta.1922.0009" TargetMode="External"/><Relationship Id="rId51" Type="http://schemas.openxmlformats.org/officeDocument/2006/relationships/hyperlink" Target="https://doi.org/10.1214/aoms/1177730032" TargetMode="External"/><Relationship Id="rId45" Type="http://schemas.openxmlformats.org/officeDocument/2006/relationships/hyperlink" Target="https://doi.org/10.1214/aoms/1177730497" TargetMode="External"/><Relationship Id="rId31" Type="http://schemas.openxmlformats.org/officeDocument/2006/relationships/hyperlink" Target="https://morrison-lab.github.io/pds/distributions.html#thm-sum-pois" TargetMode="External"/><Relationship Id="rId27" Type="http://schemas.openxmlformats.org/officeDocument/2006/relationships/hyperlink" Target="https://morrison-lab.github.io/pds/expectation.html#thm-lie" TargetMode="External"/><Relationship Id="rId30" Type="http://schemas.openxmlformats.org/officeDocument/2006/relationships/hyperlink" Target="https://morrison-lab.github.io/pds/variance-covariance.html#thm-total-variance" TargetMode="External"/><Relationship Id="rId47" Type="http://schemas.openxmlformats.org/officeDocument/2006/relationships/hyperlink" Target="https://www.cengage.com/c/statistical-inference-2e-casella-berger/9780534243128/" TargetMode="External"/></Relationships>
</file>

<file path=word/_rels/footnotes.xml.rels><?xml version='1.0' encoding='UTF-8' standalone='yes'?>
<Relationships xmlns="http://schemas.openxmlformats.org/package/2006/relationships"><Relationship Id="rId37" Type="http://schemas.openxmlformats.org/officeDocument/2006/relationships/hyperlink" Target="data/birthwt.csv" TargetMode="External"/><Relationship Id="rId11" Type="http://schemas.openxmlformats.org/officeDocument/2006/relationships/hyperlink" Target="estimation.qmd#def-estimand" TargetMode="External"/><Relationship Id="rId10" Type="http://schemas.openxmlformats.org/officeDocument/2006/relationships/hyperlink" Target="estimation.qmd#def-estimator" TargetMode="External"/><Relationship Id="rId25" Type="http://schemas.openxmlformats.org/officeDocument/2006/relationships/hyperlink" Target="estimation.qmd#def-unbiased" TargetMode="External"/><Relationship Id="rId36" Type="http://schemas.openxmlformats.org/officeDocument/2006/relationships/hyperlink" Target="https://cran.r-project.org/package=MASS" TargetMode="External"/><Relationship Id="rId49" Type="http://schemas.openxmlformats.org/officeDocument/2006/relationships/hyperlink" Target="https://doi.org/10.1098/rsta.1922.0009" TargetMode="External"/><Relationship Id="rId51" Type="http://schemas.openxmlformats.org/officeDocument/2006/relationships/hyperlink" Target="https://doi.org/10.1214/aoms/1177730032" TargetMode="External"/><Relationship Id="rId45" Type="http://schemas.openxmlformats.org/officeDocument/2006/relationships/hyperlink" Target="https://doi.org/10.1214/aoms/1177730497" TargetMode="External"/><Relationship Id="rId31" Type="http://schemas.openxmlformats.org/officeDocument/2006/relationships/hyperlink" Target="https://morrison-lab.github.io/pds/distributions.html#thm-sum-pois" TargetMode="External"/><Relationship Id="rId27" Type="http://schemas.openxmlformats.org/officeDocument/2006/relationships/hyperlink" Target="https://morrison-lab.github.io/pds/expectation.html#thm-lie" TargetMode="External"/><Relationship Id="rId30" Type="http://schemas.openxmlformats.org/officeDocument/2006/relationships/hyperlink" Target="https://morrison-lab.github.io/pds/variance-covariance.html#thm-total-variance" TargetMode="External"/><Relationship Id="rId47" Type="http://schemas.openxmlformats.org/officeDocument/2006/relationships/hyperlink" Target="https://www.cengage.com/c/statistical-inference-2e-casella-berger/9780534243128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Sufficiency and the Rao–Blackwell Theorem</dc:title>
  <dc:creator/>
  <cp:keywords/>
  <dcterms:created xsi:type="dcterms:W3CDTF">2026-10-16T10:20:53Z</dcterms:created>
  <dcterms:modified xsi:type="dcterms:W3CDTF">2026-10-16T10:20:53Z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03:03:12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