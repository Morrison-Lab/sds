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04:14:03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7 (New observation)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new observation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pair</w:delText>
        </w:r>
      </w:del>
      <w:del w:id="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of a covariate value and an outcome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drawn from the same population as the observations of a</w:delText>
        </w:r>
      </w:del>
      <w:del w:id="15" w:author="PR Preview" w:date="2026-01-01T00:00:00Z">
        <w:r>
          <w:delText xml:space="preserve"> </w:delText>
        </w:r>
      </w:del>
      <w:hyperlink w:anchor="def-training-set">
        <w:del w:id="1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hyperlink r:id="rId27">
        <w:del w:id="20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</w:delText>
        </w:r>
      </w:del>
      <w:del w:id="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subscript</w:delText>
        </w:r>
      </w:del>
      <w:del w:id="27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marks a quantity of the new observation,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as in</w:delText>
        </w:r>
      </w:del>
      <w:del w:id="3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and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and distinguishes it from the indexed observations</w:delText>
        </w:r>
      </w:del>
      <w:del w:id="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of</w:delText>
        </w:r>
      </w:del>
      <w:del w:id="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3" w:author="PR Preview" w:date="2026-01-01T00:00:00Z">
        <w:r>
          <w:delText xml:space="preserve">.</w:delText>
        </w:r>
      </w:del>
    </w:p>
    <w:p>
      <w:pPr>
        <w:pStyle w:val="FirstParagraph"/>
      </w:pPr>
      <w:ins w:id="44" w:author="PR Preview" w:date="2026-01-01T00:00:00Z">
        <w:r>
          <w:rPr>
            <w:b/>
            <w:bCs/>
          </w:rPr>
          <w:t xml:space="preserve">Definition 7 (New observation)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new observation</w:t>
        </w:r>
      </w:ins>
      <w:ins w:id="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relative to a</w:t>
        </w:r>
      </w:ins>
      <w:ins w:id="52" w:author="PR Preview" w:date="2026-01-01T00:00:00Z">
        <w:r>
          <w:t xml:space="preserve"> </w:t>
        </w:r>
      </w:ins>
      <w:hyperlink w:anchor="def-training-set">
        <w:ins w:id="5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5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a covariate value and an outcome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drawn from the same population as the observations of</w:t>
        </w:r>
      </w:ins>
      <w:ins w:id="5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</w:t>
        </w:r>
      </w:ins>
      <w:ins w:id="63" w:author="PR Preview" w:date="2026-01-01T00:00:00Z">
        <w:r>
          <w:t xml:space="preserve"> </w:t>
        </w:r>
      </w:ins>
      <w:hyperlink r:id="rId27">
        <w:ins w:id="64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of</w:t>
        </w:r>
      </w:ins>
      <w:ins w:id="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8" w:author="PR Preview" w:date="2026-01-01T00:00:00Z">
        <w:r>
          <w:t xml:space="preserve">.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subscript</w:t>
        </w:r>
      </w:ins>
      <w:ins w:id="71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marks a quantity of the new observation,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as in</w:t>
        </w:r>
      </w:ins>
      <w:ins w:id="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and</w:t>
        </w:r>
      </w:ins>
      <w:ins w:id="7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80" w:author="PR Preview" w:date="2026-01-01T00:00:00Z">
        <w:r>
          <w:t xml:space="preserve">,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and distinguishes it from the indexed observations</w:t>
        </w:r>
      </w:ins>
      <w:ins w:id="8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of</w:t>
        </w:r>
      </w:ins>
      <w:ins w:id="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7" w:author="PR Preview" w:date="2026-01-01T00:00:00Z">
        <w:r>
          <w:t xml:space="preserve">.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It is the</w:t>
        </w:r>
      </w:ins>
      <w:ins w:id="90" w:author="PR Preview" w:date="2026-01-01T00:00:00Z">
        <w:r>
          <w:t xml:space="preserve"> </w:t>
        </w:r>
      </w:ins>
      <w:hyperlink r:id="rId28">
        <w:ins w:id="91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of the pds notes,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where the data used to choose the</w:t>
        </w:r>
      </w:ins>
      <w:ins w:id="96" w:author="PR Preview" w:date="2026-01-01T00:00:00Z">
        <w:r>
          <w:t xml:space="preserve"> </w:t>
        </w:r>
      </w:ins>
      <w:hyperlink r:id="rId29">
        <w:ins w:id="97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1" w:author="PR Preview" w:date="2026-01-01T00:00:00Z">
        <w:r>
          <w:t xml:space="preserve">,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to which a</w:t>
        </w:r>
      </w:ins>
      <w:ins w:id="104" w:author="PR Preview" w:date="2026-01-01T00:00:00Z">
        <w:r>
          <w:t xml:space="preserve"> </w:t>
        </w:r>
      </w:ins>
      <w:hyperlink w:anchor="def-fitting-procedure">
        <w:ins w:id="10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applied.</w:t>
        </w:r>
      </w:ins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mean squared error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mean squared error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mean squared error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r>
        <w:rPr>
          <w:b/>
          <w:bCs/>
        </w:rPr>
        <w:t xml:space="preserve">Definition 19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</w:t>
      </w:r>
      <w:r>
        <w:t xml:space="preserve"> </w:t>
      </w:r>
      <w:hyperlink r:id="rId7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mean squared errors;</w:t>
      </w:r>
      <w:r>
        <w:t xml:space="preserve"> </w:t>
      </w:r>
      <w:r>
        <w:t xml:space="preserve">under absolute-error loss, they are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08" w:author="PR Preview" w:date="2026-01-01T00:00:00Z">
        <w:r>
          <w:rPr>
            <w:rStyle w:val="NormalTok"/>
          </w:rPr>
          <w:delText xml:space="preserve">loocv_max_diff </w:delText>
        </w:r>
      </w:del>
      <w:del w:id="109" w:author="PR Preview" w:date="2026-01-01T00:00:00Z">
        <w:r>
          <w:rPr>
            <w:rStyle w:val="OtherTok"/>
          </w:rPr>
          <w:delText xml:space="preserve">&lt;-</w:delText>
        </w:r>
      </w:del>
      <w:del w:id="110" w:author="PR Preview" w:date="2026-01-01T00:00:00Z">
        <w:r>
          <w:rPr>
            <w:rStyle w:val="NormalTok"/>
          </w:rPr>
          <w:delText xml:space="preserve"> </w:delText>
        </w:r>
      </w:del>
      <w:del w:id="111" w:author="PR Preview" w:date="2026-01-01T00:00:00Z">
        <w:r>
          <w:rPr>
            <w:rStyle w:val="FunctionTok"/>
          </w:rPr>
          <w:delText xml:space="preserve">max</w:delText>
        </w:r>
      </w:del>
      <w:del w:id="112" w:author="PR Preview" w:date="2026-01-01T00:00:00Z">
        <w:r>
          <w:rPr>
            <w:rStyle w:val="NormalTok"/>
          </w:rPr>
          <w:delText xml:space="preserve">(</w:delText>
        </w:r>
      </w:del>
      <w:del w:id="113" w:author="PR Preview" w:date="2026-01-01T00:00:00Z">
        <w:r>
          <w:rPr>
            <w:rStyle w:val="FunctionTok"/>
          </w:rPr>
          <w:delText xml:space="preserve">abs</w:delText>
        </w:r>
      </w:del>
      <w:del w:id="114" w:author="PR Preview" w:date="2026-01-01T00:00:00Z">
        <w:r>
          <w:rPr>
            <w:rStyle w:val="NormalTok"/>
          </w:rPr>
          <w:delText xml:space="preserve">(mtcars_loocv</w:delText>
        </w:r>
      </w:del>
      <w:del w:id="115" w:author="PR Preview" w:date="2026-01-01T00:00:00Z">
        <w:r>
          <w:rPr>
            <w:rStyle w:val="SpecialCharTok"/>
          </w:rPr>
          <w:delText xml:space="preserve">$</w:delText>
        </w:r>
      </w:del>
      <w:del w:id="116" w:author="PR Preview" w:date="2026-01-01T00:00:00Z">
        <w:r>
          <w:rPr>
            <w:rStyle w:val="NormalTok"/>
          </w:rPr>
          <w:delText xml:space="preserve">refitting </w:delText>
        </w:r>
      </w:del>
      <w:del w:id="117" w:author="PR Preview" w:date="2026-01-01T00:00:00Z">
        <w:r>
          <w:rPr>
            <w:rStyle w:val="SpecialCharTok"/>
          </w:rPr>
          <w:delText xml:space="preserve">-</w:delText>
        </w:r>
      </w:del>
      <w:del w:id="118" w:author="PR Preview" w:date="2026-01-01T00:00:00Z">
        <w:r>
          <w:rPr>
            <w:rStyle w:val="NormalTok"/>
          </w:rPr>
          <w:delText xml:space="preserve"> mtcars_loocv</w:delText>
        </w:r>
      </w:del>
      <w:del w:id="119" w:author="PR Preview" w:date="2026-01-01T00:00:00Z">
        <w:r>
          <w:rPr>
            <w:rStyle w:val="SpecialCharTok"/>
          </w:rPr>
          <w:delText xml:space="preserve">$</w:delText>
        </w:r>
      </w:del>
      <w:del w:id="120" w:author="PR Preview" w:date="2026-01-01T00:00:00Z">
        <w:r>
          <w:rPr>
            <w:rStyle w:val="NormalTok"/>
          </w:rPr>
          <w:delText xml:space="preserve">formula))</w:delText>
        </w:r>
      </w:del>
      <w:del w:id="121" w:author="PR Preview" w:date="2026-01-01T00:00:00Z">
        <w:r>
          <w:br/>
        </w:r>
      </w:del>
      <w:del w:id="122" w:author="PR Preview" w:date="2026-01-01T00:00:00Z">
        <w:r>
          <w:rPr>
            <w:rStyle w:val="NormalTok"/>
          </w:rPr>
          <w:delText xml:space="preserve">mtcars_best_loocv </w:delText>
        </w:r>
      </w:del>
      <w:del w:id="123" w:author="PR Preview" w:date="2026-01-01T00:00:00Z">
        <w:r>
          <w:rPr>
            <w:rStyle w:val="OtherTok"/>
          </w:rPr>
          <w:delText xml:space="preserve">&lt;-</w:delText>
        </w:r>
      </w:del>
      <w:del w:id="124" w:author="PR Preview" w:date="2026-01-01T00:00:00Z">
        <w:r>
          <w:br/>
        </w:r>
      </w:del>
      <w:del w:id="125" w:author="PR Preview" w:date="2026-01-01T00:00:00Z">
        <w:r>
          <w:rPr>
            <w:rStyle w:val="NormalTok"/>
          </w:rPr>
          <w:delText xml:space="preserve">  mtcars_loocv</w:delText>
        </w:r>
      </w:del>
      <w:del w:id="126" w:author="PR Preview" w:date="2026-01-01T00:00:00Z">
        <w:r>
          <w:rPr>
            <w:rStyle w:val="SpecialCharTok"/>
          </w:rPr>
          <w:delText xml:space="preserve">$</w:delText>
        </w:r>
      </w:del>
      <w:del w:id="127" w:author="PR Preview" w:date="2026-01-01T00:00:00Z">
        <w:r>
          <w:rPr>
            <w:rStyle w:val="NormalTok"/>
          </w:rPr>
          <w:delText xml:space="preserve">degree[</w:delText>
        </w:r>
      </w:del>
      <w:del w:id="128" w:author="PR Preview" w:date="2026-01-01T00:00:00Z">
        <w:r>
          <w:rPr>
            <w:rStyle w:val="FunctionTok"/>
          </w:rPr>
          <w:delText xml:space="preserve">which.min</w:delText>
        </w:r>
      </w:del>
      <w:del w:id="129" w:author="PR Preview" w:date="2026-01-01T00:00:00Z">
        <w:r>
          <w:rPr>
            <w:rStyle w:val="NormalTok"/>
          </w:rPr>
          <w:delText xml:space="preserve">(mtcars_loocv</w:delText>
        </w:r>
      </w:del>
      <w:del w:id="130" w:author="PR Preview" w:date="2026-01-01T00:00:00Z">
        <w:r>
          <w:rPr>
            <w:rStyle w:val="SpecialCharTok"/>
          </w:rPr>
          <w:delText xml:space="preserve">$</w:delText>
        </w:r>
      </w:del>
      <w:del w:id="131" w:author="PR Preview" w:date="2026-01-01T00:00:00Z">
        <w:r>
          <w:rPr>
            <w:rStyle w:val="NormalTok"/>
          </w:rPr>
          <w:delText xml:space="preserve">formula)]</w:delText>
        </w:r>
      </w:del>
      <w:del w:id="132" w:author="PR Preview" w:date="2026-01-01T00:00:00Z">
        <w:r>
          <w:br/>
        </w:r>
      </w:del>
      <w:del w:id="133" w:author="PR Preview" w:date="2026-01-01T00:00:00Z">
        <w:r>
          <w:rPr>
            <w:rStyle w:val="FunctionTok"/>
          </w:rPr>
          <w:delText xml:space="preserve">c</w:delText>
        </w:r>
      </w:del>
      <w:del w:id="134" w:author="PR Preview" w:date="2026-01-01T00:00:00Z">
        <w:r>
          <w:rPr>
            <w:rStyle w:val="NormalTok"/>
          </w:rPr>
          <w:delText xml:space="preserve">(</w:delText>
        </w:r>
      </w:del>
      <w:del w:id="135" w:author="PR Preview" w:date="2026-01-01T00:00:00Z">
        <w:r>
          <w:rPr>
            <w:rStyle w:val="AttributeTok"/>
          </w:rPr>
          <w:delText xml:space="preserve">max_difference =</w:delText>
        </w:r>
      </w:del>
      <w:del w:id="136" w:author="PR Preview" w:date="2026-01-01T00:00:00Z">
        <w:r>
          <w:rPr>
            <w:rStyle w:val="NormalTok"/>
          </w:rPr>
          <w:delText xml:space="preserve"> loocv_max_diff, </w:delText>
        </w:r>
      </w:del>
      <w:del w:id="137" w:author="PR Preview" w:date="2026-01-01T00:00:00Z">
        <w:r>
          <w:rPr>
            <w:rStyle w:val="AttributeTok"/>
          </w:rPr>
          <w:delText xml:space="preserve">best_degree =</w:delText>
        </w:r>
      </w:del>
      <w:del w:id="138" w:author="PR Preview" w:date="2026-01-01T00:00:00Z">
        <w:r>
          <w:rPr>
            <w:rStyle w:val="NormalTok"/>
          </w:rPr>
          <w:delText xml:space="preserve"> mtcars_best_loocv)</w:delText>
        </w:r>
      </w:del>
      <w:del w:id="139" w:author="PR Preview" w:date="2026-01-01T00:00:00Z">
        <w:r>
          <w:br/>
        </w:r>
      </w:del>
      <w:del w:id="140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141" w:author="PR Preview" w:date="2026-01-01T00:00:00Z">
        <w:r>
          <w:br/>
        </w:r>
      </w:del>
      <w:del w:id="142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143" w:author="PR Preview" w:date="2026-01-01T00:00:00Z">
        <w:r>
          <w:delText xml:space="preserve">The two columns differ by at most 8.9e-15,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which is rounding error.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 single-fit formula needs one fit per model instead of 32.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LOOCV picks degree 2,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and because LOOCV is not random (</w:delText>
        </w:r>
      </w:del>
      <w:hyperlink w:anchor="lem-loocv-not-random">
        <w:del w:id="152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53" w:author="PR Preview" w:date="2026-01-01T00:00:00Z">
        <w:r>
          <w:delText xml:space="preserve">),</w:delText>
        </w:r>
      </w:del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156" w:author="PR Preview" w:date="2026-01-01T00:00:00Z">
        <w:r>
          <w:rPr>
            <w:rStyle w:val="NormalTok"/>
          </w:rPr>
          <w:t xml:space="preserve">loocv_max_diff </w:t>
        </w:r>
      </w:ins>
      <w:ins w:id="157" w:author="PR Preview" w:date="2026-01-01T00:00:00Z">
        <w:r>
          <w:rPr>
            <w:rStyle w:val="OtherTok"/>
          </w:rPr>
          <w:t xml:space="preserve">&lt;-</w:t>
        </w:r>
      </w:ins>
      <w:ins w:id="158" w:author="PR Preview" w:date="2026-01-01T00:00:00Z">
        <w:r>
          <w:rPr>
            <w:rStyle w:val="NormalTok"/>
          </w:rPr>
          <w:t xml:space="preserve"> </w:t>
        </w:r>
      </w:ins>
      <w:ins w:id="159" w:author="PR Preview" w:date="2026-01-01T00:00:00Z">
        <w:r>
          <w:rPr>
            <w:rStyle w:val="FunctionTok"/>
          </w:rPr>
          <w:t xml:space="preserve">max</w:t>
        </w:r>
      </w:ins>
      <w:ins w:id="160" w:author="PR Preview" w:date="2026-01-01T00:00:00Z">
        <w:r>
          <w:rPr>
            <w:rStyle w:val="NormalTok"/>
          </w:rPr>
          <w:t xml:space="preserve">(</w:t>
        </w:r>
      </w:ins>
      <w:ins w:id="161" w:author="PR Preview" w:date="2026-01-01T00:00:00Z">
        <w:r>
          <w:rPr>
            <w:rStyle w:val="FunctionTok"/>
          </w:rPr>
          <w:t xml:space="preserve">abs</w:t>
        </w:r>
      </w:ins>
      <w:ins w:id="162" w:author="PR Preview" w:date="2026-01-01T00:00:00Z">
        <w:r>
          <w:rPr>
            <w:rStyle w:val="NormalTok"/>
          </w:rPr>
          <w:t xml:space="preserve">(mtcars_loocv</w:t>
        </w:r>
      </w:ins>
      <w:ins w:id="163" w:author="PR Preview" w:date="2026-01-01T00:00:00Z">
        <w:r>
          <w:rPr>
            <w:rStyle w:val="SpecialCharTok"/>
          </w:rPr>
          <w:t xml:space="preserve">$</w:t>
        </w:r>
      </w:ins>
      <w:ins w:id="164" w:author="PR Preview" w:date="2026-01-01T00:00:00Z">
        <w:r>
          <w:rPr>
            <w:rStyle w:val="NormalTok"/>
          </w:rPr>
          <w:t xml:space="preserve">refitting </w:t>
        </w:r>
      </w:ins>
      <w:ins w:id="165" w:author="PR Preview" w:date="2026-01-01T00:00:00Z">
        <w:r>
          <w:rPr>
            <w:rStyle w:val="SpecialCharTok"/>
          </w:rPr>
          <w:t xml:space="preserve">-</w:t>
        </w:r>
      </w:ins>
      <w:ins w:id="166" w:author="PR Preview" w:date="2026-01-01T00:00:00Z">
        <w:r>
          <w:rPr>
            <w:rStyle w:val="NormalTok"/>
          </w:rPr>
          <w:t xml:space="preserve"> mtcars_loocv</w:t>
        </w:r>
      </w:ins>
      <w:ins w:id="167" w:author="PR Preview" w:date="2026-01-01T00:00:00Z">
        <w:r>
          <w:rPr>
            <w:rStyle w:val="SpecialCharTok"/>
          </w:rPr>
          <w:t xml:space="preserve">$</w:t>
        </w:r>
      </w:ins>
      <w:ins w:id="168" w:author="PR Preview" w:date="2026-01-01T00:00:00Z">
        <w:r>
          <w:rPr>
            <w:rStyle w:val="NormalTok"/>
          </w:rPr>
          <w:t xml:space="preserve">formula))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mtcars_best_loocv </w:t>
        </w:r>
      </w:ins>
      <w:ins w:id="171" w:author="PR Preview" w:date="2026-01-01T00:00:00Z">
        <w:r>
          <w:rPr>
            <w:rStyle w:val="OtherTok"/>
          </w:rPr>
          <w:t xml:space="preserve">&lt;-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  mtcars_loocv</w:t>
        </w:r>
      </w:ins>
      <w:ins w:id="174" w:author="PR Preview" w:date="2026-01-01T00:00:00Z">
        <w:r>
          <w:rPr>
            <w:rStyle w:val="SpecialCharTok"/>
          </w:rPr>
          <w:t xml:space="preserve">$</w:t>
        </w:r>
      </w:ins>
      <w:ins w:id="175" w:author="PR Preview" w:date="2026-01-01T00:00:00Z">
        <w:r>
          <w:rPr>
            <w:rStyle w:val="NormalTok"/>
          </w:rPr>
          <w:t xml:space="preserve">degree[</w:t>
        </w:r>
      </w:ins>
      <w:ins w:id="176" w:author="PR Preview" w:date="2026-01-01T00:00:00Z">
        <w:r>
          <w:rPr>
            <w:rStyle w:val="FunctionTok"/>
          </w:rPr>
          <w:t xml:space="preserve">which.min</w:t>
        </w:r>
      </w:ins>
      <w:ins w:id="177" w:author="PR Preview" w:date="2026-01-01T00:00:00Z">
        <w:r>
          <w:rPr>
            <w:rStyle w:val="NormalTok"/>
          </w:rPr>
          <w:t xml:space="preserve">(mtcars_loocv</w:t>
        </w:r>
      </w:ins>
      <w:ins w:id="178" w:author="PR Preview" w:date="2026-01-01T00:00:00Z">
        <w:r>
          <w:rPr>
            <w:rStyle w:val="SpecialCharTok"/>
          </w:rPr>
          <w:t xml:space="preserve">$</w:t>
        </w:r>
      </w:ins>
      <w:ins w:id="179" w:author="PR Preview" w:date="2026-01-01T00:00:00Z">
        <w:r>
          <w:rPr>
            <w:rStyle w:val="NormalTok"/>
          </w:rPr>
          <w:t xml:space="preserve">formula)]</w:t>
        </w:r>
      </w:ins>
      <w:ins w:id="180" w:author="PR Preview" w:date="2026-01-01T00:00:00Z">
        <w:r>
          <w:br/>
        </w:r>
      </w:ins>
      <w:ins w:id="181" w:author="PR Preview" w:date="2026-01-01T00:00:00Z">
        <w:r>
          <w:rPr>
            <w:rStyle w:val="FunctionTok"/>
          </w:rPr>
          <w:t xml:space="preserve">c</w:t>
        </w:r>
      </w:ins>
      <w:ins w:id="182" w:author="PR Preview" w:date="2026-01-01T00:00:00Z">
        <w:r>
          <w:rPr>
            <w:rStyle w:val="NormalTok"/>
          </w:rPr>
          <w:t xml:space="preserve">(</w:t>
        </w:r>
      </w:ins>
      <w:ins w:id="183" w:author="PR Preview" w:date="2026-01-01T00:00:00Z">
        <w:r>
          <w:rPr>
            <w:rStyle w:val="AttributeTok"/>
          </w:rPr>
          <w:t xml:space="preserve">max_difference =</w:t>
        </w:r>
      </w:ins>
      <w:ins w:id="184" w:author="PR Preview" w:date="2026-01-01T00:00:00Z">
        <w:r>
          <w:rPr>
            <w:rStyle w:val="NormalTok"/>
          </w:rPr>
          <w:t xml:space="preserve"> loocv_max_diff, </w:t>
        </w:r>
      </w:ins>
      <w:ins w:id="185" w:author="PR Preview" w:date="2026-01-01T00:00:00Z">
        <w:r>
          <w:rPr>
            <w:rStyle w:val="AttributeTok"/>
          </w:rPr>
          <w:t xml:space="preserve">best_degree =</w:t>
        </w:r>
      </w:ins>
      <w:ins w:id="186" w:author="PR Preview" w:date="2026-01-01T00:00:00Z">
        <w:r>
          <w:rPr>
            <w:rStyle w:val="NormalTok"/>
          </w:rPr>
          <w:t xml:space="preserve"> mtcars_best_loocv)</w:t>
        </w:r>
      </w:ins>
      <w:ins w:id="187" w:author="PR Preview" w:date="2026-01-01T00:00:00Z">
        <w:r>
          <w:br/>
        </w:r>
      </w:ins>
      <w:ins w:id="188" w:author="PR Preview" w:date="2026-01-01T00:00:00Z">
        <w:r>
          <w:rPr>
            <w:rStyle w:val="CommentTok"/>
          </w:rPr>
          <w:t xml:space="preserve">#&gt; max_difference    best_degree 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191" w:author="PR Preview" w:date="2026-01-01T00:00:00Z">
        <w:r>
          <w:t xml:space="preserve">The two columns differ by at most 7.1e-15,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which is rounding error.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 single-fit formula needs one fit per model instead of 32.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LOOCV picks degree 2,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 because LOOCV is not random (</w:t>
        </w:r>
      </w:ins>
      <w:hyperlink w:anchor="lem-loocv-not-random">
        <w:ins w:id="200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01" w:author="PR Preview" w:date="2026-01-01T00:00:00Z">
        <w:r>
          <w:t xml:space="preserve">),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rerunning it always gives the same choice.</w:t>
        </w:r>
      </w:ins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bias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2026-10-16T11:29:25Z</dcterms:created>
  <dcterms:modified xsi:type="dcterms:W3CDTF">2026-10-16T11:29:25Z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04:14:03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